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C4498" w14:textId="77777777" w:rsidR="00457F02" w:rsidRDefault="00457F02" w:rsidP="00457F02">
      <w:pPr>
        <w:jc w:val="center"/>
        <w:rPr>
          <w:b/>
          <w:sz w:val="40"/>
        </w:rPr>
      </w:pPr>
    </w:p>
    <w:p w14:paraId="20C07248" w14:textId="77777777" w:rsidR="00457F02" w:rsidRDefault="00457F02" w:rsidP="00457F02">
      <w:pPr>
        <w:jc w:val="center"/>
        <w:rPr>
          <w:b/>
          <w:sz w:val="40"/>
        </w:rPr>
      </w:pPr>
    </w:p>
    <w:p w14:paraId="11ECFFB0" w14:textId="77777777" w:rsidR="00457F02" w:rsidRDefault="00457F02" w:rsidP="00457F02">
      <w:pPr>
        <w:jc w:val="center"/>
        <w:rPr>
          <w:b/>
          <w:sz w:val="40"/>
        </w:rPr>
      </w:pPr>
    </w:p>
    <w:p w14:paraId="4C19BA02" w14:textId="77777777" w:rsidR="00457F02" w:rsidRDefault="00457F02" w:rsidP="00457F02">
      <w:pPr>
        <w:jc w:val="center"/>
        <w:rPr>
          <w:b/>
          <w:sz w:val="40"/>
        </w:rPr>
      </w:pPr>
      <w:r>
        <w:rPr>
          <w:b/>
          <w:sz w:val="40"/>
        </w:rPr>
        <w:t>FUNCTIONING SPECIFICATION</w:t>
      </w:r>
    </w:p>
    <w:p w14:paraId="1201CBFA" w14:textId="77777777" w:rsidR="00457F02" w:rsidRDefault="00457F02" w:rsidP="00457F02">
      <w:pPr>
        <w:rPr>
          <w:rFonts w:cs="Arial"/>
        </w:rPr>
      </w:pPr>
    </w:p>
    <w:p w14:paraId="69FAE2DA" w14:textId="77777777" w:rsidR="00457F02" w:rsidRDefault="00457F02" w:rsidP="00457F02">
      <w:pPr>
        <w:rPr>
          <w:rFonts w:cs="Arial"/>
        </w:rPr>
      </w:pPr>
    </w:p>
    <w:p w14:paraId="58DDA567" w14:textId="77777777" w:rsidR="000F3D12" w:rsidRDefault="00D75BF1" w:rsidP="00457F02">
      <w:pPr>
        <w:jc w:val="center"/>
        <w:rPr>
          <w:b/>
          <w:sz w:val="40"/>
          <w:szCs w:val="40"/>
          <w:lang w:val="en-GB"/>
        </w:rPr>
      </w:pPr>
      <w:r>
        <w:rPr>
          <w:b/>
          <w:sz w:val="40"/>
          <w:szCs w:val="40"/>
          <w:lang w:val="en-GB"/>
        </w:rPr>
        <w:t>CATHODE HANDLING SYSTEM</w:t>
      </w:r>
    </w:p>
    <w:p w14:paraId="4A1F42F3" w14:textId="77777777" w:rsidR="00457F02" w:rsidRDefault="00457F02" w:rsidP="00457F02">
      <w:pPr>
        <w:jc w:val="center"/>
        <w:rPr>
          <w:b/>
          <w:sz w:val="40"/>
          <w:szCs w:val="40"/>
          <w:lang w:val="en-GB"/>
        </w:rPr>
      </w:pPr>
    </w:p>
    <w:p w14:paraId="2C5838A6" w14:textId="77777777" w:rsidR="00457F02" w:rsidRDefault="00D52755" w:rsidP="00457F02">
      <w:pPr>
        <w:jc w:val="center"/>
        <w:rPr>
          <w:b/>
          <w:sz w:val="40"/>
          <w:szCs w:val="40"/>
          <w:lang w:val="en-GB"/>
        </w:rPr>
      </w:pPr>
      <w:r>
        <w:rPr>
          <w:b/>
          <w:sz w:val="40"/>
          <w:szCs w:val="40"/>
          <w:lang w:val="en-GB"/>
        </w:rPr>
        <w:t>FREYR</w:t>
      </w:r>
    </w:p>
    <w:p w14:paraId="4F820003" w14:textId="77777777" w:rsidR="00DE4699" w:rsidRDefault="00DE4699" w:rsidP="00D52755">
      <w:pPr>
        <w:rPr>
          <w:b/>
          <w:sz w:val="40"/>
          <w:szCs w:val="40"/>
          <w:lang w:val="en-GB"/>
        </w:rPr>
      </w:pPr>
    </w:p>
    <w:p w14:paraId="49474669" w14:textId="77777777" w:rsidR="00457F02" w:rsidRDefault="00457F02" w:rsidP="00457F02">
      <w:pPr>
        <w:jc w:val="center"/>
        <w:rPr>
          <w:b/>
          <w:sz w:val="40"/>
          <w:szCs w:val="40"/>
          <w:lang w:val="en-GB"/>
        </w:rPr>
      </w:pPr>
    </w:p>
    <w:p w14:paraId="4E650362" w14:textId="77777777" w:rsidR="00457F02" w:rsidRPr="00D52755" w:rsidRDefault="00457F02" w:rsidP="00457F02">
      <w:pPr>
        <w:jc w:val="center"/>
        <w:rPr>
          <w:rFonts w:cs="Arial"/>
          <w:lang w:val="en-GB"/>
        </w:rPr>
      </w:pPr>
    </w:p>
    <w:p w14:paraId="143FAD42" w14:textId="77777777" w:rsidR="00457F02" w:rsidRPr="00D52755" w:rsidRDefault="00457F02" w:rsidP="00457F02">
      <w:pPr>
        <w:pBdr>
          <w:between w:val="single" w:sz="24" w:space="1" w:color="FF0000"/>
        </w:pBdr>
        <w:rPr>
          <w:rFonts w:cs="Arial"/>
          <w:spacing w:val="-3"/>
          <w:lang w:val="en-GB"/>
        </w:rPr>
      </w:pPr>
    </w:p>
    <w:tbl>
      <w:tblPr>
        <w:tblW w:w="0" w:type="auto"/>
        <w:jc w:val="center"/>
        <w:tblLook w:val="01E0" w:firstRow="1" w:lastRow="1" w:firstColumn="1" w:lastColumn="1" w:noHBand="0" w:noVBand="0"/>
      </w:tblPr>
      <w:tblGrid>
        <w:gridCol w:w="2976"/>
        <w:gridCol w:w="3614"/>
      </w:tblGrid>
      <w:tr w:rsidR="00457F02" w14:paraId="2DE0387B" w14:textId="77777777" w:rsidTr="00457F02">
        <w:trPr>
          <w:trHeight w:val="137"/>
          <w:jc w:val="center"/>
        </w:trPr>
        <w:tc>
          <w:tcPr>
            <w:tcW w:w="2976" w:type="dxa"/>
            <w:tcBorders>
              <w:top w:val="single" w:sz="24" w:space="0" w:color="FF0000"/>
              <w:left w:val="nil"/>
              <w:bottom w:val="dotted" w:sz="4" w:space="0" w:color="auto"/>
              <w:right w:val="dotted" w:sz="4" w:space="0" w:color="auto"/>
            </w:tcBorders>
            <w:hideMark/>
          </w:tcPr>
          <w:p w14:paraId="69E66A9B" w14:textId="77777777" w:rsidR="00457F02" w:rsidRDefault="00457F02">
            <w:pPr>
              <w:rPr>
                <w:rFonts w:cs="Arial"/>
                <w:bCs/>
                <w:color w:val="999999"/>
                <w:lang w:val="it-IT"/>
              </w:rPr>
            </w:pPr>
            <w:r>
              <w:rPr>
                <w:rFonts w:cs="Arial"/>
                <w:bCs/>
                <w:color w:val="999999"/>
                <w:lang w:val="it-IT"/>
              </w:rPr>
              <w:t xml:space="preserve">CODE: </w:t>
            </w:r>
          </w:p>
        </w:tc>
        <w:tc>
          <w:tcPr>
            <w:tcW w:w="3614" w:type="dxa"/>
            <w:tcBorders>
              <w:top w:val="single" w:sz="24" w:space="0" w:color="FF0000"/>
              <w:left w:val="dotted" w:sz="4" w:space="0" w:color="auto"/>
              <w:bottom w:val="dotted" w:sz="4" w:space="0" w:color="auto"/>
              <w:right w:val="nil"/>
            </w:tcBorders>
            <w:hideMark/>
          </w:tcPr>
          <w:p w14:paraId="4794ADE6" w14:textId="77777777" w:rsidR="00457F02" w:rsidRDefault="00DE4699">
            <w:pPr>
              <w:rPr>
                <w:rFonts w:cs="Arial"/>
                <w:spacing w:val="-3"/>
                <w:lang w:val="it-IT"/>
              </w:rPr>
            </w:pPr>
            <w:r>
              <w:rPr>
                <w:rFonts w:cs="Arial"/>
                <w:bCs/>
                <w:lang w:val="it-IT"/>
              </w:rPr>
              <w:t>21</w:t>
            </w:r>
            <w:r w:rsidR="00D52755">
              <w:rPr>
                <w:rFonts w:cs="Arial"/>
                <w:bCs/>
                <w:lang w:val="it-IT"/>
              </w:rPr>
              <w:t>7108</w:t>
            </w:r>
            <w:r w:rsidR="00457F02">
              <w:rPr>
                <w:rFonts w:cs="Arial"/>
                <w:bCs/>
                <w:lang w:val="it-IT"/>
              </w:rPr>
              <w:t>-E</w:t>
            </w:r>
            <w:r w:rsidR="00674CB6">
              <w:rPr>
                <w:rFonts w:cs="Arial"/>
                <w:bCs/>
                <w:lang w:val="it-IT"/>
              </w:rPr>
              <w:t>FD</w:t>
            </w:r>
            <w:r w:rsidR="00457F02">
              <w:rPr>
                <w:rFonts w:cs="Arial"/>
                <w:bCs/>
                <w:lang w:val="it-IT"/>
              </w:rPr>
              <w:t>-</w:t>
            </w:r>
            <w:r w:rsidR="00674CB6">
              <w:rPr>
                <w:rFonts w:cs="Arial"/>
                <w:bCs/>
                <w:lang w:val="it-IT"/>
              </w:rPr>
              <w:t>001</w:t>
            </w:r>
          </w:p>
        </w:tc>
      </w:tr>
      <w:tr w:rsidR="00457F02" w14:paraId="75F6DDB1" w14:textId="77777777" w:rsidTr="00457F02">
        <w:trPr>
          <w:trHeight w:val="252"/>
          <w:jc w:val="center"/>
        </w:trPr>
        <w:tc>
          <w:tcPr>
            <w:tcW w:w="2976" w:type="dxa"/>
            <w:tcBorders>
              <w:top w:val="dotted" w:sz="4" w:space="0" w:color="auto"/>
              <w:left w:val="nil"/>
              <w:bottom w:val="dotted" w:sz="4" w:space="0" w:color="auto"/>
              <w:right w:val="dotted" w:sz="4" w:space="0" w:color="auto"/>
            </w:tcBorders>
            <w:hideMark/>
          </w:tcPr>
          <w:p w14:paraId="0DE39E0E" w14:textId="77777777" w:rsidR="00457F02" w:rsidRDefault="00457F02">
            <w:pPr>
              <w:rPr>
                <w:rFonts w:cs="Arial"/>
                <w:bCs/>
                <w:color w:val="999999"/>
                <w:lang w:val="it-IT"/>
              </w:rPr>
            </w:pPr>
            <w:r>
              <w:rPr>
                <w:rFonts w:cs="Arial"/>
                <w:bCs/>
                <w:color w:val="999999"/>
                <w:lang w:val="it-IT"/>
              </w:rPr>
              <w:t>REVISION:</w:t>
            </w:r>
          </w:p>
        </w:tc>
        <w:tc>
          <w:tcPr>
            <w:tcW w:w="3614" w:type="dxa"/>
            <w:tcBorders>
              <w:top w:val="dotted" w:sz="4" w:space="0" w:color="auto"/>
              <w:left w:val="dotted" w:sz="4" w:space="0" w:color="auto"/>
              <w:bottom w:val="dotted" w:sz="4" w:space="0" w:color="auto"/>
              <w:right w:val="nil"/>
            </w:tcBorders>
            <w:hideMark/>
          </w:tcPr>
          <w:p w14:paraId="70332A9E" w14:textId="77777777" w:rsidR="00457F02" w:rsidRDefault="00D52755">
            <w:pPr>
              <w:rPr>
                <w:rFonts w:cs="Arial"/>
                <w:spacing w:val="-3"/>
                <w:lang w:val="it-IT"/>
              </w:rPr>
            </w:pPr>
            <w:r>
              <w:rPr>
                <w:rFonts w:cs="Arial"/>
                <w:spacing w:val="-3"/>
                <w:lang w:val="it-IT"/>
              </w:rPr>
              <w:t>0</w:t>
            </w:r>
            <w:r w:rsidR="0041627B">
              <w:rPr>
                <w:rFonts w:cs="Arial"/>
                <w:spacing w:val="-3"/>
                <w:lang w:val="it-IT"/>
              </w:rPr>
              <w:t>1</w:t>
            </w:r>
          </w:p>
        </w:tc>
      </w:tr>
      <w:tr w:rsidR="00457F02" w14:paraId="2EE23905" w14:textId="77777777" w:rsidTr="00457F02">
        <w:trPr>
          <w:trHeight w:val="282"/>
          <w:jc w:val="center"/>
        </w:trPr>
        <w:tc>
          <w:tcPr>
            <w:tcW w:w="2976" w:type="dxa"/>
            <w:tcBorders>
              <w:top w:val="dotted" w:sz="4" w:space="0" w:color="auto"/>
              <w:left w:val="nil"/>
              <w:bottom w:val="dotted" w:sz="4" w:space="0" w:color="auto"/>
              <w:right w:val="dotted" w:sz="4" w:space="0" w:color="auto"/>
            </w:tcBorders>
            <w:hideMark/>
          </w:tcPr>
          <w:p w14:paraId="1AA3B787" w14:textId="77777777" w:rsidR="00457F02" w:rsidRDefault="00457F02">
            <w:pPr>
              <w:rPr>
                <w:rFonts w:cs="Arial"/>
                <w:bCs/>
                <w:color w:val="999999"/>
                <w:lang w:val="it-IT"/>
              </w:rPr>
            </w:pPr>
            <w:r>
              <w:rPr>
                <w:rFonts w:cs="Arial"/>
                <w:bCs/>
                <w:color w:val="999999"/>
                <w:lang w:val="it-IT"/>
              </w:rPr>
              <w:t>DATE:</w:t>
            </w:r>
          </w:p>
        </w:tc>
        <w:tc>
          <w:tcPr>
            <w:tcW w:w="3614" w:type="dxa"/>
            <w:tcBorders>
              <w:top w:val="dotted" w:sz="4" w:space="0" w:color="auto"/>
              <w:left w:val="dotted" w:sz="4" w:space="0" w:color="auto"/>
              <w:bottom w:val="dotted" w:sz="4" w:space="0" w:color="auto"/>
              <w:right w:val="nil"/>
            </w:tcBorders>
            <w:hideMark/>
          </w:tcPr>
          <w:p w14:paraId="15C482FF" w14:textId="77777777" w:rsidR="00457F02" w:rsidRDefault="00674CB6">
            <w:pPr>
              <w:rPr>
                <w:rFonts w:cs="Arial"/>
                <w:spacing w:val="-3"/>
              </w:rPr>
            </w:pPr>
            <w:r>
              <w:rPr>
                <w:rFonts w:cs="Arial"/>
                <w:bCs/>
              </w:rPr>
              <w:t>30</w:t>
            </w:r>
            <w:r w:rsidR="00457F02">
              <w:rPr>
                <w:rFonts w:cs="Arial"/>
                <w:bCs/>
              </w:rPr>
              <w:t>.</w:t>
            </w:r>
            <w:r>
              <w:rPr>
                <w:rFonts w:cs="Arial"/>
                <w:bCs/>
              </w:rPr>
              <w:t>04</w:t>
            </w:r>
            <w:r w:rsidR="00457F02">
              <w:rPr>
                <w:rFonts w:cs="Arial"/>
                <w:bCs/>
              </w:rPr>
              <w:t>.20</w:t>
            </w:r>
            <w:r w:rsidR="00DE4699">
              <w:rPr>
                <w:rFonts w:cs="Arial"/>
                <w:bCs/>
              </w:rPr>
              <w:t>2</w:t>
            </w:r>
            <w:r w:rsidR="00D52755">
              <w:rPr>
                <w:rFonts w:cs="Arial"/>
                <w:bCs/>
              </w:rPr>
              <w:t>2</w:t>
            </w:r>
          </w:p>
        </w:tc>
      </w:tr>
      <w:tr w:rsidR="00457F02" w14:paraId="24E100BE" w14:textId="77777777" w:rsidTr="00457F02">
        <w:trPr>
          <w:trHeight w:val="252"/>
          <w:jc w:val="center"/>
        </w:trPr>
        <w:tc>
          <w:tcPr>
            <w:tcW w:w="2976" w:type="dxa"/>
            <w:tcBorders>
              <w:top w:val="dotted" w:sz="4" w:space="0" w:color="auto"/>
              <w:left w:val="nil"/>
              <w:bottom w:val="dotted" w:sz="4" w:space="0" w:color="auto"/>
              <w:right w:val="dotted" w:sz="4" w:space="0" w:color="auto"/>
            </w:tcBorders>
            <w:hideMark/>
          </w:tcPr>
          <w:p w14:paraId="37B23A20" w14:textId="77777777" w:rsidR="00457F02" w:rsidRDefault="00457F02">
            <w:pPr>
              <w:rPr>
                <w:rFonts w:cs="Arial"/>
                <w:bCs/>
                <w:color w:val="999999"/>
              </w:rPr>
            </w:pPr>
            <w:r>
              <w:rPr>
                <w:rFonts w:cs="Arial"/>
                <w:bCs/>
                <w:color w:val="999999"/>
              </w:rPr>
              <w:t>ISSUED BY:</w:t>
            </w:r>
          </w:p>
        </w:tc>
        <w:tc>
          <w:tcPr>
            <w:tcW w:w="3614" w:type="dxa"/>
            <w:tcBorders>
              <w:top w:val="dotted" w:sz="4" w:space="0" w:color="auto"/>
              <w:left w:val="dotted" w:sz="4" w:space="0" w:color="auto"/>
              <w:bottom w:val="dotted" w:sz="4" w:space="0" w:color="auto"/>
              <w:right w:val="nil"/>
            </w:tcBorders>
            <w:hideMark/>
          </w:tcPr>
          <w:p w14:paraId="4B6CB823" w14:textId="77777777" w:rsidR="00457F02" w:rsidRDefault="00457F02">
            <w:pPr>
              <w:rPr>
                <w:rFonts w:cs="Arial"/>
                <w:bCs/>
              </w:rPr>
            </w:pPr>
            <w:r>
              <w:rPr>
                <w:rFonts w:cs="Arial"/>
                <w:bCs/>
              </w:rPr>
              <w:t>Ma</w:t>
            </w:r>
            <w:r w:rsidR="00DE4699">
              <w:rPr>
                <w:rFonts w:cs="Arial"/>
                <w:bCs/>
              </w:rPr>
              <w:t>rco Gagliano</w:t>
            </w:r>
          </w:p>
        </w:tc>
      </w:tr>
      <w:tr w:rsidR="00457F02" w14:paraId="7FEE8A2B" w14:textId="77777777" w:rsidTr="00457F02">
        <w:trPr>
          <w:trHeight w:val="252"/>
          <w:jc w:val="center"/>
        </w:trPr>
        <w:tc>
          <w:tcPr>
            <w:tcW w:w="2976" w:type="dxa"/>
            <w:tcBorders>
              <w:top w:val="dotted" w:sz="4" w:space="0" w:color="auto"/>
              <w:left w:val="nil"/>
              <w:bottom w:val="dotted" w:sz="4" w:space="0" w:color="auto"/>
              <w:right w:val="dotted" w:sz="4" w:space="0" w:color="auto"/>
            </w:tcBorders>
            <w:hideMark/>
          </w:tcPr>
          <w:p w14:paraId="66E62D52" w14:textId="77777777" w:rsidR="00457F02" w:rsidRDefault="00457F02">
            <w:pPr>
              <w:rPr>
                <w:rFonts w:cs="Arial"/>
                <w:bCs/>
                <w:color w:val="999999"/>
              </w:rPr>
            </w:pPr>
            <w:r>
              <w:rPr>
                <w:rFonts w:cs="Arial"/>
                <w:bCs/>
                <w:color w:val="999999"/>
              </w:rPr>
              <w:t>VERIFIED BY:</w:t>
            </w:r>
          </w:p>
        </w:tc>
        <w:tc>
          <w:tcPr>
            <w:tcW w:w="3614" w:type="dxa"/>
            <w:tcBorders>
              <w:top w:val="dotted" w:sz="4" w:space="0" w:color="auto"/>
              <w:left w:val="dotted" w:sz="4" w:space="0" w:color="auto"/>
              <w:bottom w:val="dotted" w:sz="4" w:space="0" w:color="auto"/>
              <w:right w:val="nil"/>
            </w:tcBorders>
            <w:hideMark/>
          </w:tcPr>
          <w:p w14:paraId="27659AC0" w14:textId="77777777" w:rsidR="00457F02" w:rsidRDefault="00DE4699">
            <w:pPr>
              <w:rPr>
                <w:rFonts w:cs="Arial"/>
                <w:spacing w:val="-3"/>
              </w:rPr>
            </w:pPr>
            <w:r>
              <w:rPr>
                <w:rFonts w:cs="Arial"/>
                <w:spacing w:val="-3"/>
              </w:rPr>
              <w:t>Marco Ferrari</w:t>
            </w:r>
          </w:p>
        </w:tc>
      </w:tr>
      <w:tr w:rsidR="00457F02" w14:paraId="0488E76D" w14:textId="77777777" w:rsidTr="00457F02">
        <w:trPr>
          <w:trHeight w:val="252"/>
          <w:jc w:val="center"/>
        </w:trPr>
        <w:tc>
          <w:tcPr>
            <w:tcW w:w="2976" w:type="dxa"/>
            <w:tcBorders>
              <w:top w:val="dotted" w:sz="4" w:space="0" w:color="auto"/>
              <w:left w:val="nil"/>
              <w:bottom w:val="dotted" w:sz="4" w:space="0" w:color="auto"/>
              <w:right w:val="dotted" w:sz="4" w:space="0" w:color="auto"/>
            </w:tcBorders>
            <w:hideMark/>
          </w:tcPr>
          <w:p w14:paraId="7D378C54" w14:textId="77777777" w:rsidR="00457F02" w:rsidRDefault="00457F02">
            <w:pPr>
              <w:rPr>
                <w:rFonts w:cs="Arial"/>
                <w:bCs/>
                <w:color w:val="999999"/>
              </w:rPr>
            </w:pPr>
            <w:r>
              <w:rPr>
                <w:rFonts w:cs="Arial"/>
                <w:bCs/>
                <w:color w:val="999999"/>
              </w:rPr>
              <w:t>APPROVED BY:</w:t>
            </w:r>
          </w:p>
        </w:tc>
        <w:tc>
          <w:tcPr>
            <w:tcW w:w="3614" w:type="dxa"/>
            <w:tcBorders>
              <w:top w:val="dotted" w:sz="4" w:space="0" w:color="auto"/>
              <w:left w:val="dotted" w:sz="4" w:space="0" w:color="auto"/>
              <w:bottom w:val="dotted" w:sz="4" w:space="0" w:color="auto"/>
              <w:right w:val="nil"/>
            </w:tcBorders>
            <w:hideMark/>
          </w:tcPr>
          <w:p w14:paraId="570F6455" w14:textId="77777777" w:rsidR="00457F02" w:rsidRDefault="00856D72">
            <w:pPr>
              <w:rPr>
                <w:rFonts w:cs="Arial"/>
                <w:spacing w:val="-3"/>
              </w:rPr>
            </w:pPr>
            <w:r>
              <w:rPr>
                <w:rFonts w:cs="Arial"/>
                <w:spacing w:val="-3"/>
              </w:rPr>
              <w:t>Marco Bartolini</w:t>
            </w:r>
          </w:p>
        </w:tc>
      </w:tr>
      <w:tr w:rsidR="00457F02" w14:paraId="68C3C845" w14:textId="77777777" w:rsidTr="00457F02">
        <w:trPr>
          <w:trHeight w:val="252"/>
          <w:jc w:val="center"/>
        </w:trPr>
        <w:tc>
          <w:tcPr>
            <w:tcW w:w="2976" w:type="dxa"/>
            <w:tcBorders>
              <w:top w:val="dotted" w:sz="4" w:space="0" w:color="auto"/>
              <w:left w:val="nil"/>
              <w:bottom w:val="dotted" w:sz="4" w:space="0" w:color="auto"/>
              <w:right w:val="dotted" w:sz="4" w:space="0" w:color="auto"/>
            </w:tcBorders>
            <w:hideMark/>
          </w:tcPr>
          <w:p w14:paraId="1322EC36" w14:textId="77777777" w:rsidR="00457F02" w:rsidRDefault="00457F02">
            <w:pPr>
              <w:rPr>
                <w:rFonts w:cs="Arial"/>
                <w:color w:val="999999"/>
                <w:spacing w:val="-3"/>
              </w:rPr>
            </w:pPr>
            <w:r>
              <w:rPr>
                <w:rFonts w:cs="Arial"/>
                <w:bCs/>
                <w:color w:val="999999"/>
              </w:rPr>
              <w:t>TOTAL PAGES:</w:t>
            </w:r>
          </w:p>
        </w:tc>
        <w:tc>
          <w:tcPr>
            <w:tcW w:w="3614" w:type="dxa"/>
            <w:tcBorders>
              <w:top w:val="dotted" w:sz="4" w:space="0" w:color="auto"/>
              <w:left w:val="dotted" w:sz="4" w:space="0" w:color="auto"/>
              <w:bottom w:val="dotted" w:sz="4" w:space="0" w:color="auto"/>
              <w:right w:val="nil"/>
            </w:tcBorders>
            <w:hideMark/>
          </w:tcPr>
          <w:p w14:paraId="3DCC7C27" w14:textId="141A0726" w:rsidR="00457F02" w:rsidRDefault="0041627B">
            <w:pPr>
              <w:rPr>
                <w:rFonts w:cs="Arial"/>
                <w:spacing w:val="-3"/>
              </w:rPr>
            </w:pPr>
            <w:r>
              <w:rPr>
                <w:rFonts w:cs="Arial"/>
                <w:spacing w:val="-3"/>
              </w:rPr>
              <w:t>11</w:t>
            </w:r>
            <w:r w:rsidR="004C752B">
              <w:rPr>
                <w:rFonts w:cs="Arial"/>
                <w:spacing w:val="-3"/>
              </w:rPr>
              <w:t>1</w:t>
            </w:r>
          </w:p>
        </w:tc>
      </w:tr>
      <w:tr w:rsidR="00457F02" w14:paraId="45EE6D6B" w14:textId="77777777" w:rsidTr="00457F02">
        <w:trPr>
          <w:trHeight w:val="252"/>
          <w:jc w:val="center"/>
        </w:trPr>
        <w:tc>
          <w:tcPr>
            <w:tcW w:w="2976" w:type="dxa"/>
            <w:tcBorders>
              <w:top w:val="dotted" w:sz="4" w:space="0" w:color="auto"/>
              <w:left w:val="nil"/>
              <w:bottom w:val="single" w:sz="24" w:space="0" w:color="FF0000"/>
              <w:right w:val="dotted" w:sz="4" w:space="0" w:color="auto"/>
            </w:tcBorders>
            <w:hideMark/>
          </w:tcPr>
          <w:p w14:paraId="39E6F2AE" w14:textId="77777777" w:rsidR="00457F02" w:rsidRDefault="00457F02">
            <w:pPr>
              <w:rPr>
                <w:rFonts w:cs="Arial"/>
                <w:bCs/>
                <w:color w:val="999999"/>
              </w:rPr>
            </w:pPr>
            <w:r>
              <w:rPr>
                <w:rFonts w:cs="Arial"/>
                <w:bCs/>
                <w:color w:val="999999"/>
              </w:rPr>
              <w:t>ANNEXES:</w:t>
            </w:r>
          </w:p>
        </w:tc>
        <w:tc>
          <w:tcPr>
            <w:tcW w:w="3614" w:type="dxa"/>
            <w:tcBorders>
              <w:top w:val="dotted" w:sz="4" w:space="0" w:color="auto"/>
              <w:left w:val="dotted" w:sz="4" w:space="0" w:color="auto"/>
              <w:bottom w:val="single" w:sz="24" w:space="0" w:color="FF0000"/>
              <w:right w:val="nil"/>
            </w:tcBorders>
            <w:hideMark/>
          </w:tcPr>
          <w:p w14:paraId="6BF8E176" w14:textId="77777777" w:rsidR="00457F02" w:rsidRDefault="00457F02">
            <w:pPr>
              <w:rPr>
                <w:rFonts w:cs="Arial"/>
                <w:spacing w:val="-3"/>
              </w:rPr>
            </w:pPr>
            <w:r>
              <w:rPr>
                <w:rFonts w:cs="Arial"/>
                <w:bCs/>
              </w:rPr>
              <w:t>0</w:t>
            </w:r>
          </w:p>
        </w:tc>
      </w:tr>
    </w:tbl>
    <w:p w14:paraId="66E87DF5" w14:textId="77777777" w:rsidR="00457F02" w:rsidRDefault="00457F02" w:rsidP="00457F02">
      <w:pPr>
        <w:rPr>
          <w:rFonts w:cs="Arial"/>
          <w:spacing w:val="-3"/>
        </w:rPr>
      </w:pPr>
    </w:p>
    <w:p w14:paraId="003502EA" w14:textId="77777777" w:rsidR="00457F02" w:rsidRDefault="00457F02" w:rsidP="00457F02">
      <w:pPr>
        <w:tabs>
          <w:tab w:val="left" w:pos="0"/>
          <w:tab w:val="left" w:pos="426"/>
          <w:tab w:val="left" w:pos="1276"/>
          <w:tab w:val="left" w:pos="1985"/>
          <w:tab w:val="left" w:pos="2880"/>
          <w:tab w:val="left" w:pos="3600"/>
          <w:tab w:val="left" w:pos="4320"/>
          <w:tab w:val="left" w:pos="5040"/>
          <w:tab w:val="left" w:pos="5760"/>
          <w:tab w:val="left" w:pos="6480"/>
          <w:tab w:val="left" w:pos="7200"/>
          <w:tab w:val="left" w:pos="7920"/>
          <w:tab w:val="left" w:pos="8640"/>
          <w:tab w:val="right" w:leader="dot" w:pos="8707"/>
          <w:tab w:val="left" w:pos="9360"/>
        </w:tabs>
        <w:suppressAutoHyphens/>
        <w:rPr>
          <w:rFonts w:cs="Arial"/>
        </w:rPr>
      </w:pPr>
    </w:p>
    <w:p w14:paraId="0CBD757F" w14:textId="77777777" w:rsidR="00457F02" w:rsidRDefault="00457F02" w:rsidP="00457F02">
      <w:pPr>
        <w:spacing w:after="0"/>
        <w:jc w:val="left"/>
        <w:rPr>
          <w:rFonts w:cs="Arial"/>
        </w:rPr>
      </w:pPr>
      <w:r>
        <w:rPr>
          <w:rFonts w:cs="Arial"/>
        </w:rPr>
        <w:br w:type="page"/>
      </w:r>
    </w:p>
    <w:p w14:paraId="5B513C3D" w14:textId="77777777" w:rsidR="00457F02" w:rsidRDefault="00457F02" w:rsidP="00457F02">
      <w:pPr>
        <w:tabs>
          <w:tab w:val="left" w:pos="0"/>
          <w:tab w:val="left" w:pos="426"/>
          <w:tab w:val="left" w:pos="1276"/>
          <w:tab w:val="left" w:pos="1985"/>
          <w:tab w:val="left" w:pos="2880"/>
          <w:tab w:val="left" w:pos="3600"/>
          <w:tab w:val="left" w:pos="4320"/>
          <w:tab w:val="left" w:pos="5040"/>
          <w:tab w:val="left" w:pos="5760"/>
          <w:tab w:val="left" w:pos="6480"/>
          <w:tab w:val="left" w:pos="7200"/>
          <w:tab w:val="left" w:pos="7920"/>
          <w:tab w:val="left" w:pos="8640"/>
          <w:tab w:val="right" w:leader="dot" w:pos="8707"/>
          <w:tab w:val="left" w:pos="9360"/>
        </w:tabs>
        <w:suppressAutoHyphens/>
        <w:rPr>
          <w:rFonts w:cs="Arial"/>
          <w:b/>
          <w:color w:val="FF0000"/>
          <w:sz w:val="28"/>
          <w:szCs w:val="28"/>
          <w:u w:val="single"/>
        </w:rPr>
      </w:pPr>
      <w:r>
        <w:rPr>
          <w:b/>
          <w:sz w:val="32"/>
          <w:lang w:val="en-GB"/>
        </w:rPr>
        <w:lastRenderedPageBreak/>
        <w:t>TABLE OF CONTENTS</w:t>
      </w:r>
    </w:p>
    <w:p w14:paraId="3D6BB592" w14:textId="6DB5B63E" w:rsidR="00C60D0B" w:rsidRDefault="00361526">
      <w:pPr>
        <w:pStyle w:val="TOC1"/>
        <w:tabs>
          <w:tab w:val="left" w:pos="480"/>
          <w:tab w:val="right" w:leader="dot" w:pos="9628"/>
        </w:tabs>
        <w:rPr>
          <w:rFonts w:asciiTheme="minorHAnsi" w:eastAsiaTheme="minorEastAsia" w:hAnsiTheme="minorHAnsi" w:cstheme="minorBidi"/>
          <w:b w:val="0"/>
          <w:noProof/>
          <w:kern w:val="2"/>
          <w:sz w:val="22"/>
          <w:szCs w:val="22"/>
          <w:lang w:val="en-AU" w:eastAsia="en-AU"/>
          <w14:ligatures w14:val="standardContextual"/>
        </w:rPr>
      </w:pPr>
      <w:r>
        <w:rPr>
          <w:rFonts w:cs="Arial"/>
          <w:b w:val="0"/>
          <w:bCs/>
          <w:caps/>
          <w:lang w:val="it-IT"/>
        </w:rPr>
        <w:fldChar w:fldCharType="begin"/>
      </w:r>
      <w:r>
        <w:rPr>
          <w:rFonts w:cs="Arial"/>
          <w:b w:val="0"/>
          <w:bCs/>
          <w:caps/>
          <w:lang w:val="it-IT"/>
        </w:rPr>
        <w:instrText xml:space="preserve"> TOC \o "1-3" \h \z \u </w:instrText>
      </w:r>
      <w:r>
        <w:rPr>
          <w:rFonts w:cs="Arial"/>
          <w:b w:val="0"/>
          <w:bCs/>
          <w:caps/>
          <w:lang w:val="it-IT"/>
        </w:rPr>
        <w:fldChar w:fldCharType="separate"/>
      </w:r>
      <w:hyperlink w:anchor="_Toc149556392" w:history="1">
        <w:r w:rsidR="00C60D0B" w:rsidRPr="001D02A7">
          <w:rPr>
            <w:rStyle w:val="Hyperlink"/>
            <w:noProof/>
          </w:rPr>
          <w:t>1</w:t>
        </w:r>
        <w:r w:rsidR="00C60D0B">
          <w:rPr>
            <w:rFonts w:asciiTheme="minorHAnsi" w:eastAsiaTheme="minorEastAsia" w:hAnsiTheme="minorHAnsi" w:cstheme="minorBidi"/>
            <w:b w:val="0"/>
            <w:noProof/>
            <w:kern w:val="2"/>
            <w:sz w:val="22"/>
            <w:szCs w:val="22"/>
            <w:lang w:val="en-AU" w:eastAsia="en-AU"/>
            <w14:ligatures w14:val="standardContextual"/>
          </w:rPr>
          <w:tab/>
        </w:r>
        <w:r w:rsidR="00C60D0B" w:rsidRPr="001D02A7">
          <w:rPr>
            <w:rStyle w:val="Hyperlink"/>
            <w:noProof/>
          </w:rPr>
          <w:t>Introduction</w:t>
        </w:r>
        <w:r w:rsidR="00C60D0B">
          <w:rPr>
            <w:noProof/>
            <w:webHidden/>
          </w:rPr>
          <w:tab/>
        </w:r>
        <w:r w:rsidR="00C60D0B">
          <w:rPr>
            <w:noProof/>
            <w:webHidden/>
          </w:rPr>
          <w:fldChar w:fldCharType="begin"/>
        </w:r>
        <w:r w:rsidR="00C60D0B">
          <w:rPr>
            <w:noProof/>
            <w:webHidden/>
          </w:rPr>
          <w:instrText xml:space="preserve"> PAGEREF _Toc149556392 \h </w:instrText>
        </w:r>
        <w:r w:rsidR="00C60D0B">
          <w:rPr>
            <w:noProof/>
            <w:webHidden/>
          </w:rPr>
        </w:r>
        <w:r w:rsidR="00C60D0B">
          <w:rPr>
            <w:noProof/>
            <w:webHidden/>
          </w:rPr>
          <w:fldChar w:fldCharType="separate"/>
        </w:r>
        <w:r w:rsidR="00C60D0B">
          <w:rPr>
            <w:noProof/>
            <w:webHidden/>
          </w:rPr>
          <w:t>6</w:t>
        </w:r>
        <w:r w:rsidR="00C60D0B">
          <w:rPr>
            <w:noProof/>
            <w:webHidden/>
          </w:rPr>
          <w:fldChar w:fldCharType="end"/>
        </w:r>
      </w:hyperlink>
    </w:p>
    <w:p w14:paraId="6821689F" w14:textId="799DB7BA"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393" w:history="1">
        <w:r w:rsidRPr="001D02A7">
          <w:rPr>
            <w:rStyle w:val="Hyperlink"/>
            <w:noProof/>
          </w:rPr>
          <w:t>1.1</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Brief functioning description</w:t>
        </w:r>
        <w:r>
          <w:rPr>
            <w:noProof/>
            <w:webHidden/>
          </w:rPr>
          <w:tab/>
        </w:r>
        <w:r>
          <w:rPr>
            <w:noProof/>
            <w:webHidden/>
          </w:rPr>
          <w:fldChar w:fldCharType="begin"/>
        </w:r>
        <w:r>
          <w:rPr>
            <w:noProof/>
            <w:webHidden/>
          </w:rPr>
          <w:instrText xml:space="preserve"> PAGEREF _Toc149556393 \h </w:instrText>
        </w:r>
        <w:r>
          <w:rPr>
            <w:noProof/>
            <w:webHidden/>
          </w:rPr>
        </w:r>
        <w:r>
          <w:rPr>
            <w:noProof/>
            <w:webHidden/>
          </w:rPr>
          <w:fldChar w:fldCharType="separate"/>
        </w:r>
        <w:r>
          <w:rPr>
            <w:noProof/>
            <w:webHidden/>
          </w:rPr>
          <w:t>6</w:t>
        </w:r>
        <w:r>
          <w:rPr>
            <w:noProof/>
            <w:webHidden/>
          </w:rPr>
          <w:fldChar w:fldCharType="end"/>
        </w:r>
      </w:hyperlink>
    </w:p>
    <w:p w14:paraId="64B779A5" w14:textId="5089DD3D"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394" w:history="1">
        <w:r w:rsidRPr="001D02A7">
          <w:rPr>
            <w:rStyle w:val="Hyperlink"/>
            <w:noProof/>
          </w:rPr>
          <w:t>1.2</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Control system</w:t>
        </w:r>
        <w:r>
          <w:rPr>
            <w:noProof/>
            <w:webHidden/>
          </w:rPr>
          <w:tab/>
        </w:r>
        <w:r>
          <w:rPr>
            <w:noProof/>
            <w:webHidden/>
          </w:rPr>
          <w:fldChar w:fldCharType="begin"/>
        </w:r>
        <w:r>
          <w:rPr>
            <w:noProof/>
            <w:webHidden/>
          </w:rPr>
          <w:instrText xml:space="preserve"> PAGEREF _Toc149556394 \h </w:instrText>
        </w:r>
        <w:r>
          <w:rPr>
            <w:noProof/>
            <w:webHidden/>
          </w:rPr>
        </w:r>
        <w:r>
          <w:rPr>
            <w:noProof/>
            <w:webHidden/>
          </w:rPr>
          <w:fldChar w:fldCharType="separate"/>
        </w:r>
        <w:r>
          <w:rPr>
            <w:noProof/>
            <w:webHidden/>
          </w:rPr>
          <w:t>7</w:t>
        </w:r>
        <w:r>
          <w:rPr>
            <w:noProof/>
            <w:webHidden/>
          </w:rPr>
          <w:fldChar w:fldCharType="end"/>
        </w:r>
      </w:hyperlink>
    </w:p>
    <w:p w14:paraId="6DC29FA2" w14:textId="4D296C7E" w:rsidR="00C60D0B" w:rsidRDefault="00C60D0B">
      <w:pPr>
        <w:pStyle w:val="TOC1"/>
        <w:tabs>
          <w:tab w:val="left" w:pos="480"/>
          <w:tab w:val="right" w:leader="dot" w:pos="9628"/>
        </w:tabs>
        <w:rPr>
          <w:rFonts w:asciiTheme="minorHAnsi" w:eastAsiaTheme="minorEastAsia" w:hAnsiTheme="minorHAnsi" w:cstheme="minorBidi"/>
          <w:b w:val="0"/>
          <w:noProof/>
          <w:kern w:val="2"/>
          <w:sz w:val="22"/>
          <w:szCs w:val="22"/>
          <w:lang w:val="en-AU" w:eastAsia="en-AU"/>
          <w14:ligatures w14:val="standardContextual"/>
        </w:rPr>
      </w:pPr>
      <w:hyperlink w:anchor="_Toc149556395" w:history="1">
        <w:r w:rsidRPr="001D02A7">
          <w:rPr>
            <w:rStyle w:val="Hyperlink"/>
            <w:noProof/>
          </w:rPr>
          <w:t>2</w:t>
        </w:r>
        <w:r>
          <w:rPr>
            <w:rFonts w:asciiTheme="minorHAnsi" w:eastAsiaTheme="minorEastAsia" w:hAnsiTheme="minorHAnsi" w:cstheme="minorBidi"/>
            <w:b w:val="0"/>
            <w:noProof/>
            <w:kern w:val="2"/>
            <w:sz w:val="22"/>
            <w:szCs w:val="22"/>
            <w:lang w:val="en-AU" w:eastAsia="en-AU"/>
            <w14:ligatures w14:val="standardContextual"/>
          </w:rPr>
          <w:tab/>
        </w:r>
        <w:r w:rsidRPr="001D02A7">
          <w:rPr>
            <w:rStyle w:val="Hyperlink"/>
            <w:noProof/>
          </w:rPr>
          <w:t>Description of the subsystem equipment.</w:t>
        </w:r>
        <w:r>
          <w:rPr>
            <w:noProof/>
            <w:webHidden/>
          </w:rPr>
          <w:tab/>
        </w:r>
        <w:r>
          <w:rPr>
            <w:noProof/>
            <w:webHidden/>
          </w:rPr>
          <w:fldChar w:fldCharType="begin"/>
        </w:r>
        <w:r>
          <w:rPr>
            <w:noProof/>
            <w:webHidden/>
          </w:rPr>
          <w:instrText xml:space="preserve"> PAGEREF _Toc149556395 \h </w:instrText>
        </w:r>
        <w:r>
          <w:rPr>
            <w:noProof/>
            <w:webHidden/>
          </w:rPr>
        </w:r>
        <w:r>
          <w:rPr>
            <w:noProof/>
            <w:webHidden/>
          </w:rPr>
          <w:fldChar w:fldCharType="separate"/>
        </w:r>
        <w:r>
          <w:rPr>
            <w:noProof/>
            <w:webHidden/>
          </w:rPr>
          <w:t>8</w:t>
        </w:r>
        <w:r>
          <w:rPr>
            <w:noProof/>
            <w:webHidden/>
          </w:rPr>
          <w:fldChar w:fldCharType="end"/>
        </w:r>
      </w:hyperlink>
    </w:p>
    <w:p w14:paraId="5E72EAE2" w14:textId="708EF639"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396" w:history="1">
        <w:r w:rsidRPr="001D02A7">
          <w:rPr>
            <w:rStyle w:val="Hyperlink"/>
            <w:noProof/>
          </w:rPr>
          <w:t>2.1</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LFP-NCO system big bag unloading station NZ001.</w:t>
        </w:r>
        <w:r>
          <w:rPr>
            <w:noProof/>
            <w:webHidden/>
          </w:rPr>
          <w:tab/>
        </w:r>
        <w:r>
          <w:rPr>
            <w:noProof/>
            <w:webHidden/>
          </w:rPr>
          <w:fldChar w:fldCharType="begin"/>
        </w:r>
        <w:r>
          <w:rPr>
            <w:noProof/>
            <w:webHidden/>
          </w:rPr>
          <w:instrText xml:space="preserve"> PAGEREF _Toc149556396 \h </w:instrText>
        </w:r>
        <w:r>
          <w:rPr>
            <w:noProof/>
            <w:webHidden/>
          </w:rPr>
        </w:r>
        <w:r>
          <w:rPr>
            <w:noProof/>
            <w:webHidden/>
          </w:rPr>
          <w:fldChar w:fldCharType="separate"/>
        </w:r>
        <w:r>
          <w:rPr>
            <w:noProof/>
            <w:webHidden/>
          </w:rPr>
          <w:t>8</w:t>
        </w:r>
        <w:r>
          <w:rPr>
            <w:noProof/>
            <w:webHidden/>
          </w:rPr>
          <w:fldChar w:fldCharType="end"/>
        </w:r>
      </w:hyperlink>
    </w:p>
    <w:p w14:paraId="79A9C2A1" w14:textId="261FADCF"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397" w:history="1">
        <w:r w:rsidRPr="001D02A7">
          <w:rPr>
            <w:rStyle w:val="Hyperlink"/>
            <w:noProof/>
          </w:rPr>
          <w:t>2.1.1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Control device instrumentation NZ001.</w:t>
        </w:r>
        <w:r>
          <w:rPr>
            <w:noProof/>
            <w:webHidden/>
          </w:rPr>
          <w:tab/>
        </w:r>
        <w:r>
          <w:rPr>
            <w:noProof/>
            <w:webHidden/>
          </w:rPr>
          <w:fldChar w:fldCharType="begin"/>
        </w:r>
        <w:r>
          <w:rPr>
            <w:noProof/>
            <w:webHidden/>
          </w:rPr>
          <w:instrText xml:space="preserve"> PAGEREF _Toc149556397 \h </w:instrText>
        </w:r>
        <w:r>
          <w:rPr>
            <w:noProof/>
            <w:webHidden/>
          </w:rPr>
        </w:r>
        <w:r>
          <w:rPr>
            <w:noProof/>
            <w:webHidden/>
          </w:rPr>
          <w:fldChar w:fldCharType="separate"/>
        </w:r>
        <w:r>
          <w:rPr>
            <w:noProof/>
            <w:webHidden/>
          </w:rPr>
          <w:t>8</w:t>
        </w:r>
        <w:r>
          <w:rPr>
            <w:noProof/>
            <w:webHidden/>
          </w:rPr>
          <w:fldChar w:fldCharType="end"/>
        </w:r>
      </w:hyperlink>
    </w:p>
    <w:p w14:paraId="009C953A" w14:textId="60362B4E"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398" w:history="1">
        <w:r w:rsidRPr="001D02A7">
          <w:rPr>
            <w:rStyle w:val="Hyperlink"/>
            <w:noProof/>
            <w:lang w:val="es-CO"/>
          </w:rPr>
          <w:t>2.2</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lang w:val="es-CO"/>
          </w:rPr>
          <w:t>Hopper.</w:t>
        </w:r>
        <w:r>
          <w:rPr>
            <w:noProof/>
            <w:webHidden/>
          </w:rPr>
          <w:tab/>
        </w:r>
        <w:r>
          <w:rPr>
            <w:noProof/>
            <w:webHidden/>
          </w:rPr>
          <w:fldChar w:fldCharType="begin"/>
        </w:r>
        <w:r>
          <w:rPr>
            <w:noProof/>
            <w:webHidden/>
          </w:rPr>
          <w:instrText xml:space="preserve"> PAGEREF _Toc149556398 \h </w:instrText>
        </w:r>
        <w:r>
          <w:rPr>
            <w:noProof/>
            <w:webHidden/>
          </w:rPr>
        </w:r>
        <w:r>
          <w:rPr>
            <w:noProof/>
            <w:webHidden/>
          </w:rPr>
          <w:fldChar w:fldCharType="separate"/>
        </w:r>
        <w:r>
          <w:rPr>
            <w:noProof/>
            <w:webHidden/>
          </w:rPr>
          <w:t>9</w:t>
        </w:r>
        <w:r>
          <w:rPr>
            <w:noProof/>
            <w:webHidden/>
          </w:rPr>
          <w:fldChar w:fldCharType="end"/>
        </w:r>
      </w:hyperlink>
    </w:p>
    <w:p w14:paraId="12157391" w14:textId="6F2ECC24"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399" w:history="1">
        <w:r w:rsidRPr="001D02A7">
          <w:rPr>
            <w:rStyle w:val="Hyperlink"/>
            <w:noProof/>
          </w:rPr>
          <w:t>2.2.1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Control device instrumentation Hopper TE005, TE009, TE011 and TE019.</w:t>
        </w:r>
        <w:r>
          <w:rPr>
            <w:noProof/>
            <w:webHidden/>
          </w:rPr>
          <w:tab/>
        </w:r>
        <w:r>
          <w:rPr>
            <w:noProof/>
            <w:webHidden/>
          </w:rPr>
          <w:fldChar w:fldCharType="begin"/>
        </w:r>
        <w:r>
          <w:rPr>
            <w:noProof/>
            <w:webHidden/>
          </w:rPr>
          <w:instrText xml:space="preserve"> PAGEREF _Toc149556399 \h </w:instrText>
        </w:r>
        <w:r>
          <w:rPr>
            <w:noProof/>
            <w:webHidden/>
          </w:rPr>
        </w:r>
        <w:r>
          <w:rPr>
            <w:noProof/>
            <w:webHidden/>
          </w:rPr>
          <w:fldChar w:fldCharType="separate"/>
        </w:r>
        <w:r>
          <w:rPr>
            <w:noProof/>
            <w:webHidden/>
          </w:rPr>
          <w:t>9</w:t>
        </w:r>
        <w:r>
          <w:rPr>
            <w:noProof/>
            <w:webHidden/>
          </w:rPr>
          <w:fldChar w:fldCharType="end"/>
        </w:r>
      </w:hyperlink>
    </w:p>
    <w:p w14:paraId="5BFF3C92" w14:textId="085B52E9"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00" w:history="1">
        <w:r w:rsidRPr="001D02A7">
          <w:rPr>
            <w:rStyle w:val="Hyperlink"/>
            <w:noProof/>
          </w:rPr>
          <w:t>2.2.2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control device instrumentation Hopper TE009.</w:t>
        </w:r>
        <w:r>
          <w:rPr>
            <w:noProof/>
            <w:webHidden/>
          </w:rPr>
          <w:tab/>
        </w:r>
        <w:r>
          <w:rPr>
            <w:noProof/>
            <w:webHidden/>
          </w:rPr>
          <w:fldChar w:fldCharType="begin"/>
        </w:r>
        <w:r>
          <w:rPr>
            <w:noProof/>
            <w:webHidden/>
          </w:rPr>
          <w:instrText xml:space="preserve"> PAGEREF _Toc149556400 \h </w:instrText>
        </w:r>
        <w:r>
          <w:rPr>
            <w:noProof/>
            <w:webHidden/>
          </w:rPr>
        </w:r>
        <w:r>
          <w:rPr>
            <w:noProof/>
            <w:webHidden/>
          </w:rPr>
          <w:fldChar w:fldCharType="separate"/>
        </w:r>
        <w:r>
          <w:rPr>
            <w:noProof/>
            <w:webHidden/>
          </w:rPr>
          <w:t>12</w:t>
        </w:r>
        <w:r>
          <w:rPr>
            <w:noProof/>
            <w:webHidden/>
          </w:rPr>
          <w:fldChar w:fldCharType="end"/>
        </w:r>
      </w:hyperlink>
    </w:p>
    <w:p w14:paraId="69C38989" w14:textId="4ADA89D2"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01" w:history="1">
        <w:r w:rsidRPr="001D02A7">
          <w:rPr>
            <w:rStyle w:val="Hyperlink"/>
            <w:noProof/>
          </w:rPr>
          <w:t>2.3</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Pneumatic transport.</w:t>
        </w:r>
        <w:r>
          <w:rPr>
            <w:noProof/>
            <w:webHidden/>
          </w:rPr>
          <w:tab/>
        </w:r>
        <w:r>
          <w:rPr>
            <w:noProof/>
            <w:webHidden/>
          </w:rPr>
          <w:fldChar w:fldCharType="begin"/>
        </w:r>
        <w:r>
          <w:rPr>
            <w:noProof/>
            <w:webHidden/>
          </w:rPr>
          <w:instrText xml:space="preserve"> PAGEREF _Toc149556401 \h </w:instrText>
        </w:r>
        <w:r>
          <w:rPr>
            <w:noProof/>
            <w:webHidden/>
          </w:rPr>
        </w:r>
        <w:r>
          <w:rPr>
            <w:noProof/>
            <w:webHidden/>
          </w:rPr>
          <w:fldChar w:fldCharType="separate"/>
        </w:r>
        <w:r>
          <w:rPr>
            <w:noProof/>
            <w:webHidden/>
          </w:rPr>
          <w:t>12</w:t>
        </w:r>
        <w:r>
          <w:rPr>
            <w:noProof/>
            <w:webHidden/>
          </w:rPr>
          <w:fldChar w:fldCharType="end"/>
        </w:r>
      </w:hyperlink>
    </w:p>
    <w:p w14:paraId="0D8042DC" w14:textId="20FE7DCB"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02" w:history="1">
        <w:r w:rsidRPr="001D02A7">
          <w:rPr>
            <w:rStyle w:val="Hyperlink"/>
            <w:noProof/>
          </w:rPr>
          <w:t>2.3.1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control device instrumentation pneumatic transport VZ007, V012 and VZ017.</w:t>
        </w:r>
        <w:r>
          <w:rPr>
            <w:noProof/>
            <w:webHidden/>
          </w:rPr>
          <w:tab/>
        </w:r>
        <w:r>
          <w:rPr>
            <w:noProof/>
            <w:webHidden/>
          </w:rPr>
          <w:fldChar w:fldCharType="begin"/>
        </w:r>
        <w:r>
          <w:rPr>
            <w:noProof/>
            <w:webHidden/>
          </w:rPr>
          <w:instrText xml:space="preserve"> PAGEREF _Toc149556402 \h </w:instrText>
        </w:r>
        <w:r>
          <w:rPr>
            <w:noProof/>
            <w:webHidden/>
          </w:rPr>
        </w:r>
        <w:r>
          <w:rPr>
            <w:noProof/>
            <w:webHidden/>
          </w:rPr>
          <w:fldChar w:fldCharType="separate"/>
        </w:r>
        <w:r>
          <w:rPr>
            <w:noProof/>
            <w:webHidden/>
          </w:rPr>
          <w:t>13</w:t>
        </w:r>
        <w:r>
          <w:rPr>
            <w:noProof/>
            <w:webHidden/>
          </w:rPr>
          <w:fldChar w:fldCharType="end"/>
        </w:r>
      </w:hyperlink>
    </w:p>
    <w:p w14:paraId="0C91AF97" w14:textId="1D7BC898"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03" w:history="1">
        <w:r w:rsidRPr="001D02A7">
          <w:rPr>
            <w:rStyle w:val="Hyperlink"/>
            <w:noProof/>
          </w:rPr>
          <w:t>2.3.2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control device instrumentation pneumatic transport VZ007.</w:t>
        </w:r>
        <w:r>
          <w:rPr>
            <w:noProof/>
            <w:webHidden/>
          </w:rPr>
          <w:tab/>
        </w:r>
        <w:r>
          <w:rPr>
            <w:noProof/>
            <w:webHidden/>
          </w:rPr>
          <w:fldChar w:fldCharType="begin"/>
        </w:r>
        <w:r>
          <w:rPr>
            <w:noProof/>
            <w:webHidden/>
          </w:rPr>
          <w:instrText xml:space="preserve"> PAGEREF _Toc149556403 \h </w:instrText>
        </w:r>
        <w:r>
          <w:rPr>
            <w:noProof/>
            <w:webHidden/>
          </w:rPr>
        </w:r>
        <w:r>
          <w:rPr>
            <w:noProof/>
            <w:webHidden/>
          </w:rPr>
          <w:fldChar w:fldCharType="separate"/>
        </w:r>
        <w:r>
          <w:rPr>
            <w:noProof/>
            <w:webHidden/>
          </w:rPr>
          <w:t>15</w:t>
        </w:r>
        <w:r>
          <w:rPr>
            <w:noProof/>
            <w:webHidden/>
          </w:rPr>
          <w:fldChar w:fldCharType="end"/>
        </w:r>
      </w:hyperlink>
    </w:p>
    <w:p w14:paraId="4C09FA23" w14:textId="09F55525"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04" w:history="1">
        <w:r w:rsidRPr="001D02A7">
          <w:rPr>
            <w:rStyle w:val="Hyperlink"/>
            <w:noProof/>
          </w:rPr>
          <w:t>2.4</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LFP-NCO system diverter NZ460.</w:t>
        </w:r>
        <w:r>
          <w:rPr>
            <w:noProof/>
            <w:webHidden/>
          </w:rPr>
          <w:tab/>
        </w:r>
        <w:r>
          <w:rPr>
            <w:noProof/>
            <w:webHidden/>
          </w:rPr>
          <w:fldChar w:fldCharType="begin"/>
        </w:r>
        <w:r>
          <w:rPr>
            <w:noProof/>
            <w:webHidden/>
          </w:rPr>
          <w:instrText xml:space="preserve"> PAGEREF _Toc149556404 \h </w:instrText>
        </w:r>
        <w:r>
          <w:rPr>
            <w:noProof/>
            <w:webHidden/>
          </w:rPr>
        </w:r>
        <w:r>
          <w:rPr>
            <w:noProof/>
            <w:webHidden/>
          </w:rPr>
          <w:fldChar w:fldCharType="separate"/>
        </w:r>
        <w:r>
          <w:rPr>
            <w:noProof/>
            <w:webHidden/>
          </w:rPr>
          <w:t>15</w:t>
        </w:r>
        <w:r>
          <w:rPr>
            <w:noProof/>
            <w:webHidden/>
          </w:rPr>
          <w:fldChar w:fldCharType="end"/>
        </w:r>
      </w:hyperlink>
    </w:p>
    <w:p w14:paraId="35CDF917" w14:textId="5F337ABD"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05" w:history="1">
        <w:r w:rsidRPr="001D02A7">
          <w:rPr>
            <w:rStyle w:val="Hyperlink"/>
            <w:noProof/>
          </w:rPr>
          <w:t>2.4.1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Control device instrumentation diverter.</w:t>
        </w:r>
        <w:r>
          <w:rPr>
            <w:noProof/>
            <w:webHidden/>
          </w:rPr>
          <w:tab/>
        </w:r>
        <w:r>
          <w:rPr>
            <w:noProof/>
            <w:webHidden/>
          </w:rPr>
          <w:fldChar w:fldCharType="begin"/>
        </w:r>
        <w:r>
          <w:rPr>
            <w:noProof/>
            <w:webHidden/>
          </w:rPr>
          <w:instrText xml:space="preserve"> PAGEREF _Toc149556405 \h </w:instrText>
        </w:r>
        <w:r>
          <w:rPr>
            <w:noProof/>
            <w:webHidden/>
          </w:rPr>
        </w:r>
        <w:r>
          <w:rPr>
            <w:noProof/>
            <w:webHidden/>
          </w:rPr>
          <w:fldChar w:fldCharType="separate"/>
        </w:r>
        <w:r>
          <w:rPr>
            <w:noProof/>
            <w:webHidden/>
          </w:rPr>
          <w:t>16</w:t>
        </w:r>
        <w:r>
          <w:rPr>
            <w:noProof/>
            <w:webHidden/>
          </w:rPr>
          <w:fldChar w:fldCharType="end"/>
        </w:r>
      </w:hyperlink>
    </w:p>
    <w:p w14:paraId="39D9C22B" w14:textId="51DC8F0D"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06" w:history="1">
        <w:r w:rsidRPr="001D02A7">
          <w:rPr>
            <w:rStyle w:val="Hyperlink"/>
            <w:noProof/>
          </w:rPr>
          <w:t>2.5</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LFP-NCO system milling.</w:t>
        </w:r>
        <w:r>
          <w:rPr>
            <w:noProof/>
            <w:webHidden/>
          </w:rPr>
          <w:tab/>
        </w:r>
        <w:r>
          <w:rPr>
            <w:noProof/>
            <w:webHidden/>
          </w:rPr>
          <w:fldChar w:fldCharType="begin"/>
        </w:r>
        <w:r>
          <w:rPr>
            <w:noProof/>
            <w:webHidden/>
          </w:rPr>
          <w:instrText xml:space="preserve"> PAGEREF _Toc149556406 \h </w:instrText>
        </w:r>
        <w:r>
          <w:rPr>
            <w:noProof/>
            <w:webHidden/>
          </w:rPr>
        </w:r>
        <w:r>
          <w:rPr>
            <w:noProof/>
            <w:webHidden/>
          </w:rPr>
          <w:fldChar w:fldCharType="separate"/>
        </w:r>
        <w:r>
          <w:rPr>
            <w:noProof/>
            <w:webHidden/>
          </w:rPr>
          <w:t>16</w:t>
        </w:r>
        <w:r>
          <w:rPr>
            <w:noProof/>
            <w:webHidden/>
          </w:rPr>
          <w:fldChar w:fldCharType="end"/>
        </w:r>
      </w:hyperlink>
    </w:p>
    <w:p w14:paraId="71FACB27" w14:textId="0BA34E40"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07" w:history="1">
        <w:r w:rsidRPr="001D02A7">
          <w:rPr>
            <w:rStyle w:val="Hyperlink"/>
            <w:noProof/>
          </w:rPr>
          <w:t>2.5.1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Control device instrumentation milling.</w:t>
        </w:r>
        <w:r>
          <w:rPr>
            <w:noProof/>
            <w:webHidden/>
          </w:rPr>
          <w:tab/>
        </w:r>
        <w:r>
          <w:rPr>
            <w:noProof/>
            <w:webHidden/>
          </w:rPr>
          <w:fldChar w:fldCharType="begin"/>
        </w:r>
        <w:r>
          <w:rPr>
            <w:noProof/>
            <w:webHidden/>
          </w:rPr>
          <w:instrText xml:space="preserve"> PAGEREF _Toc149556407 \h </w:instrText>
        </w:r>
        <w:r>
          <w:rPr>
            <w:noProof/>
            <w:webHidden/>
          </w:rPr>
        </w:r>
        <w:r>
          <w:rPr>
            <w:noProof/>
            <w:webHidden/>
          </w:rPr>
          <w:fldChar w:fldCharType="separate"/>
        </w:r>
        <w:r>
          <w:rPr>
            <w:noProof/>
            <w:webHidden/>
          </w:rPr>
          <w:t>17</w:t>
        </w:r>
        <w:r>
          <w:rPr>
            <w:noProof/>
            <w:webHidden/>
          </w:rPr>
          <w:fldChar w:fldCharType="end"/>
        </w:r>
      </w:hyperlink>
    </w:p>
    <w:p w14:paraId="3D5087B6" w14:textId="695E5454"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08" w:history="1">
        <w:r w:rsidRPr="001D02A7">
          <w:rPr>
            <w:rStyle w:val="Hyperlink"/>
            <w:noProof/>
          </w:rPr>
          <w:t>2.6</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Dryer and Cooler.</w:t>
        </w:r>
        <w:r>
          <w:rPr>
            <w:noProof/>
            <w:webHidden/>
          </w:rPr>
          <w:tab/>
        </w:r>
        <w:r>
          <w:rPr>
            <w:noProof/>
            <w:webHidden/>
          </w:rPr>
          <w:fldChar w:fldCharType="begin"/>
        </w:r>
        <w:r>
          <w:rPr>
            <w:noProof/>
            <w:webHidden/>
          </w:rPr>
          <w:instrText xml:space="preserve"> PAGEREF _Toc149556408 \h </w:instrText>
        </w:r>
        <w:r>
          <w:rPr>
            <w:noProof/>
            <w:webHidden/>
          </w:rPr>
        </w:r>
        <w:r>
          <w:rPr>
            <w:noProof/>
            <w:webHidden/>
          </w:rPr>
          <w:fldChar w:fldCharType="separate"/>
        </w:r>
        <w:r>
          <w:rPr>
            <w:noProof/>
            <w:webHidden/>
          </w:rPr>
          <w:t>18</w:t>
        </w:r>
        <w:r>
          <w:rPr>
            <w:noProof/>
            <w:webHidden/>
          </w:rPr>
          <w:fldChar w:fldCharType="end"/>
        </w:r>
      </w:hyperlink>
    </w:p>
    <w:p w14:paraId="5573245D" w14:textId="73A83B51"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09" w:history="1">
        <w:r w:rsidRPr="001D02A7">
          <w:rPr>
            <w:rStyle w:val="Hyperlink"/>
            <w:noProof/>
          </w:rPr>
          <w:t>2.6.1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control device instrumentation Dryer HX014 and Cooler VK016.</w:t>
        </w:r>
        <w:r>
          <w:rPr>
            <w:noProof/>
            <w:webHidden/>
          </w:rPr>
          <w:tab/>
        </w:r>
        <w:r>
          <w:rPr>
            <w:noProof/>
            <w:webHidden/>
          </w:rPr>
          <w:fldChar w:fldCharType="begin"/>
        </w:r>
        <w:r>
          <w:rPr>
            <w:noProof/>
            <w:webHidden/>
          </w:rPr>
          <w:instrText xml:space="preserve"> PAGEREF _Toc149556409 \h </w:instrText>
        </w:r>
        <w:r>
          <w:rPr>
            <w:noProof/>
            <w:webHidden/>
          </w:rPr>
        </w:r>
        <w:r>
          <w:rPr>
            <w:noProof/>
            <w:webHidden/>
          </w:rPr>
          <w:fldChar w:fldCharType="separate"/>
        </w:r>
        <w:r>
          <w:rPr>
            <w:noProof/>
            <w:webHidden/>
          </w:rPr>
          <w:t>18</w:t>
        </w:r>
        <w:r>
          <w:rPr>
            <w:noProof/>
            <w:webHidden/>
          </w:rPr>
          <w:fldChar w:fldCharType="end"/>
        </w:r>
      </w:hyperlink>
    </w:p>
    <w:p w14:paraId="3D46D60F" w14:textId="21FA2907"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10" w:history="1">
        <w:r w:rsidRPr="001D02A7">
          <w:rPr>
            <w:rStyle w:val="Hyperlink"/>
            <w:noProof/>
          </w:rPr>
          <w:t>2.6.2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control device instrumentation Dryer/Cooler VK006</w:t>
        </w:r>
        <w:r>
          <w:rPr>
            <w:noProof/>
            <w:webHidden/>
          </w:rPr>
          <w:tab/>
        </w:r>
        <w:r>
          <w:rPr>
            <w:noProof/>
            <w:webHidden/>
          </w:rPr>
          <w:fldChar w:fldCharType="begin"/>
        </w:r>
        <w:r>
          <w:rPr>
            <w:noProof/>
            <w:webHidden/>
          </w:rPr>
          <w:instrText xml:space="preserve"> PAGEREF _Toc149556410 \h </w:instrText>
        </w:r>
        <w:r>
          <w:rPr>
            <w:noProof/>
            <w:webHidden/>
          </w:rPr>
        </w:r>
        <w:r>
          <w:rPr>
            <w:noProof/>
            <w:webHidden/>
          </w:rPr>
          <w:fldChar w:fldCharType="separate"/>
        </w:r>
        <w:r>
          <w:rPr>
            <w:noProof/>
            <w:webHidden/>
          </w:rPr>
          <w:t>21</w:t>
        </w:r>
        <w:r>
          <w:rPr>
            <w:noProof/>
            <w:webHidden/>
          </w:rPr>
          <w:fldChar w:fldCharType="end"/>
        </w:r>
      </w:hyperlink>
    </w:p>
    <w:p w14:paraId="618EC1DB" w14:textId="34E53C26"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11" w:history="1">
        <w:r w:rsidRPr="001D02A7">
          <w:rPr>
            <w:rStyle w:val="Hyperlink"/>
            <w:noProof/>
          </w:rPr>
          <w:t>2.7</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CB system bag unloading station Glove Box.</w:t>
        </w:r>
        <w:r>
          <w:rPr>
            <w:noProof/>
            <w:webHidden/>
          </w:rPr>
          <w:tab/>
        </w:r>
        <w:r>
          <w:rPr>
            <w:noProof/>
            <w:webHidden/>
          </w:rPr>
          <w:fldChar w:fldCharType="begin"/>
        </w:r>
        <w:r>
          <w:rPr>
            <w:noProof/>
            <w:webHidden/>
          </w:rPr>
          <w:instrText xml:space="preserve"> PAGEREF _Toc149556411 \h </w:instrText>
        </w:r>
        <w:r>
          <w:rPr>
            <w:noProof/>
            <w:webHidden/>
          </w:rPr>
        </w:r>
        <w:r>
          <w:rPr>
            <w:noProof/>
            <w:webHidden/>
          </w:rPr>
          <w:fldChar w:fldCharType="separate"/>
        </w:r>
        <w:r>
          <w:rPr>
            <w:noProof/>
            <w:webHidden/>
          </w:rPr>
          <w:t>22</w:t>
        </w:r>
        <w:r>
          <w:rPr>
            <w:noProof/>
            <w:webHidden/>
          </w:rPr>
          <w:fldChar w:fldCharType="end"/>
        </w:r>
      </w:hyperlink>
    </w:p>
    <w:p w14:paraId="3CAFE88B" w14:textId="7E0BD5FC"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12" w:history="1">
        <w:r w:rsidRPr="001D02A7">
          <w:rPr>
            <w:rStyle w:val="Hyperlink"/>
            <w:noProof/>
          </w:rPr>
          <w:t>2.7.1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Control device instrumentation bag unloading station Glove Box.</w:t>
        </w:r>
        <w:r>
          <w:rPr>
            <w:noProof/>
            <w:webHidden/>
          </w:rPr>
          <w:tab/>
        </w:r>
        <w:r>
          <w:rPr>
            <w:noProof/>
            <w:webHidden/>
          </w:rPr>
          <w:fldChar w:fldCharType="begin"/>
        </w:r>
        <w:r>
          <w:rPr>
            <w:noProof/>
            <w:webHidden/>
          </w:rPr>
          <w:instrText xml:space="preserve"> PAGEREF _Toc149556412 \h </w:instrText>
        </w:r>
        <w:r>
          <w:rPr>
            <w:noProof/>
            <w:webHidden/>
          </w:rPr>
        </w:r>
        <w:r>
          <w:rPr>
            <w:noProof/>
            <w:webHidden/>
          </w:rPr>
          <w:fldChar w:fldCharType="separate"/>
        </w:r>
        <w:r>
          <w:rPr>
            <w:noProof/>
            <w:webHidden/>
          </w:rPr>
          <w:t>23</w:t>
        </w:r>
        <w:r>
          <w:rPr>
            <w:noProof/>
            <w:webHidden/>
          </w:rPr>
          <w:fldChar w:fldCharType="end"/>
        </w:r>
      </w:hyperlink>
    </w:p>
    <w:p w14:paraId="4378EB3F" w14:textId="13F65063"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13" w:history="1">
        <w:r w:rsidRPr="001D02A7">
          <w:rPr>
            <w:rStyle w:val="Hyperlink"/>
            <w:noProof/>
          </w:rPr>
          <w:t>2.8</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Magnetic filters.</w:t>
        </w:r>
        <w:r>
          <w:rPr>
            <w:noProof/>
            <w:webHidden/>
          </w:rPr>
          <w:tab/>
        </w:r>
        <w:r>
          <w:rPr>
            <w:noProof/>
            <w:webHidden/>
          </w:rPr>
          <w:fldChar w:fldCharType="begin"/>
        </w:r>
        <w:r>
          <w:rPr>
            <w:noProof/>
            <w:webHidden/>
          </w:rPr>
          <w:instrText xml:space="preserve"> PAGEREF _Toc149556413 \h </w:instrText>
        </w:r>
        <w:r>
          <w:rPr>
            <w:noProof/>
            <w:webHidden/>
          </w:rPr>
        </w:r>
        <w:r>
          <w:rPr>
            <w:noProof/>
            <w:webHidden/>
          </w:rPr>
          <w:fldChar w:fldCharType="separate"/>
        </w:r>
        <w:r>
          <w:rPr>
            <w:noProof/>
            <w:webHidden/>
          </w:rPr>
          <w:t>24</w:t>
        </w:r>
        <w:r>
          <w:rPr>
            <w:noProof/>
            <w:webHidden/>
          </w:rPr>
          <w:fldChar w:fldCharType="end"/>
        </w:r>
      </w:hyperlink>
    </w:p>
    <w:p w14:paraId="10E5A60F" w14:textId="06E6B264"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14" w:history="1">
        <w:r w:rsidRPr="001D02A7">
          <w:rPr>
            <w:rStyle w:val="Hyperlink"/>
            <w:noProof/>
          </w:rPr>
          <w:t>2.8.1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control device instrumentation CA021.</w:t>
        </w:r>
        <w:r>
          <w:rPr>
            <w:noProof/>
            <w:webHidden/>
          </w:rPr>
          <w:tab/>
        </w:r>
        <w:r>
          <w:rPr>
            <w:noProof/>
            <w:webHidden/>
          </w:rPr>
          <w:fldChar w:fldCharType="begin"/>
        </w:r>
        <w:r>
          <w:rPr>
            <w:noProof/>
            <w:webHidden/>
          </w:rPr>
          <w:instrText xml:space="preserve"> PAGEREF _Toc149556414 \h </w:instrText>
        </w:r>
        <w:r>
          <w:rPr>
            <w:noProof/>
            <w:webHidden/>
          </w:rPr>
        </w:r>
        <w:r>
          <w:rPr>
            <w:noProof/>
            <w:webHidden/>
          </w:rPr>
          <w:fldChar w:fldCharType="separate"/>
        </w:r>
        <w:r>
          <w:rPr>
            <w:noProof/>
            <w:webHidden/>
          </w:rPr>
          <w:t>24</w:t>
        </w:r>
        <w:r>
          <w:rPr>
            <w:noProof/>
            <w:webHidden/>
          </w:rPr>
          <w:fldChar w:fldCharType="end"/>
        </w:r>
      </w:hyperlink>
    </w:p>
    <w:p w14:paraId="55203C94" w14:textId="4C23B278"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15" w:history="1">
        <w:r w:rsidRPr="001D02A7">
          <w:rPr>
            <w:rStyle w:val="Hyperlink"/>
            <w:noProof/>
          </w:rPr>
          <w:t>2.8.2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control device instrumentation CA011.</w:t>
        </w:r>
        <w:r>
          <w:rPr>
            <w:noProof/>
            <w:webHidden/>
          </w:rPr>
          <w:tab/>
        </w:r>
        <w:r>
          <w:rPr>
            <w:noProof/>
            <w:webHidden/>
          </w:rPr>
          <w:fldChar w:fldCharType="begin"/>
        </w:r>
        <w:r>
          <w:rPr>
            <w:noProof/>
            <w:webHidden/>
          </w:rPr>
          <w:instrText xml:space="preserve"> PAGEREF _Toc149556415 \h </w:instrText>
        </w:r>
        <w:r>
          <w:rPr>
            <w:noProof/>
            <w:webHidden/>
          </w:rPr>
        </w:r>
        <w:r>
          <w:rPr>
            <w:noProof/>
            <w:webHidden/>
          </w:rPr>
          <w:fldChar w:fldCharType="separate"/>
        </w:r>
        <w:r>
          <w:rPr>
            <w:noProof/>
            <w:webHidden/>
          </w:rPr>
          <w:t>25</w:t>
        </w:r>
        <w:r>
          <w:rPr>
            <w:noProof/>
            <w:webHidden/>
          </w:rPr>
          <w:fldChar w:fldCharType="end"/>
        </w:r>
      </w:hyperlink>
    </w:p>
    <w:p w14:paraId="50C0DD45" w14:textId="12C7C146" w:rsidR="00C60D0B" w:rsidRDefault="00C60D0B">
      <w:pPr>
        <w:pStyle w:val="TOC1"/>
        <w:tabs>
          <w:tab w:val="left" w:pos="480"/>
          <w:tab w:val="right" w:leader="dot" w:pos="9628"/>
        </w:tabs>
        <w:rPr>
          <w:rFonts w:asciiTheme="minorHAnsi" w:eastAsiaTheme="minorEastAsia" w:hAnsiTheme="minorHAnsi" w:cstheme="minorBidi"/>
          <w:b w:val="0"/>
          <w:noProof/>
          <w:kern w:val="2"/>
          <w:sz w:val="22"/>
          <w:szCs w:val="22"/>
          <w:lang w:val="en-AU" w:eastAsia="en-AU"/>
          <w14:ligatures w14:val="standardContextual"/>
        </w:rPr>
      </w:pPr>
      <w:hyperlink w:anchor="_Toc149556416" w:history="1">
        <w:r w:rsidRPr="001D02A7">
          <w:rPr>
            <w:rStyle w:val="Hyperlink"/>
            <w:noProof/>
          </w:rPr>
          <w:t>3</w:t>
        </w:r>
        <w:r>
          <w:rPr>
            <w:rFonts w:asciiTheme="minorHAnsi" w:eastAsiaTheme="minorEastAsia" w:hAnsiTheme="minorHAnsi" w:cstheme="minorBidi"/>
            <w:b w:val="0"/>
            <w:noProof/>
            <w:kern w:val="2"/>
            <w:sz w:val="22"/>
            <w:szCs w:val="22"/>
            <w:lang w:val="en-AU" w:eastAsia="en-AU"/>
            <w14:ligatures w14:val="standardContextual"/>
          </w:rPr>
          <w:tab/>
        </w:r>
        <w:r w:rsidRPr="001D02A7">
          <w:rPr>
            <w:rStyle w:val="Hyperlink"/>
            <w:noProof/>
          </w:rPr>
          <w:t>Functional description</w:t>
        </w:r>
        <w:r>
          <w:rPr>
            <w:noProof/>
            <w:webHidden/>
          </w:rPr>
          <w:tab/>
        </w:r>
        <w:r>
          <w:rPr>
            <w:noProof/>
            <w:webHidden/>
          </w:rPr>
          <w:fldChar w:fldCharType="begin"/>
        </w:r>
        <w:r>
          <w:rPr>
            <w:noProof/>
            <w:webHidden/>
          </w:rPr>
          <w:instrText xml:space="preserve"> PAGEREF _Toc149556416 \h </w:instrText>
        </w:r>
        <w:r>
          <w:rPr>
            <w:noProof/>
            <w:webHidden/>
          </w:rPr>
        </w:r>
        <w:r>
          <w:rPr>
            <w:noProof/>
            <w:webHidden/>
          </w:rPr>
          <w:fldChar w:fldCharType="separate"/>
        </w:r>
        <w:r>
          <w:rPr>
            <w:noProof/>
            <w:webHidden/>
          </w:rPr>
          <w:t>26</w:t>
        </w:r>
        <w:r>
          <w:rPr>
            <w:noProof/>
            <w:webHidden/>
          </w:rPr>
          <w:fldChar w:fldCharType="end"/>
        </w:r>
      </w:hyperlink>
    </w:p>
    <w:p w14:paraId="11F5824D" w14:textId="702BDD1F"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17" w:history="1">
        <w:r w:rsidRPr="001D02A7">
          <w:rPr>
            <w:rStyle w:val="Hyperlink"/>
            <w:noProof/>
          </w:rPr>
          <w:t>3.1</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Mode of Operation and Machine Behavior</w:t>
        </w:r>
        <w:r>
          <w:rPr>
            <w:noProof/>
            <w:webHidden/>
          </w:rPr>
          <w:tab/>
        </w:r>
        <w:r>
          <w:rPr>
            <w:noProof/>
            <w:webHidden/>
          </w:rPr>
          <w:fldChar w:fldCharType="begin"/>
        </w:r>
        <w:r>
          <w:rPr>
            <w:noProof/>
            <w:webHidden/>
          </w:rPr>
          <w:instrText xml:space="preserve"> PAGEREF _Toc149556417 \h </w:instrText>
        </w:r>
        <w:r>
          <w:rPr>
            <w:noProof/>
            <w:webHidden/>
          </w:rPr>
        </w:r>
        <w:r>
          <w:rPr>
            <w:noProof/>
            <w:webHidden/>
          </w:rPr>
          <w:fldChar w:fldCharType="separate"/>
        </w:r>
        <w:r>
          <w:rPr>
            <w:noProof/>
            <w:webHidden/>
          </w:rPr>
          <w:t>26</w:t>
        </w:r>
        <w:r>
          <w:rPr>
            <w:noProof/>
            <w:webHidden/>
          </w:rPr>
          <w:fldChar w:fldCharType="end"/>
        </w:r>
      </w:hyperlink>
    </w:p>
    <w:p w14:paraId="12947C79" w14:textId="32C79777"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18" w:history="1">
        <w:r w:rsidRPr="001D02A7">
          <w:rPr>
            <w:rStyle w:val="Hyperlink"/>
            <w:noProof/>
          </w:rPr>
          <w:t>3.2</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State 4. Idle - Machine not running.</w:t>
        </w:r>
        <w:r>
          <w:rPr>
            <w:noProof/>
            <w:webHidden/>
          </w:rPr>
          <w:tab/>
        </w:r>
        <w:r>
          <w:rPr>
            <w:noProof/>
            <w:webHidden/>
          </w:rPr>
          <w:fldChar w:fldCharType="begin"/>
        </w:r>
        <w:r>
          <w:rPr>
            <w:noProof/>
            <w:webHidden/>
          </w:rPr>
          <w:instrText xml:space="preserve"> PAGEREF _Toc149556418 \h </w:instrText>
        </w:r>
        <w:r>
          <w:rPr>
            <w:noProof/>
            <w:webHidden/>
          </w:rPr>
        </w:r>
        <w:r>
          <w:rPr>
            <w:noProof/>
            <w:webHidden/>
          </w:rPr>
          <w:fldChar w:fldCharType="separate"/>
        </w:r>
        <w:r>
          <w:rPr>
            <w:noProof/>
            <w:webHidden/>
          </w:rPr>
          <w:t>28</w:t>
        </w:r>
        <w:r>
          <w:rPr>
            <w:noProof/>
            <w:webHidden/>
          </w:rPr>
          <w:fldChar w:fldCharType="end"/>
        </w:r>
      </w:hyperlink>
    </w:p>
    <w:p w14:paraId="6577DFC8" w14:textId="0C4E3818"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19" w:history="1">
        <w:r w:rsidRPr="001D02A7">
          <w:rPr>
            <w:rStyle w:val="Hyperlink"/>
            <w:noProof/>
          </w:rPr>
          <w:t>3.2.1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big bag unloading station NZ001.</w:t>
        </w:r>
        <w:r>
          <w:rPr>
            <w:noProof/>
            <w:webHidden/>
          </w:rPr>
          <w:tab/>
        </w:r>
        <w:r>
          <w:rPr>
            <w:noProof/>
            <w:webHidden/>
          </w:rPr>
          <w:fldChar w:fldCharType="begin"/>
        </w:r>
        <w:r>
          <w:rPr>
            <w:noProof/>
            <w:webHidden/>
          </w:rPr>
          <w:instrText xml:space="preserve"> PAGEREF _Toc149556419 \h </w:instrText>
        </w:r>
        <w:r>
          <w:rPr>
            <w:noProof/>
            <w:webHidden/>
          </w:rPr>
        </w:r>
        <w:r>
          <w:rPr>
            <w:noProof/>
            <w:webHidden/>
          </w:rPr>
          <w:fldChar w:fldCharType="separate"/>
        </w:r>
        <w:r>
          <w:rPr>
            <w:noProof/>
            <w:webHidden/>
          </w:rPr>
          <w:t>28</w:t>
        </w:r>
        <w:r>
          <w:rPr>
            <w:noProof/>
            <w:webHidden/>
          </w:rPr>
          <w:fldChar w:fldCharType="end"/>
        </w:r>
      </w:hyperlink>
    </w:p>
    <w:p w14:paraId="42D0F3D7" w14:textId="6A7D7A8E"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20" w:history="1">
        <w:r w:rsidRPr="001D02A7">
          <w:rPr>
            <w:rStyle w:val="Hyperlink"/>
            <w:noProof/>
          </w:rPr>
          <w:t>3.2.2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Hopper TE005.</w:t>
        </w:r>
        <w:r>
          <w:rPr>
            <w:noProof/>
            <w:webHidden/>
          </w:rPr>
          <w:tab/>
        </w:r>
        <w:r>
          <w:rPr>
            <w:noProof/>
            <w:webHidden/>
          </w:rPr>
          <w:fldChar w:fldCharType="begin"/>
        </w:r>
        <w:r>
          <w:rPr>
            <w:noProof/>
            <w:webHidden/>
          </w:rPr>
          <w:instrText xml:space="preserve"> PAGEREF _Toc149556420 \h </w:instrText>
        </w:r>
        <w:r>
          <w:rPr>
            <w:noProof/>
            <w:webHidden/>
          </w:rPr>
        </w:r>
        <w:r>
          <w:rPr>
            <w:noProof/>
            <w:webHidden/>
          </w:rPr>
          <w:fldChar w:fldCharType="separate"/>
        </w:r>
        <w:r>
          <w:rPr>
            <w:noProof/>
            <w:webHidden/>
          </w:rPr>
          <w:t>28</w:t>
        </w:r>
        <w:r>
          <w:rPr>
            <w:noProof/>
            <w:webHidden/>
          </w:rPr>
          <w:fldChar w:fldCharType="end"/>
        </w:r>
      </w:hyperlink>
    </w:p>
    <w:p w14:paraId="6527666E" w14:textId="24E603AD"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21" w:history="1">
        <w:r w:rsidRPr="001D02A7">
          <w:rPr>
            <w:rStyle w:val="Hyperlink"/>
            <w:noProof/>
          </w:rPr>
          <w:t>3.2.3</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pneumatic transport VZ007</w:t>
        </w:r>
        <w:r>
          <w:rPr>
            <w:noProof/>
            <w:webHidden/>
          </w:rPr>
          <w:tab/>
        </w:r>
        <w:r>
          <w:rPr>
            <w:noProof/>
            <w:webHidden/>
          </w:rPr>
          <w:fldChar w:fldCharType="begin"/>
        </w:r>
        <w:r>
          <w:rPr>
            <w:noProof/>
            <w:webHidden/>
          </w:rPr>
          <w:instrText xml:space="preserve"> PAGEREF _Toc149556421 \h </w:instrText>
        </w:r>
        <w:r>
          <w:rPr>
            <w:noProof/>
            <w:webHidden/>
          </w:rPr>
        </w:r>
        <w:r>
          <w:rPr>
            <w:noProof/>
            <w:webHidden/>
          </w:rPr>
          <w:fldChar w:fldCharType="separate"/>
        </w:r>
        <w:r>
          <w:rPr>
            <w:noProof/>
            <w:webHidden/>
          </w:rPr>
          <w:t>29</w:t>
        </w:r>
        <w:r>
          <w:rPr>
            <w:noProof/>
            <w:webHidden/>
          </w:rPr>
          <w:fldChar w:fldCharType="end"/>
        </w:r>
      </w:hyperlink>
    </w:p>
    <w:p w14:paraId="3391764F" w14:textId="7B829FF6"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22" w:history="1">
        <w:r w:rsidRPr="001D02A7">
          <w:rPr>
            <w:rStyle w:val="Hyperlink"/>
            <w:noProof/>
          </w:rPr>
          <w:t>3.2.4</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diverter NZ460.</w:t>
        </w:r>
        <w:r>
          <w:rPr>
            <w:noProof/>
            <w:webHidden/>
          </w:rPr>
          <w:tab/>
        </w:r>
        <w:r>
          <w:rPr>
            <w:noProof/>
            <w:webHidden/>
          </w:rPr>
          <w:fldChar w:fldCharType="begin"/>
        </w:r>
        <w:r>
          <w:rPr>
            <w:noProof/>
            <w:webHidden/>
          </w:rPr>
          <w:instrText xml:space="preserve"> PAGEREF _Toc149556422 \h </w:instrText>
        </w:r>
        <w:r>
          <w:rPr>
            <w:noProof/>
            <w:webHidden/>
          </w:rPr>
        </w:r>
        <w:r>
          <w:rPr>
            <w:noProof/>
            <w:webHidden/>
          </w:rPr>
          <w:fldChar w:fldCharType="separate"/>
        </w:r>
        <w:r>
          <w:rPr>
            <w:noProof/>
            <w:webHidden/>
          </w:rPr>
          <w:t>29</w:t>
        </w:r>
        <w:r>
          <w:rPr>
            <w:noProof/>
            <w:webHidden/>
          </w:rPr>
          <w:fldChar w:fldCharType="end"/>
        </w:r>
      </w:hyperlink>
    </w:p>
    <w:p w14:paraId="6E748133" w14:textId="54C577F0"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23" w:history="1">
        <w:r w:rsidRPr="001D02A7">
          <w:rPr>
            <w:rStyle w:val="Hyperlink"/>
            <w:noProof/>
          </w:rPr>
          <w:t>3.2.5</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Hopper TE009.</w:t>
        </w:r>
        <w:r>
          <w:rPr>
            <w:noProof/>
            <w:webHidden/>
          </w:rPr>
          <w:tab/>
        </w:r>
        <w:r>
          <w:rPr>
            <w:noProof/>
            <w:webHidden/>
          </w:rPr>
          <w:fldChar w:fldCharType="begin"/>
        </w:r>
        <w:r>
          <w:rPr>
            <w:noProof/>
            <w:webHidden/>
          </w:rPr>
          <w:instrText xml:space="preserve"> PAGEREF _Toc149556423 \h </w:instrText>
        </w:r>
        <w:r>
          <w:rPr>
            <w:noProof/>
            <w:webHidden/>
          </w:rPr>
        </w:r>
        <w:r>
          <w:rPr>
            <w:noProof/>
            <w:webHidden/>
          </w:rPr>
          <w:fldChar w:fldCharType="separate"/>
        </w:r>
        <w:r>
          <w:rPr>
            <w:noProof/>
            <w:webHidden/>
          </w:rPr>
          <w:t>29</w:t>
        </w:r>
        <w:r>
          <w:rPr>
            <w:noProof/>
            <w:webHidden/>
          </w:rPr>
          <w:fldChar w:fldCharType="end"/>
        </w:r>
      </w:hyperlink>
    </w:p>
    <w:p w14:paraId="068D6CD4" w14:textId="0BA0D0F0"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24" w:history="1">
        <w:r w:rsidRPr="001D02A7">
          <w:rPr>
            <w:rStyle w:val="Hyperlink"/>
            <w:noProof/>
          </w:rPr>
          <w:t>3.2.6</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Milling.</w:t>
        </w:r>
        <w:r>
          <w:rPr>
            <w:noProof/>
            <w:webHidden/>
          </w:rPr>
          <w:tab/>
        </w:r>
        <w:r>
          <w:rPr>
            <w:noProof/>
            <w:webHidden/>
          </w:rPr>
          <w:fldChar w:fldCharType="begin"/>
        </w:r>
        <w:r>
          <w:rPr>
            <w:noProof/>
            <w:webHidden/>
          </w:rPr>
          <w:instrText xml:space="preserve"> PAGEREF _Toc149556424 \h </w:instrText>
        </w:r>
        <w:r>
          <w:rPr>
            <w:noProof/>
            <w:webHidden/>
          </w:rPr>
        </w:r>
        <w:r>
          <w:rPr>
            <w:noProof/>
            <w:webHidden/>
          </w:rPr>
          <w:fldChar w:fldCharType="separate"/>
        </w:r>
        <w:r>
          <w:rPr>
            <w:noProof/>
            <w:webHidden/>
          </w:rPr>
          <w:t>30</w:t>
        </w:r>
        <w:r>
          <w:rPr>
            <w:noProof/>
            <w:webHidden/>
          </w:rPr>
          <w:fldChar w:fldCharType="end"/>
        </w:r>
      </w:hyperlink>
    </w:p>
    <w:p w14:paraId="7A94B8AF" w14:textId="6962471C"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25" w:history="1">
        <w:r w:rsidRPr="001D02A7">
          <w:rPr>
            <w:rStyle w:val="Hyperlink"/>
            <w:noProof/>
          </w:rPr>
          <w:t>3.2.7</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Hopper TE011.</w:t>
        </w:r>
        <w:r>
          <w:rPr>
            <w:noProof/>
            <w:webHidden/>
          </w:rPr>
          <w:tab/>
        </w:r>
        <w:r>
          <w:rPr>
            <w:noProof/>
            <w:webHidden/>
          </w:rPr>
          <w:fldChar w:fldCharType="begin"/>
        </w:r>
        <w:r>
          <w:rPr>
            <w:noProof/>
            <w:webHidden/>
          </w:rPr>
          <w:instrText xml:space="preserve"> PAGEREF _Toc149556425 \h </w:instrText>
        </w:r>
        <w:r>
          <w:rPr>
            <w:noProof/>
            <w:webHidden/>
          </w:rPr>
        </w:r>
        <w:r>
          <w:rPr>
            <w:noProof/>
            <w:webHidden/>
          </w:rPr>
          <w:fldChar w:fldCharType="separate"/>
        </w:r>
        <w:r>
          <w:rPr>
            <w:noProof/>
            <w:webHidden/>
          </w:rPr>
          <w:t>30</w:t>
        </w:r>
        <w:r>
          <w:rPr>
            <w:noProof/>
            <w:webHidden/>
          </w:rPr>
          <w:fldChar w:fldCharType="end"/>
        </w:r>
      </w:hyperlink>
    </w:p>
    <w:p w14:paraId="367E1034" w14:textId="1E11D405"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26" w:history="1">
        <w:r w:rsidRPr="001D02A7">
          <w:rPr>
            <w:rStyle w:val="Hyperlink"/>
            <w:noProof/>
          </w:rPr>
          <w:t>3.2.8</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pneumatic transport VZ012</w:t>
        </w:r>
        <w:r>
          <w:rPr>
            <w:noProof/>
            <w:webHidden/>
          </w:rPr>
          <w:tab/>
        </w:r>
        <w:r>
          <w:rPr>
            <w:noProof/>
            <w:webHidden/>
          </w:rPr>
          <w:fldChar w:fldCharType="begin"/>
        </w:r>
        <w:r>
          <w:rPr>
            <w:noProof/>
            <w:webHidden/>
          </w:rPr>
          <w:instrText xml:space="preserve"> PAGEREF _Toc149556426 \h </w:instrText>
        </w:r>
        <w:r>
          <w:rPr>
            <w:noProof/>
            <w:webHidden/>
          </w:rPr>
        </w:r>
        <w:r>
          <w:rPr>
            <w:noProof/>
            <w:webHidden/>
          </w:rPr>
          <w:fldChar w:fldCharType="separate"/>
        </w:r>
        <w:r>
          <w:rPr>
            <w:noProof/>
            <w:webHidden/>
          </w:rPr>
          <w:t>31</w:t>
        </w:r>
        <w:r>
          <w:rPr>
            <w:noProof/>
            <w:webHidden/>
          </w:rPr>
          <w:fldChar w:fldCharType="end"/>
        </w:r>
      </w:hyperlink>
    </w:p>
    <w:p w14:paraId="1D4073D5" w14:textId="42C7EAA2"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27" w:history="1">
        <w:r w:rsidRPr="001D02A7">
          <w:rPr>
            <w:rStyle w:val="Hyperlink"/>
            <w:noProof/>
            <w:lang w:val="en-GB"/>
          </w:rPr>
          <w:t>3.2.9</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 xml:space="preserve">LFP-NCO system </w:t>
        </w:r>
        <w:r w:rsidRPr="001D02A7">
          <w:rPr>
            <w:rStyle w:val="Hyperlink"/>
            <w:noProof/>
            <w:lang w:val="en-GB"/>
          </w:rPr>
          <w:t>Dryer HX014.</w:t>
        </w:r>
        <w:r>
          <w:rPr>
            <w:noProof/>
            <w:webHidden/>
          </w:rPr>
          <w:tab/>
        </w:r>
        <w:r>
          <w:rPr>
            <w:noProof/>
            <w:webHidden/>
          </w:rPr>
          <w:fldChar w:fldCharType="begin"/>
        </w:r>
        <w:r>
          <w:rPr>
            <w:noProof/>
            <w:webHidden/>
          </w:rPr>
          <w:instrText xml:space="preserve"> PAGEREF _Toc149556427 \h </w:instrText>
        </w:r>
        <w:r>
          <w:rPr>
            <w:noProof/>
            <w:webHidden/>
          </w:rPr>
        </w:r>
        <w:r>
          <w:rPr>
            <w:noProof/>
            <w:webHidden/>
          </w:rPr>
          <w:fldChar w:fldCharType="separate"/>
        </w:r>
        <w:r>
          <w:rPr>
            <w:noProof/>
            <w:webHidden/>
          </w:rPr>
          <w:t>31</w:t>
        </w:r>
        <w:r>
          <w:rPr>
            <w:noProof/>
            <w:webHidden/>
          </w:rPr>
          <w:fldChar w:fldCharType="end"/>
        </w:r>
      </w:hyperlink>
    </w:p>
    <w:p w14:paraId="4CA87D28" w14:textId="727BAA16"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28" w:history="1">
        <w:r w:rsidRPr="001D02A7">
          <w:rPr>
            <w:rStyle w:val="Hyperlink"/>
            <w:noProof/>
            <w:lang w:val="en-GB"/>
          </w:rPr>
          <w:t>3.2.10</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 xml:space="preserve">LFP-NCO system </w:t>
        </w:r>
        <w:r w:rsidRPr="001D02A7">
          <w:rPr>
            <w:rStyle w:val="Hyperlink"/>
            <w:noProof/>
            <w:lang w:val="en-GB"/>
          </w:rPr>
          <w:t>Cooler VK016.</w:t>
        </w:r>
        <w:r>
          <w:rPr>
            <w:noProof/>
            <w:webHidden/>
          </w:rPr>
          <w:tab/>
        </w:r>
        <w:r>
          <w:rPr>
            <w:noProof/>
            <w:webHidden/>
          </w:rPr>
          <w:fldChar w:fldCharType="begin"/>
        </w:r>
        <w:r>
          <w:rPr>
            <w:noProof/>
            <w:webHidden/>
          </w:rPr>
          <w:instrText xml:space="preserve"> PAGEREF _Toc149556428 \h </w:instrText>
        </w:r>
        <w:r>
          <w:rPr>
            <w:noProof/>
            <w:webHidden/>
          </w:rPr>
        </w:r>
        <w:r>
          <w:rPr>
            <w:noProof/>
            <w:webHidden/>
          </w:rPr>
          <w:fldChar w:fldCharType="separate"/>
        </w:r>
        <w:r>
          <w:rPr>
            <w:noProof/>
            <w:webHidden/>
          </w:rPr>
          <w:t>32</w:t>
        </w:r>
        <w:r>
          <w:rPr>
            <w:noProof/>
            <w:webHidden/>
          </w:rPr>
          <w:fldChar w:fldCharType="end"/>
        </w:r>
      </w:hyperlink>
    </w:p>
    <w:p w14:paraId="76D64C02" w14:textId="2B630F56"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29" w:history="1">
        <w:r w:rsidRPr="001D02A7">
          <w:rPr>
            <w:rStyle w:val="Hyperlink"/>
            <w:noProof/>
          </w:rPr>
          <w:t>3.2.11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pneumatic transport VZ017</w:t>
        </w:r>
        <w:r>
          <w:rPr>
            <w:noProof/>
            <w:webHidden/>
          </w:rPr>
          <w:tab/>
        </w:r>
        <w:r>
          <w:rPr>
            <w:noProof/>
            <w:webHidden/>
          </w:rPr>
          <w:fldChar w:fldCharType="begin"/>
        </w:r>
        <w:r>
          <w:rPr>
            <w:noProof/>
            <w:webHidden/>
          </w:rPr>
          <w:instrText xml:space="preserve"> PAGEREF _Toc149556429 \h </w:instrText>
        </w:r>
        <w:r>
          <w:rPr>
            <w:noProof/>
            <w:webHidden/>
          </w:rPr>
        </w:r>
        <w:r>
          <w:rPr>
            <w:noProof/>
            <w:webHidden/>
          </w:rPr>
          <w:fldChar w:fldCharType="separate"/>
        </w:r>
        <w:r>
          <w:rPr>
            <w:noProof/>
            <w:webHidden/>
          </w:rPr>
          <w:t>33</w:t>
        </w:r>
        <w:r>
          <w:rPr>
            <w:noProof/>
            <w:webHidden/>
          </w:rPr>
          <w:fldChar w:fldCharType="end"/>
        </w:r>
      </w:hyperlink>
    </w:p>
    <w:p w14:paraId="162ED8D2" w14:textId="3D31F153"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30" w:history="1">
        <w:r w:rsidRPr="001D02A7">
          <w:rPr>
            <w:rStyle w:val="Hyperlink"/>
            <w:noProof/>
          </w:rPr>
          <w:t>3.2.12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Hopper TE019.</w:t>
        </w:r>
        <w:r>
          <w:rPr>
            <w:noProof/>
            <w:webHidden/>
          </w:rPr>
          <w:tab/>
        </w:r>
        <w:r>
          <w:rPr>
            <w:noProof/>
            <w:webHidden/>
          </w:rPr>
          <w:fldChar w:fldCharType="begin"/>
        </w:r>
        <w:r>
          <w:rPr>
            <w:noProof/>
            <w:webHidden/>
          </w:rPr>
          <w:instrText xml:space="preserve"> PAGEREF _Toc149556430 \h </w:instrText>
        </w:r>
        <w:r>
          <w:rPr>
            <w:noProof/>
            <w:webHidden/>
          </w:rPr>
        </w:r>
        <w:r>
          <w:rPr>
            <w:noProof/>
            <w:webHidden/>
          </w:rPr>
          <w:fldChar w:fldCharType="separate"/>
        </w:r>
        <w:r>
          <w:rPr>
            <w:noProof/>
            <w:webHidden/>
          </w:rPr>
          <w:t>33</w:t>
        </w:r>
        <w:r>
          <w:rPr>
            <w:noProof/>
            <w:webHidden/>
          </w:rPr>
          <w:fldChar w:fldCharType="end"/>
        </w:r>
      </w:hyperlink>
    </w:p>
    <w:p w14:paraId="1E40BFF1" w14:textId="544B0218"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31" w:history="1">
        <w:r w:rsidRPr="001D02A7">
          <w:rPr>
            <w:rStyle w:val="Hyperlink"/>
            <w:noProof/>
          </w:rPr>
          <w:t>3.2.13</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magnetic filters CA021.</w:t>
        </w:r>
        <w:r>
          <w:rPr>
            <w:noProof/>
            <w:webHidden/>
          </w:rPr>
          <w:tab/>
        </w:r>
        <w:r>
          <w:rPr>
            <w:noProof/>
            <w:webHidden/>
          </w:rPr>
          <w:fldChar w:fldCharType="begin"/>
        </w:r>
        <w:r>
          <w:rPr>
            <w:noProof/>
            <w:webHidden/>
          </w:rPr>
          <w:instrText xml:space="preserve"> PAGEREF _Toc149556431 \h </w:instrText>
        </w:r>
        <w:r>
          <w:rPr>
            <w:noProof/>
            <w:webHidden/>
          </w:rPr>
        </w:r>
        <w:r>
          <w:rPr>
            <w:noProof/>
            <w:webHidden/>
          </w:rPr>
          <w:fldChar w:fldCharType="separate"/>
        </w:r>
        <w:r>
          <w:rPr>
            <w:noProof/>
            <w:webHidden/>
          </w:rPr>
          <w:t>34</w:t>
        </w:r>
        <w:r>
          <w:rPr>
            <w:noProof/>
            <w:webHidden/>
          </w:rPr>
          <w:fldChar w:fldCharType="end"/>
        </w:r>
      </w:hyperlink>
    </w:p>
    <w:p w14:paraId="35103740" w14:textId="61233816"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32" w:history="1">
        <w:r w:rsidRPr="001D02A7">
          <w:rPr>
            <w:rStyle w:val="Hyperlink"/>
            <w:noProof/>
          </w:rPr>
          <w:t>3.2.14</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bag unloading station Glove Box.</w:t>
        </w:r>
        <w:r>
          <w:rPr>
            <w:noProof/>
            <w:webHidden/>
          </w:rPr>
          <w:tab/>
        </w:r>
        <w:r>
          <w:rPr>
            <w:noProof/>
            <w:webHidden/>
          </w:rPr>
          <w:fldChar w:fldCharType="begin"/>
        </w:r>
        <w:r>
          <w:rPr>
            <w:noProof/>
            <w:webHidden/>
          </w:rPr>
          <w:instrText xml:space="preserve"> PAGEREF _Toc149556432 \h </w:instrText>
        </w:r>
        <w:r>
          <w:rPr>
            <w:noProof/>
            <w:webHidden/>
          </w:rPr>
        </w:r>
        <w:r>
          <w:rPr>
            <w:noProof/>
            <w:webHidden/>
          </w:rPr>
          <w:fldChar w:fldCharType="separate"/>
        </w:r>
        <w:r>
          <w:rPr>
            <w:noProof/>
            <w:webHidden/>
          </w:rPr>
          <w:t>34</w:t>
        </w:r>
        <w:r>
          <w:rPr>
            <w:noProof/>
            <w:webHidden/>
          </w:rPr>
          <w:fldChar w:fldCharType="end"/>
        </w:r>
      </w:hyperlink>
    </w:p>
    <w:p w14:paraId="4A245CA7" w14:textId="22C13AA7"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33" w:history="1">
        <w:r w:rsidRPr="001D02A7">
          <w:rPr>
            <w:rStyle w:val="Hyperlink"/>
            <w:noProof/>
            <w:lang w:val="en-GB"/>
          </w:rPr>
          <w:t>3.2.15</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Dryer/Cooler</w:t>
        </w:r>
        <w:r w:rsidRPr="001D02A7">
          <w:rPr>
            <w:rStyle w:val="Hyperlink"/>
            <w:noProof/>
            <w:lang w:val="en-GB"/>
          </w:rPr>
          <w:t xml:space="preserve"> VK006.</w:t>
        </w:r>
        <w:r>
          <w:rPr>
            <w:noProof/>
            <w:webHidden/>
          </w:rPr>
          <w:tab/>
        </w:r>
        <w:r>
          <w:rPr>
            <w:noProof/>
            <w:webHidden/>
          </w:rPr>
          <w:fldChar w:fldCharType="begin"/>
        </w:r>
        <w:r>
          <w:rPr>
            <w:noProof/>
            <w:webHidden/>
          </w:rPr>
          <w:instrText xml:space="preserve"> PAGEREF _Toc149556433 \h </w:instrText>
        </w:r>
        <w:r>
          <w:rPr>
            <w:noProof/>
            <w:webHidden/>
          </w:rPr>
        </w:r>
        <w:r>
          <w:rPr>
            <w:noProof/>
            <w:webHidden/>
          </w:rPr>
          <w:fldChar w:fldCharType="separate"/>
        </w:r>
        <w:r>
          <w:rPr>
            <w:noProof/>
            <w:webHidden/>
          </w:rPr>
          <w:t>35</w:t>
        </w:r>
        <w:r>
          <w:rPr>
            <w:noProof/>
            <w:webHidden/>
          </w:rPr>
          <w:fldChar w:fldCharType="end"/>
        </w:r>
      </w:hyperlink>
    </w:p>
    <w:p w14:paraId="70035AAA" w14:textId="1BE8648C"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34" w:history="1">
        <w:r w:rsidRPr="001D02A7">
          <w:rPr>
            <w:rStyle w:val="Hyperlink"/>
            <w:noProof/>
          </w:rPr>
          <w:t>3.2.16</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pneumatic transport VZ007</w:t>
        </w:r>
        <w:r>
          <w:rPr>
            <w:noProof/>
            <w:webHidden/>
          </w:rPr>
          <w:tab/>
        </w:r>
        <w:r>
          <w:rPr>
            <w:noProof/>
            <w:webHidden/>
          </w:rPr>
          <w:fldChar w:fldCharType="begin"/>
        </w:r>
        <w:r>
          <w:rPr>
            <w:noProof/>
            <w:webHidden/>
          </w:rPr>
          <w:instrText xml:space="preserve"> PAGEREF _Toc149556434 \h </w:instrText>
        </w:r>
        <w:r>
          <w:rPr>
            <w:noProof/>
            <w:webHidden/>
          </w:rPr>
        </w:r>
        <w:r>
          <w:rPr>
            <w:noProof/>
            <w:webHidden/>
          </w:rPr>
          <w:fldChar w:fldCharType="separate"/>
        </w:r>
        <w:r>
          <w:rPr>
            <w:noProof/>
            <w:webHidden/>
          </w:rPr>
          <w:t>36</w:t>
        </w:r>
        <w:r>
          <w:rPr>
            <w:noProof/>
            <w:webHidden/>
          </w:rPr>
          <w:fldChar w:fldCharType="end"/>
        </w:r>
      </w:hyperlink>
    </w:p>
    <w:p w14:paraId="4BBA3075" w14:textId="35356765"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35" w:history="1">
        <w:r w:rsidRPr="001D02A7">
          <w:rPr>
            <w:rStyle w:val="Hyperlink"/>
            <w:noProof/>
          </w:rPr>
          <w:t>3.2.17</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Hopper TE009.</w:t>
        </w:r>
        <w:r>
          <w:rPr>
            <w:noProof/>
            <w:webHidden/>
          </w:rPr>
          <w:tab/>
        </w:r>
        <w:r>
          <w:rPr>
            <w:noProof/>
            <w:webHidden/>
          </w:rPr>
          <w:fldChar w:fldCharType="begin"/>
        </w:r>
        <w:r>
          <w:rPr>
            <w:noProof/>
            <w:webHidden/>
          </w:rPr>
          <w:instrText xml:space="preserve"> PAGEREF _Toc149556435 \h </w:instrText>
        </w:r>
        <w:r>
          <w:rPr>
            <w:noProof/>
            <w:webHidden/>
          </w:rPr>
        </w:r>
        <w:r>
          <w:rPr>
            <w:noProof/>
            <w:webHidden/>
          </w:rPr>
          <w:fldChar w:fldCharType="separate"/>
        </w:r>
        <w:r>
          <w:rPr>
            <w:noProof/>
            <w:webHidden/>
          </w:rPr>
          <w:t>36</w:t>
        </w:r>
        <w:r>
          <w:rPr>
            <w:noProof/>
            <w:webHidden/>
          </w:rPr>
          <w:fldChar w:fldCharType="end"/>
        </w:r>
      </w:hyperlink>
    </w:p>
    <w:p w14:paraId="40E1C65B" w14:textId="71668C9B"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36" w:history="1">
        <w:r w:rsidRPr="001D02A7">
          <w:rPr>
            <w:rStyle w:val="Hyperlink"/>
            <w:noProof/>
          </w:rPr>
          <w:t>3.2.18</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magnetic filters CA011.</w:t>
        </w:r>
        <w:r>
          <w:rPr>
            <w:noProof/>
            <w:webHidden/>
          </w:rPr>
          <w:tab/>
        </w:r>
        <w:r>
          <w:rPr>
            <w:noProof/>
            <w:webHidden/>
          </w:rPr>
          <w:fldChar w:fldCharType="begin"/>
        </w:r>
        <w:r>
          <w:rPr>
            <w:noProof/>
            <w:webHidden/>
          </w:rPr>
          <w:instrText xml:space="preserve"> PAGEREF _Toc149556436 \h </w:instrText>
        </w:r>
        <w:r>
          <w:rPr>
            <w:noProof/>
            <w:webHidden/>
          </w:rPr>
        </w:r>
        <w:r>
          <w:rPr>
            <w:noProof/>
            <w:webHidden/>
          </w:rPr>
          <w:fldChar w:fldCharType="separate"/>
        </w:r>
        <w:r>
          <w:rPr>
            <w:noProof/>
            <w:webHidden/>
          </w:rPr>
          <w:t>36</w:t>
        </w:r>
        <w:r>
          <w:rPr>
            <w:noProof/>
            <w:webHidden/>
          </w:rPr>
          <w:fldChar w:fldCharType="end"/>
        </w:r>
      </w:hyperlink>
    </w:p>
    <w:p w14:paraId="30836056" w14:textId="3FDA3952"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37" w:history="1">
        <w:r w:rsidRPr="001D02A7">
          <w:rPr>
            <w:rStyle w:val="Hyperlink"/>
            <w:noProof/>
          </w:rPr>
          <w:t>3.3</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State 3. Starting - Machine warm up.</w:t>
        </w:r>
        <w:r>
          <w:rPr>
            <w:noProof/>
            <w:webHidden/>
          </w:rPr>
          <w:tab/>
        </w:r>
        <w:r>
          <w:rPr>
            <w:noProof/>
            <w:webHidden/>
          </w:rPr>
          <w:fldChar w:fldCharType="begin"/>
        </w:r>
        <w:r>
          <w:rPr>
            <w:noProof/>
            <w:webHidden/>
          </w:rPr>
          <w:instrText xml:space="preserve"> PAGEREF _Toc149556437 \h </w:instrText>
        </w:r>
        <w:r>
          <w:rPr>
            <w:noProof/>
            <w:webHidden/>
          </w:rPr>
        </w:r>
        <w:r>
          <w:rPr>
            <w:noProof/>
            <w:webHidden/>
          </w:rPr>
          <w:fldChar w:fldCharType="separate"/>
        </w:r>
        <w:r>
          <w:rPr>
            <w:noProof/>
            <w:webHidden/>
          </w:rPr>
          <w:t>37</w:t>
        </w:r>
        <w:r>
          <w:rPr>
            <w:noProof/>
            <w:webHidden/>
          </w:rPr>
          <w:fldChar w:fldCharType="end"/>
        </w:r>
      </w:hyperlink>
    </w:p>
    <w:p w14:paraId="3B137D76" w14:textId="4448AED8"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38" w:history="1">
        <w:r w:rsidRPr="001D02A7">
          <w:rPr>
            <w:rStyle w:val="Hyperlink"/>
            <w:noProof/>
          </w:rPr>
          <w:t>3.3.1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Dryer HX014 Starting.</w:t>
        </w:r>
        <w:r>
          <w:rPr>
            <w:noProof/>
            <w:webHidden/>
          </w:rPr>
          <w:tab/>
        </w:r>
        <w:r>
          <w:rPr>
            <w:noProof/>
            <w:webHidden/>
          </w:rPr>
          <w:fldChar w:fldCharType="begin"/>
        </w:r>
        <w:r>
          <w:rPr>
            <w:noProof/>
            <w:webHidden/>
          </w:rPr>
          <w:instrText xml:space="preserve"> PAGEREF _Toc149556438 \h </w:instrText>
        </w:r>
        <w:r>
          <w:rPr>
            <w:noProof/>
            <w:webHidden/>
          </w:rPr>
        </w:r>
        <w:r>
          <w:rPr>
            <w:noProof/>
            <w:webHidden/>
          </w:rPr>
          <w:fldChar w:fldCharType="separate"/>
        </w:r>
        <w:r>
          <w:rPr>
            <w:noProof/>
            <w:webHidden/>
          </w:rPr>
          <w:t>37</w:t>
        </w:r>
        <w:r>
          <w:rPr>
            <w:noProof/>
            <w:webHidden/>
          </w:rPr>
          <w:fldChar w:fldCharType="end"/>
        </w:r>
      </w:hyperlink>
    </w:p>
    <w:p w14:paraId="75C0F6E0" w14:textId="20287990"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39" w:history="1">
        <w:r w:rsidRPr="001D02A7">
          <w:rPr>
            <w:rStyle w:val="Hyperlink"/>
            <w:noProof/>
          </w:rPr>
          <w:t>3.3.2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Cooler VK016 Starting.</w:t>
        </w:r>
        <w:r>
          <w:rPr>
            <w:noProof/>
            <w:webHidden/>
          </w:rPr>
          <w:tab/>
        </w:r>
        <w:r>
          <w:rPr>
            <w:noProof/>
            <w:webHidden/>
          </w:rPr>
          <w:fldChar w:fldCharType="begin"/>
        </w:r>
        <w:r>
          <w:rPr>
            <w:noProof/>
            <w:webHidden/>
          </w:rPr>
          <w:instrText xml:space="preserve"> PAGEREF _Toc149556439 \h </w:instrText>
        </w:r>
        <w:r>
          <w:rPr>
            <w:noProof/>
            <w:webHidden/>
          </w:rPr>
        </w:r>
        <w:r>
          <w:rPr>
            <w:noProof/>
            <w:webHidden/>
          </w:rPr>
          <w:fldChar w:fldCharType="separate"/>
        </w:r>
        <w:r>
          <w:rPr>
            <w:noProof/>
            <w:webHidden/>
          </w:rPr>
          <w:t>38</w:t>
        </w:r>
        <w:r>
          <w:rPr>
            <w:noProof/>
            <w:webHidden/>
          </w:rPr>
          <w:fldChar w:fldCharType="end"/>
        </w:r>
      </w:hyperlink>
    </w:p>
    <w:p w14:paraId="06CBD582" w14:textId="15E940B8"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40" w:history="1">
        <w:r w:rsidRPr="001D02A7">
          <w:rPr>
            <w:rStyle w:val="Hyperlink"/>
            <w:noProof/>
          </w:rPr>
          <w:t>3.3.3</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Dryer/Cooler</w:t>
        </w:r>
        <w:r w:rsidRPr="001D02A7">
          <w:rPr>
            <w:rStyle w:val="Hyperlink"/>
            <w:noProof/>
            <w:lang w:val="en-GB"/>
          </w:rPr>
          <w:t xml:space="preserve"> VK006 </w:t>
        </w:r>
        <w:r w:rsidRPr="001D02A7">
          <w:rPr>
            <w:rStyle w:val="Hyperlink"/>
            <w:noProof/>
          </w:rPr>
          <w:t>Starting.</w:t>
        </w:r>
        <w:r>
          <w:rPr>
            <w:noProof/>
            <w:webHidden/>
          </w:rPr>
          <w:tab/>
        </w:r>
        <w:r>
          <w:rPr>
            <w:noProof/>
            <w:webHidden/>
          </w:rPr>
          <w:fldChar w:fldCharType="begin"/>
        </w:r>
        <w:r>
          <w:rPr>
            <w:noProof/>
            <w:webHidden/>
          </w:rPr>
          <w:instrText xml:space="preserve"> PAGEREF _Toc149556440 \h </w:instrText>
        </w:r>
        <w:r>
          <w:rPr>
            <w:noProof/>
            <w:webHidden/>
          </w:rPr>
        </w:r>
        <w:r>
          <w:rPr>
            <w:noProof/>
            <w:webHidden/>
          </w:rPr>
          <w:fldChar w:fldCharType="separate"/>
        </w:r>
        <w:r>
          <w:rPr>
            <w:noProof/>
            <w:webHidden/>
          </w:rPr>
          <w:t>39</w:t>
        </w:r>
        <w:r>
          <w:rPr>
            <w:noProof/>
            <w:webHidden/>
          </w:rPr>
          <w:fldChar w:fldCharType="end"/>
        </w:r>
      </w:hyperlink>
    </w:p>
    <w:p w14:paraId="54CA7F84" w14:textId="4F4DDC62"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41" w:history="1">
        <w:r w:rsidRPr="001D02A7">
          <w:rPr>
            <w:rStyle w:val="Hyperlink"/>
            <w:noProof/>
          </w:rPr>
          <w:t>3.4</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State 6. Execute - Machine Running.</w:t>
        </w:r>
        <w:r>
          <w:rPr>
            <w:noProof/>
            <w:webHidden/>
          </w:rPr>
          <w:tab/>
        </w:r>
        <w:r>
          <w:rPr>
            <w:noProof/>
            <w:webHidden/>
          </w:rPr>
          <w:fldChar w:fldCharType="begin"/>
        </w:r>
        <w:r>
          <w:rPr>
            <w:noProof/>
            <w:webHidden/>
          </w:rPr>
          <w:instrText xml:space="preserve"> PAGEREF _Toc149556441 \h </w:instrText>
        </w:r>
        <w:r>
          <w:rPr>
            <w:noProof/>
            <w:webHidden/>
          </w:rPr>
        </w:r>
        <w:r>
          <w:rPr>
            <w:noProof/>
            <w:webHidden/>
          </w:rPr>
          <w:fldChar w:fldCharType="separate"/>
        </w:r>
        <w:r>
          <w:rPr>
            <w:noProof/>
            <w:webHidden/>
          </w:rPr>
          <w:t>40</w:t>
        </w:r>
        <w:r>
          <w:rPr>
            <w:noProof/>
            <w:webHidden/>
          </w:rPr>
          <w:fldChar w:fldCharType="end"/>
        </w:r>
      </w:hyperlink>
    </w:p>
    <w:p w14:paraId="778AD9FE" w14:textId="5DFE9E3E"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42" w:history="1">
        <w:r w:rsidRPr="001D02A7">
          <w:rPr>
            <w:rStyle w:val="Hyperlink"/>
            <w:noProof/>
          </w:rPr>
          <w:t>3.4.1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Unloading of big bags in automatic sequence from NZ001 to TE005.</w:t>
        </w:r>
        <w:r>
          <w:rPr>
            <w:noProof/>
            <w:webHidden/>
          </w:rPr>
          <w:tab/>
        </w:r>
        <w:r>
          <w:rPr>
            <w:noProof/>
            <w:webHidden/>
          </w:rPr>
          <w:fldChar w:fldCharType="begin"/>
        </w:r>
        <w:r>
          <w:rPr>
            <w:noProof/>
            <w:webHidden/>
          </w:rPr>
          <w:instrText xml:space="preserve"> PAGEREF _Toc149556442 \h </w:instrText>
        </w:r>
        <w:r>
          <w:rPr>
            <w:noProof/>
            <w:webHidden/>
          </w:rPr>
        </w:r>
        <w:r>
          <w:rPr>
            <w:noProof/>
            <w:webHidden/>
          </w:rPr>
          <w:fldChar w:fldCharType="separate"/>
        </w:r>
        <w:r>
          <w:rPr>
            <w:noProof/>
            <w:webHidden/>
          </w:rPr>
          <w:t>40</w:t>
        </w:r>
        <w:r>
          <w:rPr>
            <w:noProof/>
            <w:webHidden/>
          </w:rPr>
          <w:fldChar w:fldCharType="end"/>
        </w:r>
      </w:hyperlink>
    </w:p>
    <w:p w14:paraId="24D9ECD2" w14:textId="0394567A"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43" w:history="1">
        <w:r w:rsidRPr="001D02A7">
          <w:rPr>
            <w:rStyle w:val="Hyperlink"/>
            <w:noProof/>
          </w:rPr>
          <w:t>3.4.2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Unloading from TE005 to VZ007</w:t>
        </w:r>
        <w:r>
          <w:rPr>
            <w:noProof/>
            <w:webHidden/>
          </w:rPr>
          <w:tab/>
        </w:r>
        <w:r>
          <w:rPr>
            <w:noProof/>
            <w:webHidden/>
          </w:rPr>
          <w:fldChar w:fldCharType="begin"/>
        </w:r>
        <w:r>
          <w:rPr>
            <w:noProof/>
            <w:webHidden/>
          </w:rPr>
          <w:instrText xml:space="preserve"> PAGEREF _Toc149556443 \h </w:instrText>
        </w:r>
        <w:r>
          <w:rPr>
            <w:noProof/>
            <w:webHidden/>
          </w:rPr>
        </w:r>
        <w:r>
          <w:rPr>
            <w:noProof/>
            <w:webHidden/>
          </w:rPr>
          <w:fldChar w:fldCharType="separate"/>
        </w:r>
        <w:r>
          <w:rPr>
            <w:noProof/>
            <w:webHidden/>
          </w:rPr>
          <w:t>42</w:t>
        </w:r>
        <w:r>
          <w:rPr>
            <w:noProof/>
            <w:webHidden/>
          </w:rPr>
          <w:fldChar w:fldCharType="end"/>
        </w:r>
      </w:hyperlink>
    </w:p>
    <w:p w14:paraId="575EFE64" w14:textId="6700C0E0"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44" w:history="1">
        <w:r w:rsidRPr="001D02A7">
          <w:rPr>
            <w:rStyle w:val="Hyperlink"/>
            <w:noProof/>
          </w:rPr>
          <w:t>3.4.3</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Conveying from VZ007 to TE009 (LFP mode selected)</w:t>
        </w:r>
        <w:r>
          <w:rPr>
            <w:noProof/>
            <w:webHidden/>
          </w:rPr>
          <w:tab/>
        </w:r>
        <w:r>
          <w:rPr>
            <w:noProof/>
            <w:webHidden/>
          </w:rPr>
          <w:fldChar w:fldCharType="begin"/>
        </w:r>
        <w:r>
          <w:rPr>
            <w:noProof/>
            <w:webHidden/>
          </w:rPr>
          <w:instrText xml:space="preserve"> PAGEREF _Toc149556444 \h </w:instrText>
        </w:r>
        <w:r>
          <w:rPr>
            <w:noProof/>
            <w:webHidden/>
          </w:rPr>
        </w:r>
        <w:r>
          <w:rPr>
            <w:noProof/>
            <w:webHidden/>
          </w:rPr>
          <w:fldChar w:fldCharType="separate"/>
        </w:r>
        <w:r>
          <w:rPr>
            <w:noProof/>
            <w:webHidden/>
          </w:rPr>
          <w:t>43</w:t>
        </w:r>
        <w:r>
          <w:rPr>
            <w:noProof/>
            <w:webHidden/>
          </w:rPr>
          <w:fldChar w:fldCharType="end"/>
        </w:r>
      </w:hyperlink>
    </w:p>
    <w:p w14:paraId="725234D1" w14:textId="5A36DAAC"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45" w:history="1">
        <w:r w:rsidRPr="001D02A7">
          <w:rPr>
            <w:rStyle w:val="Hyperlink"/>
            <w:noProof/>
          </w:rPr>
          <w:t>3.4.4</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Conveying from VZ007 to TE011 (NMC Mode selected)</w:t>
        </w:r>
        <w:r>
          <w:rPr>
            <w:noProof/>
            <w:webHidden/>
          </w:rPr>
          <w:tab/>
        </w:r>
        <w:r>
          <w:rPr>
            <w:noProof/>
            <w:webHidden/>
          </w:rPr>
          <w:fldChar w:fldCharType="begin"/>
        </w:r>
        <w:r>
          <w:rPr>
            <w:noProof/>
            <w:webHidden/>
          </w:rPr>
          <w:instrText xml:space="preserve"> PAGEREF _Toc149556445 \h </w:instrText>
        </w:r>
        <w:r>
          <w:rPr>
            <w:noProof/>
            <w:webHidden/>
          </w:rPr>
        </w:r>
        <w:r>
          <w:rPr>
            <w:noProof/>
            <w:webHidden/>
          </w:rPr>
          <w:fldChar w:fldCharType="separate"/>
        </w:r>
        <w:r>
          <w:rPr>
            <w:noProof/>
            <w:webHidden/>
          </w:rPr>
          <w:t>45</w:t>
        </w:r>
        <w:r>
          <w:rPr>
            <w:noProof/>
            <w:webHidden/>
          </w:rPr>
          <w:fldChar w:fldCharType="end"/>
        </w:r>
      </w:hyperlink>
    </w:p>
    <w:p w14:paraId="56C124BE" w14:textId="5709E90C"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46" w:history="1">
        <w:r w:rsidRPr="001D02A7">
          <w:rPr>
            <w:rStyle w:val="Hyperlink"/>
            <w:noProof/>
          </w:rPr>
          <w:t>3.4.5</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Unloading of LFP from TE009 to Milling System</w:t>
        </w:r>
        <w:r>
          <w:rPr>
            <w:noProof/>
            <w:webHidden/>
          </w:rPr>
          <w:tab/>
        </w:r>
        <w:r>
          <w:rPr>
            <w:noProof/>
            <w:webHidden/>
          </w:rPr>
          <w:fldChar w:fldCharType="begin"/>
        </w:r>
        <w:r>
          <w:rPr>
            <w:noProof/>
            <w:webHidden/>
          </w:rPr>
          <w:instrText xml:space="preserve"> PAGEREF _Toc149556446 \h </w:instrText>
        </w:r>
        <w:r>
          <w:rPr>
            <w:noProof/>
            <w:webHidden/>
          </w:rPr>
        </w:r>
        <w:r>
          <w:rPr>
            <w:noProof/>
            <w:webHidden/>
          </w:rPr>
          <w:fldChar w:fldCharType="separate"/>
        </w:r>
        <w:r>
          <w:rPr>
            <w:noProof/>
            <w:webHidden/>
          </w:rPr>
          <w:t>46</w:t>
        </w:r>
        <w:r>
          <w:rPr>
            <w:noProof/>
            <w:webHidden/>
          </w:rPr>
          <w:fldChar w:fldCharType="end"/>
        </w:r>
      </w:hyperlink>
    </w:p>
    <w:p w14:paraId="4AAB7FBD" w14:textId="3EE213DF"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47" w:history="1">
        <w:r w:rsidRPr="001D02A7">
          <w:rPr>
            <w:rStyle w:val="Hyperlink"/>
            <w:noProof/>
          </w:rPr>
          <w:t>3.4.6</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Sampling of the product after milling phase</w:t>
        </w:r>
        <w:r>
          <w:rPr>
            <w:noProof/>
            <w:webHidden/>
          </w:rPr>
          <w:tab/>
        </w:r>
        <w:r>
          <w:rPr>
            <w:noProof/>
            <w:webHidden/>
          </w:rPr>
          <w:fldChar w:fldCharType="begin"/>
        </w:r>
        <w:r>
          <w:rPr>
            <w:noProof/>
            <w:webHidden/>
          </w:rPr>
          <w:instrText xml:space="preserve"> PAGEREF _Toc149556447 \h </w:instrText>
        </w:r>
        <w:r>
          <w:rPr>
            <w:noProof/>
            <w:webHidden/>
          </w:rPr>
        </w:r>
        <w:r>
          <w:rPr>
            <w:noProof/>
            <w:webHidden/>
          </w:rPr>
          <w:fldChar w:fldCharType="separate"/>
        </w:r>
        <w:r>
          <w:rPr>
            <w:noProof/>
            <w:webHidden/>
          </w:rPr>
          <w:t>47</w:t>
        </w:r>
        <w:r>
          <w:rPr>
            <w:noProof/>
            <w:webHidden/>
          </w:rPr>
          <w:fldChar w:fldCharType="end"/>
        </w:r>
      </w:hyperlink>
    </w:p>
    <w:p w14:paraId="30505306" w14:textId="0D21F8C0"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48" w:history="1">
        <w:r w:rsidRPr="001D02A7">
          <w:rPr>
            <w:rStyle w:val="Hyperlink"/>
            <w:noProof/>
          </w:rPr>
          <w:t>3.4.7</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Unloading from mill to TE011</w:t>
        </w:r>
        <w:r>
          <w:rPr>
            <w:noProof/>
            <w:webHidden/>
          </w:rPr>
          <w:tab/>
        </w:r>
        <w:r>
          <w:rPr>
            <w:noProof/>
            <w:webHidden/>
          </w:rPr>
          <w:fldChar w:fldCharType="begin"/>
        </w:r>
        <w:r>
          <w:rPr>
            <w:noProof/>
            <w:webHidden/>
          </w:rPr>
          <w:instrText xml:space="preserve"> PAGEREF _Toc149556448 \h </w:instrText>
        </w:r>
        <w:r>
          <w:rPr>
            <w:noProof/>
            <w:webHidden/>
          </w:rPr>
        </w:r>
        <w:r>
          <w:rPr>
            <w:noProof/>
            <w:webHidden/>
          </w:rPr>
          <w:fldChar w:fldCharType="separate"/>
        </w:r>
        <w:r>
          <w:rPr>
            <w:noProof/>
            <w:webHidden/>
          </w:rPr>
          <w:t>48</w:t>
        </w:r>
        <w:r>
          <w:rPr>
            <w:noProof/>
            <w:webHidden/>
          </w:rPr>
          <w:fldChar w:fldCharType="end"/>
        </w:r>
      </w:hyperlink>
    </w:p>
    <w:p w14:paraId="148DCD19" w14:textId="150AD765"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49" w:history="1">
        <w:r w:rsidRPr="001D02A7">
          <w:rPr>
            <w:rStyle w:val="Hyperlink"/>
            <w:noProof/>
          </w:rPr>
          <w:t>3.4.8</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Unloading from TE011 to VZ012</w:t>
        </w:r>
        <w:r>
          <w:rPr>
            <w:noProof/>
            <w:webHidden/>
          </w:rPr>
          <w:tab/>
        </w:r>
        <w:r>
          <w:rPr>
            <w:noProof/>
            <w:webHidden/>
          </w:rPr>
          <w:fldChar w:fldCharType="begin"/>
        </w:r>
        <w:r>
          <w:rPr>
            <w:noProof/>
            <w:webHidden/>
          </w:rPr>
          <w:instrText xml:space="preserve"> PAGEREF _Toc149556449 \h </w:instrText>
        </w:r>
        <w:r>
          <w:rPr>
            <w:noProof/>
            <w:webHidden/>
          </w:rPr>
        </w:r>
        <w:r>
          <w:rPr>
            <w:noProof/>
            <w:webHidden/>
          </w:rPr>
          <w:fldChar w:fldCharType="separate"/>
        </w:r>
        <w:r>
          <w:rPr>
            <w:noProof/>
            <w:webHidden/>
          </w:rPr>
          <w:t>49</w:t>
        </w:r>
        <w:r>
          <w:rPr>
            <w:noProof/>
            <w:webHidden/>
          </w:rPr>
          <w:fldChar w:fldCharType="end"/>
        </w:r>
      </w:hyperlink>
    </w:p>
    <w:p w14:paraId="1F01E93D" w14:textId="2017336F"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50" w:history="1">
        <w:r w:rsidRPr="001D02A7">
          <w:rPr>
            <w:rStyle w:val="Hyperlink"/>
            <w:noProof/>
          </w:rPr>
          <w:t>3.4.9</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w:t>
        </w:r>
        <w:r w:rsidRPr="001D02A7">
          <w:rPr>
            <w:rStyle w:val="Hyperlink"/>
            <w:noProof/>
          </w:rPr>
          <w:t>o</w:t>
        </w:r>
        <w:r w:rsidRPr="001D02A7">
          <w:rPr>
            <w:rStyle w:val="Hyperlink"/>
            <w:noProof/>
          </w:rPr>
          <w:t>nvey from VZ012 to Dryer HX014</w:t>
        </w:r>
        <w:r>
          <w:rPr>
            <w:noProof/>
            <w:webHidden/>
          </w:rPr>
          <w:tab/>
        </w:r>
        <w:r>
          <w:rPr>
            <w:noProof/>
            <w:webHidden/>
          </w:rPr>
          <w:fldChar w:fldCharType="begin"/>
        </w:r>
        <w:r>
          <w:rPr>
            <w:noProof/>
            <w:webHidden/>
          </w:rPr>
          <w:instrText xml:space="preserve"> PAGEREF _Toc149556450 \h </w:instrText>
        </w:r>
        <w:r>
          <w:rPr>
            <w:noProof/>
            <w:webHidden/>
          </w:rPr>
        </w:r>
        <w:r>
          <w:rPr>
            <w:noProof/>
            <w:webHidden/>
          </w:rPr>
          <w:fldChar w:fldCharType="separate"/>
        </w:r>
        <w:r>
          <w:rPr>
            <w:noProof/>
            <w:webHidden/>
          </w:rPr>
          <w:t>50</w:t>
        </w:r>
        <w:r>
          <w:rPr>
            <w:noProof/>
            <w:webHidden/>
          </w:rPr>
          <w:fldChar w:fldCharType="end"/>
        </w:r>
      </w:hyperlink>
    </w:p>
    <w:p w14:paraId="275D82A2" w14:textId="0FC6ADCA"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51" w:history="1">
        <w:r w:rsidRPr="001D02A7">
          <w:rPr>
            <w:rStyle w:val="Hyperlink"/>
            <w:noProof/>
          </w:rPr>
          <w:t>3.4.10</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Drying sequence Dryer HX014</w:t>
        </w:r>
        <w:r>
          <w:rPr>
            <w:noProof/>
            <w:webHidden/>
          </w:rPr>
          <w:tab/>
        </w:r>
        <w:r>
          <w:rPr>
            <w:noProof/>
            <w:webHidden/>
          </w:rPr>
          <w:fldChar w:fldCharType="begin"/>
        </w:r>
        <w:r>
          <w:rPr>
            <w:noProof/>
            <w:webHidden/>
          </w:rPr>
          <w:instrText xml:space="preserve"> PAGEREF _Toc149556451 \h </w:instrText>
        </w:r>
        <w:r>
          <w:rPr>
            <w:noProof/>
            <w:webHidden/>
          </w:rPr>
        </w:r>
        <w:r>
          <w:rPr>
            <w:noProof/>
            <w:webHidden/>
          </w:rPr>
          <w:fldChar w:fldCharType="separate"/>
        </w:r>
        <w:r>
          <w:rPr>
            <w:noProof/>
            <w:webHidden/>
          </w:rPr>
          <w:t>52</w:t>
        </w:r>
        <w:r>
          <w:rPr>
            <w:noProof/>
            <w:webHidden/>
          </w:rPr>
          <w:fldChar w:fldCharType="end"/>
        </w:r>
      </w:hyperlink>
    </w:p>
    <w:p w14:paraId="4969408A" w14:textId="6024983E"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52" w:history="1">
        <w:r w:rsidRPr="001D02A7">
          <w:rPr>
            <w:rStyle w:val="Hyperlink"/>
            <w:noProof/>
          </w:rPr>
          <w:t>3.4.11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Unloading from Dryer HX014 to Cooler VK016</w:t>
        </w:r>
        <w:r>
          <w:rPr>
            <w:noProof/>
            <w:webHidden/>
          </w:rPr>
          <w:tab/>
        </w:r>
        <w:r>
          <w:rPr>
            <w:noProof/>
            <w:webHidden/>
          </w:rPr>
          <w:fldChar w:fldCharType="begin"/>
        </w:r>
        <w:r>
          <w:rPr>
            <w:noProof/>
            <w:webHidden/>
          </w:rPr>
          <w:instrText xml:space="preserve"> PAGEREF _Toc149556452 \h </w:instrText>
        </w:r>
        <w:r>
          <w:rPr>
            <w:noProof/>
            <w:webHidden/>
          </w:rPr>
        </w:r>
        <w:r>
          <w:rPr>
            <w:noProof/>
            <w:webHidden/>
          </w:rPr>
          <w:fldChar w:fldCharType="separate"/>
        </w:r>
        <w:r>
          <w:rPr>
            <w:noProof/>
            <w:webHidden/>
          </w:rPr>
          <w:t>53</w:t>
        </w:r>
        <w:r>
          <w:rPr>
            <w:noProof/>
            <w:webHidden/>
          </w:rPr>
          <w:fldChar w:fldCharType="end"/>
        </w:r>
      </w:hyperlink>
    </w:p>
    <w:p w14:paraId="65DDD71B" w14:textId="57D241FC"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53" w:history="1">
        <w:r w:rsidRPr="001D02A7">
          <w:rPr>
            <w:rStyle w:val="Hyperlink"/>
            <w:noProof/>
          </w:rPr>
          <w:t>3.4.12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Cooler sequence Cooler VK016</w:t>
        </w:r>
        <w:r>
          <w:rPr>
            <w:noProof/>
            <w:webHidden/>
          </w:rPr>
          <w:tab/>
        </w:r>
        <w:r>
          <w:rPr>
            <w:noProof/>
            <w:webHidden/>
          </w:rPr>
          <w:fldChar w:fldCharType="begin"/>
        </w:r>
        <w:r>
          <w:rPr>
            <w:noProof/>
            <w:webHidden/>
          </w:rPr>
          <w:instrText xml:space="preserve"> PAGEREF _Toc149556453 \h </w:instrText>
        </w:r>
        <w:r>
          <w:rPr>
            <w:noProof/>
            <w:webHidden/>
          </w:rPr>
        </w:r>
        <w:r>
          <w:rPr>
            <w:noProof/>
            <w:webHidden/>
          </w:rPr>
          <w:fldChar w:fldCharType="separate"/>
        </w:r>
        <w:r>
          <w:rPr>
            <w:noProof/>
            <w:webHidden/>
          </w:rPr>
          <w:t>56</w:t>
        </w:r>
        <w:r>
          <w:rPr>
            <w:noProof/>
            <w:webHidden/>
          </w:rPr>
          <w:fldChar w:fldCharType="end"/>
        </w:r>
      </w:hyperlink>
    </w:p>
    <w:p w14:paraId="0A921302" w14:textId="43C228EA"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54" w:history="1">
        <w:r w:rsidRPr="001D02A7">
          <w:rPr>
            <w:rStyle w:val="Hyperlink"/>
            <w:noProof/>
          </w:rPr>
          <w:t>3.4.13</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Unloading from Cooler VK016 to VZ017</w:t>
        </w:r>
        <w:r>
          <w:rPr>
            <w:noProof/>
            <w:webHidden/>
          </w:rPr>
          <w:tab/>
        </w:r>
        <w:r>
          <w:rPr>
            <w:noProof/>
            <w:webHidden/>
          </w:rPr>
          <w:fldChar w:fldCharType="begin"/>
        </w:r>
        <w:r>
          <w:rPr>
            <w:noProof/>
            <w:webHidden/>
          </w:rPr>
          <w:instrText xml:space="preserve"> PAGEREF _Toc149556454 \h </w:instrText>
        </w:r>
        <w:r>
          <w:rPr>
            <w:noProof/>
            <w:webHidden/>
          </w:rPr>
        </w:r>
        <w:r>
          <w:rPr>
            <w:noProof/>
            <w:webHidden/>
          </w:rPr>
          <w:fldChar w:fldCharType="separate"/>
        </w:r>
        <w:r>
          <w:rPr>
            <w:noProof/>
            <w:webHidden/>
          </w:rPr>
          <w:t>58</w:t>
        </w:r>
        <w:r>
          <w:rPr>
            <w:noProof/>
            <w:webHidden/>
          </w:rPr>
          <w:fldChar w:fldCharType="end"/>
        </w:r>
      </w:hyperlink>
    </w:p>
    <w:p w14:paraId="20EFF24B" w14:textId="0FDEDBB0"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55" w:history="1">
        <w:r w:rsidRPr="001D02A7">
          <w:rPr>
            <w:rStyle w:val="Hyperlink"/>
            <w:noProof/>
          </w:rPr>
          <w:t>3.4.14</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Conveying from VZ017 to TE019</w:t>
        </w:r>
        <w:r>
          <w:rPr>
            <w:noProof/>
            <w:webHidden/>
          </w:rPr>
          <w:tab/>
        </w:r>
        <w:r>
          <w:rPr>
            <w:noProof/>
            <w:webHidden/>
          </w:rPr>
          <w:fldChar w:fldCharType="begin"/>
        </w:r>
        <w:r>
          <w:rPr>
            <w:noProof/>
            <w:webHidden/>
          </w:rPr>
          <w:instrText xml:space="preserve"> PAGEREF _Toc149556455 \h </w:instrText>
        </w:r>
        <w:r>
          <w:rPr>
            <w:noProof/>
            <w:webHidden/>
          </w:rPr>
        </w:r>
        <w:r>
          <w:rPr>
            <w:noProof/>
            <w:webHidden/>
          </w:rPr>
          <w:fldChar w:fldCharType="separate"/>
        </w:r>
        <w:r>
          <w:rPr>
            <w:noProof/>
            <w:webHidden/>
          </w:rPr>
          <w:t>60</w:t>
        </w:r>
        <w:r>
          <w:rPr>
            <w:noProof/>
            <w:webHidden/>
          </w:rPr>
          <w:fldChar w:fldCharType="end"/>
        </w:r>
      </w:hyperlink>
    </w:p>
    <w:p w14:paraId="302EF46C" w14:textId="181ED421"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56" w:history="1">
        <w:r w:rsidRPr="001D02A7">
          <w:rPr>
            <w:rStyle w:val="Hyperlink"/>
            <w:noProof/>
          </w:rPr>
          <w:t>3.4.15</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Cleaning of VZ017</w:t>
        </w:r>
        <w:r>
          <w:rPr>
            <w:noProof/>
            <w:webHidden/>
          </w:rPr>
          <w:tab/>
        </w:r>
        <w:r>
          <w:rPr>
            <w:noProof/>
            <w:webHidden/>
          </w:rPr>
          <w:fldChar w:fldCharType="begin"/>
        </w:r>
        <w:r>
          <w:rPr>
            <w:noProof/>
            <w:webHidden/>
          </w:rPr>
          <w:instrText xml:space="preserve"> PAGEREF _Toc149556456 \h </w:instrText>
        </w:r>
        <w:r>
          <w:rPr>
            <w:noProof/>
            <w:webHidden/>
          </w:rPr>
        </w:r>
        <w:r>
          <w:rPr>
            <w:noProof/>
            <w:webHidden/>
          </w:rPr>
          <w:fldChar w:fldCharType="separate"/>
        </w:r>
        <w:r>
          <w:rPr>
            <w:noProof/>
            <w:webHidden/>
          </w:rPr>
          <w:t>61</w:t>
        </w:r>
        <w:r>
          <w:rPr>
            <w:noProof/>
            <w:webHidden/>
          </w:rPr>
          <w:fldChar w:fldCharType="end"/>
        </w:r>
      </w:hyperlink>
    </w:p>
    <w:p w14:paraId="1463B086" w14:textId="18996982"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57" w:history="1">
        <w:r w:rsidRPr="001D02A7">
          <w:rPr>
            <w:rStyle w:val="Hyperlink"/>
            <w:noProof/>
          </w:rPr>
          <w:t>3.4.16</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 xml:space="preserve">LFP-NCO system. Unloading from T019 </w:t>
        </w:r>
        <w:r w:rsidRPr="001D02A7">
          <w:rPr>
            <w:rStyle w:val="Hyperlink"/>
            <w:noProof/>
            <w:lang w:val="en-GB"/>
          </w:rPr>
          <w:t>to Slurry Preparation</w:t>
        </w:r>
        <w:r w:rsidRPr="001D02A7">
          <w:rPr>
            <w:rStyle w:val="Hyperlink"/>
            <w:noProof/>
          </w:rPr>
          <w:t>.</w:t>
        </w:r>
        <w:r>
          <w:rPr>
            <w:noProof/>
            <w:webHidden/>
          </w:rPr>
          <w:tab/>
        </w:r>
        <w:r>
          <w:rPr>
            <w:noProof/>
            <w:webHidden/>
          </w:rPr>
          <w:fldChar w:fldCharType="begin"/>
        </w:r>
        <w:r>
          <w:rPr>
            <w:noProof/>
            <w:webHidden/>
          </w:rPr>
          <w:instrText xml:space="preserve"> PAGEREF _Toc149556457 \h </w:instrText>
        </w:r>
        <w:r>
          <w:rPr>
            <w:noProof/>
            <w:webHidden/>
          </w:rPr>
        </w:r>
        <w:r>
          <w:rPr>
            <w:noProof/>
            <w:webHidden/>
          </w:rPr>
          <w:fldChar w:fldCharType="separate"/>
        </w:r>
        <w:r>
          <w:rPr>
            <w:noProof/>
            <w:webHidden/>
          </w:rPr>
          <w:t>62</w:t>
        </w:r>
        <w:r>
          <w:rPr>
            <w:noProof/>
            <w:webHidden/>
          </w:rPr>
          <w:fldChar w:fldCharType="end"/>
        </w:r>
      </w:hyperlink>
    </w:p>
    <w:p w14:paraId="4F77BDA0" w14:textId="445A556C"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58" w:history="1">
        <w:r w:rsidRPr="001D02A7">
          <w:rPr>
            <w:rStyle w:val="Hyperlink"/>
            <w:noProof/>
          </w:rPr>
          <w:t>3.4.17</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bag unloading station Glove Box.</w:t>
        </w:r>
        <w:r>
          <w:rPr>
            <w:noProof/>
            <w:webHidden/>
          </w:rPr>
          <w:tab/>
        </w:r>
        <w:r>
          <w:rPr>
            <w:noProof/>
            <w:webHidden/>
          </w:rPr>
          <w:fldChar w:fldCharType="begin"/>
        </w:r>
        <w:r>
          <w:rPr>
            <w:noProof/>
            <w:webHidden/>
          </w:rPr>
          <w:instrText xml:space="preserve"> PAGEREF _Toc149556458 \h </w:instrText>
        </w:r>
        <w:r>
          <w:rPr>
            <w:noProof/>
            <w:webHidden/>
          </w:rPr>
        </w:r>
        <w:r>
          <w:rPr>
            <w:noProof/>
            <w:webHidden/>
          </w:rPr>
          <w:fldChar w:fldCharType="separate"/>
        </w:r>
        <w:r>
          <w:rPr>
            <w:noProof/>
            <w:webHidden/>
          </w:rPr>
          <w:t>63</w:t>
        </w:r>
        <w:r>
          <w:rPr>
            <w:noProof/>
            <w:webHidden/>
          </w:rPr>
          <w:fldChar w:fldCharType="end"/>
        </w:r>
      </w:hyperlink>
    </w:p>
    <w:p w14:paraId="3FB27EC3" w14:textId="174A1CD6"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59" w:history="1">
        <w:r w:rsidRPr="001D02A7">
          <w:rPr>
            <w:rStyle w:val="Hyperlink"/>
            <w:noProof/>
          </w:rPr>
          <w:t>3.4.18</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Unloading from station Glove Box to Dryer/Cooler</w:t>
        </w:r>
        <w:r w:rsidRPr="001D02A7">
          <w:rPr>
            <w:rStyle w:val="Hyperlink"/>
            <w:noProof/>
            <w:lang w:val="en-GB"/>
          </w:rPr>
          <w:t xml:space="preserve"> VK006</w:t>
        </w:r>
        <w:r>
          <w:rPr>
            <w:noProof/>
            <w:webHidden/>
          </w:rPr>
          <w:tab/>
        </w:r>
        <w:r>
          <w:rPr>
            <w:noProof/>
            <w:webHidden/>
          </w:rPr>
          <w:fldChar w:fldCharType="begin"/>
        </w:r>
        <w:r>
          <w:rPr>
            <w:noProof/>
            <w:webHidden/>
          </w:rPr>
          <w:instrText xml:space="preserve"> PAGEREF _Toc149556459 \h </w:instrText>
        </w:r>
        <w:r>
          <w:rPr>
            <w:noProof/>
            <w:webHidden/>
          </w:rPr>
        </w:r>
        <w:r>
          <w:rPr>
            <w:noProof/>
            <w:webHidden/>
          </w:rPr>
          <w:fldChar w:fldCharType="separate"/>
        </w:r>
        <w:r>
          <w:rPr>
            <w:noProof/>
            <w:webHidden/>
          </w:rPr>
          <w:t>66</w:t>
        </w:r>
        <w:r>
          <w:rPr>
            <w:noProof/>
            <w:webHidden/>
          </w:rPr>
          <w:fldChar w:fldCharType="end"/>
        </w:r>
      </w:hyperlink>
    </w:p>
    <w:p w14:paraId="3DB5DE4D" w14:textId="58CA7D08"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60" w:history="1">
        <w:r w:rsidRPr="001D02A7">
          <w:rPr>
            <w:rStyle w:val="Hyperlink"/>
            <w:noProof/>
          </w:rPr>
          <w:t>3.4.19</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Dryer/cooler</w:t>
        </w:r>
        <w:r w:rsidRPr="001D02A7">
          <w:rPr>
            <w:rStyle w:val="Hyperlink"/>
            <w:noProof/>
            <w:lang w:val="en-GB"/>
          </w:rPr>
          <w:t xml:space="preserve"> VK006</w:t>
        </w:r>
        <w:r w:rsidRPr="001D02A7">
          <w:rPr>
            <w:rStyle w:val="Hyperlink"/>
            <w:noProof/>
          </w:rPr>
          <w:t xml:space="preserve"> sequence.</w:t>
        </w:r>
        <w:r>
          <w:rPr>
            <w:noProof/>
            <w:webHidden/>
          </w:rPr>
          <w:tab/>
        </w:r>
        <w:r>
          <w:rPr>
            <w:noProof/>
            <w:webHidden/>
          </w:rPr>
          <w:fldChar w:fldCharType="begin"/>
        </w:r>
        <w:r>
          <w:rPr>
            <w:noProof/>
            <w:webHidden/>
          </w:rPr>
          <w:instrText xml:space="preserve"> PAGEREF _Toc149556460 \h </w:instrText>
        </w:r>
        <w:r>
          <w:rPr>
            <w:noProof/>
            <w:webHidden/>
          </w:rPr>
        </w:r>
        <w:r>
          <w:rPr>
            <w:noProof/>
            <w:webHidden/>
          </w:rPr>
          <w:fldChar w:fldCharType="separate"/>
        </w:r>
        <w:r>
          <w:rPr>
            <w:noProof/>
            <w:webHidden/>
          </w:rPr>
          <w:t>68</w:t>
        </w:r>
        <w:r>
          <w:rPr>
            <w:noProof/>
            <w:webHidden/>
          </w:rPr>
          <w:fldChar w:fldCharType="end"/>
        </w:r>
      </w:hyperlink>
    </w:p>
    <w:p w14:paraId="051DF330" w14:textId="2543E5CF"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61" w:history="1">
        <w:r w:rsidRPr="001D02A7">
          <w:rPr>
            <w:rStyle w:val="Hyperlink"/>
            <w:noProof/>
          </w:rPr>
          <w:t>3.4.20</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Unloading from Dryer/cooler</w:t>
        </w:r>
        <w:r w:rsidRPr="001D02A7">
          <w:rPr>
            <w:rStyle w:val="Hyperlink"/>
            <w:noProof/>
            <w:lang w:val="en-GB"/>
          </w:rPr>
          <w:t xml:space="preserve"> VK006</w:t>
        </w:r>
        <w:r w:rsidRPr="001D02A7">
          <w:rPr>
            <w:rStyle w:val="Hyperlink"/>
            <w:noProof/>
          </w:rPr>
          <w:t xml:space="preserve"> to VZ007</w:t>
        </w:r>
        <w:r>
          <w:rPr>
            <w:noProof/>
            <w:webHidden/>
          </w:rPr>
          <w:tab/>
        </w:r>
        <w:r>
          <w:rPr>
            <w:noProof/>
            <w:webHidden/>
          </w:rPr>
          <w:fldChar w:fldCharType="begin"/>
        </w:r>
        <w:r>
          <w:rPr>
            <w:noProof/>
            <w:webHidden/>
          </w:rPr>
          <w:instrText xml:space="preserve"> PAGEREF _Toc149556461 \h </w:instrText>
        </w:r>
        <w:r>
          <w:rPr>
            <w:noProof/>
            <w:webHidden/>
          </w:rPr>
        </w:r>
        <w:r>
          <w:rPr>
            <w:noProof/>
            <w:webHidden/>
          </w:rPr>
          <w:fldChar w:fldCharType="separate"/>
        </w:r>
        <w:r>
          <w:rPr>
            <w:noProof/>
            <w:webHidden/>
          </w:rPr>
          <w:t>70</w:t>
        </w:r>
        <w:r>
          <w:rPr>
            <w:noProof/>
            <w:webHidden/>
          </w:rPr>
          <w:fldChar w:fldCharType="end"/>
        </w:r>
      </w:hyperlink>
    </w:p>
    <w:p w14:paraId="6907294A" w14:textId="596BF1D7"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62" w:history="1">
        <w:r w:rsidRPr="001D02A7">
          <w:rPr>
            <w:rStyle w:val="Hyperlink"/>
            <w:noProof/>
          </w:rPr>
          <w:t>3.4.21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Convey from VZ007 to TE009</w:t>
        </w:r>
        <w:r>
          <w:rPr>
            <w:noProof/>
            <w:webHidden/>
          </w:rPr>
          <w:tab/>
        </w:r>
        <w:r>
          <w:rPr>
            <w:noProof/>
            <w:webHidden/>
          </w:rPr>
          <w:fldChar w:fldCharType="begin"/>
        </w:r>
        <w:r>
          <w:rPr>
            <w:noProof/>
            <w:webHidden/>
          </w:rPr>
          <w:instrText xml:space="preserve"> PAGEREF _Toc149556462 \h </w:instrText>
        </w:r>
        <w:r>
          <w:rPr>
            <w:noProof/>
            <w:webHidden/>
          </w:rPr>
        </w:r>
        <w:r>
          <w:rPr>
            <w:noProof/>
            <w:webHidden/>
          </w:rPr>
          <w:fldChar w:fldCharType="separate"/>
        </w:r>
        <w:r>
          <w:rPr>
            <w:noProof/>
            <w:webHidden/>
          </w:rPr>
          <w:t>72</w:t>
        </w:r>
        <w:r>
          <w:rPr>
            <w:noProof/>
            <w:webHidden/>
          </w:rPr>
          <w:fldChar w:fldCharType="end"/>
        </w:r>
      </w:hyperlink>
    </w:p>
    <w:p w14:paraId="52C7E635" w14:textId="03315578"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63" w:history="1">
        <w:r w:rsidRPr="001D02A7">
          <w:rPr>
            <w:rStyle w:val="Hyperlink"/>
            <w:noProof/>
          </w:rPr>
          <w:t>3.4.22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 xml:space="preserve">CB system. Unloading from T019 </w:t>
        </w:r>
        <w:r w:rsidRPr="001D02A7">
          <w:rPr>
            <w:rStyle w:val="Hyperlink"/>
            <w:noProof/>
            <w:lang w:val="en-GB"/>
          </w:rPr>
          <w:t>to Slurry Preparation</w:t>
        </w:r>
        <w:r w:rsidRPr="001D02A7">
          <w:rPr>
            <w:rStyle w:val="Hyperlink"/>
            <w:noProof/>
          </w:rPr>
          <w:t>.</w:t>
        </w:r>
        <w:r>
          <w:rPr>
            <w:noProof/>
            <w:webHidden/>
          </w:rPr>
          <w:tab/>
        </w:r>
        <w:r>
          <w:rPr>
            <w:noProof/>
            <w:webHidden/>
          </w:rPr>
          <w:fldChar w:fldCharType="begin"/>
        </w:r>
        <w:r>
          <w:rPr>
            <w:noProof/>
            <w:webHidden/>
          </w:rPr>
          <w:instrText xml:space="preserve"> PAGEREF _Toc149556463 \h </w:instrText>
        </w:r>
        <w:r>
          <w:rPr>
            <w:noProof/>
            <w:webHidden/>
          </w:rPr>
        </w:r>
        <w:r>
          <w:rPr>
            <w:noProof/>
            <w:webHidden/>
          </w:rPr>
          <w:fldChar w:fldCharType="separate"/>
        </w:r>
        <w:r>
          <w:rPr>
            <w:noProof/>
            <w:webHidden/>
          </w:rPr>
          <w:t>73</w:t>
        </w:r>
        <w:r>
          <w:rPr>
            <w:noProof/>
            <w:webHidden/>
          </w:rPr>
          <w:fldChar w:fldCharType="end"/>
        </w:r>
      </w:hyperlink>
    </w:p>
    <w:p w14:paraId="59D74F6D" w14:textId="486CC3DB"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90" w:history="1">
        <w:r w:rsidRPr="001D02A7">
          <w:rPr>
            <w:rStyle w:val="Hyperlink"/>
            <w:noProof/>
          </w:rPr>
          <w:t>3.5</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 xml:space="preserve">State 16. Completing - </w:t>
        </w:r>
        <w:r w:rsidRPr="001D02A7">
          <w:rPr>
            <w:rStyle w:val="Hyperlink"/>
            <w:noProof/>
            <w:lang w:val="it-IT"/>
          </w:rPr>
          <w:t>Almost complete</w:t>
        </w:r>
        <w:r>
          <w:rPr>
            <w:noProof/>
            <w:webHidden/>
          </w:rPr>
          <w:tab/>
        </w:r>
        <w:r>
          <w:rPr>
            <w:noProof/>
            <w:webHidden/>
          </w:rPr>
          <w:fldChar w:fldCharType="begin"/>
        </w:r>
        <w:r>
          <w:rPr>
            <w:noProof/>
            <w:webHidden/>
          </w:rPr>
          <w:instrText xml:space="preserve"> PAGEREF _Toc149556490 \h </w:instrText>
        </w:r>
        <w:r>
          <w:rPr>
            <w:noProof/>
            <w:webHidden/>
          </w:rPr>
        </w:r>
        <w:r>
          <w:rPr>
            <w:noProof/>
            <w:webHidden/>
          </w:rPr>
          <w:fldChar w:fldCharType="separate"/>
        </w:r>
        <w:r>
          <w:rPr>
            <w:noProof/>
            <w:webHidden/>
          </w:rPr>
          <w:t>74</w:t>
        </w:r>
        <w:r>
          <w:rPr>
            <w:noProof/>
            <w:webHidden/>
          </w:rPr>
          <w:fldChar w:fldCharType="end"/>
        </w:r>
      </w:hyperlink>
    </w:p>
    <w:p w14:paraId="340EF013" w14:textId="5324AA5D"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91" w:history="1">
        <w:r w:rsidRPr="001D02A7">
          <w:rPr>
            <w:rStyle w:val="Hyperlink"/>
            <w:noProof/>
          </w:rPr>
          <w:t>3.5.1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Dryer HX014 Completing.</w:t>
        </w:r>
        <w:r>
          <w:rPr>
            <w:noProof/>
            <w:webHidden/>
          </w:rPr>
          <w:tab/>
        </w:r>
        <w:r>
          <w:rPr>
            <w:noProof/>
            <w:webHidden/>
          </w:rPr>
          <w:fldChar w:fldCharType="begin"/>
        </w:r>
        <w:r>
          <w:rPr>
            <w:noProof/>
            <w:webHidden/>
          </w:rPr>
          <w:instrText xml:space="preserve"> PAGEREF _Toc149556491 \h </w:instrText>
        </w:r>
        <w:r>
          <w:rPr>
            <w:noProof/>
            <w:webHidden/>
          </w:rPr>
        </w:r>
        <w:r>
          <w:rPr>
            <w:noProof/>
            <w:webHidden/>
          </w:rPr>
          <w:fldChar w:fldCharType="separate"/>
        </w:r>
        <w:r>
          <w:rPr>
            <w:noProof/>
            <w:webHidden/>
          </w:rPr>
          <w:t>75</w:t>
        </w:r>
        <w:r>
          <w:rPr>
            <w:noProof/>
            <w:webHidden/>
          </w:rPr>
          <w:fldChar w:fldCharType="end"/>
        </w:r>
      </w:hyperlink>
    </w:p>
    <w:p w14:paraId="3C1CDCD3" w14:textId="638B1B7B"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92" w:history="1">
        <w:r w:rsidRPr="001D02A7">
          <w:rPr>
            <w:rStyle w:val="Hyperlink"/>
            <w:noProof/>
          </w:rPr>
          <w:t>3.5.2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Cooler VK016 Completing.</w:t>
        </w:r>
        <w:r>
          <w:rPr>
            <w:noProof/>
            <w:webHidden/>
          </w:rPr>
          <w:tab/>
        </w:r>
        <w:r>
          <w:rPr>
            <w:noProof/>
            <w:webHidden/>
          </w:rPr>
          <w:fldChar w:fldCharType="begin"/>
        </w:r>
        <w:r>
          <w:rPr>
            <w:noProof/>
            <w:webHidden/>
          </w:rPr>
          <w:instrText xml:space="preserve"> PAGEREF _Toc149556492 \h </w:instrText>
        </w:r>
        <w:r>
          <w:rPr>
            <w:noProof/>
            <w:webHidden/>
          </w:rPr>
        </w:r>
        <w:r>
          <w:rPr>
            <w:noProof/>
            <w:webHidden/>
          </w:rPr>
          <w:fldChar w:fldCharType="separate"/>
        </w:r>
        <w:r>
          <w:rPr>
            <w:noProof/>
            <w:webHidden/>
          </w:rPr>
          <w:t>78</w:t>
        </w:r>
        <w:r>
          <w:rPr>
            <w:noProof/>
            <w:webHidden/>
          </w:rPr>
          <w:fldChar w:fldCharType="end"/>
        </w:r>
      </w:hyperlink>
    </w:p>
    <w:p w14:paraId="3A504EEA" w14:textId="6185A3F5"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93" w:history="1">
        <w:r w:rsidRPr="001D02A7">
          <w:rPr>
            <w:rStyle w:val="Hyperlink"/>
            <w:noProof/>
          </w:rPr>
          <w:t>3.5.3</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Dryer/Cooler VK006 Completing.</w:t>
        </w:r>
        <w:r>
          <w:rPr>
            <w:noProof/>
            <w:webHidden/>
          </w:rPr>
          <w:tab/>
        </w:r>
        <w:r>
          <w:rPr>
            <w:noProof/>
            <w:webHidden/>
          </w:rPr>
          <w:fldChar w:fldCharType="begin"/>
        </w:r>
        <w:r>
          <w:rPr>
            <w:noProof/>
            <w:webHidden/>
          </w:rPr>
          <w:instrText xml:space="preserve"> PAGEREF _Toc149556493 \h </w:instrText>
        </w:r>
        <w:r>
          <w:rPr>
            <w:noProof/>
            <w:webHidden/>
          </w:rPr>
        </w:r>
        <w:r>
          <w:rPr>
            <w:noProof/>
            <w:webHidden/>
          </w:rPr>
          <w:fldChar w:fldCharType="separate"/>
        </w:r>
        <w:r>
          <w:rPr>
            <w:noProof/>
            <w:webHidden/>
          </w:rPr>
          <w:t>80</w:t>
        </w:r>
        <w:r>
          <w:rPr>
            <w:noProof/>
            <w:webHidden/>
          </w:rPr>
          <w:fldChar w:fldCharType="end"/>
        </w:r>
      </w:hyperlink>
    </w:p>
    <w:p w14:paraId="35F02CB1" w14:textId="45FC0CCF"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94" w:history="1">
        <w:r w:rsidRPr="001D02A7">
          <w:rPr>
            <w:rStyle w:val="Hyperlink"/>
            <w:noProof/>
          </w:rPr>
          <w:t>3.6</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State 17. Completed - Sequence completed.</w:t>
        </w:r>
        <w:r>
          <w:rPr>
            <w:noProof/>
            <w:webHidden/>
          </w:rPr>
          <w:tab/>
        </w:r>
        <w:r>
          <w:rPr>
            <w:noProof/>
            <w:webHidden/>
          </w:rPr>
          <w:fldChar w:fldCharType="begin"/>
        </w:r>
        <w:r>
          <w:rPr>
            <w:noProof/>
            <w:webHidden/>
          </w:rPr>
          <w:instrText xml:space="preserve"> PAGEREF _Toc149556494 \h </w:instrText>
        </w:r>
        <w:r>
          <w:rPr>
            <w:noProof/>
            <w:webHidden/>
          </w:rPr>
        </w:r>
        <w:r>
          <w:rPr>
            <w:noProof/>
            <w:webHidden/>
          </w:rPr>
          <w:fldChar w:fldCharType="separate"/>
        </w:r>
        <w:r>
          <w:rPr>
            <w:noProof/>
            <w:webHidden/>
          </w:rPr>
          <w:t>83</w:t>
        </w:r>
        <w:r>
          <w:rPr>
            <w:noProof/>
            <w:webHidden/>
          </w:rPr>
          <w:fldChar w:fldCharType="end"/>
        </w:r>
      </w:hyperlink>
    </w:p>
    <w:p w14:paraId="59EF594B" w14:textId="2B8B7151"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495" w:history="1">
        <w:r w:rsidRPr="001D02A7">
          <w:rPr>
            <w:rStyle w:val="Hyperlink"/>
            <w:noProof/>
          </w:rPr>
          <w:t>3.7</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State 19. E-Stop - Emergency Stop pressed.</w:t>
        </w:r>
        <w:r>
          <w:rPr>
            <w:noProof/>
            <w:webHidden/>
          </w:rPr>
          <w:tab/>
        </w:r>
        <w:r>
          <w:rPr>
            <w:noProof/>
            <w:webHidden/>
          </w:rPr>
          <w:fldChar w:fldCharType="begin"/>
        </w:r>
        <w:r>
          <w:rPr>
            <w:noProof/>
            <w:webHidden/>
          </w:rPr>
          <w:instrText xml:space="preserve"> PAGEREF _Toc149556495 \h </w:instrText>
        </w:r>
        <w:r>
          <w:rPr>
            <w:noProof/>
            <w:webHidden/>
          </w:rPr>
        </w:r>
        <w:r>
          <w:rPr>
            <w:noProof/>
            <w:webHidden/>
          </w:rPr>
          <w:fldChar w:fldCharType="separate"/>
        </w:r>
        <w:r>
          <w:rPr>
            <w:noProof/>
            <w:webHidden/>
          </w:rPr>
          <w:t>83</w:t>
        </w:r>
        <w:r>
          <w:rPr>
            <w:noProof/>
            <w:webHidden/>
          </w:rPr>
          <w:fldChar w:fldCharType="end"/>
        </w:r>
      </w:hyperlink>
    </w:p>
    <w:p w14:paraId="4E4167AA" w14:textId="2EDCAB12"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96" w:history="1">
        <w:r w:rsidRPr="001D02A7">
          <w:rPr>
            <w:rStyle w:val="Hyperlink"/>
            <w:noProof/>
          </w:rPr>
          <w:t>3.7.1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big bag unloading station NZ001.</w:t>
        </w:r>
        <w:r>
          <w:rPr>
            <w:noProof/>
            <w:webHidden/>
          </w:rPr>
          <w:tab/>
        </w:r>
        <w:r>
          <w:rPr>
            <w:noProof/>
            <w:webHidden/>
          </w:rPr>
          <w:fldChar w:fldCharType="begin"/>
        </w:r>
        <w:r>
          <w:rPr>
            <w:noProof/>
            <w:webHidden/>
          </w:rPr>
          <w:instrText xml:space="preserve"> PAGEREF _Toc149556496 \h </w:instrText>
        </w:r>
        <w:r>
          <w:rPr>
            <w:noProof/>
            <w:webHidden/>
          </w:rPr>
        </w:r>
        <w:r>
          <w:rPr>
            <w:noProof/>
            <w:webHidden/>
          </w:rPr>
          <w:fldChar w:fldCharType="separate"/>
        </w:r>
        <w:r>
          <w:rPr>
            <w:noProof/>
            <w:webHidden/>
          </w:rPr>
          <w:t>84</w:t>
        </w:r>
        <w:r>
          <w:rPr>
            <w:noProof/>
            <w:webHidden/>
          </w:rPr>
          <w:fldChar w:fldCharType="end"/>
        </w:r>
      </w:hyperlink>
    </w:p>
    <w:p w14:paraId="3E32C14B" w14:textId="526D720D"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97" w:history="1">
        <w:r w:rsidRPr="001D02A7">
          <w:rPr>
            <w:rStyle w:val="Hyperlink"/>
            <w:noProof/>
          </w:rPr>
          <w:t>3.7.2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Hopper TE005.</w:t>
        </w:r>
        <w:r>
          <w:rPr>
            <w:noProof/>
            <w:webHidden/>
          </w:rPr>
          <w:tab/>
        </w:r>
        <w:r>
          <w:rPr>
            <w:noProof/>
            <w:webHidden/>
          </w:rPr>
          <w:fldChar w:fldCharType="begin"/>
        </w:r>
        <w:r>
          <w:rPr>
            <w:noProof/>
            <w:webHidden/>
          </w:rPr>
          <w:instrText xml:space="preserve"> PAGEREF _Toc149556497 \h </w:instrText>
        </w:r>
        <w:r>
          <w:rPr>
            <w:noProof/>
            <w:webHidden/>
          </w:rPr>
        </w:r>
        <w:r>
          <w:rPr>
            <w:noProof/>
            <w:webHidden/>
          </w:rPr>
          <w:fldChar w:fldCharType="separate"/>
        </w:r>
        <w:r>
          <w:rPr>
            <w:noProof/>
            <w:webHidden/>
          </w:rPr>
          <w:t>84</w:t>
        </w:r>
        <w:r>
          <w:rPr>
            <w:noProof/>
            <w:webHidden/>
          </w:rPr>
          <w:fldChar w:fldCharType="end"/>
        </w:r>
      </w:hyperlink>
    </w:p>
    <w:p w14:paraId="3C2E4099" w14:textId="21DB33F7"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98" w:history="1">
        <w:r w:rsidRPr="001D02A7">
          <w:rPr>
            <w:rStyle w:val="Hyperlink"/>
            <w:noProof/>
          </w:rPr>
          <w:t>3.7.3</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pneumatic transport VZ007</w:t>
        </w:r>
        <w:r>
          <w:rPr>
            <w:noProof/>
            <w:webHidden/>
          </w:rPr>
          <w:tab/>
        </w:r>
        <w:r>
          <w:rPr>
            <w:noProof/>
            <w:webHidden/>
          </w:rPr>
          <w:fldChar w:fldCharType="begin"/>
        </w:r>
        <w:r>
          <w:rPr>
            <w:noProof/>
            <w:webHidden/>
          </w:rPr>
          <w:instrText xml:space="preserve"> PAGEREF _Toc149556498 \h </w:instrText>
        </w:r>
        <w:r>
          <w:rPr>
            <w:noProof/>
            <w:webHidden/>
          </w:rPr>
        </w:r>
        <w:r>
          <w:rPr>
            <w:noProof/>
            <w:webHidden/>
          </w:rPr>
          <w:fldChar w:fldCharType="separate"/>
        </w:r>
        <w:r>
          <w:rPr>
            <w:noProof/>
            <w:webHidden/>
          </w:rPr>
          <w:t>85</w:t>
        </w:r>
        <w:r>
          <w:rPr>
            <w:noProof/>
            <w:webHidden/>
          </w:rPr>
          <w:fldChar w:fldCharType="end"/>
        </w:r>
      </w:hyperlink>
    </w:p>
    <w:p w14:paraId="55710C11" w14:textId="798878AE"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499" w:history="1">
        <w:r w:rsidRPr="001D02A7">
          <w:rPr>
            <w:rStyle w:val="Hyperlink"/>
            <w:noProof/>
          </w:rPr>
          <w:t>3.7.4</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diverter NZ460.</w:t>
        </w:r>
        <w:r>
          <w:rPr>
            <w:noProof/>
            <w:webHidden/>
          </w:rPr>
          <w:tab/>
        </w:r>
        <w:r>
          <w:rPr>
            <w:noProof/>
            <w:webHidden/>
          </w:rPr>
          <w:fldChar w:fldCharType="begin"/>
        </w:r>
        <w:r>
          <w:rPr>
            <w:noProof/>
            <w:webHidden/>
          </w:rPr>
          <w:instrText xml:space="preserve"> PAGEREF _Toc149556499 \h </w:instrText>
        </w:r>
        <w:r>
          <w:rPr>
            <w:noProof/>
            <w:webHidden/>
          </w:rPr>
        </w:r>
        <w:r>
          <w:rPr>
            <w:noProof/>
            <w:webHidden/>
          </w:rPr>
          <w:fldChar w:fldCharType="separate"/>
        </w:r>
        <w:r>
          <w:rPr>
            <w:noProof/>
            <w:webHidden/>
          </w:rPr>
          <w:t>85</w:t>
        </w:r>
        <w:r>
          <w:rPr>
            <w:noProof/>
            <w:webHidden/>
          </w:rPr>
          <w:fldChar w:fldCharType="end"/>
        </w:r>
      </w:hyperlink>
    </w:p>
    <w:p w14:paraId="6CE8C3E3" w14:textId="2985276E"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00" w:history="1">
        <w:r w:rsidRPr="001D02A7">
          <w:rPr>
            <w:rStyle w:val="Hyperlink"/>
            <w:noProof/>
          </w:rPr>
          <w:t>3.7.5</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Hopper TE009.</w:t>
        </w:r>
        <w:r>
          <w:rPr>
            <w:noProof/>
            <w:webHidden/>
          </w:rPr>
          <w:tab/>
        </w:r>
        <w:r>
          <w:rPr>
            <w:noProof/>
            <w:webHidden/>
          </w:rPr>
          <w:fldChar w:fldCharType="begin"/>
        </w:r>
        <w:r>
          <w:rPr>
            <w:noProof/>
            <w:webHidden/>
          </w:rPr>
          <w:instrText xml:space="preserve"> PAGEREF _Toc149556500 \h </w:instrText>
        </w:r>
        <w:r>
          <w:rPr>
            <w:noProof/>
            <w:webHidden/>
          </w:rPr>
        </w:r>
        <w:r>
          <w:rPr>
            <w:noProof/>
            <w:webHidden/>
          </w:rPr>
          <w:fldChar w:fldCharType="separate"/>
        </w:r>
        <w:r>
          <w:rPr>
            <w:noProof/>
            <w:webHidden/>
          </w:rPr>
          <w:t>85</w:t>
        </w:r>
        <w:r>
          <w:rPr>
            <w:noProof/>
            <w:webHidden/>
          </w:rPr>
          <w:fldChar w:fldCharType="end"/>
        </w:r>
      </w:hyperlink>
    </w:p>
    <w:p w14:paraId="38AFC1E5" w14:textId="6A048959"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01" w:history="1">
        <w:r w:rsidRPr="001D02A7">
          <w:rPr>
            <w:rStyle w:val="Hyperlink"/>
            <w:noProof/>
          </w:rPr>
          <w:t>3.7.6</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Milling.</w:t>
        </w:r>
        <w:r>
          <w:rPr>
            <w:noProof/>
            <w:webHidden/>
          </w:rPr>
          <w:tab/>
        </w:r>
        <w:r>
          <w:rPr>
            <w:noProof/>
            <w:webHidden/>
          </w:rPr>
          <w:fldChar w:fldCharType="begin"/>
        </w:r>
        <w:r>
          <w:rPr>
            <w:noProof/>
            <w:webHidden/>
          </w:rPr>
          <w:instrText xml:space="preserve"> PAGEREF _Toc149556501 \h </w:instrText>
        </w:r>
        <w:r>
          <w:rPr>
            <w:noProof/>
            <w:webHidden/>
          </w:rPr>
        </w:r>
        <w:r>
          <w:rPr>
            <w:noProof/>
            <w:webHidden/>
          </w:rPr>
          <w:fldChar w:fldCharType="separate"/>
        </w:r>
        <w:r>
          <w:rPr>
            <w:noProof/>
            <w:webHidden/>
          </w:rPr>
          <w:t>86</w:t>
        </w:r>
        <w:r>
          <w:rPr>
            <w:noProof/>
            <w:webHidden/>
          </w:rPr>
          <w:fldChar w:fldCharType="end"/>
        </w:r>
      </w:hyperlink>
    </w:p>
    <w:p w14:paraId="49AE2D5B" w14:textId="650A76E9"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02" w:history="1">
        <w:r w:rsidRPr="001D02A7">
          <w:rPr>
            <w:rStyle w:val="Hyperlink"/>
            <w:noProof/>
          </w:rPr>
          <w:t>3.7.7</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Hopper TE011.</w:t>
        </w:r>
        <w:r>
          <w:rPr>
            <w:noProof/>
            <w:webHidden/>
          </w:rPr>
          <w:tab/>
        </w:r>
        <w:r>
          <w:rPr>
            <w:noProof/>
            <w:webHidden/>
          </w:rPr>
          <w:fldChar w:fldCharType="begin"/>
        </w:r>
        <w:r>
          <w:rPr>
            <w:noProof/>
            <w:webHidden/>
          </w:rPr>
          <w:instrText xml:space="preserve"> PAGEREF _Toc149556502 \h </w:instrText>
        </w:r>
        <w:r>
          <w:rPr>
            <w:noProof/>
            <w:webHidden/>
          </w:rPr>
        </w:r>
        <w:r>
          <w:rPr>
            <w:noProof/>
            <w:webHidden/>
          </w:rPr>
          <w:fldChar w:fldCharType="separate"/>
        </w:r>
        <w:r>
          <w:rPr>
            <w:noProof/>
            <w:webHidden/>
          </w:rPr>
          <w:t>86</w:t>
        </w:r>
        <w:r>
          <w:rPr>
            <w:noProof/>
            <w:webHidden/>
          </w:rPr>
          <w:fldChar w:fldCharType="end"/>
        </w:r>
      </w:hyperlink>
    </w:p>
    <w:p w14:paraId="3A0EDA9E" w14:textId="1E866FA0"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03" w:history="1">
        <w:r w:rsidRPr="001D02A7">
          <w:rPr>
            <w:rStyle w:val="Hyperlink"/>
            <w:noProof/>
          </w:rPr>
          <w:t>3.7.8</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pneumatic transport VZ012</w:t>
        </w:r>
        <w:r>
          <w:rPr>
            <w:noProof/>
            <w:webHidden/>
          </w:rPr>
          <w:tab/>
        </w:r>
        <w:r>
          <w:rPr>
            <w:noProof/>
            <w:webHidden/>
          </w:rPr>
          <w:fldChar w:fldCharType="begin"/>
        </w:r>
        <w:r>
          <w:rPr>
            <w:noProof/>
            <w:webHidden/>
          </w:rPr>
          <w:instrText xml:space="preserve"> PAGEREF _Toc149556503 \h </w:instrText>
        </w:r>
        <w:r>
          <w:rPr>
            <w:noProof/>
            <w:webHidden/>
          </w:rPr>
        </w:r>
        <w:r>
          <w:rPr>
            <w:noProof/>
            <w:webHidden/>
          </w:rPr>
          <w:fldChar w:fldCharType="separate"/>
        </w:r>
        <w:r>
          <w:rPr>
            <w:noProof/>
            <w:webHidden/>
          </w:rPr>
          <w:t>87</w:t>
        </w:r>
        <w:r>
          <w:rPr>
            <w:noProof/>
            <w:webHidden/>
          </w:rPr>
          <w:fldChar w:fldCharType="end"/>
        </w:r>
      </w:hyperlink>
    </w:p>
    <w:p w14:paraId="66E5C214" w14:textId="340813A1"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04" w:history="1">
        <w:r w:rsidRPr="001D02A7">
          <w:rPr>
            <w:rStyle w:val="Hyperlink"/>
            <w:noProof/>
            <w:lang w:val="en-GB"/>
          </w:rPr>
          <w:t>3.7.9</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 xml:space="preserve">LFP-NCO system </w:t>
        </w:r>
        <w:r w:rsidRPr="001D02A7">
          <w:rPr>
            <w:rStyle w:val="Hyperlink"/>
            <w:noProof/>
            <w:lang w:val="en-GB"/>
          </w:rPr>
          <w:t>Dryer HX014.</w:t>
        </w:r>
        <w:r>
          <w:rPr>
            <w:noProof/>
            <w:webHidden/>
          </w:rPr>
          <w:tab/>
        </w:r>
        <w:r>
          <w:rPr>
            <w:noProof/>
            <w:webHidden/>
          </w:rPr>
          <w:fldChar w:fldCharType="begin"/>
        </w:r>
        <w:r>
          <w:rPr>
            <w:noProof/>
            <w:webHidden/>
          </w:rPr>
          <w:instrText xml:space="preserve"> PAGEREF _Toc149556504 \h </w:instrText>
        </w:r>
        <w:r>
          <w:rPr>
            <w:noProof/>
            <w:webHidden/>
          </w:rPr>
        </w:r>
        <w:r>
          <w:rPr>
            <w:noProof/>
            <w:webHidden/>
          </w:rPr>
          <w:fldChar w:fldCharType="separate"/>
        </w:r>
        <w:r>
          <w:rPr>
            <w:noProof/>
            <w:webHidden/>
          </w:rPr>
          <w:t>87</w:t>
        </w:r>
        <w:r>
          <w:rPr>
            <w:noProof/>
            <w:webHidden/>
          </w:rPr>
          <w:fldChar w:fldCharType="end"/>
        </w:r>
      </w:hyperlink>
    </w:p>
    <w:p w14:paraId="17535B93" w14:textId="76C0A5B3"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05" w:history="1">
        <w:r w:rsidRPr="001D02A7">
          <w:rPr>
            <w:rStyle w:val="Hyperlink"/>
            <w:noProof/>
            <w:lang w:val="en-GB"/>
          </w:rPr>
          <w:t>3.7.10</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 xml:space="preserve">LFP-NCO system </w:t>
        </w:r>
        <w:r w:rsidRPr="001D02A7">
          <w:rPr>
            <w:rStyle w:val="Hyperlink"/>
            <w:noProof/>
            <w:lang w:val="en-GB"/>
          </w:rPr>
          <w:t>Cooler VK016.</w:t>
        </w:r>
        <w:r>
          <w:rPr>
            <w:noProof/>
            <w:webHidden/>
          </w:rPr>
          <w:tab/>
        </w:r>
        <w:r>
          <w:rPr>
            <w:noProof/>
            <w:webHidden/>
          </w:rPr>
          <w:fldChar w:fldCharType="begin"/>
        </w:r>
        <w:r>
          <w:rPr>
            <w:noProof/>
            <w:webHidden/>
          </w:rPr>
          <w:instrText xml:space="preserve"> PAGEREF _Toc149556505 \h </w:instrText>
        </w:r>
        <w:r>
          <w:rPr>
            <w:noProof/>
            <w:webHidden/>
          </w:rPr>
        </w:r>
        <w:r>
          <w:rPr>
            <w:noProof/>
            <w:webHidden/>
          </w:rPr>
          <w:fldChar w:fldCharType="separate"/>
        </w:r>
        <w:r>
          <w:rPr>
            <w:noProof/>
            <w:webHidden/>
          </w:rPr>
          <w:t>88</w:t>
        </w:r>
        <w:r>
          <w:rPr>
            <w:noProof/>
            <w:webHidden/>
          </w:rPr>
          <w:fldChar w:fldCharType="end"/>
        </w:r>
      </w:hyperlink>
    </w:p>
    <w:p w14:paraId="73ECD5DD" w14:textId="67672C4A"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06" w:history="1">
        <w:r w:rsidRPr="001D02A7">
          <w:rPr>
            <w:rStyle w:val="Hyperlink"/>
            <w:noProof/>
          </w:rPr>
          <w:t>3.7.11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pneumatic transport VZ017</w:t>
        </w:r>
        <w:r>
          <w:rPr>
            <w:noProof/>
            <w:webHidden/>
          </w:rPr>
          <w:tab/>
        </w:r>
        <w:r>
          <w:rPr>
            <w:noProof/>
            <w:webHidden/>
          </w:rPr>
          <w:fldChar w:fldCharType="begin"/>
        </w:r>
        <w:r>
          <w:rPr>
            <w:noProof/>
            <w:webHidden/>
          </w:rPr>
          <w:instrText xml:space="preserve"> PAGEREF _Toc149556506 \h </w:instrText>
        </w:r>
        <w:r>
          <w:rPr>
            <w:noProof/>
            <w:webHidden/>
          </w:rPr>
        </w:r>
        <w:r>
          <w:rPr>
            <w:noProof/>
            <w:webHidden/>
          </w:rPr>
          <w:fldChar w:fldCharType="separate"/>
        </w:r>
        <w:r>
          <w:rPr>
            <w:noProof/>
            <w:webHidden/>
          </w:rPr>
          <w:t>89</w:t>
        </w:r>
        <w:r>
          <w:rPr>
            <w:noProof/>
            <w:webHidden/>
          </w:rPr>
          <w:fldChar w:fldCharType="end"/>
        </w:r>
      </w:hyperlink>
    </w:p>
    <w:p w14:paraId="5FD579B7" w14:textId="4E49B95B"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07" w:history="1">
        <w:r w:rsidRPr="001D02A7">
          <w:rPr>
            <w:rStyle w:val="Hyperlink"/>
            <w:noProof/>
          </w:rPr>
          <w:t>3.7.12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Hopper TE019.</w:t>
        </w:r>
        <w:r>
          <w:rPr>
            <w:noProof/>
            <w:webHidden/>
          </w:rPr>
          <w:tab/>
        </w:r>
        <w:r>
          <w:rPr>
            <w:noProof/>
            <w:webHidden/>
          </w:rPr>
          <w:fldChar w:fldCharType="begin"/>
        </w:r>
        <w:r>
          <w:rPr>
            <w:noProof/>
            <w:webHidden/>
          </w:rPr>
          <w:instrText xml:space="preserve"> PAGEREF _Toc149556507 \h </w:instrText>
        </w:r>
        <w:r>
          <w:rPr>
            <w:noProof/>
            <w:webHidden/>
          </w:rPr>
        </w:r>
        <w:r>
          <w:rPr>
            <w:noProof/>
            <w:webHidden/>
          </w:rPr>
          <w:fldChar w:fldCharType="separate"/>
        </w:r>
        <w:r>
          <w:rPr>
            <w:noProof/>
            <w:webHidden/>
          </w:rPr>
          <w:t>89</w:t>
        </w:r>
        <w:r>
          <w:rPr>
            <w:noProof/>
            <w:webHidden/>
          </w:rPr>
          <w:fldChar w:fldCharType="end"/>
        </w:r>
      </w:hyperlink>
    </w:p>
    <w:p w14:paraId="1BAB5A31" w14:textId="353D5D76"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08" w:history="1">
        <w:r w:rsidRPr="001D02A7">
          <w:rPr>
            <w:rStyle w:val="Hyperlink"/>
            <w:noProof/>
          </w:rPr>
          <w:t>3.7.13</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LFP-NCO system magnetic filters CA021.</w:t>
        </w:r>
        <w:r>
          <w:rPr>
            <w:noProof/>
            <w:webHidden/>
          </w:rPr>
          <w:tab/>
        </w:r>
        <w:r>
          <w:rPr>
            <w:noProof/>
            <w:webHidden/>
          </w:rPr>
          <w:fldChar w:fldCharType="begin"/>
        </w:r>
        <w:r>
          <w:rPr>
            <w:noProof/>
            <w:webHidden/>
          </w:rPr>
          <w:instrText xml:space="preserve"> PAGEREF _Toc149556508 \h </w:instrText>
        </w:r>
        <w:r>
          <w:rPr>
            <w:noProof/>
            <w:webHidden/>
          </w:rPr>
        </w:r>
        <w:r>
          <w:rPr>
            <w:noProof/>
            <w:webHidden/>
          </w:rPr>
          <w:fldChar w:fldCharType="separate"/>
        </w:r>
        <w:r>
          <w:rPr>
            <w:noProof/>
            <w:webHidden/>
          </w:rPr>
          <w:t>90</w:t>
        </w:r>
        <w:r>
          <w:rPr>
            <w:noProof/>
            <w:webHidden/>
          </w:rPr>
          <w:fldChar w:fldCharType="end"/>
        </w:r>
      </w:hyperlink>
    </w:p>
    <w:p w14:paraId="17AFD52E" w14:textId="57E5905F"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09" w:history="1">
        <w:r w:rsidRPr="001D02A7">
          <w:rPr>
            <w:rStyle w:val="Hyperlink"/>
            <w:noProof/>
          </w:rPr>
          <w:t>3.7.14</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bag unloading station Glove Box.</w:t>
        </w:r>
        <w:r>
          <w:rPr>
            <w:noProof/>
            <w:webHidden/>
          </w:rPr>
          <w:tab/>
        </w:r>
        <w:r>
          <w:rPr>
            <w:noProof/>
            <w:webHidden/>
          </w:rPr>
          <w:fldChar w:fldCharType="begin"/>
        </w:r>
        <w:r>
          <w:rPr>
            <w:noProof/>
            <w:webHidden/>
          </w:rPr>
          <w:instrText xml:space="preserve"> PAGEREF _Toc149556509 \h </w:instrText>
        </w:r>
        <w:r>
          <w:rPr>
            <w:noProof/>
            <w:webHidden/>
          </w:rPr>
        </w:r>
        <w:r>
          <w:rPr>
            <w:noProof/>
            <w:webHidden/>
          </w:rPr>
          <w:fldChar w:fldCharType="separate"/>
        </w:r>
        <w:r>
          <w:rPr>
            <w:noProof/>
            <w:webHidden/>
          </w:rPr>
          <w:t>90</w:t>
        </w:r>
        <w:r>
          <w:rPr>
            <w:noProof/>
            <w:webHidden/>
          </w:rPr>
          <w:fldChar w:fldCharType="end"/>
        </w:r>
      </w:hyperlink>
    </w:p>
    <w:p w14:paraId="4F921536" w14:textId="09A2CB3B"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10" w:history="1">
        <w:r w:rsidRPr="001D02A7">
          <w:rPr>
            <w:rStyle w:val="Hyperlink"/>
            <w:noProof/>
            <w:lang w:val="en-GB"/>
          </w:rPr>
          <w:t>3.7.15</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Dryer/Cooler</w:t>
        </w:r>
        <w:r w:rsidRPr="001D02A7">
          <w:rPr>
            <w:rStyle w:val="Hyperlink"/>
            <w:noProof/>
            <w:lang w:val="en-GB"/>
          </w:rPr>
          <w:t xml:space="preserve"> VK006.</w:t>
        </w:r>
        <w:r>
          <w:rPr>
            <w:noProof/>
            <w:webHidden/>
          </w:rPr>
          <w:tab/>
        </w:r>
        <w:r>
          <w:rPr>
            <w:noProof/>
            <w:webHidden/>
          </w:rPr>
          <w:fldChar w:fldCharType="begin"/>
        </w:r>
        <w:r>
          <w:rPr>
            <w:noProof/>
            <w:webHidden/>
          </w:rPr>
          <w:instrText xml:space="preserve"> PAGEREF _Toc149556510 \h </w:instrText>
        </w:r>
        <w:r>
          <w:rPr>
            <w:noProof/>
            <w:webHidden/>
          </w:rPr>
        </w:r>
        <w:r>
          <w:rPr>
            <w:noProof/>
            <w:webHidden/>
          </w:rPr>
          <w:fldChar w:fldCharType="separate"/>
        </w:r>
        <w:r>
          <w:rPr>
            <w:noProof/>
            <w:webHidden/>
          </w:rPr>
          <w:t>91</w:t>
        </w:r>
        <w:r>
          <w:rPr>
            <w:noProof/>
            <w:webHidden/>
          </w:rPr>
          <w:fldChar w:fldCharType="end"/>
        </w:r>
      </w:hyperlink>
    </w:p>
    <w:p w14:paraId="324487BE" w14:textId="4DCCAB37"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11" w:history="1">
        <w:r w:rsidRPr="001D02A7">
          <w:rPr>
            <w:rStyle w:val="Hyperlink"/>
            <w:noProof/>
          </w:rPr>
          <w:t>3.7.16</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pneumatic transport VZ007</w:t>
        </w:r>
        <w:r>
          <w:rPr>
            <w:noProof/>
            <w:webHidden/>
          </w:rPr>
          <w:tab/>
        </w:r>
        <w:r>
          <w:rPr>
            <w:noProof/>
            <w:webHidden/>
          </w:rPr>
          <w:fldChar w:fldCharType="begin"/>
        </w:r>
        <w:r>
          <w:rPr>
            <w:noProof/>
            <w:webHidden/>
          </w:rPr>
          <w:instrText xml:space="preserve"> PAGEREF _Toc149556511 \h </w:instrText>
        </w:r>
        <w:r>
          <w:rPr>
            <w:noProof/>
            <w:webHidden/>
          </w:rPr>
        </w:r>
        <w:r>
          <w:rPr>
            <w:noProof/>
            <w:webHidden/>
          </w:rPr>
          <w:fldChar w:fldCharType="separate"/>
        </w:r>
        <w:r>
          <w:rPr>
            <w:noProof/>
            <w:webHidden/>
          </w:rPr>
          <w:t>92</w:t>
        </w:r>
        <w:r>
          <w:rPr>
            <w:noProof/>
            <w:webHidden/>
          </w:rPr>
          <w:fldChar w:fldCharType="end"/>
        </w:r>
      </w:hyperlink>
    </w:p>
    <w:p w14:paraId="0A1856AC" w14:textId="24654BAA"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12" w:history="1">
        <w:r w:rsidRPr="001D02A7">
          <w:rPr>
            <w:rStyle w:val="Hyperlink"/>
            <w:noProof/>
          </w:rPr>
          <w:t>3.7.17</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Hopper TE009.</w:t>
        </w:r>
        <w:r>
          <w:rPr>
            <w:noProof/>
            <w:webHidden/>
          </w:rPr>
          <w:tab/>
        </w:r>
        <w:r>
          <w:rPr>
            <w:noProof/>
            <w:webHidden/>
          </w:rPr>
          <w:fldChar w:fldCharType="begin"/>
        </w:r>
        <w:r>
          <w:rPr>
            <w:noProof/>
            <w:webHidden/>
          </w:rPr>
          <w:instrText xml:space="preserve"> PAGEREF _Toc149556512 \h </w:instrText>
        </w:r>
        <w:r>
          <w:rPr>
            <w:noProof/>
            <w:webHidden/>
          </w:rPr>
        </w:r>
        <w:r>
          <w:rPr>
            <w:noProof/>
            <w:webHidden/>
          </w:rPr>
          <w:fldChar w:fldCharType="separate"/>
        </w:r>
        <w:r>
          <w:rPr>
            <w:noProof/>
            <w:webHidden/>
          </w:rPr>
          <w:t>92</w:t>
        </w:r>
        <w:r>
          <w:rPr>
            <w:noProof/>
            <w:webHidden/>
          </w:rPr>
          <w:fldChar w:fldCharType="end"/>
        </w:r>
      </w:hyperlink>
    </w:p>
    <w:p w14:paraId="62C1C55F" w14:textId="6577D078" w:rsidR="00C60D0B" w:rsidRDefault="00C60D0B">
      <w:pPr>
        <w:pStyle w:val="TOC3"/>
        <w:tabs>
          <w:tab w:val="left" w:pos="144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13" w:history="1">
        <w:r w:rsidRPr="001D02A7">
          <w:rPr>
            <w:rStyle w:val="Hyperlink"/>
            <w:noProof/>
          </w:rPr>
          <w:t>3.7.18</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CB system magnetic filters CA011.</w:t>
        </w:r>
        <w:r>
          <w:rPr>
            <w:noProof/>
            <w:webHidden/>
          </w:rPr>
          <w:tab/>
        </w:r>
        <w:r>
          <w:rPr>
            <w:noProof/>
            <w:webHidden/>
          </w:rPr>
          <w:fldChar w:fldCharType="begin"/>
        </w:r>
        <w:r>
          <w:rPr>
            <w:noProof/>
            <w:webHidden/>
          </w:rPr>
          <w:instrText xml:space="preserve"> PAGEREF _Toc149556513 \h </w:instrText>
        </w:r>
        <w:r>
          <w:rPr>
            <w:noProof/>
            <w:webHidden/>
          </w:rPr>
        </w:r>
        <w:r>
          <w:rPr>
            <w:noProof/>
            <w:webHidden/>
          </w:rPr>
          <w:fldChar w:fldCharType="separate"/>
        </w:r>
        <w:r>
          <w:rPr>
            <w:noProof/>
            <w:webHidden/>
          </w:rPr>
          <w:t>92</w:t>
        </w:r>
        <w:r>
          <w:rPr>
            <w:noProof/>
            <w:webHidden/>
          </w:rPr>
          <w:fldChar w:fldCharType="end"/>
        </w:r>
      </w:hyperlink>
    </w:p>
    <w:p w14:paraId="3EBDB2E4" w14:textId="7048F569"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14" w:history="1">
        <w:r w:rsidRPr="001D02A7">
          <w:rPr>
            <w:rStyle w:val="Hyperlink"/>
            <w:noProof/>
          </w:rPr>
          <w:t>3.8</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 xml:space="preserve">Batching </w:t>
        </w:r>
        <w:r w:rsidRPr="001D02A7">
          <w:rPr>
            <w:rStyle w:val="Hyperlink"/>
            <w:noProof/>
          </w:rPr>
          <w:t>S</w:t>
        </w:r>
        <w:r w:rsidRPr="001D02A7">
          <w:rPr>
            <w:rStyle w:val="Hyperlink"/>
            <w:noProof/>
          </w:rPr>
          <w:t>ystem</w:t>
        </w:r>
        <w:r>
          <w:rPr>
            <w:noProof/>
            <w:webHidden/>
          </w:rPr>
          <w:tab/>
        </w:r>
        <w:r>
          <w:rPr>
            <w:noProof/>
            <w:webHidden/>
          </w:rPr>
          <w:fldChar w:fldCharType="begin"/>
        </w:r>
        <w:r>
          <w:rPr>
            <w:noProof/>
            <w:webHidden/>
          </w:rPr>
          <w:instrText xml:space="preserve"> PAGEREF _Toc149556514 \h </w:instrText>
        </w:r>
        <w:r>
          <w:rPr>
            <w:noProof/>
            <w:webHidden/>
          </w:rPr>
        </w:r>
        <w:r>
          <w:rPr>
            <w:noProof/>
            <w:webHidden/>
          </w:rPr>
          <w:fldChar w:fldCharType="separate"/>
        </w:r>
        <w:r>
          <w:rPr>
            <w:noProof/>
            <w:webHidden/>
          </w:rPr>
          <w:t>93</w:t>
        </w:r>
        <w:r>
          <w:rPr>
            <w:noProof/>
            <w:webHidden/>
          </w:rPr>
          <w:fldChar w:fldCharType="end"/>
        </w:r>
      </w:hyperlink>
    </w:p>
    <w:p w14:paraId="0E84A574" w14:textId="5FA38E91"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15" w:history="1">
        <w:r w:rsidRPr="001D02A7">
          <w:rPr>
            <w:rStyle w:val="Hyperlink"/>
            <w:noProof/>
          </w:rPr>
          <w:t>3.8.1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LFP System Weight Batching</w:t>
        </w:r>
        <w:r>
          <w:rPr>
            <w:noProof/>
            <w:webHidden/>
          </w:rPr>
          <w:tab/>
        </w:r>
        <w:r>
          <w:rPr>
            <w:noProof/>
            <w:webHidden/>
          </w:rPr>
          <w:fldChar w:fldCharType="begin"/>
        </w:r>
        <w:r>
          <w:rPr>
            <w:noProof/>
            <w:webHidden/>
          </w:rPr>
          <w:instrText xml:space="preserve"> PAGEREF _Toc149556515 \h </w:instrText>
        </w:r>
        <w:r>
          <w:rPr>
            <w:noProof/>
            <w:webHidden/>
          </w:rPr>
        </w:r>
        <w:r>
          <w:rPr>
            <w:noProof/>
            <w:webHidden/>
          </w:rPr>
          <w:fldChar w:fldCharType="separate"/>
        </w:r>
        <w:r>
          <w:rPr>
            <w:noProof/>
            <w:webHidden/>
          </w:rPr>
          <w:t>93</w:t>
        </w:r>
        <w:r>
          <w:rPr>
            <w:noProof/>
            <w:webHidden/>
          </w:rPr>
          <w:fldChar w:fldCharType="end"/>
        </w:r>
      </w:hyperlink>
    </w:p>
    <w:p w14:paraId="11CC17B4" w14:textId="69B78E9F"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16" w:history="1">
        <w:r w:rsidRPr="001D02A7">
          <w:rPr>
            <w:rStyle w:val="Hyperlink"/>
            <w:noProof/>
          </w:rPr>
          <w:t>3.8.2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NMC Batching System</w:t>
        </w:r>
        <w:r>
          <w:rPr>
            <w:noProof/>
            <w:webHidden/>
          </w:rPr>
          <w:tab/>
        </w:r>
        <w:r>
          <w:rPr>
            <w:noProof/>
            <w:webHidden/>
          </w:rPr>
          <w:fldChar w:fldCharType="begin"/>
        </w:r>
        <w:r>
          <w:rPr>
            <w:noProof/>
            <w:webHidden/>
          </w:rPr>
          <w:instrText xml:space="preserve"> PAGEREF _Toc149556516 \h </w:instrText>
        </w:r>
        <w:r>
          <w:rPr>
            <w:noProof/>
            <w:webHidden/>
          </w:rPr>
        </w:r>
        <w:r>
          <w:rPr>
            <w:noProof/>
            <w:webHidden/>
          </w:rPr>
          <w:fldChar w:fldCharType="separate"/>
        </w:r>
        <w:r>
          <w:rPr>
            <w:noProof/>
            <w:webHidden/>
          </w:rPr>
          <w:t>94</w:t>
        </w:r>
        <w:r>
          <w:rPr>
            <w:noProof/>
            <w:webHidden/>
          </w:rPr>
          <w:fldChar w:fldCharType="end"/>
        </w:r>
      </w:hyperlink>
    </w:p>
    <w:p w14:paraId="5DB60F95" w14:textId="3677BA3B" w:rsidR="00C60D0B" w:rsidRDefault="00C60D0B">
      <w:pPr>
        <w:pStyle w:val="TOC1"/>
        <w:tabs>
          <w:tab w:val="left" w:pos="480"/>
          <w:tab w:val="right" w:leader="dot" w:pos="9628"/>
        </w:tabs>
        <w:rPr>
          <w:rFonts w:asciiTheme="minorHAnsi" w:eastAsiaTheme="minorEastAsia" w:hAnsiTheme="minorHAnsi" w:cstheme="minorBidi"/>
          <w:b w:val="0"/>
          <w:noProof/>
          <w:kern w:val="2"/>
          <w:sz w:val="22"/>
          <w:szCs w:val="22"/>
          <w:lang w:val="en-AU" w:eastAsia="en-AU"/>
          <w14:ligatures w14:val="standardContextual"/>
        </w:rPr>
      </w:pPr>
      <w:hyperlink w:anchor="_Toc149556517" w:history="1">
        <w:r w:rsidRPr="001D02A7">
          <w:rPr>
            <w:rStyle w:val="Hyperlink"/>
            <w:noProof/>
          </w:rPr>
          <w:t>4</w:t>
        </w:r>
        <w:r>
          <w:rPr>
            <w:rFonts w:asciiTheme="minorHAnsi" w:eastAsiaTheme="minorEastAsia" w:hAnsiTheme="minorHAnsi" w:cstheme="minorBidi"/>
            <w:b w:val="0"/>
            <w:noProof/>
            <w:kern w:val="2"/>
            <w:sz w:val="22"/>
            <w:szCs w:val="22"/>
            <w:lang w:val="en-AU" w:eastAsia="en-AU"/>
            <w14:ligatures w14:val="standardContextual"/>
          </w:rPr>
          <w:tab/>
        </w:r>
        <w:r w:rsidRPr="001D02A7">
          <w:rPr>
            <w:rStyle w:val="Hyperlink"/>
            <w:noProof/>
          </w:rPr>
          <w:t>Alarms</w:t>
        </w:r>
        <w:r>
          <w:rPr>
            <w:noProof/>
            <w:webHidden/>
          </w:rPr>
          <w:tab/>
        </w:r>
        <w:r>
          <w:rPr>
            <w:noProof/>
            <w:webHidden/>
          </w:rPr>
          <w:fldChar w:fldCharType="begin"/>
        </w:r>
        <w:r>
          <w:rPr>
            <w:noProof/>
            <w:webHidden/>
          </w:rPr>
          <w:instrText xml:space="preserve"> PAGEREF _Toc149556517 \h </w:instrText>
        </w:r>
        <w:r>
          <w:rPr>
            <w:noProof/>
            <w:webHidden/>
          </w:rPr>
        </w:r>
        <w:r>
          <w:rPr>
            <w:noProof/>
            <w:webHidden/>
          </w:rPr>
          <w:fldChar w:fldCharType="separate"/>
        </w:r>
        <w:r>
          <w:rPr>
            <w:noProof/>
            <w:webHidden/>
          </w:rPr>
          <w:t>96</w:t>
        </w:r>
        <w:r>
          <w:rPr>
            <w:noProof/>
            <w:webHidden/>
          </w:rPr>
          <w:fldChar w:fldCharType="end"/>
        </w:r>
      </w:hyperlink>
    </w:p>
    <w:p w14:paraId="2C80B400" w14:textId="621B0CE3"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18" w:history="1">
        <w:r w:rsidRPr="001D02A7">
          <w:rPr>
            <w:rStyle w:val="Hyperlink"/>
            <w:noProof/>
          </w:rPr>
          <w:t>4.1</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Immediate shutdown</w:t>
        </w:r>
        <w:r>
          <w:rPr>
            <w:noProof/>
            <w:webHidden/>
          </w:rPr>
          <w:tab/>
        </w:r>
        <w:r>
          <w:rPr>
            <w:noProof/>
            <w:webHidden/>
          </w:rPr>
          <w:fldChar w:fldCharType="begin"/>
        </w:r>
        <w:r>
          <w:rPr>
            <w:noProof/>
            <w:webHidden/>
          </w:rPr>
          <w:instrText xml:space="preserve"> PAGEREF _Toc149556518 \h </w:instrText>
        </w:r>
        <w:r>
          <w:rPr>
            <w:noProof/>
            <w:webHidden/>
          </w:rPr>
        </w:r>
        <w:r>
          <w:rPr>
            <w:noProof/>
            <w:webHidden/>
          </w:rPr>
          <w:fldChar w:fldCharType="separate"/>
        </w:r>
        <w:r>
          <w:rPr>
            <w:noProof/>
            <w:webHidden/>
          </w:rPr>
          <w:t>96</w:t>
        </w:r>
        <w:r>
          <w:rPr>
            <w:noProof/>
            <w:webHidden/>
          </w:rPr>
          <w:fldChar w:fldCharType="end"/>
        </w:r>
      </w:hyperlink>
    </w:p>
    <w:p w14:paraId="60863AEA" w14:textId="25242565"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19" w:history="1">
        <w:r w:rsidRPr="001D02A7">
          <w:rPr>
            <w:rStyle w:val="Hyperlink"/>
            <w:noProof/>
          </w:rPr>
          <w:t>4.2</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Controlled shutdown</w:t>
        </w:r>
        <w:r>
          <w:rPr>
            <w:noProof/>
            <w:webHidden/>
          </w:rPr>
          <w:tab/>
        </w:r>
        <w:r>
          <w:rPr>
            <w:noProof/>
            <w:webHidden/>
          </w:rPr>
          <w:fldChar w:fldCharType="begin"/>
        </w:r>
        <w:r>
          <w:rPr>
            <w:noProof/>
            <w:webHidden/>
          </w:rPr>
          <w:instrText xml:space="preserve"> PAGEREF _Toc149556519 \h </w:instrText>
        </w:r>
        <w:r>
          <w:rPr>
            <w:noProof/>
            <w:webHidden/>
          </w:rPr>
        </w:r>
        <w:r>
          <w:rPr>
            <w:noProof/>
            <w:webHidden/>
          </w:rPr>
          <w:fldChar w:fldCharType="separate"/>
        </w:r>
        <w:r>
          <w:rPr>
            <w:noProof/>
            <w:webHidden/>
          </w:rPr>
          <w:t>98</w:t>
        </w:r>
        <w:r>
          <w:rPr>
            <w:noProof/>
            <w:webHidden/>
          </w:rPr>
          <w:fldChar w:fldCharType="end"/>
        </w:r>
      </w:hyperlink>
    </w:p>
    <w:p w14:paraId="188F17D3" w14:textId="1CA8A7EE"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20" w:history="1">
        <w:r w:rsidRPr="001D02A7">
          <w:rPr>
            <w:rStyle w:val="Hyperlink"/>
            <w:noProof/>
            <w:lang w:val="en-GB"/>
          </w:rPr>
          <w:t>4.3</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lang w:val="en-GB"/>
          </w:rPr>
          <w:t>Warnings</w:t>
        </w:r>
        <w:r>
          <w:rPr>
            <w:noProof/>
            <w:webHidden/>
          </w:rPr>
          <w:tab/>
        </w:r>
        <w:r>
          <w:rPr>
            <w:noProof/>
            <w:webHidden/>
          </w:rPr>
          <w:fldChar w:fldCharType="begin"/>
        </w:r>
        <w:r>
          <w:rPr>
            <w:noProof/>
            <w:webHidden/>
          </w:rPr>
          <w:instrText xml:space="preserve"> PAGEREF _Toc149556520 \h </w:instrText>
        </w:r>
        <w:r>
          <w:rPr>
            <w:noProof/>
            <w:webHidden/>
          </w:rPr>
        </w:r>
        <w:r>
          <w:rPr>
            <w:noProof/>
            <w:webHidden/>
          </w:rPr>
          <w:fldChar w:fldCharType="separate"/>
        </w:r>
        <w:r>
          <w:rPr>
            <w:noProof/>
            <w:webHidden/>
          </w:rPr>
          <w:t>98</w:t>
        </w:r>
        <w:r>
          <w:rPr>
            <w:noProof/>
            <w:webHidden/>
          </w:rPr>
          <w:fldChar w:fldCharType="end"/>
        </w:r>
      </w:hyperlink>
    </w:p>
    <w:p w14:paraId="4491B3F2" w14:textId="05817CAC"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21" w:history="1">
        <w:r w:rsidRPr="001D02A7">
          <w:rPr>
            <w:rStyle w:val="Hyperlink"/>
            <w:noProof/>
            <w:lang w:val="en-GB"/>
          </w:rPr>
          <w:t>4.4</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lang w:val="en-GB"/>
          </w:rPr>
          <w:t>Interlocks</w:t>
        </w:r>
        <w:r>
          <w:rPr>
            <w:noProof/>
            <w:webHidden/>
          </w:rPr>
          <w:tab/>
        </w:r>
        <w:r>
          <w:rPr>
            <w:noProof/>
            <w:webHidden/>
          </w:rPr>
          <w:fldChar w:fldCharType="begin"/>
        </w:r>
        <w:r>
          <w:rPr>
            <w:noProof/>
            <w:webHidden/>
          </w:rPr>
          <w:instrText xml:space="preserve"> PAGEREF _Toc149556521 \h </w:instrText>
        </w:r>
        <w:r>
          <w:rPr>
            <w:noProof/>
            <w:webHidden/>
          </w:rPr>
        </w:r>
        <w:r>
          <w:rPr>
            <w:noProof/>
            <w:webHidden/>
          </w:rPr>
          <w:fldChar w:fldCharType="separate"/>
        </w:r>
        <w:r>
          <w:rPr>
            <w:noProof/>
            <w:webHidden/>
          </w:rPr>
          <w:t>99</w:t>
        </w:r>
        <w:r>
          <w:rPr>
            <w:noProof/>
            <w:webHidden/>
          </w:rPr>
          <w:fldChar w:fldCharType="end"/>
        </w:r>
      </w:hyperlink>
    </w:p>
    <w:p w14:paraId="24B130E5" w14:textId="12D4ACC8" w:rsidR="00C60D0B" w:rsidRDefault="00C60D0B">
      <w:pPr>
        <w:pStyle w:val="TOC1"/>
        <w:tabs>
          <w:tab w:val="left" w:pos="480"/>
          <w:tab w:val="right" w:leader="dot" w:pos="9628"/>
        </w:tabs>
        <w:rPr>
          <w:rFonts w:asciiTheme="minorHAnsi" w:eastAsiaTheme="minorEastAsia" w:hAnsiTheme="minorHAnsi" w:cstheme="minorBidi"/>
          <w:b w:val="0"/>
          <w:noProof/>
          <w:kern w:val="2"/>
          <w:sz w:val="22"/>
          <w:szCs w:val="22"/>
          <w:lang w:val="en-AU" w:eastAsia="en-AU"/>
          <w14:ligatures w14:val="standardContextual"/>
        </w:rPr>
      </w:pPr>
      <w:hyperlink w:anchor="_Toc149556522" w:history="1">
        <w:r w:rsidRPr="001D02A7">
          <w:rPr>
            <w:rStyle w:val="Hyperlink"/>
            <w:noProof/>
          </w:rPr>
          <w:t>5</w:t>
        </w:r>
        <w:r>
          <w:rPr>
            <w:rFonts w:asciiTheme="minorHAnsi" w:eastAsiaTheme="minorEastAsia" w:hAnsiTheme="minorHAnsi" w:cstheme="minorBidi"/>
            <w:b w:val="0"/>
            <w:noProof/>
            <w:kern w:val="2"/>
            <w:sz w:val="22"/>
            <w:szCs w:val="22"/>
            <w:lang w:val="en-AU" w:eastAsia="en-AU"/>
            <w14:ligatures w14:val="standardContextual"/>
          </w:rPr>
          <w:tab/>
        </w:r>
        <w:r w:rsidRPr="001D02A7">
          <w:rPr>
            <w:rStyle w:val="Hyperlink"/>
            <w:noProof/>
          </w:rPr>
          <w:t>Process Settings and Alarm Settings</w:t>
        </w:r>
        <w:r>
          <w:rPr>
            <w:noProof/>
            <w:webHidden/>
          </w:rPr>
          <w:tab/>
        </w:r>
        <w:r>
          <w:rPr>
            <w:noProof/>
            <w:webHidden/>
          </w:rPr>
          <w:fldChar w:fldCharType="begin"/>
        </w:r>
        <w:r>
          <w:rPr>
            <w:noProof/>
            <w:webHidden/>
          </w:rPr>
          <w:instrText xml:space="preserve"> PAGEREF _Toc149556522 \h </w:instrText>
        </w:r>
        <w:r>
          <w:rPr>
            <w:noProof/>
            <w:webHidden/>
          </w:rPr>
        </w:r>
        <w:r>
          <w:rPr>
            <w:noProof/>
            <w:webHidden/>
          </w:rPr>
          <w:fldChar w:fldCharType="separate"/>
        </w:r>
        <w:r>
          <w:rPr>
            <w:noProof/>
            <w:webHidden/>
          </w:rPr>
          <w:t>106</w:t>
        </w:r>
        <w:r>
          <w:rPr>
            <w:noProof/>
            <w:webHidden/>
          </w:rPr>
          <w:fldChar w:fldCharType="end"/>
        </w:r>
      </w:hyperlink>
    </w:p>
    <w:p w14:paraId="3CAD7CD6" w14:textId="73E1E744"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23" w:history="1">
        <w:r w:rsidRPr="001D02A7">
          <w:rPr>
            <w:rStyle w:val="Hyperlink"/>
            <w:noProof/>
          </w:rPr>
          <w:t>5.1</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Transporter Setting</w:t>
        </w:r>
        <w:r>
          <w:rPr>
            <w:noProof/>
            <w:webHidden/>
          </w:rPr>
          <w:tab/>
        </w:r>
        <w:r>
          <w:rPr>
            <w:noProof/>
            <w:webHidden/>
          </w:rPr>
          <w:fldChar w:fldCharType="begin"/>
        </w:r>
        <w:r>
          <w:rPr>
            <w:noProof/>
            <w:webHidden/>
          </w:rPr>
          <w:instrText xml:space="preserve"> PAGEREF _Toc149556523 \h </w:instrText>
        </w:r>
        <w:r>
          <w:rPr>
            <w:noProof/>
            <w:webHidden/>
          </w:rPr>
        </w:r>
        <w:r>
          <w:rPr>
            <w:noProof/>
            <w:webHidden/>
          </w:rPr>
          <w:fldChar w:fldCharType="separate"/>
        </w:r>
        <w:r>
          <w:rPr>
            <w:noProof/>
            <w:webHidden/>
          </w:rPr>
          <w:t>106</w:t>
        </w:r>
        <w:r>
          <w:rPr>
            <w:noProof/>
            <w:webHidden/>
          </w:rPr>
          <w:fldChar w:fldCharType="end"/>
        </w:r>
      </w:hyperlink>
    </w:p>
    <w:p w14:paraId="669AE7B2" w14:textId="13B8D126"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24" w:history="1">
        <w:r w:rsidRPr="001D02A7">
          <w:rPr>
            <w:rStyle w:val="Hyperlink"/>
            <w:noProof/>
          </w:rPr>
          <w:t>5.1.1</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Process settings</w:t>
        </w:r>
        <w:r>
          <w:rPr>
            <w:noProof/>
            <w:webHidden/>
          </w:rPr>
          <w:tab/>
        </w:r>
        <w:r>
          <w:rPr>
            <w:noProof/>
            <w:webHidden/>
          </w:rPr>
          <w:fldChar w:fldCharType="begin"/>
        </w:r>
        <w:r>
          <w:rPr>
            <w:noProof/>
            <w:webHidden/>
          </w:rPr>
          <w:instrText xml:space="preserve"> PAGEREF _Toc149556524 \h </w:instrText>
        </w:r>
        <w:r>
          <w:rPr>
            <w:noProof/>
            <w:webHidden/>
          </w:rPr>
        </w:r>
        <w:r>
          <w:rPr>
            <w:noProof/>
            <w:webHidden/>
          </w:rPr>
          <w:fldChar w:fldCharType="separate"/>
        </w:r>
        <w:r>
          <w:rPr>
            <w:noProof/>
            <w:webHidden/>
          </w:rPr>
          <w:t>106</w:t>
        </w:r>
        <w:r>
          <w:rPr>
            <w:noProof/>
            <w:webHidden/>
          </w:rPr>
          <w:fldChar w:fldCharType="end"/>
        </w:r>
      </w:hyperlink>
    </w:p>
    <w:p w14:paraId="5FB77C37" w14:textId="1C0DD668" w:rsidR="00C60D0B" w:rsidRDefault="00C60D0B">
      <w:pPr>
        <w:pStyle w:val="TOC3"/>
        <w:tabs>
          <w:tab w:val="left" w:pos="1200"/>
          <w:tab w:val="right" w:leader="dot" w:pos="9628"/>
        </w:tabs>
        <w:rPr>
          <w:rFonts w:asciiTheme="minorHAnsi" w:eastAsiaTheme="minorEastAsia" w:hAnsiTheme="minorHAnsi" w:cstheme="minorBidi"/>
          <w:i w:val="0"/>
          <w:iCs w:val="0"/>
          <w:noProof/>
          <w:kern w:val="2"/>
          <w:sz w:val="22"/>
          <w:szCs w:val="22"/>
          <w:lang w:val="en-AU" w:eastAsia="en-AU"/>
          <w14:ligatures w14:val="standardContextual"/>
        </w:rPr>
      </w:pPr>
      <w:hyperlink w:anchor="_Toc149556525" w:history="1">
        <w:r w:rsidRPr="001D02A7">
          <w:rPr>
            <w:rStyle w:val="Hyperlink"/>
            <w:noProof/>
          </w:rPr>
          <w:t>5.1.2</w:t>
        </w:r>
        <w:r>
          <w:rPr>
            <w:rFonts w:asciiTheme="minorHAnsi" w:eastAsiaTheme="minorEastAsia" w:hAnsiTheme="minorHAnsi" w:cstheme="minorBidi"/>
            <w:i w:val="0"/>
            <w:iCs w:val="0"/>
            <w:noProof/>
            <w:kern w:val="2"/>
            <w:sz w:val="22"/>
            <w:szCs w:val="22"/>
            <w:lang w:val="en-AU" w:eastAsia="en-AU"/>
            <w14:ligatures w14:val="standardContextual"/>
          </w:rPr>
          <w:tab/>
        </w:r>
        <w:r w:rsidRPr="001D02A7">
          <w:rPr>
            <w:rStyle w:val="Hyperlink"/>
            <w:noProof/>
          </w:rPr>
          <w:t>Alarm Settings</w:t>
        </w:r>
        <w:r>
          <w:rPr>
            <w:noProof/>
            <w:webHidden/>
          </w:rPr>
          <w:tab/>
        </w:r>
        <w:r>
          <w:rPr>
            <w:noProof/>
            <w:webHidden/>
          </w:rPr>
          <w:fldChar w:fldCharType="begin"/>
        </w:r>
        <w:r>
          <w:rPr>
            <w:noProof/>
            <w:webHidden/>
          </w:rPr>
          <w:instrText xml:space="preserve"> PAGEREF _Toc149556525 \h </w:instrText>
        </w:r>
        <w:r>
          <w:rPr>
            <w:noProof/>
            <w:webHidden/>
          </w:rPr>
        </w:r>
        <w:r>
          <w:rPr>
            <w:noProof/>
            <w:webHidden/>
          </w:rPr>
          <w:fldChar w:fldCharType="separate"/>
        </w:r>
        <w:r>
          <w:rPr>
            <w:noProof/>
            <w:webHidden/>
          </w:rPr>
          <w:t>106</w:t>
        </w:r>
        <w:r>
          <w:rPr>
            <w:noProof/>
            <w:webHidden/>
          </w:rPr>
          <w:fldChar w:fldCharType="end"/>
        </w:r>
      </w:hyperlink>
    </w:p>
    <w:p w14:paraId="1D25410B" w14:textId="210047A7"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26" w:history="1">
        <w:r w:rsidRPr="001D02A7">
          <w:rPr>
            <w:rStyle w:val="Hyperlink"/>
            <w:noProof/>
          </w:rPr>
          <w:t>5.2</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Diverter Settings</w:t>
        </w:r>
        <w:r>
          <w:rPr>
            <w:noProof/>
            <w:webHidden/>
          </w:rPr>
          <w:tab/>
        </w:r>
        <w:r>
          <w:rPr>
            <w:noProof/>
            <w:webHidden/>
          </w:rPr>
          <w:fldChar w:fldCharType="begin"/>
        </w:r>
        <w:r>
          <w:rPr>
            <w:noProof/>
            <w:webHidden/>
          </w:rPr>
          <w:instrText xml:space="preserve"> PAGEREF _Toc149556526 \h </w:instrText>
        </w:r>
        <w:r>
          <w:rPr>
            <w:noProof/>
            <w:webHidden/>
          </w:rPr>
        </w:r>
        <w:r>
          <w:rPr>
            <w:noProof/>
            <w:webHidden/>
          </w:rPr>
          <w:fldChar w:fldCharType="separate"/>
        </w:r>
        <w:r>
          <w:rPr>
            <w:noProof/>
            <w:webHidden/>
          </w:rPr>
          <w:t>107</w:t>
        </w:r>
        <w:r>
          <w:rPr>
            <w:noProof/>
            <w:webHidden/>
          </w:rPr>
          <w:fldChar w:fldCharType="end"/>
        </w:r>
      </w:hyperlink>
    </w:p>
    <w:p w14:paraId="393D0E86" w14:textId="6935D0A4"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27" w:history="1">
        <w:r w:rsidRPr="001D02A7">
          <w:rPr>
            <w:rStyle w:val="Hyperlink"/>
            <w:noProof/>
          </w:rPr>
          <w:t>5.3</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Fluidization PAD settings</w:t>
        </w:r>
        <w:r>
          <w:rPr>
            <w:noProof/>
            <w:webHidden/>
          </w:rPr>
          <w:tab/>
        </w:r>
        <w:r>
          <w:rPr>
            <w:noProof/>
            <w:webHidden/>
          </w:rPr>
          <w:fldChar w:fldCharType="begin"/>
        </w:r>
        <w:r>
          <w:rPr>
            <w:noProof/>
            <w:webHidden/>
          </w:rPr>
          <w:instrText xml:space="preserve"> PAGEREF _Toc149556527 \h </w:instrText>
        </w:r>
        <w:r>
          <w:rPr>
            <w:noProof/>
            <w:webHidden/>
          </w:rPr>
        </w:r>
        <w:r>
          <w:rPr>
            <w:noProof/>
            <w:webHidden/>
          </w:rPr>
          <w:fldChar w:fldCharType="separate"/>
        </w:r>
        <w:r>
          <w:rPr>
            <w:noProof/>
            <w:webHidden/>
          </w:rPr>
          <w:t>107</w:t>
        </w:r>
        <w:r>
          <w:rPr>
            <w:noProof/>
            <w:webHidden/>
          </w:rPr>
          <w:fldChar w:fldCharType="end"/>
        </w:r>
      </w:hyperlink>
    </w:p>
    <w:p w14:paraId="7663081D" w14:textId="6FD53B73"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28" w:history="1">
        <w:r w:rsidRPr="001D02A7">
          <w:rPr>
            <w:rStyle w:val="Hyperlink"/>
            <w:noProof/>
          </w:rPr>
          <w:t>5.4</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Dryer, Cooler and Dryer/Cooler Settings</w:t>
        </w:r>
        <w:r>
          <w:rPr>
            <w:noProof/>
            <w:webHidden/>
          </w:rPr>
          <w:tab/>
        </w:r>
        <w:r>
          <w:rPr>
            <w:noProof/>
            <w:webHidden/>
          </w:rPr>
          <w:fldChar w:fldCharType="begin"/>
        </w:r>
        <w:r>
          <w:rPr>
            <w:noProof/>
            <w:webHidden/>
          </w:rPr>
          <w:instrText xml:space="preserve"> PAGEREF _Toc149556528 \h </w:instrText>
        </w:r>
        <w:r>
          <w:rPr>
            <w:noProof/>
            <w:webHidden/>
          </w:rPr>
        </w:r>
        <w:r>
          <w:rPr>
            <w:noProof/>
            <w:webHidden/>
          </w:rPr>
          <w:fldChar w:fldCharType="separate"/>
        </w:r>
        <w:r>
          <w:rPr>
            <w:noProof/>
            <w:webHidden/>
          </w:rPr>
          <w:t>107</w:t>
        </w:r>
        <w:r>
          <w:rPr>
            <w:noProof/>
            <w:webHidden/>
          </w:rPr>
          <w:fldChar w:fldCharType="end"/>
        </w:r>
      </w:hyperlink>
    </w:p>
    <w:p w14:paraId="503B2DC8" w14:textId="76E1867F"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29" w:history="1">
        <w:r w:rsidRPr="001D02A7">
          <w:rPr>
            <w:rStyle w:val="Hyperlink"/>
            <w:noProof/>
          </w:rPr>
          <w:t>5.5</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rPr>
          <w:t>Dryer, Cooler and Dryer/Cooler Alarms Settings.</w:t>
        </w:r>
        <w:r>
          <w:rPr>
            <w:noProof/>
            <w:webHidden/>
          </w:rPr>
          <w:tab/>
        </w:r>
        <w:r>
          <w:rPr>
            <w:noProof/>
            <w:webHidden/>
          </w:rPr>
          <w:fldChar w:fldCharType="begin"/>
        </w:r>
        <w:r>
          <w:rPr>
            <w:noProof/>
            <w:webHidden/>
          </w:rPr>
          <w:instrText xml:space="preserve"> PAGEREF _Toc149556529 \h </w:instrText>
        </w:r>
        <w:r>
          <w:rPr>
            <w:noProof/>
            <w:webHidden/>
          </w:rPr>
        </w:r>
        <w:r>
          <w:rPr>
            <w:noProof/>
            <w:webHidden/>
          </w:rPr>
          <w:fldChar w:fldCharType="separate"/>
        </w:r>
        <w:r>
          <w:rPr>
            <w:noProof/>
            <w:webHidden/>
          </w:rPr>
          <w:t>109</w:t>
        </w:r>
        <w:r>
          <w:rPr>
            <w:noProof/>
            <w:webHidden/>
          </w:rPr>
          <w:fldChar w:fldCharType="end"/>
        </w:r>
      </w:hyperlink>
    </w:p>
    <w:p w14:paraId="09582534" w14:textId="1D7F3F75" w:rsidR="00C60D0B" w:rsidRDefault="00C60D0B">
      <w:pPr>
        <w:pStyle w:val="TOC2"/>
        <w:tabs>
          <w:tab w:val="left" w:pos="960"/>
          <w:tab w:val="right" w:leader="dot" w:pos="9628"/>
        </w:tabs>
        <w:rPr>
          <w:rFonts w:asciiTheme="minorHAnsi" w:eastAsiaTheme="minorEastAsia" w:hAnsiTheme="minorHAnsi" w:cstheme="minorBidi"/>
          <w:noProof/>
          <w:kern w:val="2"/>
          <w:sz w:val="22"/>
          <w:szCs w:val="22"/>
          <w:lang w:val="en-AU" w:eastAsia="en-AU"/>
          <w14:ligatures w14:val="standardContextual"/>
        </w:rPr>
      </w:pPr>
      <w:hyperlink w:anchor="_Toc149556530" w:history="1">
        <w:r w:rsidRPr="001D02A7">
          <w:rPr>
            <w:rStyle w:val="Hyperlink"/>
            <w:noProof/>
            <w:lang w:val="en-GB"/>
          </w:rPr>
          <w:t>5.6</w:t>
        </w:r>
        <w:r>
          <w:rPr>
            <w:rFonts w:asciiTheme="minorHAnsi" w:eastAsiaTheme="minorEastAsia" w:hAnsiTheme="minorHAnsi" w:cstheme="minorBidi"/>
            <w:noProof/>
            <w:kern w:val="2"/>
            <w:sz w:val="22"/>
            <w:szCs w:val="22"/>
            <w:lang w:val="en-AU" w:eastAsia="en-AU"/>
            <w14:ligatures w14:val="standardContextual"/>
          </w:rPr>
          <w:tab/>
        </w:r>
        <w:r w:rsidRPr="001D02A7">
          <w:rPr>
            <w:rStyle w:val="Hyperlink"/>
            <w:noProof/>
            <w:lang w:val="en-GB"/>
          </w:rPr>
          <w:t>Dryer, Cooler and Dryer/Cooler Alarms</w:t>
        </w:r>
        <w:r>
          <w:rPr>
            <w:noProof/>
            <w:webHidden/>
          </w:rPr>
          <w:tab/>
        </w:r>
        <w:r>
          <w:rPr>
            <w:noProof/>
            <w:webHidden/>
          </w:rPr>
          <w:fldChar w:fldCharType="begin"/>
        </w:r>
        <w:r>
          <w:rPr>
            <w:noProof/>
            <w:webHidden/>
          </w:rPr>
          <w:instrText xml:space="preserve"> PAGEREF _Toc149556530 \h </w:instrText>
        </w:r>
        <w:r>
          <w:rPr>
            <w:noProof/>
            <w:webHidden/>
          </w:rPr>
        </w:r>
        <w:r>
          <w:rPr>
            <w:noProof/>
            <w:webHidden/>
          </w:rPr>
          <w:fldChar w:fldCharType="separate"/>
        </w:r>
        <w:r>
          <w:rPr>
            <w:noProof/>
            <w:webHidden/>
          </w:rPr>
          <w:t>110</w:t>
        </w:r>
        <w:r>
          <w:rPr>
            <w:noProof/>
            <w:webHidden/>
          </w:rPr>
          <w:fldChar w:fldCharType="end"/>
        </w:r>
      </w:hyperlink>
    </w:p>
    <w:p w14:paraId="62AF8A16" w14:textId="159803AD" w:rsidR="00457F02" w:rsidRDefault="00361526" w:rsidP="00361526">
      <w:pPr>
        <w:tabs>
          <w:tab w:val="left" w:pos="0"/>
          <w:tab w:val="left" w:pos="426"/>
          <w:tab w:val="left" w:pos="1276"/>
          <w:tab w:val="left" w:pos="1985"/>
          <w:tab w:val="left" w:pos="2880"/>
          <w:tab w:val="left" w:pos="3600"/>
          <w:tab w:val="left" w:pos="4320"/>
          <w:tab w:val="left" w:pos="5040"/>
          <w:tab w:val="left" w:pos="5760"/>
          <w:tab w:val="left" w:pos="6480"/>
          <w:tab w:val="left" w:pos="7200"/>
          <w:tab w:val="left" w:pos="7920"/>
          <w:tab w:val="left" w:pos="8640"/>
          <w:tab w:val="right" w:leader="dot" w:pos="8707"/>
          <w:tab w:val="left" w:pos="9360"/>
        </w:tabs>
        <w:suppressAutoHyphens/>
        <w:rPr>
          <w:rFonts w:cs="Arial"/>
          <w:lang w:val="it-IT"/>
        </w:rPr>
      </w:pPr>
      <w:r>
        <w:rPr>
          <w:rFonts w:cs="Arial"/>
          <w:b/>
          <w:bCs/>
          <w:caps/>
          <w:lang w:val="it-IT"/>
        </w:rPr>
        <w:fldChar w:fldCharType="end"/>
      </w:r>
    </w:p>
    <w:p w14:paraId="03516282" w14:textId="77777777" w:rsidR="00457F02" w:rsidRDefault="00457F02" w:rsidP="00457F02">
      <w:pPr>
        <w:tabs>
          <w:tab w:val="left" w:pos="0"/>
          <w:tab w:val="left" w:pos="426"/>
          <w:tab w:val="left" w:pos="1276"/>
          <w:tab w:val="left" w:pos="1985"/>
          <w:tab w:val="left" w:pos="2880"/>
          <w:tab w:val="left" w:pos="3600"/>
          <w:tab w:val="left" w:pos="4320"/>
          <w:tab w:val="left" w:pos="5040"/>
          <w:tab w:val="left" w:pos="5760"/>
          <w:tab w:val="left" w:pos="6480"/>
          <w:tab w:val="left" w:pos="7200"/>
          <w:tab w:val="left" w:pos="7920"/>
          <w:tab w:val="left" w:pos="8640"/>
          <w:tab w:val="right" w:leader="dot" w:pos="8707"/>
          <w:tab w:val="left" w:pos="9360"/>
        </w:tabs>
        <w:suppressAutoHyphens/>
        <w:rPr>
          <w:rFonts w:cs="Arial"/>
          <w:lang w:val="it-IT"/>
        </w:rPr>
      </w:pPr>
    </w:p>
    <w:p w14:paraId="643CDA02" w14:textId="77777777" w:rsidR="00457F02" w:rsidRDefault="00D75BF1">
      <w:pPr>
        <w:pStyle w:val="Heading1"/>
      </w:pPr>
      <w:bookmarkStart w:id="0" w:name="_Toc149556392"/>
      <w:r>
        <w:lastRenderedPageBreak/>
        <w:t>Introduction</w:t>
      </w:r>
      <w:bookmarkEnd w:id="0"/>
    </w:p>
    <w:p w14:paraId="0D847532" w14:textId="77777777" w:rsidR="005B60DB" w:rsidRDefault="00457F02" w:rsidP="00457F02">
      <w:r>
        <w:rPr>
          <w:lang w:val="en-GB"/>
        </w:rPr>
        <w:t xml:space="preserve">This document describes the </w:t>
      </w:r>
      <w:r>
        <w:t>functioning cycles</w:t>
      </w:r>
      <w:r w:rsidR="00D75BF1">
        <w:t xml:space="preserve"> and the abnormal sequences o</w:t>
      </w:r>
      <w:r>
        <w:t xml:space="preserve">f the </w:t>
      </w:r>
      <w:r w:rsidR="00D75BF1">
        <w:t>cathode handling system supplied by NTE for the FREYR pilot plant</w:t>
      </w:r>
      <w:r w:rsidR="003F16C6">
        <w:t>.</w:t>
      </w:r>
    </w:p>
    <w:p w14:paraId="2D90A9F3" w14:textId="77777777" w:rsidR="00D75BF1" w:rsidRDefault="00D93F62" w:rsidP="00D75BF1">
      <w:pPr>
        <w:rPr>
          <w:lang w:val="en-GB"/>
        </w:rPr>
      </w:pPr>
      <w:r>
        <w:rPr>
          <w:lang w:val="en-GB"/>
        </w:rPr>
        <w:t>The flow diagram</w:t>
      </w:r>
      <w:r w:rsidR="00B47DD0">
        <w:rPr>
          <w:lang w:val="en-GB"/>
        </w:rPr>
        <w:t>s</w:t>
      </w:r>
      <w:r>
        <w:rPr>
          <w:lang w:val="en-GB"/>
        </w:rPr>
        <w:t xml:space="preserve"> </w:t>
      </w:r>
      <w:r w:rsidR="00DE4699" w:rsidRPr="00E4263B">
        <w:rPr>
          <w:b/>
          <w:bCs/>
          <w:lang w:val="en-GB"/>
        </w:rPr>
        <w:t>21</w:t>
      </w:r>
      <w:r w:rsidR="00A84FF1">
        <w:rPr>
          <w:b/>
          <w:bCs/>
          <w:lang w:val="en-GB"/>
        </w:rPr>
        <w:t>7108</w:t>
      </w:r>
      <w:r w:rsidRPr="00E4263B">
        <w:rPr>
          <w:b/>
          <w:bCs/>
          <w:lang w:val="en-GB"/>
        </w:rPr>
        <w:t>-PID-00</w:t>
      </w:r>
      <w:r w:rsidR="00D75BF1">
        <w:rPr>
          <w:b/>
          <w:bCs/>
          <w:lang w:val="en-GB"/>
        </w:rPr>
        <w:t>2</w:t>
      </w:r>
      <w:r w:rsidR="00B47DD0">
        <w:rPr>
          <w:b/>
          <w:bCs/>
          <w:lang w:val="en-GB"/>
        </w:rPr>
        <w:t xml:space="preserve"> </w:t>
      </w:r>
      <w:r w:rsidR="00B47DD0" w:rsidRPr="00B47DD0">
        <w:rPr>
          <w:lang w:val="en-GB"/>
        </w:rPr>
        <w:t>and</w:t>
      </w:r>
      <w:r w:rsidR="00B47DD0">
        <w:rPr>
          <w:b/>
          <w:bCs/>
          <w:lang w:val="en-GB"/>
        </w:rPr>
        <w:t xml:space="preserve"> </w:t>
      </w:r>
      <w:r w:rsidR="00B47DD0" w:rsidRPr="00B47DD0">
        <w:rPr>
          <w:b/>
          <w:bCs/>
          <w:lang w:val="en-GB"/>
        </w:rPr>
        <w:t>217108-PID-004</w:t>
      </w:r>
      <w:r>
        <w:rPr>
          <w:lang w:val="en-GB"/>
        </w:rPr>
        <w:t xml:space="preserve"> should be referenced while reading this specification.</w:t>
      </w:r>
      <w:bookmarkStart w:id="1" w:name="_Toc417560333"/>
    </w:p>
    <w:p w14:paraId="21D49E41" w14:textId="77777777" w:rsidR="00D75BF1" w:rsidRDefault="00D75BF1" w:rsidP="00D75BF1">
      <w:pPr>
        <w:rPr>
          <w:lang w:val="en-GB"/>
        </w:rPr>
      </w:pPr>
    </w:p>
    <w:p w14:paraId="74C7E852" w14:textId="77777777" w:rsidR="00AA79F1" w:rsidRDefault="00AA79F1">
      <w:pPr>
        <w:pStyle w:val="Heading2"/>
      </w:pPr>
      <w:bookmarkStart w:id="2" w:name="_Toc149556393"/>
      <w:r>
        <w:t>Brief functioning description</w:t>
      </w:r>
      <w:bookmarkStart w:id="3" w:name="_Toc417560334"/>
      <w:bookmarkStart w:id="4" w:name="_Toc355711745"/>
      <w:bookmarkEnd w:id="1"/>
      <w:bookmarkEnd w:id="2"/>
    </w:p>
    <w:p w14:paraId="34288149" w14:textId="77777777" w:rsidR="00D75BF1" w:rsidRDefault="00D52755" w:rsidP="00AA79F1">
      <w:r>
        <w:t>The</w:t>
      </w:r>
      <w:r w:rsidR="00D75BF1">
        <w:t xml:space="preserve"> handling </w:t>
      </w:r>
      <w:r>
        <w:t xml:space="preserve">system </w:t>
      </w:r>
      <w:r w:rsidR="00D75BF1">
        <w:t>is</w:t>
      </w:r>
      <w:r w:rsidR="00402042">
        <w:t xml:space="preserve"> divided into two sub-system and is</w:t>
      </w:r>
      <w:r w:rsidR="00D75BF1">
        <w:t xml:space="preserve"> composed by the following equipment: </w:t>
      </w:r>
    </w:p>
    <w:p w14:paraId="10F48BCA" w14:textId="77777777" w:rsidR="00402042" w:rsidRDefault="00402042" w:rsidP="00AA79F1">
      <w:r>
        <w:t>For the LFP-NCO system:</w:t>
      </w:r>
    </w:p>
    <w:p w14:paraId="10A375B0" w14:textId="77777777" w:rsidR="00AA79F1" w:rsidRDefault="00AA79F1">
      <w:pPr>
        <w:pStyle w:val="ListParagraph"/>
        <w:numPr>
          <w:ilvl w:val="0"/>
          <w:numId w:val="17"/>
        </w:numPr>
        <w:jc w:val="left"/>
      </w:pPr>
      <w:r>
        <w:t>LFP- NCO big bag unloading station</w:t>
      </w:r>
      <w:r w:rsidR="00E6452B">
        <w:t xml:space="preserve"> (</w:t>
      </w:r>
      <w:r w:rsidR="000D5495">
        <w:t>NZ001</w:t>
      </w:r>
      <w:r w:rsidR="00E6452B">
        <w:t>).</w:t>
      </w:r>
      <w:r w:rsidR="00460316">
        <w:t xml:space="preserve"> </w:t>
      </w:r>
      <w:r w:rsidR="00460316" w:rsidRPr="00460316">
        <w:t xml:space="preserve">This equipment receives the material that is </w:t>
      </w:r>
      <w:r w:rsidR="00FB385C">
        <w:t>up</w:t>
      </w:r>
      <w:r w:rsidR="00460316" w:rsidRPr="00460316">
        <w:t>loaded by the operator.</w:t>
      </w:r>
    </w:p>
    <w:p w14:paraId="69E6A858" w14:textId="77777777" w:rsidR="00DB0850" w:rsidRDefault="00DB0850" w:rsidP="00DB0850">
      <w:pPr>
        <w:pStyle w:val="ListParagraph"/>
        <w:jc w:val="left"/>
      </w:pPr>
    </w:p>
    <w:p w14:paraId="50D515C7" w14:textId="77777777" w:rsidR="00AA79F1" w:rsidRDefault="00E016C0">
      <w:pPr>
        <w:pStyle w:val="ListParagraph"/>
        <w:numPr>
          <w:ilvl w:val="0"/>
          <w:numId w:val="17"/>
        </w:numPr>
        <w:jc w:val="left"/>
      </w:pPr>
      <w:r>
        <w:t>H</w:t>
      </w:r>
      <w:r w:rsidR="00AA79F1">
        <w:t>opper TE005</w:t>
      </w:r>
      <w:r w:rsidR="00460316">
        <w:t>.</w:t>
      </w:r>
      <w:r w:rsidR="00460316" w:rsidRPr="00460316">
        <w:t xml:space="preserve"> Once the material has been scanned and located in the input equipment, this hopper receives it and weights it for process monitoring.</w:t>
      </w:r>
    </w:p>
    <w:p w14:paraId="19B15D05" w14:textId="77777777" w:rsidR="00DB0850" w:rsidRDefault="00DB0850" w:rsidP="00DB0850">
      <w:pPr>
        <w:pStyle w:val="ListParagraph"/>
        <w:jc w:val="left"/>
      </w:pPr>
    </w:p>
    <w:p w14:paraId="444A479B" w14:textId="77777777" w:rsidR="00D94098" w:rsidRDefault="00E016C0">
      <w:pPr>
        <w:pStyle w:val="ListParagraph"/>
        <w:numPr>
          <w:ilvl w:val="0"/>
          <w:numId w:val="17"/>
        </w:numPr>
        <w:jc w:val="left"/>
      </w:pPr>
      <w:r>
        <w:t>T</w:t>
      </w:r>
      <w:r w:rsidR="00AA79F1">
        <w:t>ransporter VZ007</w:t>
      </w:r>
      <w:r w:rsidR="00D94098">
        <w:t>.</w:t>
      </w:r>
      <w:r w:rsidR="00D94098" w:rsidRPr="00D94098">
        <w:t xml:space="preserve"> </w:t>
      </w:r>
      <w:r w:rsidR="00C508AD" w:rsidRPr="00C508AD">
        <w:t xml:space="preserve">The VZ007 </w:t>
      </w:r>
      <w:r w:rsidR="00DB3127">
        <w:t>transporter</w:t>
      </w:r>
      <w:r w:rsidR="00C508AD" w:rsidRPr="00C508AD">
        <w:t xml:space="preserve"> is capable of transferring material from the TE005 hopper to the TE009 hopper if the configuration dictates that milling is necessary. Otherwise, it will bypass the milling process and transport the material directly to the TE011 hopper.</w:t>
      </w:r>
    </w:p>
    <w:p w14:paraId="70A9E763" w14:textId="77777777" w:rsidR="00DB0850" w:rsidRDefault="00DB0850" w:rsidP="00DB0850">
      <w:pPr>
        <w:pStyle w:val="ListParagraph"/>
        <w:jc w:val="left"/>
      </w:pPr>
    </w:p>
    <w:p w14:paraId="411EB840" w14:textId="77777777" w:rsidR="00457F02" w:rsidRDefault="00E016C0">
      <w:pPr>
        <w:pStyle w:val="ListParagraph"/>
        <w:numPr>
          <w:ilvl w:val="0"/>
          <w:numId w:val="17"/>
        </w:numPr>
        <w:jc w:val="left"/>
      </w:pPr>
      <w:r>
        <w:t>H</w:t>
      </w:r>
      <w:r w:rsidR="00402042">
        <w:t>opper TE009</w:t>
      </w:r>
      <w:r w:rsidR="00DB0850">
        <w:t>.</w:t>
      </w:r>
      <w:r w:rsidR="00DB0850" w:rsidRPr="00DB0850">
        <w:t xml:space="preserve"> The ET009 hopper receives the product and weighs it for traceability purposes. This hopper serves as the point at which the material is held prior to entering the mill.</w:t>
      </w:r>
    </w:p>
    <w:p w14:paraId="528F4FAF" w14:textId="77777777" w:rsidR="00DB0850" w:rsidRDefault="00DB0850" w:rsidP="00DB0850">
      <w:pPr>
        <w:pStyle w:val="ListParagraph"/>
      </w:pPr>
    </w:p>
    <w:p w14:paraId="5EF0BDA5" w14:textId="77777777" w:rsidR="00DB0850" w:rsidRDefault="00DB0850">
      <w:pPr>
        <w:pStyle w:val="ListParagraph"/>
        <w:numPr>
          <w:ilvl w:val="0"/>
          <w:numId w:val="17"/>
        </w:numPr>
        <w:jc w:val="left"/>
      </w:pPr>
      <w:r>
        <w:t>M</w:t>
      </w:r>
      <w:r w:rsidRPr="00DB0850">
        <w:t>illing</w:t>
      </w:r>
      <w:r>
        <w:t>.</w:t>
      </w:r>
      <w:r w:rsidRPr="00DB0850">
        <w:t xml:space="preserve"> This </w:t>
      </w:r>
      <w:r w:rsidR="00DB3127">
        <w:t>equipment</w:t>
      </w:r>
      <w:r w:rsidRPr="00DB0850">
        <w:t>, as its title implies, is designed to mill material. Depending on the outcome of the operational assessment, the material can proceed to the next step of processing or be discarded.</w:t>
      </w:r>
      <w:r w:rsidR="00C508AD">
        <w:t xml:space="preserve"> </w:t>
      </w:r>
    </w:p>
    <w:p w14:paraId="54A8514F" w14:textId="77777777" w:rsidR="00DB0850" w:rsidRDefault="00DB0850" w:rsidP="00DB0850">
      <w:pPr>
        <w:pStyle w:val="ListParagraph"/>
        <w:jc w:val="left"/>
      </w:pPr>
    </w:p>
    <w:p w14:paraId="584432E4" w14:textId="77777777" w:rsidR="00402042" w:rsidRDefault="00E016C0">
      <w:pPr>
        <w:pStyle w:val="ListParagraph"/>
        <w:numPr>
          <w:ilvl w:val="0"/>
          <w:numId w:val="17"/>
        </w:numPr>
        <w:jc w:val="left"/>
      </w:pPr>
      <w:r>
        <w:t>H</w:t>
      </w:r>
      <w:r w:rsidR="00402042">
        <w:t>opper TE011</w:t>
      </w:r>
      <w:r w:rsidR="00DB0850">
        <w:t>.</w:t>
      </w:r>
      <w:r w:rsidR="00DB3127" w:rsidRPr="00DB3127">
        <w:t xml:space="preserve"> Th</w:t>
      </w:r>
      <w:r>
        <w:t>e</w:t>
      </w:r>
      <w:r w:rsidR="00DB3127" w:rsidRPr="00DB3127">
        <w:t xml:space="preserve"> hopper receives the product from the mill or from the </w:t>
      </w:r>
      <w:r w:rsidR="00DB3127">
        <w:t>transporter</w:t>
      </w:r>
      <w:r w:rsidR="00DB3127" w:rsidRPr="00DB3127">
        <w:t xml:space="preserve"> </w:t>
      </w:r>
      <w:r w:rsidR="00DB3127">
        <w:t xml:space="preserve">VZ007 </w:t>
      </w:r>
      <w:r w:rsidR="00DB3127" w:rsidRPr="00DB3127">
        <w:t>depending on the configuration of the product and is weighed and analyzed for production monitoring.</w:t>
      </w:r>
    </w:p>
    <w:p w14:paraId="4B6143F2" w14:textId="77777777" w:rsidR="00DB3127" w:rsidRDefault="00DB3127" w:rsidP="00DB3127">
      <w:pPr>
        <w:pStyle w:val="ListParagraph"/>
      </w:pPr>
    </w:p>
    <w:p w14:paraId="6D788310" w14:textId="77777777" w:rsidR="00402042" w:rsidRDefault="00E016C0">
      <w:pPr>
        <w:pStyle w:val="ListParagraph"/>
        <w:numPr>
          <w:ilvl w:val="0"/>
          <w:numId w:val="17"/>
        </w:numPr>
        <w:jc w:val="left"/>
      </w:pPr>
      <w:r>
        <w:t>T</w:t>
      </w:r>
      <w:r w:rsidR="00402042">
        <w:t>ransporter VZ012</w:t>
      </w:r>
      <w:r>
        <w:t xml:space="preserve">. </w:t>
      </w:r>
      <w:r w:rsidRPr="00E016C0">
        <w:t>The transporter is designed to facilitate the transfer of the product from TE011 hopper to the HX014 drying system.</w:t>
      </w:r>
    </w:p>
    <w:p w14:paraId="4348E916" w14:textId="77777777" w:rsidR="00E016C0" w:rsidRDefault="00E016C0" w:rsidP="00E016C0">
      <w:pPr>
        <w:pStyle w:val="ListParagraph"/>
      </w:pPr>
    </w:p>
    <w:p w14:paraId="5F22B699" w14:textId="77777777" w:rsidR="00402042" w:rsidRDefault="00E016C0">
      <w:pPr>
        <w:pStyle w:val="ListParagraph"/>
        <w:numPr>
          <w:ilvl w:val="0"/>
          <w:numId w:val="17"/>
        </w:numPr>
        <w:jc w:val="left"/>
      </w:pPr>
      <w:r>
        <w:t>H</w:t>
      </w:r>
      <w:r w:rsidR="00402042">
        <w:t>eater</w:t>
      </w:r>
      <w:r>
        <w:t>/Dryer</w:t>
      </w:r>
      <w:r w:rsidR="00402042">
        <w:t xml:space="preserve"> HX014</w:t>
      </w:r>
      <w:r>
        <w:t>.</w:t>
      </w:r>
      <w:r w:rsidRPr="00E016C0">
        <w:t xml:space="preserve"> Once the material has been processed to this stage, this equipment has the capability to raise the temperature of the product and dry it, based on the settings of the machine.</w:t>
      </w:r>
    </w:p>
    <w:p w14:paraId="51C401F8" w14:textId="77777777" w:rsidR="00402042" w:rsidRDefault="00E016C0">
      <w:pPr>
        <w:pStyle w:val="ListParagraph"/>
        <w:numPr>
          <w:ilvl w:val="0"/>
          <w:numId w:val="17"/>
        </w:numPr>
        <w:jc w:val="left"/>
      </w:pPr>
      <w:r>
        <w:lastRenderedPageBreak/>
        <w:t>C</w:t>
      </w:r>
      <w:r w:rsidR="00402042">
        <w:t>ooler VK016</w:t>
      </w:r>
      <w:r w:rsidR="00330DA2">
        <w:t xml:space="preserve">. </w:t>
      </w:r>
      <w:r w:rsidR="00330DA2" w:rsidRPr="00330DA2">
        <w:t>When the material has dried, it reaches a high temperature, so cooling is necessary to proceed. This equipment is designed to handle this task.</w:t>
      </w:r>
    </w:p>
    <w:p w14:paraId="678C60A2" w14:textId="77777777" w:rsidR="00330DA2" w:rsidRDefault="00330DA2" w:rsidP="00330DA2">
      <w:pPr>
        <w:pStyle w:val="ListParagraph"/>
        <w:jc w:val="left"/>
      </w:pPr>
    </w:p>
    <w:p w14:paraId="0F640304" w14:textId="77777777" w:rsidR="00402042" w:rsidRDefault="00330DA2">
      <w:pPr>
        <w:pStyle w:val="ListParagraph"/>
        <w:numPr>
          <w:ilvl w:val="0"/>
          <w:numId w:val="17"/>
        </w:numPr>
        <w:jc w:val="left"/>
      </w:pPr>
      <w:r>
        <w:t>T</w:t>
      </w:r>
      <w:r w:rsidR="00402042">
        <w:t>ransporter VZ017</w:t>
      </w:r>
      <w:r>
        <w:t>.</w:t>
      </w:r>
      <w:r w:rsidR="00277978" w:rsidRPr="00277978">
        <w:t xml:space="preserve"> The </w:t>
      </w:r>
      <w:r w:rsidR="000D5495">
        <w:t>VZ017</w:t>
      </w:r>
      <w:r w:rsidR="00277978" w:rsidRPr="00277978">
        <w:t xml:space="preserve"> transporter is designed to receive material from the cooler and transport it to the ET019 hopper.</w:t>
      </w:r>
    </w:p>
    <w:p w14:paraId="0AD473F8" w14:textId="77777777" w:rsidR="00277978" w:rsidRDefault="00277978" w:rsidP="00277978">
      <w:pPr>
        <w:pStyle w:val="ListParagraph"/>
      </w:pPr>
    </w:p>
    <w:p w14:paraId="13719776" w14:textId="77777777" w:rsidR="00402042" w:rsidRDefault="00330DA2">
      <w:pPr>
        <w:pStyle w:val="ListParagraph"/>
        <w:numPr>
          <w:ilvl w:val="0"/>
          <w:numId w:val="17"/>
        </w:numPr>
        <w:jc w:val="left"/>
      </w:pPr>
      <w:r>
        <w:t>H</w:t>
      </w:r>
      <w:r w:rsidR="00402042">
        <w:t>opper TE019</w:t>
      </w:r>
      <w:r w:rsidR="00277978">
        <w:t>.</w:t>
      </w:r>
      <w:r w:rsidR="009160EF" w:rsidRPr="009160EF">
        <w:t xml:space="preserve"> The ET019 hopper is the final repository for processed material, which is arranged for operational purposes. It is necessary to weigh and analyze the material or product for production monitoring, as with all hoppers.</w:t>
      </w:r>
    </w:p>
    <w:p w14:paraId="07CC3D59" w14:textId="77777777" w:rsidR="00E6452B" w:rsidRDefault="00E6452B" w:rsidP="00E6452B">
      <w:pPr>
        <w:jc w:val="left"/>
      </w:pPr>
    </w:p>
    <w:p w14:paraId="415A2AA4" w14:textId="77777777" w:rsidR="00402042" w:rsidRDefault="00402042" w:rsidP="00402042">
      <w:pPr>
        <w:jc w:val="left"/>
      </w:pPr>
      <w:r>
        <w:t>For the CB system:</w:t>
      </w:r>
    </w:p>
    <w:p w14:paraId="3B22AEF8" w14:textId="77777777" w:rsidR="00402042" w:rsidRDefault="00402042">
      <w:pPr>
        <w:pStyle w:val="ListParagraph"/>
        <w:numPr>
          <w:ilvl w:val="0"/>
          <w:numId w:val="17"/>
        </w:numPr>
        <w:jc w:val="left"/>
      </w:pPr>
      <w:r>
        <w:t>CB bag unloading station</w:t>
      </w:r>
      <w:r w:rsidR="00532868">
        <w:t>.</w:t>
      </w:r>
      <w:r w:rsidR="00487513" w:rsidRPr="00487513">
        <w:t xml:space="preserve"> This equipment is designed to safely and effectively handle the disposal of materials introduced into the system, as well as any waste generated as a result.</w:t>
      </w:r>
    </w:p>
    <w:p w14:paraId="3C9F2E52" w14:textId="77777777" w:rsidR="00487513" w:rsidRDefault="00487513" w:rsidP="00487513">
      <w:pPr>
        <w:pStyle w:val="ListParagraph"/>
        <w:jc w:val="left"/>
      </w:pPr>
    </w:p>
    <w:p w14:paraId="41C0CB8B" w14:textId="77777777" w:rsidR="00402042" w:rsidRDefault="00487513">
      <w:pPr>
        <w:pStyle w:val="ListParagraph"/>
        <w:numPr>
          <w:ilvl w:val="0"/>
          <w:numId w:val="17"/>
        </w:numPr>
        <w:jc w:val="left"/>
      </w:pPr>
      <w:r>
        <w:t>D</w:t>
      </w:r>
      <w:r w:rsidR="00402042">
        <w:t>ryer/cooler VK006</w:t>
      </w:r>
      <w:r>
        <w:t>.</w:t>
      </w:r>
      <w:r w:rsidRPr="00487513">
        <w:t xml:space="preserve"> When the material enters this equipment, it has the function of drying and cooling the material depending on the production configuration.</w:t>
      </w:r>
    </w:p>
    <w:p w14:paraId="1C4D5F7A" w14:textId="77777777" w:rsidR="00487513" w:rsidRDefault="00487513" w:rsidP="00487513">
      <w:pPr>
        <w:pStyle w:val="ListParagraph"/>
        <w:jc w:val="left"/>
      </w:pPr>
    </w:p>
    <w:p w14:paraId="5F5485D6" w14:textId="77777777" w:rsidR="00402042" w:rsidRDefault="00487513">
      <w:pPr>
        <w:pStyle w:val="ListParagraph"/>
        <w:numPr>
          <w:ilvl w:val="0"/>
          <w:numId w:val="17"/>
        </w:numPr>
        <w:jc w:val="left"/>
      </w:pPr>
      <w:r>
        <w:t>S</w:t>
      </w:r>
      <w:r w:rsidR="00402042">
        <w:t>martjet VZ007</w:t>
      </w:r>
      <w:r>
        <w:t>.</w:t>
      </w:r>
      <w:r w:rsidRPr="00487513">
        <w:t xml:space="preserve"> Once the material has been processed in VK006, it is transferred to the VZ007 Smartjet for transport to the TE009 hopper of this section.</w:t>
      </w:r>
    </w:p>
    <w:p w14:paraId="489F5DA0" w14:textId="77777777" w:rsidR="00487513" w:rsidRDefault="00487513" w:rsidP="00487513">
      <w:pPr>
        <w:pStyle w:val="ListParagraph"/>
        <w:jc w:val="left"/>
      </w:pPr>
    </w:p>
    <w:p w14:paraId="24D798C5" w14:textId="77777777" w:rsidR="00402042" w:rsidRDefault="00487513">
      <w:pPr>
        <w:pStyle w:val="ListParagraph"/>
        <w:numPr>
          <w:ilvl w:val="0"/>
          <w:numId w:val="17"/>
        </w:numPr>
        <w:jc w:val="left"/>
      </w:pPr>
      <w:r>
        <w:t>H</w:t>
      </w:r>
      <w:r w:rsidR="00402042">
        <w:t>opper TE009 with circle feeder.</w:t>
      </w:r>
      <w:r w:rsidR="00EA1F58" w:rsidRPr="00EA1F58">
        <w:t xml:space="preserve"> The material is received in this hopper, which is weighed and monitored for operational purposes. At this point the material is stored and is available for operation when required</w:t>
      </w:r>
      <w:r w:rsidR="00EA1F58">
        <w:t>.</w:t>
      </w:r>
    </w:p>
    <w:p w14:paraId="7E0C88A4" w14:textId="77777777" w:rsidR="00EA1F58" w:rsidRDefault="00EA1F58" w:rsidP="00EA1F58">
      <w:pPr>
        <w:pStyle w:val="ListParagraph"/>
      </w:pPr>
    </w:p>
    <w:p w14:paraId="41E2FBEE" w14:textId="77777777" w:rsidR="00EA1F58" w:rsidRDefault="00EA1F58" w:rsidP="00EA1F58">
      <w:pPr>
        <w:pStyle w:val="ListParagraph"/>
        <w:jc w:val="left"/>
      </w:pPr>
    </w:p>
    <w:p w14:paraId="3BE7B925" w14:textId="77777777" w:rsidR="00091D46" w:rsidRDefault="00402042" w:rsidP="00402042">
      <w:pPr>
        <w:jc w:val="left"/>
      </w:pPr>
      <w:r>
        <w:t xml:space="preserve">The purpose is to handle the LFP and the CB and, after a milling process and a drying/cooling process to transport the product to the </w:t>
      </w:r>
      <w:r w:rsidR="00091D46">
        <w:t>slurry preparation system.</w:t>
      </w:r>
    </w:p>
    <w:p w14:paraId="43B6988F" w14:textId="77777777" w:rsidR="00091D46" w:rsidRDefault="00091D46">
      <w:pPr>
        <w:pStyle w:val="Heading2"/>
        <w:jc w:val="left"/>
      </w:pPr>
      <w:bookmarkStart w:id="5" w:name="_Toc149556394"/>
      <w:r>
        <w:t>Control system</w:t>
      </w:r>
      <w:bookmarkEnd w:id="5"/>
    </w:p>
    <w:p w14:paraId="4F0770CD" w14:textId="77777777" w:rsidR="00091D46" w:rsidRDefault="00091D46" w:rsidP="00402042">
      <w:pPr>
        <w:jc w:val="left"/>
      </w:pPr>
      <w:r>
        <w:t>The PLC used for the LFP and the CB system is a Siemens 1517F, along with a HMI UNIFIED COMFORT panel that will give to the operator all the events and the status of each sequence / devices. It is also foreseen an exchange data process trough OPC UA protocol to the MES system</w:t>
      </w:r>
      <w:r w:rsidR="00C609D1">
        <w:t>.</w:t>
      </w:r>
    </w:p>
    <w:p w14:paraId="6B7F53EB" w14:textId="77777777" w:rsidR="00402042" w:rsidRDefault="00402042" w:rsidP="00402042">
      <w:pPr>
        <w:jc w:val="left"/>
      </w:pPr>
      <w:r>
        <w:t xml:space="preserve"> </w:t>
      </w:r>
    </w:p>
    <w:bookmarkEnd w:id="3"/>
    <w:bookmarkEnd w:id="4"/>
    <w:p w14:paraId="0EC34A59" w14:textId="77777777" w:rsidR="00510AEC" w:rsidRDefault="00510AEC">
      <w:pPr>
        <w:spacing w:after="0"/>
        <w:jc w:val="left"/>
        <w:rPr>
          <w:rFonts w:cs="Arial"/>
          <w:b/>
          <w:bCs/>
          <w:szCs w:val="26"/>
        </w:rPr>
      </w:pPr>
      <w:r>
        <w:rPr>
          <w:rFonts w:cs="Arial"/>
          <w:b/>
          <w:bCs/>
          <w:szCs w:val="26"/>
        </w:rPr>
        <w:br w:type="page"/>
      </w:r>
    </w:p>
    <w:p w14:paraId="7507E210" w14:textId="77777777" w:rsidR="00457F02" w:rsidRDefault="00C8414E">
      <w:pPr>
        <w:pStyle w:val="Heading1"/>
      </w:pPr>
      <w:bookmarkStart w:id="6" w:name="_Toc149556395"/>
      <w:r w:rsidRPr="00C8414E">
        <w:lastRenderedPageBreak/>
        <w:t>Description of the subsystem equipment.</w:t>
      </w:r>
      <w:bookmarkEnd w:id="6"/>
    </w:p>
    <w:p w14:paraId="4A7886AF" w14:textId="77777777" w:rsidR="006F0466" w:rsidRDefault="00C8414E" w:rsidP="006F0466">
      <w:r w:rsidRPr="00C8414E">
        <w:t>The subsystem comprises a variety of equipment, each with its own purpose and operation. This includes pumps, valves, motors, and other related components.</w:t>
      </w:r>
    </w:p>
    <w:p w14:paraId="0CD3BF9E" w14:textId="77777777" w:rsidR="00C8414E" w:rsidRDefault="00C8414E" w:rsidP="006F0466"/>
    <w:p w14:paraId="326AD449" w14:textId="77777777" w:rsidR="00C8414E" w:rsidRPr="00F5217D" w:rsidRDefault="00FB385C">
      <w:pPr>
        <w:pStyle w:val="Heading2"/>
      </w:pPr>
      <w:bookmarkStart w:id="7" w:name="_Toc149556396"/>
      <w:r w:rsidRPr="00FB385C">
        <w:t>LFP-NCO system big bag unloading station</w:t>
      </w:r>
      <w:r>
        <w:t xml:space="preserve"> </w:t>
      </w:r>
      <w:r w:rsidR="00564F45">
        <w:t>NZ001.</w:t>
      </w:r>
      <w:bookmarkEnd w:id="7"/>
      <w:r w:rsidR="00C8414E">
        <w:t xml:space="preserve"> </w:t>
      </w:r>
    </w:p>
    <w:p w14:paraId="475EBDB9" w14:textId="77777777" w:rsidR="00C712D0" w:rsidRDefault="00C712D0" w:rsidP="00C712D0">
      <w:r>
        <w:t>This NZ001 is a single-entry system to the TE005 hopper. The description in the following chapters is referred to NZ001, please refer to P&amp;ID for actual tag numbers of components.</w:t>
      </w:r>
    </w:p>
    <w:p w14:paraId="18A14DCF" w14:textId="77777777" w:rsidR="00C712D0" w:rsidRDefault="00C712D0" w:rsidP="00C712D0">
      <w:r>
        <w:t>With the help of an overhead crane, big bags are loaded onto the big bag unloading station (NZ001), and, once the bag is loaded System to carry out the following operations automatically.</w:t>
      </w:r>
    </w:p>
    <w:p w14:paraId="7F32AB61" w14:textId="77777777" w:rsidR="00C712D0" w:rsidRDefault="00C712D0" w:rsidP="00C712D0">
      <w:r>
        <w:t>The station is fitted with an automatic latch door blocking/enabling the product into the hopper.</w:t>
      </w:r>
    </w:p>
    <w:p w14:paraId="55E59662" w14:textId="77777777" w:rsidR="00C712D0" w:rsidRDefault="00C712D0" w:rsidP="00C712D0">
      <w:r>
        <w:t xml:space="preserve">To enable the opening latch door, the operator must successfully scan the barcode of the big </w:t>
      </w:r>
      <w:r w:rsidR="00564F45">
        <w:t>bag.</w:t>
      </w:r>
    </w:p>
    <w:p w14:paraId="63C7080A" w14:textId="77777777" w:rsidR="009557D7" w:rsidRDefault="00C712D0" w:rsidP="00C712D0">
      <w:r>
        <w:t>Once the bag is opened, and the door opens, the product will flow into the underlying hopper for transport preparation. The operator must close the door right after the product starts flowing in order to minimize the quantity of dust emissions.</w:t>
      </w:r>
    </w:p>
    <w:p w14:paraId="658C4AB0" w14:textId="77777777" w:rsidR="00C8414E" w:rsidRDefault="00C712D0" w:rsidP="006F0466">
      <w:r w:rsidRPr="00C712D0">
        <w:t xml:space="preserve">The hopper fills itself with product, once the </w:t>
      </w:r>
      <w:r w:rsidR="00564F45" w:rsidRPr="00C712D0">
        <w:t>top-level</w:t>
      </w:r>
      <w:r w:rsidRPr="00C712D0">
        <w:t xml:space="preserve"> sensor of the hopper has been reached or the weight is reached, the operator can proceed to lift and remove the big bag, preparing to load the next one onto the NZ001.</w:t>
      </w:r>
    </w:p>
    <w:p w14:paraId="521A20B9" w14:textId="77777777" w:rsidR="00564F45" w:rsidRPr="002B1B9F" w:rsidRDefault="00564F45" w:rsidP="00564F45">
      <w:pPr>
        <w:rPr>
          <w:rFonts w:cs="Arial"/>
        </w:rPr>
      </w:pPr>
    </w:p>
    <w:p w14:paraId="4F662A6E" w14:textId="77777777" w:rsidR="00564F45" w:rsidRDefault="001B3BAC">
      <w:pPr>
        <w:pStyle w:val="Heading3"/>
        <w:rPr>
          <w:b w:val="0"/>
          <w:iCs/>
          <w:szCs w:val="28"/>
        </w:rPr>
      </w:pPr>
      <w:bookmarkStart w:id="8" w:name="_Toc149556397"/>
      <w:r>
        <w:rPr>
          <w:iCs/>
          <w:szCs w:val="28"/>
        </w:rPr>
        <w:t>C</w:t>
      </w:r>
      <w:r w:rsidR="00564F45" w:rsidRPr="00564F45">
        <w:rPr>
          <w:iCs/>
          <w:szCs w:val="28"/>
        </w:rPr>
        <w:t>ontrol</w:t>
      </w:r>
      <w:r w:rsidRPr="001B3BAC">
        <w:rPr>
          <w:iCs/>
          <w:szCs w:val="28"/>
        </w:rPr>
        <w:t xml:space="preserve"> </w:t>
      </w:r>
      <w:r>
        <w:rPr>
          <w:iCs/>
          <w:szCs w:val="28"/>
        </w:rPr>
        <w:t>device</w:t>
      </w:r>
      <w:r w:rsidR="00564F45" w:rsidRPr="00564F45">
        <w:rPr>
          <w:iCs/>
          <w:szCs w:val="28"/>
        </w:rPr>
        <w:t xml:space="preserve"> instrumentation</w:t>
      </w:r>
      <w:r w:rsidR="00564F45">
        <w:rPr>
          <w:iCs/>
          <w:szCs w:val="28"/>
        </w:rPr>
        <w:t xml:space="preserve"> </w:t>
      </w:r>
      <w:r w:rsidR="00564F45" w:rsidRPr="00564F45">
        <w:rPr>
          <w:iCs/>
          <w:szCs w:val="28"/>
        </w:rPr>
        <w:t>NZ001.</w:t>
      </w:r>
      <w:bookmarkEnd w:id="8"/>
    </w:p>
    <w:p w14:paraId="1D7693E8" w14:textId="77777777" w:rsidR="001B3BAC" w:rsidRDefault="001B3BAC" w:rsidP="001B3BAC">
      <w:pPr>
        <w:rPr>
          <w:rStyle w:val="rynqvb"/>
          <w:lang w:val="en"/>
        </w:rPr>
      </w:pPr>
    </w:p>
    <w:p w14:paraId="6914EBDE" w14:textId="77777777" w:rsidR="001B3BAC" w:rsidRDefault="001B3BAC" w:rsidP="001B3BAC">
      <w:pPr>
        <w:rPr>
          <w:rStyle w:val="rynqvb"/>
          <w:lang w:val="en"/>
        </w:rPr>
      </w:pPr>
      <w:r>
        <w:rPr>
          <w:rStyle w:val="rynqvb"/>
          <w:lang w:val="en"/>
        </w:rPr>
        <w:t>The following table shows the NZ001 devices.</w:t>
      </w:r>
    </w:p>
    <w:p w14:paraId="62A99384" w14:textId="77777777" w:rsidR="001B3BAC" w:rsidRPr="001B3BAC" w:rsidRDefault="001B3BAC" w:rsidP="001B3BAC"/>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1B3BAC" w14:paraId="2108633C" w14:textId="77777777" w:rsidTr="001B3BAC">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1E8D1010" w14:textId="77777777" w:rsidR="001B3BAC" w:rsidRDefault="001B3BAC" w:rsidP="00A21E32">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24ADF8E0" w14:textId="77777777" w:rsidR="001B3BAC" w:rsidRDefault="001B3BAC" w:rsidP="001B3BAC">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413172A8" w14:textId="77777777" w:rsidR="001B3BAC" w:rsidRDefault="001B3BAC" w:rsidP="00A21E32">
            <w:pPr>
              <w:jc w:val="left"/>
            </w:pPr>
            <w:r w:rsidRPr="001B3BAC">
              <w:t>Description</w:t>
            </w:r>
          </w:p>
        </w:tc>
      </w:tr>
      <w:tr w:rsidR="00F70280" w14:paraId="3AA9109A" w14:textId="77777777" w:rsidTr="003D32A7">
        <w:tc>
          <w:tcPr>
            <w:tcW w:w="2576" w:type="dxa"/>
            <w:tcBorders>
              <w:top w:val="single" w:sz="4" w:space="0" w:color="auto"/>
              <w:left w:val="single" w:sz="4" w:space="0" w:color="auto"/>
              <w:bottom w:val="single" w:sz="4" w:space="0" w:color="auto"/>
              <w:right w:val="single" w:sz="4" w:space="0" w:color="auto"/>
            </w:tcBorders>
          </w:tcPr>
          <w:p w14:paraId="59D3C438" w14:textId="77777777" w:rsidR="00F70280" w:rsidRPr="001B3BAC" w:rsidRDefault="00F70280" w:rsidP="00F70280">
            <w:pPr>
              <w:spacing w:after="0"/>
              <w:jc w:val="center"/>
              <w:rPr>
                <w:rFonts w:asciiTheme="minorHAnsi" w:hAnsiTheme="minorHAnsi" w:cstheme="minorHAnsi"/>
                <w:color w:val="000000"/>
                <w:sz w:val="22"/>
                <w:szCs w:val="22"/>
                <w:lang w:val="en-AU"/>
              </w:rPr>
            </w:pPr>
            <w:r w:rsidRPr="001B3BAC">
              <w:rPr>
                <w:rFonts w:asciiTheme="minorHAnsi" w:hAnsiTheme="minorHAnsi" w:cstheme="minorHAnsi"/>
                <w:color w:val="000000"/>
                <w:sz w:val="22"/>
                <w:szCs w:val="22"/>
              </w:rPr>
              <w:t>GK002 (Motor)</w:t>
            </w:r>
          </w:p>
        </w:tc>
        <w:tc>
          <w:tcPr>
            <w:tcW w:w="2386" w:type="dxa"/>
            <w:tcBorders>
              <w:top w:val="single" w:sz="4" w:space="0" w:color="auto"/>
              <w:left w:val="single" w:sz="4" w:space="0" w:color="auto"/>
              <w:bottom w:val="single" w:sz="4" w:space="0" w:color="auto"/>
              <w:right w:val="single" w:sz="4" w:space="0" w:color="auto"/>
            </w:tcBorders>
            <w:vAlign w:val="bottom"/>
          </w:tcPr>
          <w:p w14:paraId="2C1B86DD" w14:textId="77777777" w:rsidR="00F70280" w:rsidRPr="001B3BAC" w:rsidRDefault="00F70280" w:rsidP="00F70280">
            <w:pPr>
              <w:spacing w:after="0"/>
              <w:rPr>
                <w:rFonts w:asciiTheme="minorHAnsi" w:hAnsiTheme="minorHAnsi" w:cstheme="minorHAnsi"/>
                <w:color w:val="000000"/>
                <w:sz w:val="22"/>
                <w:szCs w:val="22"/>
                <w:lang w:val="en-AU"/>
              </w:rPr>
            </w:pPr>
            <w:r>
              <w:rPr>
                <w:rFonts w:ascii="Calibri" w:hAnsi="Calibri" w:cs="Calibri"/>
                <w:color w:val="000000"/>
                <w:sz w:val="22"/>
                <w:szCs w:val="22"/>
              </w:rPr>
              <w:t>GK002-M01-VFD</w:t>
            </w:r>
          </w:p>
        </w:tc>
        <w:tc>
          <w:tcPr>
            <w:tcW w:w="5103" w:type="dxa"/>
            <w:tcBorders>
              <w:top w:val="single" w:sz="4" w:space="0" w:color="auto"/>
              <w:left w:val="single" w:sz="4" w:space="0" w:color="auto"/>
              <w:bottom w:val="single" w:sz="4" w:space="0" w:color="auto"/>
              <w:right w:val="single" w:sz="4" w:space="0" w:color="auto"/>
            </w:tcBorders>
            <w:vAlign w:val="bottom"/>
          </w:tcPr>
          <w:p w14:paraId="3711A30E" w14:textId="77777777" w:rsidR="00F70280" w:rsidRPr="001B3BAC" w:rsidRDefault="00F70280" w:rsidP="00F70280">
            <w:pPr>
              <w:jc w:val="left"/>
              <w:rPr>
                <w:rFonts w:asciiTheme="minorHAnsi" w:hAnsiTheme="minorHAnsi" w:cstheme="minorHAnsi"/>
                <w:sz w:val="22"/>
                <w:szCs w:val="22"/>
              </w:rPr>
            </w:pPr>
            <w:r>
              <w:rPr>
                <w:rFonts w:ascii="Calibri" w:hAnsi="Calibri" w:cs="Calibri"/>
                <w:color w:val="000000"/>
                <w:sz w:val="22"/>
                <w:szCs w:val="22"/>
              </w:rPr>
              <w:t xml:space="preserve">Aspiration fan </w:t>
            </w:r>
          </w:p>
        </w:tc>
      </w:tr>
      <w:tr w:rsidR="00F70280" w14:paraId="4011A078" w14:textId="77777777" w:rsidTr="003D32A7">
        <w:tc>
          <w:tcPr>
            <w:tcW w:w="2576" w:type="dxa"/>
            <w:tcBorders>
              <w:top w:val="single" w:sz="4" w:space="0" w:color="auto"/>
              <w:left w:val="single" w:sz="4" w:space="0" w:color="auto"/>
              <w:bottom w:val="single" w:sz="4" w:space="0" w:color="auto"/>
              <w:right w:val="single" w:sz="4" w:space="0" w:color="auto"/>
            </w:tcBorders>
            <w:vAlign w:val="bottom"/>
          </w:tcPr>
          <w:p w14:paraId="02EEA67C" w14:textId="77777777" w:rsidR="00F70280" w:rsidRPr="001B3BAC" w:rsidRDefault="00F70280" w:rsidP="00F70280">
            <w:pPr>
              <w:spacing w:after="0"/>
              <w:jc w:val="center"/>
              <w:rPr>
                <w:rFonts w:cs="Arial"/>
                <w:color w:val="000000"/>
              </w:rPr>
            </w:pPr>
            <w:r>
              <w:rPr>
                <w:rFonts w:ascii="Calibri" w:hAnsi="Calibri" w:cs="Calibri"/>
                <w:color w:val="000000"/>
                <w:sz w:val="22"/>
                <w:szCs w:val="22"/>
              </w:rPr>
              <w:t>HY025 (Valve)</w:t>
            </w:r>
          </w:p>
        </w:tc>
        <w:tc>
          <w:tcPr>
            <w:tcW w:w="2386" w:type="dxa"/>
            <w:tcBorders>
              <w:top w:val="single" w:sz="4" w:space="0" w:color="auto"/>
              <w:left w:val="single" w:sz="4" w:space="0" w:color="auto"/>
              <w:bottom w:val="single" w:sz="4" w:space="0" w:color="auto"/>
              <w:right w:val="single" w:sz="4" w:space="0" w:color="auto"/>
            </w:tcBorders>
            <w:vAlign w:val="bottom"/>
          </w:tcPr>
          <w:p w14:paraId="1875A1EA" w14:textId="77777777" w:rsidR="00F70280" w:rsidRPr="001B3BAC" w:rsidRDefault="00F70280" w:rsidP="00F70280">
            <w:pPr>
              <w:spacing w:after="0"/>
              <w:rPr>
                <w:rFonts w:cs="Arial"/>
                <w:color w:val="000000"/>
              </w:rPr>
            </w:pPr>
            <w:r>
              <w:rPr>
                <w:rFonts w:ascii="Calibri" w:hAnsi="Calibri" w:cs="Calibri"/>
                <w:color w:val="000000"/>
                <w:sz w:val="22"/>
                <w:szCs w:val="22"/>
              </w:rPr>
              <w:t xml:space="preserve">AY025 </w:t>
            </w:r>
          </w:p>
        </w:tc>
        <w:tc>
          <w:tcPr>
            <w:tcW w:w="5103" w:type="dxa"/>
            <w:tcBorders>
              <w:top w:val="single" w:sz="4" w:space="0" w:color="auto"/>
              <w:left w:val="single" w:sz="4" w:space="0" w:color="auto"/>
              <w:bottom w:val="single" w:sz="4" w:space="0" w:color="auto"/>
              <w:right w:val="single" w:sz="4" w:space="0" w:color="auto"/>
            </w:tcBorders>
            <w:vAlign w:val="bottom"/>
          </w:tcPr>
          <w:p w14:paraId="73D150B2" w14:textId="77777777" w:rsidR="00F70280" w:rsidRPr="001B3BAC" w:rsidRDefault="00F70280" w:rsidP="00F70280">
            <w:pPr>
              <w:jc w:val="left"/>
              <w:rPr>
                <w:rFonts w:cs="Arial"/>
              </w:rPr>
            </w:pPr>
            <w:r>
              <w:rPr>
                <w:rFonts w:ascii="Calibri" w:hAnsi="Calibri" w:cs="Calibri"/>
                <w:color w:val="000000"/>
                <w:sz w:val="22"/>
                <w:szCs w:val="22"/>
              </w:rPr>
              <w:t xml:space="preserve">Solenoid-vibrator solenoid valves </w:t>
            </w:r>
          </w:p>
        </w:tc>
      </w:tr>
      <w:tr w:rsidR="00F70280" w14:paraId="1C73B8D6" w14:textId="77777777" w:rsidTr="003D32A7">
        <w:tc>
          <w:tcPr>
            <w:tcW w:w="2576" w:type="dxa"/>
            <w:tcBorders>
              <w:top w:val="single" w:sz="4" w:space="0" w:color="auto"/>
              <w:left w:val="single" w:sz="4" w:space="0" w:color="auto"/>
              <w:bottom w:val="single" w:sz="4" w:space="0" w:color="auto"/>
              <w:right w:val="single" w:sz="4" w:space="0" w:color="auto"/>
            </w:tcBorders>
            <w:vAlign w:val="bottom"/>
          </w:tcPr>
          <w:p w14:paraId="7F45F355" w14:textId="77777777" w:rsidR="00F70280" w:rsidRPr="001B3BAC" w:rsidRDefault="00F70280" w:rsidP="00F70280">
            <w:pPr>
              <w:spacing w:after="0"/>
              <w:jc w:val="center"/>
              <w:rPr>
                <w:rFonts w:cs="Arial"/>
                <w:color w:val="000000"/>
              </w:rPr>
            </w:pPr>
            <w:r>
              <w:rPr>
                <w:rFonts w:ascii="Calibri" w:hAnsi="Calibri" w:cs="Calibri"/>
                <w:color w:val="000000"/>
                <w:sz w:val="22"/>
                <w:szCs w:val="22"/>
              </w:rPr>
              <w:t>HY028 (Valve)</w:t>
            </w:r>
          </w:p>
        </w:tc>
        <w:tc>
          <w:tcPr>
            <w:tcW w:w="2386" w:type="dxa"/>
            <w:tcBorders>
              <w:top w:val="single" w:sz="4" w:space="0" w:color="auto"/>
              <w:left w:val="single" w:sz="4" w:space="0" w:color="auto"/>
              <w:bottom w:val="single" w:sz="4" w:space="0" w:color="auto"/>
              <w:right w:val="single" w:sz="4" w:space="0" w:color="auto"/>
            </w:tcBorders>
            <w:vAlign w:val="bottom"/>
          </w:tcPr>
          <w:p w14:paraId="3994F89E" w14:textId="77777777" w:rsidR="00F70280" w:rsidRPr="001B3BAC" w:rsidRDefault="00F70280" w:rsidP="00F70280">
            <w:pPr>
              <w:spacing w:after="0"/>
              <w:rPr>
                <w:rFonts w:cs="Arial"/>
                <w:color w:val="000000"/>
              </w:rPr>
            </w:pPr>
            <w:r>
              <w:rPr>
                <w:rFonts w:ascii="Calibri" w:hAnsi="Calibri" w:cs="Calibri"/>
                <w:color w:val="000000"/>
                <w:sz w:val="22"/>
                <w:szCs w:val="22"/>
              </w:rPr>
              <w:t xml:space="preserve">AY028 </w:t>
            </w:r>
          </w:p>
        </w:tc>
        <w:tc>
          <w:tcPr>
            <w:tcW w:w="5103" w:type="dxa"/>
            <w:tcBorders>
              <w:top w:val="single" w:sz="4" w:space="0" w:color="auto"/>
              <w:left w:val="single" w:sz="4" w:space="0" w:color="auto"/>
              <w:bottom w:val="single" w:sz="4" w:space="0" w:color="auto"/>
              <w:right w:val="single" w:sz="4" w:space="0" w:color="auto"/>
            </w:tcBorders>
            <w:vAlign w:val="bottom"/>
          </w:tcPr>
          <w:p w14:paraId="23129F3D" w14:textId="77777777" w:rsidR="00F70280" w:rsidRPr="001B3BAC" w:rsidRDefault="00F70280" w:rsidP="00F70280">
            <w:pPr>
              <w:jc w:val="left"/>
              <w:rPr>
                <w:rFonts w:cs="Arial"/>
              </w:rPr>
            </w:pPr>
            <w:r>
              <w:rPr>
                <w:rFonts w:ascii="Calibri" w:hAnsi="Calibri" w:cs="Calibri"/>
                <w:color w:val="000000"/>
                <w:sz w:val="22"/>
                <w:szCs w:val="22"/>
              </w:rPr>
              <w:t>Solenoid-The piston solenoid valve gate</w:t>
            </w:r>
          </w:p>
        </w:tc>
      </w:tr>
      <w:tr w:rsidR="00F70280" w14:paraId="3B002C7A" w14:textId="77777777" w:rsidTr="003D32A7">
        <w:tc>
          <w:tcPr>
            <w:tcW w:w="2576" w:type="dxa"/>
            <w:tcBorders>
              <w:top w:val="single" w:sz="4" w:space="0" w:color="auto"/>
              <w:left w:val="single" w:sz="4" w:space="0" w:color="auto"/>
              <w:bottom w:val="single" w:sz="4" w:space="0" w:color="auto"/>
              <w:right w:val="single" w:sz="4" w:space="0" w:color="auto"/>
            </w:tcBorders>
            <w:vAlign w:val="bottom"/>
          </w:tcPr>
          <w:p w14:paraId="1E869CC5" w14:textId="77777777" w:rsidR="00F70280" w:rsidRPr="001B3BAC" w:rsidRDefault="00F70280" w:rsidP="00F70280">
            <w:pPr>
              <w:spacing w:after="0"/>
              <w:jc w:val="center"/>
              <w:rPr>
                <w:rFonts w:cs="Arial"/>
                <w:color w:val="000000"/>
              </w:rPr>
            </w:pPr>
            <w:r>
              <w:rPr>
                <w:rFonts w:ascii="Calibri" w:hAnsi="Calibri" w:cs="Calibri"/>
                <w:color w:val="000000"/>
                <w:sz w:val="22"/>
                <w:szCs w:val="22"/>
              </w:rPr>
              <w:t>HY031 (Valve)</w:t>
            </w:r>
          </w:p>
        </w:tc>
        <w:tc>
          <w:tcPr>
            <w:tcW w:w="2386" w:type="dxa"/>
            <w:tcBorders>
              <w:top w:val="single" w:sz="4" w:space="0" w:color="auto"/>
              <w:left w:val="single" w:sz="4" w:space="0" w:color="auto"/>
              <w:bottom w:val="single" w:sz="4" w:space="0" w:color="auto"/>
              <w:right w:val="single" w:sz="4" w:space="0" w:color="auto"/>
            </w:tcBorders>
            <w:vAlign w:val="bottom"/>
          </w:tcPr>
          <w:p w14:paraId="2D38FFCB" w14:textId="77777777" w:rsidR="00F70280" w:rsidRPr="001B3BAC" w:rsidRDefault="00F70280" w:rsidP="00F70280">
            <w:pPr>
              <w:spacing w:after="0"/>
              <w:rPr>
                <w:rFonts w:cs="Arial"/>
                <w:color w:val="000000"/>
              </w:rPr>
            </w:pPr>
            <w:r>
              <w:rPr>
                <w:rFonts w:ascii="Calibri" w:hAnsi="Calibri" w:cs="Calibri"/>
                <w:color w:val="000000"/>
                <w:sz w:val="22"/>
                <w:szCs w:val="22"/>
              </w:rPr>
              <w:t xml:space="preserve">AY031 </w:t>
            </w:r>
          </w:p>
        </w:tc>
        <w:tc>
          <w:tcPr>
            <w:tcW w:w="5103" w:type="dxa"/>
            <w:tcBorders>
              <w:top w:val="single" w:sz="4" w:space="0" w:color="auto"/>
              <w:left w:val="single" w:sz="4" w:space="0" w:color="auto"/>
              <w:bottom w:val="single" w:sz="4" w:space="0" w:color="auto"/>
              <w:right w:val="single" w:sz="4" w:space="0" w:color="auto"/>
            </w:tcBorders>
            <w:vAlign w:val="bottom"/>
          </w:tcPr>
          <w:p w14:paraId="7EB9DA7F" w14:textId="77777777" w:rsidR="00F70280" w:rsidRPr="001B3BAC" w:rsidRDefault="00F70280" w:rsidP="00F70280">
            <w:pPr>
              <w:jc w:val="left"/>
              <w:rPr>
                <w:rFonts w:cs="Arial"/>
              </w:rPr>
            </w:pPr>
            <w:r>
              <w:rPr>
                <w:rFonts w:ascii="Calibri" w:hAnsi="Calibri" w:cs="Calibri"/>
                <w:color w:val="000000"/>
                <w:sz w:val="22"/>
                <w:szCs w:val="22"/>
              </w:rPr>
              <w:t>Solenoid-Spare</w:t>
            </w:r>
          </w:p>
        </w:tc>
      </w:tr>
      <w:tr w:rsidR="00F70280" w14:paraId="3DB9EDDE" w14:textId="77777777" w:rsidTr="003D32A7">
        <w:tc>
          <w:tcPr>
            <w:tcW w:w="2576" w:type="dxa"/>
            <w:tcBorders>
              <w:top w:val="single" w:sz="4" w:space="0" w:color="auto"/>
              <w:left w:val="single" w:sz="4" w:space="0" w:color="auto"/>
              <w:bottom w:val="single" w:sz="4" w:space="0" w:color="auto"/>
              <w:right w:val="single" w:sz="4" w:space="0" w:color="auto"/>
            </w:tcBorders>
            <w:vAlign w:val="bottom"/>
          </w:tcPr>
          <w:p w14:paraId="10B7255B" w14:textId="77777777" w:rsidR="00F70280" w:rsidRPr="001B3BAC" w:rsidRDefault="00F70280" w:rsidP="00F70280">
            <w:pPr>
              <w:spacing w:after="0"/>
              <w:jc w:val="center"/>
              <w:rPr>
                <w:rFonts w:cs="Arial"/>
                <w:color w:val="000000"/>
              </w:rPr>
            </w:pPr>
            <w:r>
              <w:rPr>
                <w:rFonts w:ascii="Calibri" w:hAnsi="Calibri" w:cs="Calibri"/>
                <w:color w:val="000000"/>
                <w:sz w:val="22"/>
                <w:szCs w:val="22"/>
              </w:rPr>
              <w:t>HY035 (Valve)</w:t>
            </w:r>
          </w:p>
        </w:tc>
        <w:tc>
          <w:tcPr>
            <w:tcW w:w="2386" w:type="dxa"/>
            <w:tcBorders>
              <w:top w:val="single" w:sz="4" w:space="0" w:color="auto"/>
              <w:left w:val="single" w:sz="4" w:space="0" w:color="auto"/>
              <w:bottom w:val="single" w:sz="4" w:space="0" w:color="auto"/>
              <w:right w:val="single" w:sz="4" w:space="0" w:color="auto"/>
            </w:tcBorders>
            <w:vAlign w:val="bottom"/>
          </w:tcPr>
          <w:p w14:paraId="5D20D026" w14:textId="77777777" w:rsidR="00F70280" w:rsidRPr="001B3BAC" w:rsidRDefault="00F70280" w:rsidP="00F70280">
            <w:pPr>
              <w:spacing w:after="0"/>
              <w:rPr>
                <w:rFonts w:cs="Arial"/>
                <w:color w:val="000000"/>
              </w:rPr>
            </w:pPr>
            <w:r>
              <w:rPr>
                <w:rFonts w:ascii="Calibri" w:hAnsi="Calibri" w:cs="Calibri"/>
                <w:color w:val="000000"/>
                <w:sz w:val="22"/>
                <w:szCs w:val="22"/>
              </w:rPr>
              <w:t xml:space="preserve">AY034 </w:t>
            </w:r>
          </w:p>
        </w:tc>
        <w:tc>
          <w:tcPr>
            <w:tcW w:w="5103" w:type="dxa"/>
            <w:tcBorders>
              <w:top w:val="single" w:sz="4" w:space="0" w:color="auto"/>
              <w:left w:val="single" w:sz="4" w:space="0" w:color="auto"/>
              <w:bottom w:val="single" w:sz="4" w:space="0" w:color="auto"/>
              <w:right w:val="single" w:sz="4" w:space="0" w:color="auto"/>
            </w:tcBorders>
            <w:vAlign w:val="bottom"/>
          </w:tcPr>
          <w:p w14:paraId="4EDE3591" w14:textId="77777777" w:rsidR="00F70280" w:rsidRPr="001B3BAC" w:rsidRDefault="00F70280" w:rsidP="00F70280">
            <w:pPr>
              <w:jc w:val="left"/>
              <w:rPr>
                <w:rFonts w:cs="Arial"/>
              </w:rPr>
            </w:pPr>
            <w:r>
              <w:rPr>
                <w:rFonts w:ascii="Calibri" w:hAnsi="Calibri" w:cs="Calibri"/>
                <w:color w:val="000000"/>
                <w:sz w:val="22"/>
                <w:szCs w:val="22"/>
              </w:rPr>
              <w:t>Solenoid-Spare</w:t>
            </w:r>
          </w:p>
        </w:tc>
      </w:tr>
      <w:tr w:rsidR="00F70280" w14:paraId="06A52664" w14:textId="77777777" w:rsidTr="003D32A7">
        <w:tc>
          <w:tcPr>
            <w:tcW w:w="2576" w:type="dxa"/>
            <w:tcBorders>
              <w:top w:val="single" w:sz="4" w:space="0" w:color="auto"/>
              <w:left w:val="single" w:sz="4" w:space="0" w:color="auto"/>
              <w:bottom w:val="single" w:sz="4" w:space="0" w:color="auto"/>
              <w:right w:val="single" w:sz="4" w:space="0" w:color="auto"/>
            </w:tcBorders>
            <w:vAlign w:val="bottom"/>
          </w:tcPr>
          <w:p w14:paraId="20E73099" w14:textId="77777777" w:rsidR="00F70280" w:rsidRPr="001B3BAC" w:rsidRDefault="00F70280" w:rsidP="00F70280">
            <w:pPr>
              <w:spacing w:after="0"/>
              <w:jc w:val="center"/>
              <w:rPr>
                <w:rFonts w:cs="Arial"/>
                <w:color w:val="000000"/>
              </w:rPr>
            </w:pPr>
            <w:r>
              <w:rPr>
                <w:rFonts w:ascii="Calibri" w:hAnsi="Calibri" w:cs="Calibri"/>
                <w:color w:val="000000"/>
                <w:sz w:val="22"/>
                <w:szCs w:val="22"/>
              </w:rPr>
              <w:t>HY097 (Valve)</w:t>
            </w:r>
          </w:p>
        </w:tc>
        <w:tc>
          <w:tcPr>
            <w:tcW w:w="2386" w:type="dxa"/>
            <w:tcBorders>
              <w:top w:val="single" w:sz="4" w:space="0" w:color="auto"/>
              <w:left w:val="single" w:sz="4" w:space="0" w:color="auto"/>
              <w:bottom w:val="single" w:sz="4" w:space="0" w:color="auto"/>
              <w:right w:val="single" w:sz="4" w:space="0" w:color="auto"/>
            </w:tcBorders>
            <w:vAlign w:val="bottom"/>
          </w:tcPr>
          <w:p w14:paraId="604013FA" w14:textId="77777777" w:rsidR="00F70280" w:rsidRPr="001B3BAC" w:rsidRDefault="00F70280" w:rsidP="00F70280">
            <w:pPr>
              <w:spacing w:after="0"/>
              <w:rPr>
                <w:rFonts w:cs="Arial"/>
                <w:color w:val="000000"/>
              </w:rPr>
            </w:pPr>
            <w:r>
              <w:rPr>
                <w:rFonts w:ascii="Calibri" w:hAnsi="Calibri" w:cs="Calibri"/>
                <w:color w:val="000000"/>
                <w:sz w:val="22"/>
                <w:szCs w:val="22"/>
              </w:rPr>
              <w:t>AY097</w:t>
            </w:r>
          </w:p>
        </w:tc>
        <w:tc>
          <w:tcPr>
            <w:tcW w:w="5103" w:type="dxa"/>
            <w:tcBorders>
              <w:top w:val="single" w:sz="4" w:space="0" w:color="auto"/>
              <w:left w:val="single" w:sz="4" w:space="0" w:color="auto"/>
              <w:bottom w:val="single" w:sz="4" w:space="0" w:color="auto"/>
              <w:right w:val="single" w:sz="4" w:space="0" w:color="auto"/>
            </w:tcBorders>
            <w:vAlign w:val="bottom"/>
          </w:tcPr>
          <w:p w14:paraId="154B5915" w14:textId="77777777" w:rsidR="00F70280" w:rsidRPr="001B3BAC" w:rsidRDefault="00F70280" w:rsidP="00F70280">
            <w:pPr>
              <w:jc w:val="left"/>
              <w:rPr>
                <w:rFonts w:cs="Arial"/>
              </w:rPr>
            </w:pPr>
            <w:r>
              <w:rPr>
                <w:rFonts w:ascii="Calibri" w:hAnsi="Calibri" w:cs="Calibri"/>
                <w:color w:val="000000"/>
                <w:sz w:val="22"/>
                <w:szCs w:val="22"/>
              </w:rPr>
              <w:t>Solenoid-inject pressure to NZ001</w:t>
            </w:r>
          </w:p>
        </w:tc>
      </w:tr>
      <w:tr w:rsidR="00F70280" w14:paraId="30E528BC" w14:textId="77777777" w:rsidTr="00916BF3">
        <w:tc>
          <w:tcPr>
            <w:tcW w:w="2576" w:type="dxa"/>
            <w:tcBorders>
              <w:top w:val="single" w:sz="4" w:space="0" w:color="auto"/>
              <w:left w:val="single" w:sz="4" w:space="0" w:color="auto"/>
              <w:bottom w:val="single" w:sz="4" w:space="0" w:color="auto"/>
              <w:right w:val="single" w:sz="4" w:space="0" w:color="auto"/>
            </w:tcBorders>
            <w:vAlign w:val="bottom"/>
          </w:tcPr>
          <w:p w14:paraId="08BE80CE" w14:textId="77777777" w:rsidR="00F70280" w:rsidRPr="001B3BAC" w:rsidRDefault="00F70280" w:rsidP="00F70280">
            <w:pPr>
              <w:spacing w:after="0"/>
              <w:jc w:val="center"/>
              <w:rPr>
                <w:rFonts w:cs="Arial"/>
                <w:color w:val="000000"/>
              </w:rPr>
            </w:pPr>
            <w:r>
              <w:rPr>
                <w:rFonts w:ascii="Calibri" w:hAnsi="Calibri" w:cs="Calibri"/>
                <w:color w:val="000000"/>
                <w:sz w:val="22"/>
                <w:szCs w:val="22"/>
              </w:rPr>
              <w:lastRenderedPageBreak/>
              <w:t>PDIT086 (H)</w:t>
            </w:r>
          </w:p>
        </w:tc>
        <w:tc>
          <w:tcPr>
            <w:tcW w:w="2386" w:type="dxa"/>
            <w:tcBorders>
              <w:top w:val="single" w:sz="4" w:space="0" w:color="auto"/>
              <w:left w:val="single" w:sz="4" w:space="0" w:color="auto"/>
              <w:bottom w:val="single" w:sz="4" w:space="0" w:color="auto"/>
              <w:right w:val="single" w:sz="4" w:space="0" w:color="auto"/>
            </w:tcBorders>
            <w:vAlign w:val="bottom"/>
          </w:tcPr>
          <w:p w14:paraId="0F601457" w14:textId="77777777" w:rsidR="00F70280" w:rsidRPr="001B3BAC" w:rsidRDefault="00F70280" w:rsidP="00F70280">
            <w:pPr>
              <w:spacing w:after="0"/>
              <w:rPr>
                <w:rFonts w:cs="Arial"/>
                <w:color w:val="000000"/>
              </w:rPr>
            </w:pPr>
            <w:r>
              <w:rPr>
                <w:rFonts w:ascii="Calibri" w:hAnsi="Calibri" w:cs="Calibri"/>
                <w:color w:val="000000"/>
                <w:sz w:val="22"/>
                <w:szCs w:val="22"/>
              </w:rPr>
              <w:t>PDIT086</w:t>
            </w:r>
          </w:p>
        </w:tc>
        <w:tc>
          <w:tcPr>
            <w:tcW w:w="5103" w:type="dxa"/>
            <w:tcBorders>
              <w:top w:val="single" w:sz="4" w:space="0" w:color="auto"/>
              <w:left w:val="single" w:sz="4" w:space="0" w:color="auto"/>
              <w:bottom w:val="single" w:sz="4" w:space="0" w:color="auto"/>
              <w:right w:val="single" w:sz="4" w:space="0" w:color="auto"/>
            </w:tcBorders>
            <w:vAlign w:val="bottom"/>
          </w:tcPr>
          <w:p w14:paraId="73F8F53D" w14:textId="77777777" w:rsidR="00F70280" w:rsidRPr="001B3BAC" w:rsidRDefault="00F70280" w:rsidP="00F70280">
            <w:pPr>
              <w:jc w:val="left"/>
              <w:rPr>
                <w:rFonts w:cs="Arial"/>
              </w:rPr>
            </w:pPr>
            <w:r>
              <w:rPr>
                <w:rFonts w:ascii="Calibri" w:hAnsi="Calibri" w:cs="Calibri"/>
                <w:color w:val="000000"/>
                <w:sz w:val="22"/>
                <w:szCs w:val="22"/>
              </w:rPr>
              <w:t xml:space="preserve">Sensor-Inlet Aspiration fan </w:t>
            </w:r>
          </w:p>
        </w:tc>
      </w:tr>
      <w:tr w:rsidR="00F70280" w14:paraId="79D6164D" w14:textId="77777777" w:rsidTr="00916BF3">
        <w:tc>
          <w:tcPr>
            <w:tcW w:w="2576" w:type="dxa"/>
            <w:tcBorders>
              <w:top w:val="single" w:sz="4" w:space="0" w:color="auto"/>
              <w:left w:val="single" w:sz="4" w:space="0" w:color="auto"/>
              <w:bottom w:val="single" w:sz="4" w:space="0" w:color="auto"/>
              <w:right w:val="single" w:sz="4" w:space="0" w:color="auto"/>
            </w:tcBorders>
            <w:vAlign w:val="bottom"/>
          </w:tcPr>
          <w:p w14:paraId="62588CA3" w14:textId="77777777" w:rsidR="00F70280" w:rsidRPr="001B3BAC" w:rsidRDefault="00F70280" w:rsidP="00F70280">
            <w:pPr>
              <w:spacing w:after="0"/>
              <w:jc w:val="center"/>
              <w:rPr>
                <w:rFonts w:cs="Arial"/>
                <w:color w:val="000000"/>
              </w:rPr>
            </w:pPr>
            <w:r>
              <w:rPr>
                <w:rFonts w:ascii="Calibri" w:hAnsi="Calibri" w:cs="Calibri"/>
                <w:color w:val="000000"/>
                <w:sz w:val="22"/>
                <w:szCs w:val="22"/>
              </w:rPr>
              <w:t>PIT128 (H)</w:t>
            </w:r>
          </w:p>
        </w:tc>
        <w:tc>
          <w:tcPr>
            <w:tcW w:w="2386" w:type="dxa"/>
            <w:tcBorders>
              <w:top w:val="single" w:sz="4" w:space="0" w:color="auto"/>
              <w:left w:val="single" w:sz="4" w:space="0" w:color="auto"/>
              <w:bottom w:val="single" w:sz="4" w:space="0" w:color="auto"/>
              <w:right w:val="single" w:sz="4" w:space="0" w:color="auto"/>
            </w:tcBorders>
            <w:vAlign w:val="bottom"/>
          </w:tcPr>
          <w:p w14:paraId="7A1828F8" w14:textId="77777777" w:rsidR="00F70280" w:rsidRPr="001B3BAC" w:rsidRDefault="00F70280" w:rsidP="00F70280">
            <w:pPr>
              <w:spacing w:after="0"/>
              <w:rPr>
                <w:rFonts w:cs="Arial"/>
                <w:color w:val="000000"/>
              </w:rPr>
            </w:pPr>
            <w:r>
              <w:rPr>
                <w:rFonts w:ascii="Calibri" w:hAnsi="Calibri" w:cs="Calibri"/>
                <w:color w:val="000000"/>
                <w:sz w:val="22"/>
                <w:szCs w:val="22"/>
              </w:rPr>
              <w:t>PIT128</w:t>
            </w:r>
          </w:p>
        </w:tc>
        <w:tc>
          <w:tcPr>
            <w:tcW w:w="5103" w:type="dxa"/>
            <w:tcBorders>
              <w:top w:val="single" w:sz="4" w:space="0" w:color="auto"/>
              <w:left w:val="single" w:sz="4" w:space="0" w:color="auto"/>
              <w:bottom w:val="single" w:sz="4" w:space="0" w:color="auto"/>
              <w:right w:val="single" w:sz="4" w:space="0" w:color="auto"/>
            </w:tcBorders>
            <w:vAlign w:val="bottom"/>
          </w:tcPr>
          <w:p w14:paraId="0BE8B78B" w14:textId="77777777" w:rsidR="00F70280" w:rsidRPr="001B3BAC" w:rsidRDefault="00F70280" w:rsidP="00F70280">
            <w:pPr>
              <w:jc w:val="left"/>
              <w:rPr>
                <w:rFonts w:cs="Arial"/>
              </w:rPr>
            </w:pPr>
            <w:r>
              <w:rPr>
                <w:rFonts w:ascii="Calibri" w:hAnsi="Calibri" w:cs="Calibri"/>
                <w:color w:val="000000"/>
                <w:sz w:val="22"/>
                <w:szCs w:val="22"/>
              </w:rPr>
              <w:t>Sensor-Pressure transmitter (inside NZ001)</w:t>
            </w:r>
          </w:p>
        </w:tc>
      </w:tr>
      <w:tr w:rsidR="00F70280" w14:paraId="14F7F830" w14:textId="77777777" w:rsidTr="002B32B6">
        <w:tc>
          <w:tcPr>
            <w:tcW w:w="2576" w:type="dxa"/>
            <w:tcBorders>
              <w:top w:val="single" w:sz="4" w:space="0" w:color="auto"/>
              <w:left w:val="single" w:sz="4" w:space="0" w:color="auto"/>
              <w:bottom w:val="single" w:sz="4" w:space="0" w:color="auto"/>
              <w:right w:val="single" w:sz="4" w:space="0" w:color="auto"/>
            </w:tcBorders>
            <w:vAlign w:val="bottom"/>
          </w:tcPr>
          <w:p w14:paraId="25227AC4" w14:textId="77777777" w:rsidR="00F70280" w:rsidRPr="001B3BAC" w:rsidRDefault="00F70280" w:rsidP="00F70280">
            <w:pPr>
              <w:spacing w:after="0"/>
              <w:jc w:val="center"/>
              <w:rPr>
                <w:rFonts w:cs="Arial"/>
                <w:color w:val="000000"/>
              </w:rPr>
            </w:pPr>
            <w:r>
              <w:rPr>
                <w:rFonts w:ascii="Calibri" w:hAnsi="Calibri" w:cs="Calibri"/>
                <w:color w:val="000000"/>
                <w:sz w:val="22"/>
                <w:szCs w:val="22"/>
              </w:rPr>
              <w:t>LP036 (Valve)</w:t>
            </w:r>
          </w:p>
        </w:tc>
        <w:tc>
          <w:tcPr>
            <w:tcW w:w="2386" w:type="dxa"/>
            <w:tcBorders>
              <w:top w:val="single" w:sz="4" w:space="0" w:color="auto"/>
              <w:left w:val="single" w:sz="4" w:space="0" w:color="auto"/>
              <w:bottom w:val="single" w:sz="4" w:space="0" w:color="auto"/>
              <w:right w:val="single" w:sz="4" w:space="0" w:color="auto"/>
            </w:tcBorders>
            <w:vAlign w:val="bottom"/>
          </w:tcPr>
          <w:p w14:paraId="36CC6F2B" w14:textId="77777777" w:rsidR="00F70280" w:rsidRPr="001B3BAC" w:rsidRDefault="00F70280" w:rsidP="00F70280">
            <w:pPr>
              <w:spacing w:after="0"/>
              <w:rPr>
                <w:rFonts w:cs="Arial"/>
                <w:color w:val="000000"/>
              </w:rPr>
            </w:pPr>
            <w:r>
              <w:rPr>
                <w:rFonts w:ascii="Calibri" w:hAnsi="Calibri" w:cs="Calibri"/>
                <w:color w:val="000000"/>
                <w:sz w:val="22"/>
                <w:szCs w:val="22"/>
              </w:rPr>
              <w:t>ZSL037</w:t>
            </w:r>
          </w:p>
        </w:tc>
        <w:tc>
          <w:tcPr>
            <w:tcW w:w="5103" w:type="dxa"/>
            <w:tcBorders>
              <w:top w:val="single" w:sz="4" w:space="0" w:color="auto"/>
              <w:left w:val="single" w:sz="4" w:space="0" w:color="auto"/>
              <w:bottom w:val="single" w:sz="4" w:space="0" w:color="auto"/>
              <w:right w:val="single" w:sz="4" w:space="0" w:color="auto"/>
            </w:tcBorders>
          </w:tcPr>
          <w:p w14:paraId="5BD1A6C7" w14:textId="77777777" w:rsidR="00F70280" w:rsidRPr="001B3BAC" w:rsidRDefault="00F70280" w:rsidP="00F70280">
            <w:pPr>
              <w:jc w:val="left"/>
              <w:rPr>
                <w:rFonts w:cs="Arial"/>
              </w:rPr>
            </w:pPr>
            <w:r>
              <w:rPr>
                <w:rFonts w:ascii="Calibri" w:hAnsi="Calibri" w:cs="Calibri"/>
                <w:color w:val="000000"/>
                <w:sz w:val="22"/>
                <w:szCs w:val="22"/>
              </w:rPr>
              <w:t>Sensor-</w:t>
            </w:r>
            <w:r>
              <w:t xml:space="preserve"> </w:t>
            </w:r>
            <w:r w:rsidRPr="00F70280">
              <w:rPr>
                <w:rFonts w:ascii="Calibri" w:hAnsi="Calibri" w:cs="Calibri"/>
                <w:color w:val="000000"/>
                <w:sz w:val="22"/>
                <w:szCs w:val="22"/>
              </w:rPr>
              <w:t>Closed valve LP036 position confirmation</w:t>
            </w:r>
          </w:p>
        </w:tc>
      </w:tr>
      <w:tr w:rsidR="00F70280" w14:paraId="5D555303" w14:textId="77777777" w:rsidTr="002B32B6">
        <w:tc>
          <w:tcPr>
            <w:tcW w:w="2576" w:type="dxa"/>
            <w:tcBorders>
              <w:top w:val="single" w:sz="4" w:space="0" w:color="auto"/>
              <w:left w:val="single" w:sz="4" w:space="0" w:color="auto"/>
              <w:bottom w:val="single" w:sz="4" w:space="0" w:color="auto"/>
              <w:right w:val="single" w:sz="4" w:space="0" w:color="auto"/>
            </w:tcBorders>
            <w:vAlign w:val="bottom"/>
          </w:tcPr>
          <w:p w14:paraId="07F8FF64" w14:textId="77777777" w:rsidR="00F70280" w:rsidRPr="001B3BAC" w:rsidRDefault="00F70280" w:rsidP="00F70280">
            <w:pPr>
              <w:spacing w:after="0"/>
              <w:jc w:val="center"/>
              <w:rPr>
                <w:rFonts w:cs="Arial"/>
                <w:color w:val="000000"/>
              </w:rPr>
            </w:pPr>
            <w:r>
              <w:rPr>
                <w:rFonts w:ascii="Calibri" w:hAnsi="Calibri" w:cs="Calibri"/>
                <w:color w:val="000000"/>
                <w:sz w:val="22"/>
                <w:szCs w:val="22"/>
              </w:rPr>
              <w:t>LP036 (Valve)</w:t>
            </w:r>
          </w:p>
        </w:tc>
        <w:tc>
          <w:tcPr>
            <w:tcW w:w="2386" w:type="dxa"/>
            <w:tcBorders>
              <w:top w:val="single" w:sz="4" w:space="0" w:color="auto"/>
              <w:left w:val="single" w:sz="4" w:space="0" w:color="auto"/>
              <w:bottom w:val="single" w:sz="4" w:space="0" w:color="auto"/>
              <w:right w:val="single" w:sz="4" w:space="0" w:color="auto"/>
            </w:tcBorders>
            <w:vAlign w:val="bottom"/>
          </w:tcPr>
          <w:p w14:paraId="766A4A69" w14:textId="77777777" w:rsidR="00F70280" w:rsidRPr="001B3BAC" w:rsidRDefault="00F70280" w:rsidP="00F70280">
            <w:pPr>
              <w:spacing w:after="0"/>
              <w:rPr>
                <w:rFonts w:cs="Arial"/>
                <w:color w:val="000000"/>
              </w:rPr>
            </w:pPr>
            <w:r>
              <w:rPr>
                <w:rFonts w:ascii="Calibri" w:hAnsi="Calibri" w:cs="Calibri"/>
                <w:color w:val="000000"/>
                <w:sz w:val="22"/>
                <w:szCs w:val="22"/>
              </w:rPr>
              <w:t>ZSH038</w:t>
            </w:r>
          </w:p>
        </w:tc>
        <w:tc>
          <w:tcPr>
            <w:tcW w:w="5103" w:type="dxa"/>
            <w:tcBorders>
              <w:top w:val="single" w:sz="4" w:space="0" w:color="auto"/>
              <w:left w:val="single" w:sz="4" w:space="0" w:color="auto"/>
              <w:bottom w:val="single" w:sz="4" w:space="0" w:color="auto"/>
              <w:right w:val="single" w:sz="4" w:space="0" w:color="auto"/>
            </w:tcBorders>
          </w:tcPr>
          <w:p w14:paraId="66B588FE" w14:textId="77777777" w:rsidR="00F70280" w:rsidRPr="001B3BAC" w:rsidRDefault="00F70280" w:rsidP="00F70280">
            <w:pPr>
              <w:jc w:val="left"/>
              <w:rPr>
                <w:rFonts w:cs="Arial"/>
              </w:rPr>
            </w:pPr>
            <w:r>
              <w:rPr>
                <w:rFonts w:ascii="Calibri" w:hAnsi="Calibri" w:cs="Calibri"/>
                <w:color w:val="000000"/>
                <w:sz w:val="22"/>
                <w:szCs w:val="22"/>
              </w:rPr>
              <w:t>Sensor-</w:t>
            </w:r>
            <w:r>
              <w:t xml:space="preserve"> </w:t>
            </w:r>
            <w:r w:rsidRPr="00F70280">
              <w:rPr>
                <w:rFonts w:ascii="Calibri" w:hAnsi="Calibri" w:cs="Calibri"/>
                <w:color w:val="000000"/>
                <w:sz w:val="22"/>
                <w:szCs w:val="22"/>
              </w:rPr>
              <w:t>Open valve LP036 position confirmation</w:t>
            </w:r>
          </w:p>
        </w:tc>
      </w:tr>
      <w:tr w:rsidR="00F70280" w14:paraId="00B01BCE" w14:textId="77777777" w:rsidTr="005047DC">
        <w:tc>
          <w:tcPr>
            <w:tcW w:w="2576" w:type="dxa"/>
            <w:tcBorders>
              <w:top w:val="single" w:sz="4" w:space="0" w:color="auto"/>
              <w:left w:val="single" w:sz="4" w:space="0" w:color="auto"/>
              <w:bottom w:val="single" w:sz="4" w:space="0" w:color="auto"/>
              <w:right w:val="single" w:sz="4" w:space="0" w:color="auto"/>
            </w:tcBorders>
            <w:vAlign w:val="bottom"/>
          </w:tcPr>
          <w:p w14:paraId="2D5E72A8" w14:textId="77777777" w:rsidR="00F70280" w:rsidRPr="001B3BAC" w:rsidRDefault="00F70280" w:rsidP="00F70280">
            <w:pPr>
              <w:spacing w:after="0"/>
              <w:jc w:val="center"/>
              <w:rPr>
                <w:rFonts w:cs="Arial"/>
                <w:color w:val="000000"/>
              </w:rPr>
            </w:pPr>
            <w:r>
              <w:rPr>
                <w:rFonts w:ascii="Calibri" w:hAnsi="Calibri" w:cs="Calibri"/>
                <w:color w:val="000000"/>
                <w:sz w:val="22"/>
                <w:szCs w:val="22"/>
              </w:rPr>
              <w:t>LP036 (Valve)</w:t>
            </w:r>
          </w:p>
        </w:tc>
        <w:tc>
          <w:tcPr>
            <w:tcW w:w="2386" w:type="dxa"/>
            <w:tcBorders>
              <w:top w:val="single" w:sz="4" w:space="0" w:color="auto"/>
              <w:left w:val="single" w:sz="4" w:space="0" w:color="auto"/>
              <w:bottom w:val="single" w:sz="4" w:space="0" w:color="auto"/>
              <w:right w:val="single" w:sz="4" w:space="0" w:color="auto"/>
            </w:tcBorders>
            <w:vAlign w:val="bottom"/>
          </w:tcPr>
          <w:p w14:paraId="1B616555" w14:textId="77777777" w:rsidR="00F70280" w:rsidRPr="001B3BAC" w:rsidRDefault="00F70280" w:rsidP="00F70280">
            <w:pPr>
              <w:spacing w:after="0"/>
              <w:rPr>
                <w:rFonts w:cs="Arial"/>
                <w:color w:val="000000"/>
              </w:rPr>
            </w:pPr>
            <w:r>
              <w:rPr>
                <w:rFonts w:ascii="Calibri" w:hAnsi="Calibri" w:cs="Calibri"/>
                <w:color w:val="000000"/>
                <w:sz w:val="22"/>
                <w:szCs w:val="22"/>
              </w:rPr>
              <w:t xml:space="preserve">AY035 </w:t>
            </w:r>
          </w:p>
        </w:tc>
        <w:tc>
          <w:tcPr>
            <w:tcW w:w="5103" w:type="dxa"/>
            <w:tcBorders>
              <w:top w:val="single" w:sz="4" w:space="0" w:color="auto"/>
              <w:left w:val="single" w:sz="4" w:space="0" w:color="auto"/>
              <w:bottom w:val="single" w:sz="4" w:space="0" w:color="auto"/>
              <w:right w:val="single" w:sz="4" w:space="0" w:color="auto"/>
            </w:tcBorders>
            <w:vAlign w:val="bottom"/>
          </w:tcPr>
          <w:p w14:paraId="0279409B" w14:textId="77777777" w:rsidR="00F70280" w:rsidRPr="001B3BAC" w:rsidRDefault="00F70280" w:rsidP="00F70280">
            <w:pPr>
              <w:jc w:val="left"/>
              <w:rPr>
                <w:rFonts w:cs="Arial"/>
              </w:rPr>
            </w:pPr>
            <w:r>
              <w:rPr>
                <w:rFonts w:ascii="Calibri" w:hAnsi="Calibri" w:cs="Calibri"/>
                <w:color w:val="000000"/>
                <w:sz w:val="22"/>
                <w:szCs w:val="22"/>
              </w:rPr>
              <w:t xml:space="preserve">Solenoid-valve-Inlet valve of the hopper TE005 </w:t>
            </w:r>
          </w:p>
        </w:tc>
      </w:tr>
    </w:tbl>
    <w:p w14:paraId="7F2768BA" w14:textId="77777777" w:rsidR="00564F45" w:rsidRDefault="00564F45" w:rsidP="006F0466"/>
    <w:p w14:paraId="25E9B5EE" w14:textId="77777777" w:rsidR="00CF7B66" w:rsidRDefault="00CF7B66" w:rsidP="00CF7B66"/>
    <w:p w14:paraId="11F536C4" w14:textId="77777777" w:rsidR="00CF7B66" w:rsidRPr="00FE7F22" w:rsidRDefault="00CF7B66">
      <w:pPr>
        <w:pStyle w:val="Heading2"/>
        <w:rPr>
          <w:lang w:val="es-CO"/>
        </w:rPr>
      </w:pPr>
      <w:bookmarkStart w:id="9" w:name="_Toc149556398"/>
      <w:r w:rsidRPr="00FE7F22">
        <w:rPr>
          <w:lang w:val="es-CO"/>
        </w:rPr>
        <w:t>Hopper</w:t>
      </w:r>
      <w:r w:rsidR="00A23B4E">
        <w:rPr>
          <w:lang w:val="es-CO"/>
        </w:rPr>
        <w:t>.</w:t>
      </w:r>
      <w:bookmarkEnd w:id="9"/>
    </w:p>
    <w:p w14:paraId="0742C5BD" w14:textId="77777777" w:rsidR="00D44B1A" w:rsidRDefault="00D44B1A" w:rsidP="00D44B1A">
      <w:r>
        <w:t>The hopper is used as a buffer between the equipment and the pneumatic transport system downstream of it. When empty it will allow the product to be unloaded from the other equipment, and then transferred downstream.</w:t>
      </w:r>
    </w:p>
    <w:p w14:paraId="27A8908B" w14:textId="77777777" w:rsidR="00D44B1A" w:rsidRDefault="00D44B1A" w:rsidP="00D44B1A"/>
    <w:p w14:paraId="08BDF6C5" w14:textId="77777777" w:rsidR="00F70280" w:rsidRDefault="00D44B1A" w:rsidP="00D44B1A">
      <w:r>
        <w:t xml:space="preserve">The hopper is fitted with a fluidization system allowing for proper aeration of the product and easy movement of the latter. Fluidization is typically enabled when the product is unloading and also when the hopper has some product in it, and at rest, albeit with a different </w:t>
      </w:r>
      <w:r w:rsidR="005116E3">
        <w:t>setting. They</w:t>
      </w:r>
      <w:r>
        <w:t xml:space="preserve"> are fitted with a filter that gathers the dust generated during transport. </w:t>
      </w:r>
      <w:r w:rsidR="005116E3">
        <w:t>High- and low-level</w:t>
      </w:r>
      <w:r>
        <w:t xml:space="preserve"> sensors are used during loading and unloading sequences of the hopper. A butterfly valve </w:t>
      </w:r>
      <w:r w:rsidRPr="00D44B1A">
        <w:t>or a screw conveyor</w:t>
      </w:r>
      <w:r>
        <w:t xml:space="preserve"> enables unloading of the hopper into the component downstream of it.</w:t>
      </w:r>
    </w:p>
    <w:p w14:paraId="7AB0A7F9" w14:textId="77777777" w:rsidR="005116E3" w:rsidRPr="002B1B9F" w:rsidRDefault="005116E3" w:rsidP="005116E3">
      <w:pPr>
        <w:rPr>
          <w:rFonts w:cs="Arial"/>
        </w:rPr>
      </w:pPr>
    </w:p>
    <w:p w14:paraId="6628F570" w14:textId="77777777" w:rsidR="005116E3" w:rsidRDefault="00FE7F22">
      <w:pPr>
        <w:pStyle w:val="Heading3"/>
        <w:rPr>
          <w:b w:val="0"/>
          <w:iCs/>
          <w:szCs w:val="28"/>
        </w:rPr>
      </w:pPr>
      <w:bookmarkStart w:id="10" w:name="_Toc149556399"/>
      <w:r w:rsidRPr="00FE7F22">
        <w:rPr>
          <w:iCs/>
          <w:szCs w:val="28"/>
        </w:rPr>
        <w:t>LFP-NCO system</w:t>
      </w:r>
      <w:r>
        <w:rPr>
          <w:b w:val="0"/>
          <w:iCs/>
          <w:szCs w:val="28"/>
        </w:rPr>
        <w:t xml:space="preserve"> </w:t>
      </w:r>
      <w:r w:rsidR="005116E3">
        <w:rPr>
          <w:iCs/>
          <w:szCs w:val="28"/>
        </w:rPr>
        <w:t>C</w:t>
      </w:r>
      <w:r w:rsidR="005116E3" w:rsidRPr="00564F45">
        <w:rPr>
          <w:iCs/>
          <w:szCs w:val="28"/>
        </w:rPr>
        <w:t>ontrol</w:t>
      </w:r>
      <w:r w:rsidR="005116E3" w:rsidRPr="001B3BAC">
        <w:rPr>
          <w:iCs/>
          <w:szCs w:val="28"/>
        </w:rPr>
        <w:t xml:space="preserve"> </w:t>
      </w:r>
      <w:r w:rsidR="005116E3">
        <w:rPr>
          <w:iCs/>
          <w:szCs w:val="28"/>
        </w:rPr>
        <w:t>device</w:t>
      </w:r>
      <w:r w:rsidR="005116E3" w:rsidRPr="00564F45">
        <w:rPr>
          <w:iCs/>
          <w:szCs w:val="28"/>
        </w:rPr>
        <w:t xml:space="preserve"> instrumentation</w:t>
      </w:r>
      <w:r w:rsidR="005116E3">
        <w:rPr>
          <w:iCs/>
          <w:szCs w:val="28"/>
        </w:rPr>
        <w:t xml:space="preserve"> </w:t>
      </w:r>
      <w:r w:rsidR="005116E3" w:rsidRPr="005116E3">
        <w:rPr>
          <w:iCs/>
          <w:szCs w:val="28"/>
        </w:rPr>
        <w:t>Hopper</w:t>
      </w:r>
      <w:r>
        <w:rPr>
          <w:b w:val="0"/>
          <w:iCs/>
          <w:szCs w:val="28"/>
        </w:rPr>
        <w:t xml:space="preserve"> </w:t>
      </w:r>
      <w:r w:rsidRPr="00FE7F22">
        <w:rPr>
          <w:iCs/>
          <w:szCs w:val="28"/>
        </w:rPr>
        <w:t>TE005, TE009, TE011 and TE019</w:t>
      </w:r>
      <w:r w:rsidR="005116E3" w:rsidRPr="00564F45">
        <w:rPr>
          <w:iCs/>
          <w:szCs w:val="28"/>
        </w:rPr>
        <w:t>.</w:t>
      </w:r>
      <w:bookmarkEnd w:id="10"/>
    </w:p>
    <w:p w14:paraId="4C5CBECD" w14:textId="77777777" w:rsidR="005116E3" w:rsidRPr="00FE7F22" w:rsidRDefault="005116E3" w:rsidP="005116E3">
      <w:pPr>
        <w:rPr>
          <w:rStyle w:val="rynqvb"/>
        </w:rPr>
      </w:pPr>
    </w:p>
    <w:p w14:paraId="1D1094A5" w14:textId="77777777" w:rsidR="005116E3" w:rsidRDefault="005116E3" w:rsidP="005116E3">
      <w:pPr>
        <w:rPr>
          <w:rStyle w:val="rynqvb"/>
          <w:lang w:val="en"/>
        </w:rPr>
      </w:pPr>
      <w:r>
        <w:rPr>
          <w:rStyle w:val="rynqvb"/>
          <w:lang w:val="en"/>
        </w:rPr>
        <w:t>The following table shows the TE005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5116E3" w14:paraId="755F9EEE" w14:textId="77777777" w:rsidTr="00A21E32">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20232D13" w14:textId="77777777" w:rsidR="005116E3" w:rsidRDefault="005116E3" w:rsidP="00A21E32">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0084EF0C" w14:textId="77777777" w:rsidR="005116E3" w:rsidRDefault="005116E3" w:rsidP="00A21E32">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06D35B3B" w14:textId="77777777" w:rsidR="005116E3" w:rsidRDefault="005116E3" w:rsidP="00A21E32">
            <w:pPr>
              <w:jc w:val="left"/>
            </w:pPr>
            <w:r w:rsidRPr="001B3BAC">
              <w:t>Description</w:t>
            </w:r>
          </w:p>
        </w:tc>
      </w:tr>
      <w:tr w:rsidR="00CF12AB" w14:paraId="0FB4A87A" w14:textId="77777777" w:rsidTr="00EF1354">
        <w:tc>
          <w:tcPr>
            <w:tcW w:w="2576" w:type="dxa"/>
            <w:tcBorders>
              <w:top w:val="single" w:sz="4" w:space="0" w:color="auto"/>
              <w:left w:val="single" w:sz="4" w:space="0" w:color="auto"/>
              <w:bottom w:val="single" w:sz="4" w:space="0" w:color="auto"/>
              <w:right w:val="single" w:sz="4" w:space="0" w:color="auto"/>
            </w:tcBorders>
            <w:vAlign w:val="bottom"/>
          </w:tcPr>
          <w:p w14:paraId="7060F427" w14:textId="77777777" w:rsidR="00CF12AB" w:rsidRPr="001B3BAC" w:rsidRDefault="00CF12AB" w:rsidP="00CF12AB">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CA004 (Filter)</w:t>
            </w:r>
          </w:p>
        </w:tc>
        <w:tc>
          <w:tcPr>
            <w:tcW w:w="2386" w:type="dxa"/>
            <w:tcBorders>
              <w:top w:val="single" w:sz="4" w:space="0" w:color="auto"/>
              <w:left w:val="single" w:sz="4" w:space="0" w:color="auto"/>
              <w:bottom w:val="single" w:sz="4" w:space="0" w:color="auto"/>
              <w:right w:val="single" w:sz="4" w:space="0" w:color="auto"/>
            </w:tcBorders>
            <w:vAlign w:val="bottom"/>
          </w:tcPr>
          <w:p w14:paraId="52835CC0" w14:textId="77777777" w:rsidR="00CF12AB" w:rsidRPr="001B3BAC" w:rsidRDefault="00CF12AB" w:rsidP="00CF12AB">
            <w:pPr>
              <w:spacing w:after="0"/>
              <w:rPr>
                <w:rFonts w:asciiTheme="minorHAnsi" w:hAnsiTheme="minorHAnsi" w:cstheme="minorHAnsi"/>
                <w:color w:val="000000"/>
                <w:sz w:val="22"/>
                <w:szCs w:val="22"/>
                <w:lang w:val="en-AU"/>
              </w:rPr>
            </w:pPr>
            <w:r>
              <w:rPr>
                <w:rFonts w:ascii="Calibri" w:hAnsi="Calibri" w:cs="Calibri"/>
                <w:color w:val="000000"/>
                <w:sz w:val="22"/>
                <w:szCs w:val="22"/>
              </w:rPr>
              <w:t xml:space="preserve">KC047 </w:t>
            </w:r>
          </w:p>
        </w:tc>
        <w:tc>
          <w:tcPr>
            <w:tcW w:w="5103" w:type="dxa"/>
            <w:tcBorders>
              <w:top w:val="single" w:sz="4" w:space="0" w:color="auto"/>
              <w:left w:val="single" w:sz="4" w:space="0" w:color="auto"/>
              <w:bottom w:val="single" w:sz="4" w:space="0" w:color="auto"/>
              <w:right w:val="single" w:sz="4" w:space="0" w:color="auto"/>
            </w:tcBorders>
            <w:vAlign w:val="bottom"/>
          </w:tcPr>
          <w:p w14:paraId="148A10D6" w14:textId="77777777" w:rsidR="00CF12AB" w:rsidRPr="001B3BAC" w:rsidRDefault="00CF12AB" w:rsidP="00CF12AB">
            <w:pPr>
              <w:jc w:val="left"/>
              <w:rPr>
                <w:rFonts w:asciiTheme="minorHAnsi" w:hAnsiTheme="minorHAnsi" w:cstheme="minorHAnsi"/>
                <w:sz w:val="22"/>
                <w:szCs w:val="22"/>
              </w:rPr>
            </w:pPr>
            <w:r>
              <w:rPr>
                <w:rFonts w:ascii="Calibri" w:hAnsi="Calibri" w:cs="Calibri"/>
                <w:color w:val="000000"/>
                <w:sz w:val="22"/>
                <w:szCs w:val="22"/>
              </w:rPr>
              <w:t>Run Filter</w:t>
            </w:r>
          </w:p>
        </w:tc>
      </w:tr>
      <w:tr w:rsidR="00CF12AB" w14:paraId="4543DF4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0B015C8" w14:textId="77777777" w:rsidR="00CF12AB" w:rsidRPr="001B3BAC" w:rsidRDefault="00CF12AB" w:rsidP="00CF12AB">
            <w:pPr>
              <w:spacing w:after="0"/>
              <w:jc w:val="center"/>
              <w:rPr>
                <w:rFonts w:cs="Arial"/>
                <w:color w:val="000000"/>
              </w:rPr>
            </w:pPr>
            <w:r>
              <w:rPr>
                <w:rFonts w:ascii="Calibri" w:hAnsi="Calibri" w:cs="Calibri"/>
                <w:color w:val="000000"/>
                <w:sz w:val="22"/>
                <w:szCs w:val="22"/>
              </w:rPr>
              <w:t>HY054 (Valve)</w:t>
            </w:r>
          </w:p>
        </w:tc>
        <w:tc>
          <w:tcPr>
            <w:tcW w:w="2386" w:type="dxa"/>
            <w:tcBorders>
              <w:top w:val="single" w:sz="4" w:space="0" w:color="auto"/>
              <w:left w:val="single" w:sz="4" w:space="0" w:color="auto"/>
              <w:bottom w:val="single" w:sz="4" w:space="0" w:color="auto"/>
              <w:right w:val="single" w:sz="4" w:space="0" w:color="auto"/>
            </w:tcBorders>
            <w:vAlign w:val="bottom"/>
          </w:tcPr>
          <w:p w14:paraId="1E405BBF" w14:textId="77777777" w:rsidR="00CF12AB" w:rsidRPr="001B3BAC" w:rsidRDefault="00CF12AB" w:rsidP="00CF12AB">
            <w:pPr>
              <w:spacing w:after="0"/>
              <w:rPr>
                <w:rFonts w:cs="Arial"/>
                <w:color w:val="000000"/>
              </w:rPr>
            </w:pPr>
            <w:r>
              <w:rPr>
                <w:rFonts w:ascii="Calibri" w:hAnsi="Calibri" w:cs="Calibri"/>
                <w:color w:val="000000"/>
                <w:sz w:val="22"/>
                <w:szCs w:val="22"/>
              </w:rPr>
              <w:t xml:space="preserve">AY054 </w:t>
            </w:r>
          </w:p>
        </w:tc>
        <w:tc>
          <w:tcPr>
            <w:tcW w:w="5103" w:type="dxa"/>
            <w:tcBorders>
              <w:top w:val="single" w:sz="4" w:space="0" w:color="auto"/>
              <w:left w:val="single" w:sz="4" w:space="0" w:color="auto"/>
              <w:bottom w:val="single" w:sz="4" w:space="0" w:color="auto"/>
              <w:right w:val="single" w:sz="4" w:space="0" w:color="auto"/>
            </w:tcBorders>
            <w:vAlign w:val="bottom"/>
          </w:tcPr>
          <w:p w14:paraId="260C69CF" w14:textId="77777777" w:rsidR="00CF12AB" w:rsidRPr="001B3BAC" w:rsidRDefault="00CF12AB" w:rsidP="00CF12AB">
            <w:pPr>
              <w:jc w:val="left"/>
              <w:rPr>
                <w:rFonts w:cs="Arial"/>
              </w:rPr>
            </w:pPr>
            <w:r>
              <w:rPr>
                <w:rFonts w:ascii="Calibri" w:hAnsi="Calibri" w:cs="Calibri"/>
                <w:color w:val="000000"/>
                <w:sz w:val="22"/>
                <w:szCs w:val="22"/>
              </w:rPr>
              <w:t>Solenoid-Fluidization</w:t>
            </w:r>
          </w:p>
        </w:tc>
      </w:tr>
      <w:tr w:rsidR="00CF12AB" w14:paraId="4A3E8EAF"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7D864CD" w14:textId="77777777" w:rsidR="00CF12AB" w:rsidRPr="001B3BAC" w:rsidRDefault="00CF12AB" w:rsidP="00CF12AB">
            <w:pPr>
              <w:spacing w:after="0"/>
              <w:jc w:val="center"/>
              <w:rPr>
                <w:rFonts w:cs="Arial"/>
                <w:color w:val="000000"/>
              </w:rPr>
            </w:pPr>
            <w:r>
              <w:rPr>
                <w:rFonts w:ascii="Calibri" w:hAnsi="Calibri" w:cs="Calibri"/>
                <w:color w:val="000000"/>
                <w:sz w:val="22"/>
                <w:szCs w:val="22"/>
              </w:rPr>
              <w:t>HY055 (Valve)</w:t>
            </w:r>
          </w:p>
        </w:tc>
        <w:tc>
          <w:tcPr>
            <w:tcW w:w="2386" w:type="dxa"/>
            <w:tcBorders>
              <w:top w:val="single" w:sz="4" w:space="0" w:color="auto"/>
              <w:left w:val="single" w:sz="4" w:space="0" w:color="auto"/>
              <w:bottom w:val="single" w:sz="4" w:space="0" w:color="auto"/>
              <w:right w:val="single" w:sz="4" w:space="0" w:color="auto"/>
            </w:tcBorders>
            <w:vAlign w:val="bottom"/>
          </w:tcPr>
          <w:p w14:paraId="23A00269" w14:textId="77777777" w:rsidR="00CF12AB" w:rsidRPr="001B3BAC" w:rsidRDefault="00CF12AB" w:rsidP="00CF12AB">
            <w:pPr>
              <w:spacing w:after="0"/>
              <w:rPr>
                <w:rFonts w:cs="Arial"/>
                <w:color w:val="000000"/>
              </w:rPr>
            </w:pPr>
            <w:r>
              <w:rPr>
                <w:rFonts w:ascii="Calibri" w:hAnsi="Calibri" w:cs="Calibri"/>
                <w:color w:val="000000"/>
                <w:sz w:val="22"/>
                <w:szCs w:val="22"/>
              </w:rPr>
              <w:t xml:space="preserve">AY055 </w:t>
            </w:r>
          </w:p>
        </w:tc>
        <w:tc>
          <w:tcPr>
            <w:tcW w:w="5103" w:type="dxa"/>
            <w:tcBorders>
              <w:top w:val="single" w:sz="4" w:space="0" w:color="auto"/>
              <w:left w:val="single" w:sz="4" w:space="0" w:color="auto"/>
              <w:bottom w:val="single" w:sz="4" w:space="0" w:color="auto"/>
              <w:right w:val="single" w:sz="4" w:space="0" w:color="auto"/>
            </w:tcBorders>
            <w:vAlign w:val="bottom"/>
          </w:tcPr>
          <w:p w14:paraId="4C894C3D" w14:textId="77777777" w:rsidR="00CF12AB" w:rsidRPr="001B3BAC" w:rsidRDefault="00CF12AB" w:rsidP="00CF12AB">
            <w:pPr>
              <w:jc w:val="left"/>
              <w:rPr>
                <w:rFonts w:cs="Arial"/>
              </w:rPr>
            </w:pPr>
            <w:r>
              <w:rPr>
                <w:rFonts w:ascii="Calibri" w:hAnsi="Calibri" w:cs="Calibri"/>
                <w:color w:val="000000"/>
                <w:sz w:val="22"/>
                <w:szCs w:val="22"/>
              </w:rPr>
              <w:t>Solenoid-Fluidization</w:t>
            </w:r>
          </w:p>
        </w:tc>
      </w:tr>
      <w:tr w:rsidR="00CF12AB" w14:paraId="4486FFF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CF4B733" w14:textId="77777777" w:rsidR="00CF12AB" w:rsidRPr="001B3BAC" w:rsidRDefault="00CF12AB" w:rsidP="00CF12AB">
            <w:pPr>
              <w:spacing w:after="0"/>
              <w:jc w:val="center"/>
              <w:rPr>
                <w:rFonts w:cs="Arial"/>
                <w:color w:val="000000"/>
              </w:rPr>
            </w:pPr>
            <w:r>
              <w:rPr>
                <w:rFonts w:ascii="Calibri" w:hAnsi="Calibri" w:cs="Calibri"/>
                <w:color w:val="000000"/>
                <w:sz w:val="22"/>
                <w:szCs w:val="22"/>
              </w:rPr>
              <w:t>AMOT-M01(Motor)</w:t>
            </w:r>
          </w:p>
        </w:tc>
        <w:tc>
          <w:tcPr>
            <w:tcW w:w="2386" w:type="dxa"/>
            <w:tcBorders>
              <w:top w:val="single" w:sz="4" w:space="0" w:color="auto"/>
              <w:left w:val="single" w:sz="4" w:space="0" w:color="auto"/>
              <w:bottom w:val="single" w:sz="4" w:space="0" w:color="auto"/>
              <w:right w:val="single" w:sz="4" w:space="0" w:color="auto"/>
            </w:tcBorders>
            <w:vAlign w:val="bottom"/>
          </w:tcPr>
          <w:p w14:paraId="33250163" w14:textId="77777777" w:rsidR="00CF12AB" w:rsidRPr="001B3BAC" w:rsidRDefault="00CF12AB" w:rsidP="00CF12AB">
            <w:pPr>
              <w:spacing w:after="0"/>
              <w:rPr>
                <w:rFonts w:cs="Arial"/>
                <w:color w:val="000000"/>
              </w:rPr>
            </w:pPr>
            <w:r>
              <w:rPr>
                <w:rFonts w:ascii="Calibri" w:hAnsi="Calibri" w:cs="Calibri"/>
                <w:color w:val="000000"/>
                <w:sz w:val="22"/>
                <w:szCs w:val="22"/>
              </w:rPr>
              <w:t>NC006-M01</w:t>
            </w:r>
          </w:p>
        </w:tc>
        <w:tc>
          <w:tcPr>
            <w:tcW w:w="5103" w:type="dxa"/>
            <w:tcBorders>
              <w:top w:val="single" w:sz="4" w:space="0" w:color="auto"/>
              <w:left w:val="single" w:sz="4" w:space="0" w:color="auto"/>
              <w:bottom w:val="single" w:sz="4" w:space="0" w:color="auto"/>
              <w:right w:val="single" w:sz="4" w:space="0" w:color="auto"/>
            </w:tcBorders>
            <w:vAlign w:val="bottom"/>
          </w:tcPr>
          <w:p w14:paraId="2DB2EEFC" w14:textId="77777777" w:rsidR="00CF12AB" w:rsidRPr="001B3BAC" w:rsidRDefault="00CF12AB" w:rsidP="00CF12AB">
            <w:pPr>
              <w:jc w:val="left"/>
              <w:rPr>
                <w:rFonts w:cs="Arial"/>
              </w:rPr>
            </w:pPr>
            <w:r>
              <w:rPr>
                <w:rFonts w:ascii="Calibri" w:hAnsi="Calibri" w:cs="Calibri"/>
                <w:color w:val="000000"/>
                <w:sz w:val="22"/>
                <w:szCs w:val="22"/>
              </w:rPr>
              <w:t>Motor-Screw Conveyor</w:t>
            </w:r>
          </w:p>
        </w:tc>
      </w:tr>
      <w:tr w:rsidR="00CF12AB" w14:paraId="1C8E12F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A171023" w14:textId="77777777" w:rsidR="00CF12AB" w:rsidRPr="001B3BAC" w:rsidRDefault="00CF12AB" w:rsidP="00CF12AB">
            <w:pPr>
              <w:spacing w:after="0"/>
              <w:jc w:val="center"/>
              <w:rPr>
                <w:rFonts w:cs="Arial"/>
                <w:color w:val="000000"/>
              </w:rPr>
            </w:pPr>
            <w:r>
              <w:rPr>
                <w:rFonts w:ascii="Calibri" w:hAnsi="Calibri" w:cs="Calibri"/>
                <w:color w:val="000000"/>
                <w:sz w:val="22"/>
                <w:szCs w:val="22"/>
              </w:rPr>
              <w:t>AMOT-M02(Motor)</w:t>
            </w:r>
          </w:p>
        </w:tc>
        <w:tc>
          <w:tcPr>
            <w:tcW w:w="2386" w:type="dxa"/>
            <w:tcBorders>
              <w:top w:val="single" w:sz="4" w:space="0" w:color="auto"/>
              <w:left w:val="single" w:sz="4" w:space="0" w:color="auto"/>
              <w:bottom w:val="single" w:sz="4" w:space="0" w:color="auto"/>
              <w:right w:val="single" w:sz="4" w:space="0" w:color="auto"/>
            </w:tcBorders>
            <w:vAlign w:val="bottom"/>
          </w:tcPr>
          <w:p w14:paraId="31D2BAEC" w14:textId="77777777" w:rsidR="00CF12AB" w:rsidRPr="001B3BAC" w:rsidRDefault="00CF12AB" w:rsidP="00CF12AB">
            <w:pPr>
              <w:spacing w:after="0"/>
              <w:rPr>
                <w:rFonts w:cs="Arial"/>
                <w:color w:val="000000"/>
              </w:rPr>
            </w:pPr>
            <w:r>
              <w:rPr>
                <w:rFonts w:ascii="Calibri" w:hAnsi="Calibri" w:cs="Calibri"/>
                <w:color w:val="000000"/>
                <w:sz w:val="22"/>
                <w:szCs w:val="22"/>
              </w:rPr>
              <w:t>NC006-M02-VFD</w:t>
            </w:r>
          </w:p>
        </w:tc>
        <w:tc>
          <w:tcPr>
            <w:tcW w:w="5103" w:type="dxa"/>
            <w:tcBorders>
              <w:top w:val="single" w:sz="4" w:space="0" w:color="auto"/>
              <w:left w:val="single" w:sz="4" w:space="0" w:color="auto"/>
              <w:bottom w:val="single" w:sz="4" w:space="0" w:color="auto"/>
              <w:right w:val="single" w:sz="4" w:space="0" w:color="auto"/>
            </w:tcBorders>
            <w:vAlign w:val="bottom"/>
          </w:tcPr>
          <w:p w14:paraId="7C59D004" w14:textId="77777777" w:rsidR="00CF12AB" w:rsidRPr="001B3BAC" w:rsidRDefault="00CF12AB" w:rsidP="00CF12AB">
            <w:pPr>
              <w:jc w:val="left"/>
              <w:rPr>
                <w:rFonts w:cs="Arial"/>
              </w:rPr>
            </w:pPr>
            <w:r>
              <w:rPr>
                <w:rFonts w:ascii="Calibri" w:hAnsi="Calibri" w:cs="Calibri"/>
                <w:color w:val="000000"/>
                <w:sz w:val="22"/>
                <w:szCs w:val="22"/>
              </w:rPr>
              <w:t>Motor-Screw Conveyor</w:t>
            </w:r>
          </w:p>
        </w:tc>
      </w:tr>
      <w:tr w:rsidR="00CF12AB" w14:paraId="13C8000D"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179EAE4" w14:textId="77777777" w:rsidR="00CF12AB" w:rsidRPr="001B3BAC" w:rsidRDefault="00CF12AB" w:rsidP="00CF12AB">
            <w:pPr>
              <w:spacing w:after="0"/>
              <w:jc w:val="center"/>
              <w:rPr>
                <w:rFonts w:cs="Arial"/>
                <w:color w:val="000000"/>
              </w:rPr>
            </w:pPr>
            <w:r>
              <w:rPr>
                <w:rFonts w:ascii="Calibri" w:hAnsi="Calibri" w:cs="Calibri"/>
                <w:color w:val="000000"/>
                <w:sz w:val="22"/>
                <w:szCs w:val="22"/>
              </w:rPr>
              <w:t>HY443 (Valve)</w:t>
            </w:r>
          </w:p>
        </w:tc>
        <w:tc>
          <w:tcPr>
            <w:tcW w:w="2386" w:type="dxa"/>
            <w:tcBorders>
              <w:top w:val="single" w:sz="4" w:space="0" w:color="auto"/>
              <w:left w:val="single" w:sz="4" w:space="0" w:color="auto"/>
              <w:bottom w:val="single" w:sz="4" w:space="0" w:color="auto"/>
              <w:right w:val="single" w:sz="4" w:space="0" w:color="auto"/>
            </w:tcBorders>
            <w:vAlign w:val="bottom"/>
          </w:tcPr>
          <w:p w14:paraId="0D34F4EA" w14:textId="77777777" w:rsidR="00CF12AB" w:rsidRPr="001B3BAC" w:rsidRDefault="00CF12AB" w:rsidP="00CF12AB">
            <w:pPr>
              <w:spacing w:after="0"/>
              <w:rPr>
                <w:rFonts w:cs="Arial"/>
                <w:color w:val="000000"/>
              </w:rPr>
            </w:pPr>
            <w:r>
              <w:rPr>
                <w:rFonts w:ascii="Calibri" w:hAnsi="Calibri" w:cs="Calibri"/>
                <w:color w:val="000000"/>
                <w:sz w:val="22"/>
                <w:szCs w:val="22"/>
              </w:rPr>
              <w:t>AY443</w:t>
            </w:r>
          </w:p>
        </w:tc>
        <w:tc>
          <w:tcPr>
            <w:tcW w:w="5103" w:type="dxa"/>
            <w:tcBorders>
              <w:top w:val="single" w:sz="4" w:space="0" w:color="auto"/>
              <w:left w:val="single" w:sz="4" w:space="0" w:color="auto"/>
              <w:bottom w:val="single" w:sz="4" w:space="0" w:color="auto"/>
              <w:right w:val="single" w:sz="4" w:space="0" w:color="auto"/>
            </w:tcBorders>
            <w:vAlign w:val="bottom"/>
          </w:tcPr>
          <w:p w14:paraId="43A45E71" w14:textId="77777777" w:rsidR="00CF12AB" w:rsidRPr="001B3BAC" w:rsidRDefault="00CF12AB" w:rsidP="00CF12AB">
            <w:pPr>
              <w:jc w:val="left"/>
              <w:rPr>
                <w:rFonts w:cs="Arial"/>
              </w:rPr>
            </w:pPr>
            <w:r>
              <w:rPr>
                <w:rFonts w:ascii="Calibri" w:hAnsi="Calibri" w:cs="Calibri"/>
                <w:color w:val="000000"/>
                <w:sz w:val="22"/>
                <w:szCs w:val="22"/>
              </w:rPr>
              <w:t>Solenoid-Vertical Spout with PN closing</w:t>
            </w:r>
          </w:p>
        </w:tc>
      </w:tr>
      <w:tr w:rsidR="00CF12AB" w14:paraId="54127A1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AB6B4E2" w14:textId="77777777" w:rsidR="00CF12AB" w:rsidRPr="001B3BAC" w:rsidRDefault="00CF12AB" w:rsidP="00CF12AB">
            <w:pPr>
              <w:spacing w:after="0"/>
              <w:jc w:val="center"/>
              <w:rPr>
                <w:rFonts w:cs="Arial"/>
                <w:color w:val="000000"/>
              </w:rPr>
            </w:pPr>
            <w:r>
              <w:rPr>
                <w:rFonts w:ascii="Calibri" w:hAnsi="Calibri" w:cs="Calibri"/>
                <w:color w:val="000000"/>
                <w:sz w:val="22"/>
                <w:szCs w:val="22"/>
              </w:rPr>
              <w:t>HY056 (Valve)</w:t>
            </w:r>
          </w:p>
        </w:tc>
        <w:tc>
          <w:tcPr>
            <w:tcW w:w="2386" w:type="dxa"/>
            <w:tcBorders>
              <w:top w:val="single" w:sz="4" w:space="0" w:color="auto"/>
              <w:left w:val="single" w:sz="4" w:space="0" w:color="auto"/>
              <w:bottom w:val="single" w:sz="4" w:space="0" w:color="auto"/>
              <w:right w:val="single" w:sz="4" w:space="0" w:color="auto"/>
            </w:tcBorders>
            <w:vAlign w:val="bottom"/>
          </w:tcPr>
          <w:p w14:paraId="4E462ADA" w14:textId="77777777" w:rsidR="00CF12AB" w:rsidRPr="001B3BAC" w:rsidRDefault="00CF12AB" w:rsidP="00CF12AB">
            <w:pPr>
              <w:spacing w:after="0"/>
              <w:rPr>
                <w:rFonts w:cs="Arial"/>
                <w:color w:val="000000"/>
              </w:rPr>
            </w:pPr>
            <w:r>
              <w:rPr>
                <w:rFonts w:ascii="Calibri" w:hAnsi="Calibri" w:cs="Calibri"/>
                <w:color w:val="000000"/>
                <w:sz w:val="22"/>
                <w:szCs w:val="22"/>
              </w:rPr>
              <w:t xml:space="preserve">AY056 </w:t>
            </w:r>
          </w:p>
        </w:tc>
        <w:tc>
          <w:tcPr>
            <w:tcW w:w="5103" w:type="dxa"/>
            <w:tcBorders>
              <w:top w:val="single" w:sz="4" w:space="0" w:color="auto"/>
              <w:left w:val="single" w:sz="4" w:space="0" w:color="auto"/>
              <w:bottom w:val="single" w:sz="4" w:space="0" w:color="auto"/>
              <w:right w:val="single" w:sz="4" w:space="0" w:color="auto"/>
            </w:tcBorders>
            <w:vAlign w:val="bottom"/>
          </w:tcPr>
          <w:p w14:paraId="74E6C4A2" w14:textId="77777777" w:rsidR="00CF12AB" w:rsidRPr="001B3BAC" w:rsidRDefault="00CF12AB" w:rsidP="00CF12AB">
            <w:pPr>
              <w:jc w:val="left"/>
              <w:rPr>
                <w:rFonts w:cs="Arial"/>
              </w:rPr>
            </w:pPr>
            <w:r>
              <w:rPr>
                <w:rFonts w:ascii="Calibri" w:hAnsi="Calibri" w:cs="Calibri"/>
                <w:color w:val="000000"/>
                <w:sz w:val="22"/>
                <w:szCs w:val="22"/>
              </w:rPr>
              <w:t>Solenoid-inject pressure to NC006</w:t>
            </w:r>
          </w:p>
        </w:tc>
      </w:tr>
      <w:tr w:rsidR="00CF12AB" w14:paraId="1C1B17D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3E23B96" w14:textId="77777777" w:rsidR="00CF12AB" w:rsidRPr="001B3BAC" w:rsidRDefault="00CF12AB" w:rsidP="00CF12AB">
            <w:pPr>
              <w:spacing w:after="0"/>
              <w:jc w:val="center"/>
              <w:rPr>
                <w:rFonts w:cs="Arial"/>
                <w:color w:val="000000"/>
              </w:rPr>
            </w:pPr>
            <w:r>
              <w:rPr>
                <w:rFonts w:ascii="Calibri" w:hAnsi="Calibri" w:cs="Calibri"/>
                <w:color w:val="000000"/>
                <w:sz w:val="22"/>
                <w:szCs w:val="22"/>
              </w:rPr>
              <w:lastRenderedPageBreak/>
              <w:t>CA004-PDIT046 (H)</w:t>
            </w:r>
          </w:p>
        </w:tc>
        <w:tc>
          <w:tcPr>
            <w:tcW w:w="2386" w:type="dxa"/>
            <w:tcBorders>
              <w:top w:val="single" w:sz="4" w:space="0" w:color="auto"/>
              <w:left w:val="single" w:sz="4" w:space="0" w:color="auto"/>
              <w:bottom w:val="single" w:sz="4" w:space="0" w:color="auto"/>
              <w:right w:val="single" w:sz="4" w:space="0" w:color="auto"/>
            </w:tcBorders>
            <w:vAlign w:val="bottom"/>
          </w:tcPr>
          <w:p w14:paraId="7914E007" w14:textId="77777777" w:rsidR="00CF12AB" w:rsidRPr="001B3BAC" w:rsidRDefault="00CF12AB" w:rsidP="00CF12AB">
            <w:pPr>
              <w:spacing w:after="0"/>
              <w:rPr>
                <w:rFonts w:cs="Arial"/>
                <w:color w:val="000000"/>
              </w:rPr>
            </w:pPr>
            <w:r>
              <w:rPr>
                <w:rFonts w:ascii="Calibri" w:hAnsi="Calibri" w:cs="Calibri"/>
                <w:color w:val="000000"/>
                <w:sz w:val="22"/>
                <w:szCs w:val="22"/>
              </w:rPr>
              <w:t>PDIT046</w:t>
            </w:r>
          </w:p>
        </w:tc>
        <w:tc>
          <w:tcPr>
            <w:tcW w:w="5103" w:type="dxa"/>
            <w:tcBorders>
              <w:top w:val="single" w:sz="4" w:space="0" w:color="auto"/>
              <w:left w:val="single" w:sz="4" w:space="0" w:color="auto"/>
              <w:bottom w:val="single" w:sz="4" w:space="0" w:color="auto"/>
              <w:right w:val="single" w:sz="4" w:space="0" w:color="auto"/>
            </w:tcBorders>
            <w:vAlign w:val="bottom"/>
          </w:tcPr>
          <w:p w14:paraId="30E35405" w14:textId="77777777" w:rsidR="00CF12AB" w:rsidRPr="001B3BAC" w:rsidRDefault="00CF12AB" w:rsidP="00CF12AB">
            <w:pPr>
              <w:jc w:val="left"/>
              <w:rPr>
                <w:rFonts w:cs="Arial"/>
              </w:rPr>
            </w:pPr>
            <w:r>
              <w:rPr>
                <w:rFonts w:ascii="Calibri" w:hAnsi="Calibri" w:cs="Calibri"/>
                <w:color w:val="000000"/>
                <w:sz w:val="22"/>
                <w:szCs w:val="22"/>
              </w:rPr>
              <w:t>Sensor-Filter CA004 pressure difference transmitter</w:t>
            </w:r>
          </w:p>
        </w:tc>
      </w:tr>
      <w:tr w:rsidR="00CF12AB" w14:paraId="3F647E13" w14:textId="77777777" w:rsidTr="00B640D8">
        <w:tc>
          <w:tcPr>
            <w:tcW w:w="2576" w:type="dxa"/>
            <w:tcBorders>
              <w:top w:val="single" w:sz="4" w:space="0" w:color="auto"/>
              <w:left w:val="single" w:sz="4" w:space="0" w:color="auto"/>
              <w:bottom w:val="single" w:sz="4" w:space="0" w:color="auto"/>
              <w:right w:val="single" w:sz="4" w:space="0" w:color="auto"/>
            </w:tcBorders>
            <w:vAlign w:val="bottom"/>
          </w:tcPr>
          <w:p w14:paraId="566D51CA" w14:textId="77777777" w:rsidR="00CF12AB" w:rsidRPr="001B3BAC" w:rsidRDefault="00CF12AB" w:rsidP="00CF12AB">
            <w:pPr>
              <w:spacing w:after="0"/>
              <w:jc w:val="center"/>
              <w:rPr>
                <w:rFonts w:cs="Arial"/>
                <w:color w:val="000000"/>
              </w:rPr>
            </w:pPr>
            <w:r>
              <w:rPr>
                <w:rFonts w:ascii="Calibri" w:hAnsi="Calibri" w:cs="Calibri"/>
                <w:color w:val="000000"/>
                <w:sz w:val="22"/>
                <w:szCs w:val="22"/>
              </w:rPr>
              <w:t>PDIT135 (H)</w:t>
            </w:r>
          </w:p>
        </w:tc>
        <w:tc>
          <w:tcPr>
            <w:tcW w:w="2386" w:type="dxa"/>
            <w:tcBorders>
              <w:top w:val="single" w:sz="4" w:space="0" w:color="auto"/>
              <w:left w:val="single" w:sz="4" w:space="0" w:color="auto"/>
              <w:bottom w:val="single" w:sz="4" w:space="0" w:color="auto"/>
              <w:right w:val="single" w:sz="4" w:space="0" w:color="auto"/>
            </w:tcBorders>
            <w:vAlign w:val="bottom"/>
          </w:tcPr>
          <w:p w14:paraId="3AE79A4F" w14:textId="77777777" w:rsidR="00CF12AB" w:rsidRPr="001B3BAC" w:rsidRDefault="00CF12AB" w:rsidP="00CF12AB">
            <w:pPr>
              <w:spacing w:after="0"/>
              <w:rPr>
                <w:rFonts w:cs="Arial"/>
                <w:color w:val="000000"/>
              </w:rPr>
            </w:pPr>
            <w:r>
              <w:rPr>
                <w:rFonts w:ascii="Calibri" w:hAnsi="Calibri" w:cs="Calibri"/>
                <w:color w:val="000000"/>
                <w:sz w:val="22"/>
                <w:szCs w:val="22"/>
              </w:rPr>
              <w:t>PDIT135</w:t>
            </w:r>
          </w:p>
        </w:tc>
        <w:tc>
          <w:tcPr>
            <w:tcW w:w="5103" w:type="dxa"/>
            <w:tcBorders>
              <w:top w:val="single" w:sz="4" w:space="0" w:color="auto"/>
              <w:left w:val="single" w:sz="4" w:space="0" w:color="auto"/>
              <w:bottom w:val="single" w:sz="4" w:space="0" w:color="auto"/>
              <w:right w:val="single" w:sz="4" w:space="0" w:color="auto"/>
            </w:tcBorders>
            <w:vAlign w:val="bottom"/>
          </w:tcPr>
          <w:p w14:paraId="6217A010" w14:textId="77777777" w:rsidR="00CF12AB" w:rsidRPr="001B3BAC" w:rsidRDefault="00CF12AB" w:rsidP="00CF12AB">
            <w:pPr>
              <w:jc w:val="left"/>
              <w:rPr>
                <w:rFonts w:cs="Arial"/>
              </w:rPr>
            </w:pPr>
            <w:r>
              <w:rPr>
                <w:rFonts w:ascii="Calibri" w:hAnsi="Calibri" w:cs="Calibri"/>
                <w:color w:val="000000"/>
                <w:sz w:val="22"/>
                <w:szCs w:val="22"/>
              </w:rPr>
              <w:t>Sensor-Filter CA004 outlet pressure difference transmitter</w:t>
            </w:r>
          </w:p>
        </w:tc>
      </w:tr>
      <w:tr w:rsidR="00CF12AB" w14:paraId="373826DA" w14:textId="77777777" w:rsidTr="00B640D8">
        <w:tc>
          <w:tcPr>
            <w:tcW w:w="2576" w:type="dxa"/>
            <w:tcBorders>
              <w:top w:val="single" w:sz="4" w:space="0" w:color="auto"/>
              <w:left w:val="single" w:sz="4" w:space="0" w:color="auto"/>
              <w:bottom w:val="single" w:sz="4" w:space="0" w:color="auto"/>
              <w:right w:val="single" w:sz="4" w:space="0" w:color="auto"/>
            </w:tcBorders>
            <w:vAlign w:val="bottom"/>
          </w:tcPr>
          <w:p w14:paraId="0D4566D6" w14:textId="77777777" w:rsidR="00CF12AB" w:rsidRPr="001B3BAC" w:rsidRDefault="00CF12AB" w:rsidP="00CF12AB">
            <w:pPr>
              <w:spacing w:after="0"/>
              <w:jc w:val="center"/>
              <w:rPr>
                <w:rFonts w:cs="Arial"/>
                <w:color w:val="000000"/>
              </w:rPr>
            </w:pPr>
            <w:r>
              <w:rPr>
                <w:rFonts w:ascii="Calibri" w:hAnsi="Calibri" w:cs="Calibri"/>
                <w:color w:val="000000"/>
                <w:sz w:val="22"/>
                <w:szCs w:val="22"/>
              </w:rPr>
              <w:t>PS051 (H)</w:t>
            </w:r>
          </w:p>
        </w:tc>
        <w:tc>
          <w:tcPr>
            <w:tcW w:w="2386" w:type="dxa"/>
            <w:tcBorders>
              <w:top w:val="single" w:sz="4" w:space="0" w:color="auto"/>
              <w:left w:val="single" w:sz="4" w:space="0" w:color="auto"/>
              <w:bottom w:val="single" w:sz="4" w:space="0" w:color="auto"/>
              <w:right w:val="single" w:sz="4" w:space="0" w:color="auto"/>
            </w:tcBorders>
            <w:vAlign w:val="bottom"/>
          </w:tcPr>
          <w:p w14:paraId="3A86E19B" w14:textId="77777777" w:rsidR="00CF12AB" w:rsidRPr="001B3BAC" w:rsidRDefault="00CF12AB" w:rsidP="00CF12AB">
            <w:pPr>
              <w:spacing w:after="0"/>
              <w:rPr>
                <w:rFonts w:cs="Arial"/>
                <w:color w:val="000000"/>
              </w:rPr>
            </w:pPr>
            <w:r>
              <w:rPr>
                <w:rFonts w:ascii="Calibri" w:hAnsi="Calibri" w:cs="Calibri"/>
                <w:color w:val="000000"/>
                <w:sz w:val="22"/>
                <w:szCs w:val="22"/>
              </w:rPr>
              <w:t>PS051</w:t>
            </w:r>
          </w:p>
        </w:tc>
        <w:tc>
          <w:tcPr>
            <w:tcW w:w="5103" w:type="dxa"/>
            <w:tcBorders>
              <w:top w:val="single" w:sz="4" w:space="0" w:color="auto"/>
              <w:left w:val="single" w:sz="4" w:space="0" w:color="auto"/>
              <w:bottom w:val="single" w:sz="4" w:space="0" w:color="auto"/>
              <w:right w:val="single" w:sz="4" w:space="0" w:color="auto"/>
            </w:tcBorders>
            <w:vAlign w:val="bottom"/>
          </w:tcPr>
          <w:p w14:paraId="6389C42F" w14:textId="77777777" w:rsidR="00CF12AB" w:rsidRPr="001B3BAC" w:rsidRDefault="00CF12AB" w:rsidP="00CF12AB">
            <w:pPr>
              <w:jc w:val="left"/>
              <w:rPr>
                <w:rFonts w:cs="Arial"/>
              </w:rPr>
            </w:pPr>
            <w:r>
              <w:rPr>
                <w:rFonts w:ascii="Calibri" w:hAnsi="Calibri" w:cs="Calibri"/>
                <w:color w:val="000000"/>
                <w:sz w:val="22"/>
                <w:szCs w:val="22"/>
              </w:rPr>
              <w:t>Sensor-Hopper outlet pressure switch (Safety)</w:t>
            </w:r>
          </w:p>
        </w:tc>
      </w:tr>
      <w:tr w:rsidR="00CF12AB" w14:paraId="1A4354C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03742A1" w14:textId="77777777" w:rsidR="00CF12AB" w:rsidRPr="001B3BAC" w:rsidRDefault="00CF12AB" w:rsidP="00CF12AB">
            <w:pPr>
              <w:spacing w:after="0"/>
              <w:jc w:val="center"/>
              <w:rPr>
                <w:rFonts w:cs="Arial"/>
                <w:color w:val="000000"/>
              </w:rPr>
            </w:pPr>
            <w:r>
              <w:rPr>
                <w:rFonts w:ascii="Calibri" w:hAnsi="Calibri" w:cs="Calibri"/>
                <w:color w:val="000000"/>
                <w:sz w:val="22"/>
                <w:szCs w:val="22"/>
              </w:rPr>
              <w:t>LS039 (H)</w:t>
            </w:r>
          </w:p>
        </w:tc>
        <w:tc>
          <w:tcPr>
            <w:tcW w:w="2386" w:type="dxa"/>
            <w:tcBorders>
              <w:top w:val="single" w:sz="4" w:space="0" w:color="auto"/>
              <w:left w:val="single" w:sz="4" w:space="0" w:color="auto"/>
              <w:bottom w:val="single" w:sz="4" w:space="0" w:color="auto"/>
              <w:right w:val="single" w:sz="4" w:space="0" w:color="auto"/>
            </w:tcBorders>
            <w:vAlign w:val="bottom"/>
          </w:tcPr>
          <w:p w14:paraId="6303CE43" w14:textId="77777777" w:rsidR="00CF12AB" w:rsidRPr="001B3BAC" w:rsidRDefault="00CF12AB" w:rsidP="00CF12AB">
            <w:pPr>
              <w:spacing w:after="0"/>
              <w:rPr>
                <w:rFonts w:cs="Arial"/>
                <w:color w:val="000000"/>
              </w:rPr>
            </w:pPr>
            <w:r>
              <w:rPr>
                <w:rFonts w:ascii="Calibri" w:hAnsi="Calibri" w:cs="Calibri"/>
                <w:color w:val="000000"/>
                <w:sz w:val="22"/>
                <w:szCs w:val="22"/>
              </w:rPr>
              <w:t>LS039</w:t>
            </w:r>
          </w:p>
        </w:tc>
        <w:tc>
          <w:tcPr>
            <w:tcW w:w="5103" w:type="dxa"/>
            <w:tcBorders>
              <w:top w:val="single" w:sz="4" w:space="0" w:color="auto"/>
              <w:left w:val="single" w:sz="4" w:space="0" w:color="auto"/>
              <w:bottom w:val="single" w:sz="4" w:space="0" w:color="auto"/>
              <w:right w:val="single" w:sz="4" w:space="0" w:color="auto"/>
            </w:tcBorders>
            <w:vAlign w:val="bottom"/>
          </w:tcPr>
          <w:p w14:paraId="240CCDE3" w14:textId="77777777" w:rsidR="00CF12AB" w:rsidRPr="001B3BAC" w:rsidRDefault="00CF12AB" w:rsidP="00CF12AB">
            <w:pPr>
              <w:jc w:val="left"/>
              <w:rPr>
                <w:rFonts w:cs="Arial"/>
              </w:rPr>
            </w:pPr>
            <w:r>
              <w:rPr>
                <w:rFonts w:ascii="Calibri" w:hAnsi="Calibri" w:cs="Calibri"/>
                <w:color w:val="000000"/>
                <w:sz w:val="22"/>
                <w:szCs w:val="22"/>
              </w:rPr>
              <w:t>Sensor-High level</w:t>
            </w:r>
            <w:r w:rsidR="007D5380">
              <w:rPr>
                <w:rFonts w:ascii="Calibri" w:hAnsi="Calibri" w:cs="Calibri"/>
                <w:color w:val="000000"/>
                <w:sz w:val="22"/>
                <w:szCs w:val="22"/>
              </w:rPr>
              <w:t xml:space="preserve"> switch</w:t>
            </w:r>
            <w:r>
              <w:rPr>
                <w:rFonts w:ascii="Calibri" w:hAnsi="Calibri" w:cs="Calibri"/>
                <w:color w:val="000000"/>
                <w:sz w:val="22"/>
                <w:szCs w:val="22"/>
              </w:rPr>
              <w:t xml:space="preserve"> of the hopper TE005</w:t>
            </w:r>
          </w:p>
        </w:tc>
      </w:tr>
      <w:tr w:rsidR="00CF12AB" w14:paraId="28D25CD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4176168" w14:textId="77777777" w:rsidR="00CF12AB" w:rsidRPr="001B3BAC" w:rsidRDefault="00CF12AB" w:rsidP="00CF12AB">
            <w:pPr>
              <w:spacing w:after="0"/>
              <w:jc w:val="center"/>
              <w:rPr>
                <w:rFonts w:cs="Arial"/>
                <w:color w:val="000000"/>
              </w:rPr>
            </w:pPr>
            <w:r>
              <w:rPr>
                <w:rFonts w:ascii="Calibri" w:hAnsi="Calibri" w:cs="Calibri"/>
                <w:color w:val="000000"/>
                <w:sz w:val="22"/>
                <w:szCs w:val="22"/>
              </w:rPr>
              <w:t>LS092 (L)</w:t>
            </w:r>
          </w:p>
        </w:tc>
        <w:tc>
          <w:tcPr>
            <w:tcW w:w="2386" w:type="dxa"/>
            <w:tcBorders>
              <w:top w:val="single" w:sz="4" w:space="0" w:color="auto"/>
              <w:left w:val="single" w:sz="4" w:space="0" w:color="auto"/>
              <w:bottom w:val="single" w:sz="4" w:space="0" w:color="auto"/>
              <w:right w:val="single" w:sz="4" w:space="0" w:color="auto"/>
            </w:tcBorders>
            <w:vAlign w:val="bottom"/>
          </w:tcPr>
          <w:p w14:paraId="30009ED6" w14:textId="77777777" w:rsidR="00CF12AB" w:rsidRPr="001B3BAC" w:rsidRDefault="00CF12AB" w:rsidP="00CF12AB">
            <w:pPr>
              <w:spacing w:after="0"/>
              <w:rPr>
                <w:rFonts w:cs="Arial"/>
                <w:color w:val="000000"/>
              </w:rPr>
            </w:pPr>
            <w:r>
              <w:rPr>
                <w:rFonts w:ascii="Calibri" w:hAnsi="Calibri" w:cs="Calibri"/>
                <w:color w:val="000000"/>
                <w:sz w:val="22"/>
                <w:szCs w:val="22"/>
              </w:rPr>
              <w:t>LS092</w:t>
            </w:r>
          </w:p>
        </w:tc>
        <w:tc>
          <w:tcPr>
            <w:tcW w:w="5103" w:type="dxa"/>
            <w:tcBorders>
              <w:top w:val="single" w:sz="4" w:space="0" w:color="auto"/>
              <w:left w:val="single" w:sz="4" w:space="0" w:color="auto"/>
              <w:bottom w:val="single" w:sz="4" w:space="0" w:color="auto"/>
              <w:right w:val="single" w:sz="4" w:space="0" w:color="auto"/>
            </w:tcBorders>
            <w:vAlign w:val="bottom"/>
          </w:tcPr>
          <w:p w14:paraId="22DA393B" w14:textId="77777777" w:rsidR="00CF12AB" w:rsidRPr="001B3BAC" w:rsidRDefault="00CF12AB" w:rsidP="00CF12AB">
            <w:pPr>
              <w:jc w:val="left"/>
              <w:rPr>
                <w:rFonts w:cs="Arial"/>
              </w:rPr>
            </w:pPr>
            <w:r>
              <w:rPr>
                <w:rFonts w:ascii="Calibri" w:hAnsi="Calibri" w:cs="Calibri"/>
                <w:color w:val="000000"/>
                <w:sz w:val="22"/>
                <w:szCs w:val="22"/>
              </w:rPr>
              <w:t>Sensor-Low level</w:t>
            </w:r>
            <w:r w:rsidR="007D5380">
              <w:rPr>
                <w:rFonts w:ascii="Calibri" w:hAnsi="Calibri" w:cs="Calibri"/>
                <w:color w:val="000000"/>
                <w:sz w:val="22"/>
                <w:szCs w:val="22"/>
              </w:rPr>
              <w:t xml:space="preserve"> switch</w:t>
            </w:r>
            <w:r>
              <w:rPr>
                <w:rFonts w:ascii="Calibri" w:hAnsi="Calibri" w:cs="Calibri"/>
                <w:color w:val="000000"/>
                <w:sz w:val="22"/>
                <w:szCs w:val="22"/>
              </w:rPr>
              <w:t xml:space="preserve"> of the hopper TE005</w:t>
            </w:r>
          </w:p>
        </w:tc>
      </w:tr>
      <w:tr w:rsidR="00CF12AB" w14:paraId="53D5F75A"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9402D66" w14:textId="77777777" w:rsidR="00CF12AB" w:rsidRPr="001B3BAC" w:rsidRDefault="00CF12AB" w:rsidP="00CF12AB">
            <w:pPr>
              <w:spacing w:after="0"/>
              <w:jc w:val="center"/>
              <w:rPr>
                <w:rFonts w:cs="Arial"/>
                <w:color w:val="000000"/>
              </w:rPr>
            </w:pPr>
            <w:r>
              <w:rPr>
                <w:rFonts w:ascii="Calibri" w:hAnsi="Calibri" w:cs="Calibri"/>
                <w:color w:val="000000"/>
                <w:sz w:val="22"/>
                <w:szCs w:val="22"/>
              </w:rPr>
              <w:t>PIT040 (H)</w:t>
            </w:r>
          </w:p>
        </w:tc>
        <w:tc>
          <w:tcPr>
            <w:tcW w:w="2386" w:type="dxa"/>
            <w:tcBorders>
              <w:top w:val="single" w:sz="4" w:space="0" w:color="auto"/>
              <w:left w:val="single" w:sz="4" w:space="0" w:color="auto"/>
              <w:bottom w:val="single" w:sz="4" w:space="0" w:color="auto"/>
              <w:right w:val="single" w:sz="4" w:space="0" w:color="auto"/>
            </w:tcBorders>
            <w:vAlign w:val="bottom"/>
          </w:tcPr>
          <w:p w14:paraId="1E1A699D" w14:textId="77777777" w:rsidR="00CF12AB" w:rsidRPr="001B3BAC" w:rsidRDefault="00CF12AB" w:rsidP="00CF12AB">
            <w:pPr>
              <w:spacing w:after="0"/>
              <w:rPr>
                <w:rFonts w:cs="Arial"/>
                <w:color w:val="000000"/>
              </w:rPr>
            </w:pPr>
            <w:r>
              <w:rPr>
                <w:rFonts w:ascii="Calibri" w:hAnsi="Calibri" w:cs="Calibri"/>
                <w:color w:val="000000"/>
                <w:sz w:val="22"/>
                <w:szCs w:val="22"/>
              </w:rPr>
              <w:t>PIT040</w:t>
            </w:r>
          </w:p>
        </w:tc>
        <w:tc>
          <w:tcPr>
            <w:tcW w:w="5103" w:type="dxa"/>
            <w:tcBorders>
              <w:top w:val="single" w:sz="4" w:space="0" w:color="auto"/>
              <w:left w:val="single" w:sz="4" w:space="0" w:color="auto"/>
              <w:bottom w:val="single" w:sz="4" w:space="0" w:color="auto"/>
              <w:right w:val="single" w:sz="4" w:space="0" w:color="auto"/>
            </w:tcBorders>
            <w:vAlign w:val="bottom"/>
          </w:tcPr>
          <w:p w14:paraId="7652716A" w14:textId="77777777" w:rsidR="00CF12AB" w:rsidRPr="001B3BAC" w:rsidRDefault="00CF12AB" w:rsidP="00CF12AB">
            <w:pPr>
              <w:jc w:val="left"/>
              <w:rPr>
                <w:rFonts w:cs="Arial"/>
              </w:rPr>
            </w:pPr>
            <w:r>
              <w:rPr>
                <w:rFonts w:ascii="Calibri" w:hAnsi="Calibri" w:cs="Calibri"/>
                <w:color w:val="000000"/>
                <w:sz w:val="22"/>
                <w:szCs w:val="22"/>
              </w:rPr>
              <w:t>Sensor-Hi Pressure transmitter (inside TE005)</w:t>
            </w:r>
          </w:p>
        </w:tc>
      </w:tr>
      <w:tr w:rsidR="00CF12AB" w14:paraId="2E915C33"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27F1DAC" w14:textId="77777777" w:rsidR="00CF12AB" w:rsidRPr="001B3BAC" w:rsidRDefault="00CF12AB" w:rsidP="00CF12AB">
            <w:pPr>
              <w:spacing w:after="0"/>
              <w:jc w:val="center"/>
              <w:rPr>
                <w:rFonts w:cs="Arial"/>
                <w:color w:val="000000"/>
              </w:rPr>
            </w:pPr>
            <w:r>
              <w:rPr>
                <w:rFonts w:ascii="Calibri" w:hAnsi="Calibri" w:cs="Calibri"/>
                <w:color w:val="000000"/>
                <w:sz w:val="22"/>
                <w:szCs w:val="22"/>
              </w:rPr>
              <w:t>WT045</w:t>
            </w:r>
          </w:p>
        </w:tc>
        <w:tc>
          <w:tcPr>
            <w:tcW w:w="2386" w:type="dxa"/>
            <w:tcBorders>
              <w:top w:val="single" w:sz="4" w:space="0" w:color="auto"/>
              <w:left w:val="single" w:sz="4" w:space="0" w:color="auto"/>
              <w:bottom w:val="single" w:sz="4" w:space="0" w:color="auto"/>
              <w:right w:val="single" w:sz="4" w:space="0" w:color="auto"/>
            </w:tcBorders>
            <w:vAlign w:val="bottom"/>
          </w:tcPr>
          <w:p w14:paraId="71A2317D" w14:textId="77777777" w:rsidR="00CF12AB" w:rsidRPr="001B3BAC" w:rsidRDefault="00CF12AB" w:rsidP="00CF12AB">
            <w:pPr>
              <w:spacing w:after="0"/>
              <w:rPr>
                <w:rFonts w:cs="Arial"/>
                <w:color w:val="000000"/>
              </w:rPr>
            </w:pPr>
            <w:r>
              <w:rPr>
                <w:rFonts w:ascii="Calibri" w:hAnsi="Calibri" w:cs="Calibri"/>
                <w:color w:val="000000"/>
                <w:sz w:val="22"/>
                <w:szCs w:val="22"/>
              </w:rPr>
              <w:t>WT045</w:t>
            </w:r>
          </w:p>
        </w:tc>
        <w:tc>
          <w:tcPr>
            <w:tcW w:w="5103" w:type="dxa"/>
            <w:tcBorders>
              <w:top w:val="single" w:sz="4" w:space="0" w:color="auto"/>
              <w:left w:val="single" w:sz="4" w:space="0" w:color="auto"/>
              <w:bottom w:val="single" w:sz="4" w:space="0" w:color="auto"/>
              <w:right w:val="single" w:sz="4" w:space="0" w:color="auto"/>
            </w:tcBorders>
            <w:vAlign w:val="bottom"/>
          </w:tcPr>
          <w:p w14:paraId="765178BA" w14:textId="77777777" w:rsidR="00CF12AB" w:rsidRPr="001B3BAC" w:rsidRDefault="00CF12AB" w:rsidP="00CF12AB">
            <w:pPr>
              <w:jc w:val="left"/>
              <w:rPr>
                <w:rFonts w:cs="Arial"/>
              </w:rPr>
            </w:pPr>
            <w:r>
              <w:rPr>
                <w:rFonts w:ascii="Calibri" w:hAnsi="Calibri" w:cs="Calibri"/>
                <w:color w:val="000000"/>
                <w:sz w:val="22"/>
                <w:szCs w:val="22"/>
              </w:rPr>
              <w:t>Sensor-weight transmitter (scale)</w:t>
            </w:r>
          </w:p>
        </w:tc>
      </w:tr>
      <w:tr w:rsidR="00CF12AB" w14:paraId="141E79C3"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98AE845" w14:textId="77777777" w:rsidR="00CF12AB" w:rsidRPr="001B3BAC" w:rsidRDefault="00CF12AB" w:rsidP="00CF12AB">
            <w:pPr>
              <w:spacing w:after="0"/>
              <w:jc w:val="center"/>
              <w:rPr>
                <w:rFonts w:cs="Arial"/>
                <w:color w:val="000000"/>
              </w:rPr>
            </w:pPr>
            <w:r>
              <w:rPr>
                <w:rFonts w:ascii="Calibri" w:hAnsi="Calibri" w:cs="Calibri"/>
                <w:color w:val="000000"/>
                <w:sz w:val="22"/>
                <w:szCs w:val="22"/>
              </w:rPr>
              <w:t>AY050</w:t>
            </w:r>
          </w:p>
        </w:tc>
        <w:tc>
          <w:tcPr>
            <w:tcW w:w="2386" w:type="dxa"/>
            <w:tcBorders>
              <w:top w:val="single" w:sz="4" w:space="0" w:color="auto"/>
              <w:left w:val="single" w:sz="4" w:space="0" w:color="auto"/>
              <w:bottom w:val="single" w:sz="4" w:space="0" w:color="auto"/>
              <w:right w:val="single" w:sz="4" w:space="0" w:color="auto"/>
            </w:tcBorders>
            <w:vAlign w:val="bottom"/>
          </w:tcPr>
          <w:p w14:paraId="00FD6D72" w14:textId="77777777" w:rsidR="00CF12AB" w:rsidRPr="001B3BAC" w:rsidRDefault="00CF12AB" w:rsidP="00CF12AB">
            <w:pPr>
              <w:spacing w:after="0"/>
              <w:rPr>
                <w:rFonts w:cs="Arial"/>
                <w:color w:val="000000"/>
              </w:rPr>
            </w:pPr>
            <w:r>
              <w:rPr>
                <w:rFonts w:ascii="Calibri" w:hAnsi="Calibri" w:cs="Calibri"/>
                <w:color w:val="000000"/>
                <w:sz w:val="22"/>
                <w:szCs w:val="22"/>
              </w:rPr>
              <w:t>AY050</w:t>
            </w:r>
          </w:p>
        </w:tc>
        <w:tc>
          <w:tcPr>
            <w:tcW w:w="5103" w:type="dxa"/>
            <w:tcBorders>
              <w:top w:val="single" w:sz="4" w:space="0" w:color="auto"/>
              <w:left w:val="single" w:sz="4" w:space="0" w:color="auto"/>
              <w:bottom w:val="single" w:sz="4" w:space="0" w:color="auto"/>
              <w:right w:val="single" w:sz="4" w:space="0" w:color="auto"/>
            </w:tcBorders>
            <w:vAlign w:val="bottom"/>
          </w:tcPr>
          <w:p w14:paraId="155C61BE" w14:textId="77777777" w:rsidR="00CF12AB" w:rsidRPr="001B3BAC" w:rsidRDefault="007D5380" w:rsidP="00CF12AB">
            <w:pPr>
              <w:jc w:val="left"/>
              <w:rPr>
                <w:rFonts w:cs="Arial"/>
              </w:rPr>
            </w:pPr>
            <w:r>
              <w:rPr>
                <w:rFonts w:ascii="Calibri" w:hAnsi="Calibri" w:cs="Calibri"/>
                <w:color w:val="000000"/>
                <w:sz w:val="22"/>
                <w:szCs w:val="22"/>
              </w:rPr>
              <w:t>Indicator</w:t>
            </w:r>
            <w:r w:rsidR="00CF12AB">
              <w:rPr>
                <w:rFonts w:ascii="Calibri" w:hAnsi="Calibri" w:cs="Calibri"/>
                <w:color w:val="000000"/>
                <w:sz w:val="22"/>
                <w:szCs w:val="22"/>
              </w:rPr>
              <w:t>-Top Rupture Disk (Safety)</w:t>
            </w:r>
          </w:p>
        </w:tc>
      </w:tr>
      <w:tr w:rsidR="00CF12AB" w14:paraId="1235065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031F49B" w14:textId="77777777" w:rsidR="00CF12AB" w:rsidRPr="001B3BAC" w:rsidRDefault="00CF12AB" w:rsidP="00CF12AB">
            <w:pPr>
              <w:spacing w:after="0"/>
              <w:jc w:val="center"/>
              <w:rPr>
                <w:rFonts w:cs="Arial"/>
                <w:color w:val="000000"/>
              </w:rPr>
            </w:pPr>
            <w:r>
              <w:rPr>
                <w:rFonts w:ascii="Calibri" w:hAnsi="Calibri" w:cs="Calibri"/>
                <w:color w:val="000000"/>
                <w:sz w:val="22"/>
                <w:szCs w:val="22"/>
              </w:rPr>
              <w:t>AY052</w:t>
            </w:r>
          </w:p>
        </w:tc>
        <w:tc>
          <w:tcPr>
            <w:tcW w:w="2386" w:type="dxa"/>
            <w:tcBorders>
              <w:top w:val="single" w:sz="4" w:space="0" w:color="auto"/>
              <w:left w:val="single" w:sz="4" w:space="0" w:color="auto"/>
              <w:bottom w:val="single" w:sz="4" w:space="0" w:color="auto"/>
              <w:right w:val="single" w:sz="4" w:space="0" w:color="auto"/>
            </w:tcBorders>
            <w:vAlign w:val="bottom"/>
          </w:tcPr>
          <w:p w14:paraId="4781E0CC" w14:textId="77777777" w:rsidR="00CF12AB" w:rsidRPr="001B3BAC" w:rsidRDefault="00CF12AB" w:rsidP="00CF12AB">
            <w:pPr>
              <w:spacing w:after="0"/>
              <w:rPr>
                <w:rFonts w:cs="Arial"/>
                <w:color w:val="000000"/>
              </w:rPr>
            </w:pPr>
            <w:r>
              <w:rPr>
                <w:rFonts w:ascii="Calibri" w:hAnsi="Calibri" w:cs="Calibri"/>
                <w:color w:val="000000"/>
                <w:sz w:val="22"/>
                <w:szCs w:val="22"/>
              </w:rPr>
              <w:t>AY052</w:t>
            </w:r>
          </w:p>
        </w:tc>
        <w:tc>
          <w:tcPr>
            <w:tcW w:w="5103" w:type="dxa"/>
            <w:tcBorders>
              <w:top w:val="single" w:sz="4" w:space="0" w:color="auto"/>
              <w:left w:val="single" w:sz="4" w:space="0" w:color="auto"/>
              <w:bottom w:val="single" w:sz="4" w:space="0" w:color="auto"/>
              <w:right w:val="single" w:sz="4" w:space="0" w:color="auto"/>
            </w:tcBorders>
            <w:vAlign w:val="bottom"/>
          </w:tcPr>
          <w:p w14:paraId="5C99C55A" w14:textId="77777777" w:rsidR="00CF12AB" w:rsidRPr="001B3BAC" w:rsidRDefault="007D5380" w:rsidP="00CF12AB">
            <w:pPr>
              <w:jc w:val="left"/>
              <w:rPr>
                <w:rFonts w:cs="Arial"/>
              </w:rPr>
            </w:pPr>
            <w:r>
              <w:rPr>
                <w:rFonts w:ascii="Calibri" w:hAnsi="Calibri" w:cs="Calibri"/>
                <w:color w:val="000000"/>
                <w:sz w:val="22"/>
                <w:szCs w:val="22"/>
              </w:rPr>
              <w:t>Indicator-</w:t>
            </w:r>
            <w:r w:rsidR="00CF12AB">
              <w:rPr>
                <w:rFonts w:ascii="Calibri" w:hAnsi="Calibri" w:cs="Calibri"/>
                <w:color w:val="000000"/>
                <w:sz w:val="22"/>
                <w:szCs w:val="22"/>
              </w:rPr>
              <w:t>Top Rupture Disk (Safety)</w:t>
            </w:r>
          </w:p>
        </w:tc>
      </w:tr>
      <w:tr w:rsidR="00CF12AB" w14:paraId="78873933"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740AF4B" w14:textId="77777777" w:rsidR="00CF12AB" w:rsidRPr="001B3BAC" w:rsidRDefault="00CF12AB" w:rsidP="00CF12AB">
            <w:pPr>
              <w:spacing w:after="0"/>
              <w:jc w:val="center"/>
              <w:rPr>
                <w:rFonts w:cs="Arial"/>
                <w:color w:val="000000"/>
              </w:rPr>
            </w:pPr>
            <w:r>
              <w:rPr>
                <w:rFonts w:ascii="Calibri" w:hAnsi="Calibri" w:cs="Calibri"/>
                <w:color w:val="000000"/>
                <w:sz w:val="22"/>
                <w:szCs w:val="22"/>
              </w:rPr>
              <w:t>AY065</w:t>
            </w:r>
          </w:p>
        </w:tc>
        <w:tc>
          <w:tcPr>
            <w:tcW w:w="2386" w:type="dxa"/>
            <w:tcBorders>
              <w:top w:val="single" w:sz="4" w:space="0" w:color="auto"/>
              <w:left w:val="single" w:sz="4" w:space="0" w:color="auto"/>
              <w:bottom w:val="single" w:sz="4" w:space="0" w:color="auto"/>
              <w:right w:val="single" w:sz="4" w:space="0" w:color="auto"/>
            </w:tcBorders>
            <w:vAlign w:val="bottom"/>
          </w:tcPr>
          <w:p w14:paraId="27917D81" w14:textId="77777777" w:rsidR="00CF12AB" w:rsidRPr="001B3BAC" w:rsidRDefault="00CF12AB" w:rsidP="00CF12AB">
            <w:pPr>
              <w:spacing w:after="0"/>
              <w:rPr>
                <w:rFonts w:cs="Arial"/>
                <w:color w:val="000000"/>
              </w:rPr>
            </w:pPr>
            <w:r>
              <w:rPr>
                <w:rFonts w:ascii="Calibri" w:hAnsi="Calibri" w:cs="Calibri"/>
                <w:color w:val="000000"/>
                <w:sz w:val="22"/>
                <w:szCs w:val="22"/>
              </w:rPr>
              <w:t>AY065</w:t>
            </w:r>
          </w:p>
        </w:tc>
        <w:tc>
          <w:tcPr>
            <w:tcW w:w="5103" w:type="dxa"/>
            <w:tcBorders>
              <w:top w:val="single" w:sz="4" w:space="0" w:color="auto"/>
              <w:left w:val="single" w:sz="4" w:space="0" w:color="auto"/>
              <w:bottom w:val="single" w:sz="4" w:space="0" w:color="auto"/>
              <w:right w:val="single" w:sz="4" w:space="0" w:color="auto"/>
            </w:tcBorders>
            <w:vAlign w:val="bottom"/>
          </w:tcPr>
          <w:p w14:paraId="13888C9E" w14:textId="77777777" w:rsidR="00CF12AB" w:rsidRPr="001B3BAC" w:rsidRDefault="007D5380" w:rsidP="00CF12AB">
            <w:pPr>
              <w:jc w:val="left"/>
              <w:rPr>
                <w:rFonts w:cs="Arial"/>
              </w:rPr>
            </w:pPr>
            <w:r>
              <w:rPr>
                <w:rFonts w:ascii="Calibri" w:hAnsi="Calibri" w:cs="Calibri"/>
                <w:color w:val="000000"/>
                <w:sz w:val="22"/>
                <w:szCs w:val="22"/>
              </w:rPr>
              <w:t>Indicator-</w:t>
            </w:r>
            <w:r w:rsidR="00CF12AB">
              <w:rPr>
                <w:rFonts w:ascii="Calibri" w:hAnsi="Calibri" w:cs="Calibri"/>
                <w:color w:val="000000"/>
                <w:sz w:val="22"/>
                <w:szCs w:val="22"/>
              </w:rPr>
              <w:t>Top Rupture Disk (Safety)</w:t>
            </w:r>
          </w:p>
        </w:tc>
      </w:tr>
    </w:tbl>
    <w:p w14:paraId="76AA5561" w14:textId="77777777" w:rsidR="005116E3" w:rsidRDefault="005116E3" w:rsidP="00D44B1A"/>
    <w:p w14:paraId="7F9A742D" w14:textId="77777777" w:rsidR="00490306" w:rsidRDefault="00490306" w:rsidP="00490306">
      <w:pPr>
        <w:rPr>
          <w:rStyle w:val="rynqvb"/>
          <w:lang w:val="en"/>
        </w:rPr>
      </w:pPr>
      <w:r>
        <w:rPr>
          <w:rStyle w:val="rynqvb"/>
          <w:lang w:val="en"/>
        </w:rPr>
        <w:t>The following table shows the TE009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490306" w14:paraId="5C18C403" w14:textId="77777777" w:rsidTr="00A21E32">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6367F1FC" w14:textId="77777777" w:rsidR="00490306" w:rsidRDefault="00490306" w:rsidP="00A21E32">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25BB3255" w14:textId="77777777" w:rsidR="00490306" w:rsidRDefault="00490306" w:rsidP="00A21E32">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19869BEE" w14:textId="77777777" w:rsidR="00490306" w:rsidRDefault="00490306" w:rsidP="00A21E32">
            <w:pPr>
              <w:jc w:val="left"/>
            </w:pPr>
            <w:r w:rsidRPr="001B3BAC">
              <w:t>Description</w:t>
            </w:r>
          </w:p>
        </w:tc>
      </w:tr>
      <w:tr w:rsidR="00490306" w14:paraId="4D912C49"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D249D07" w14:textId="77777777" w:rsidR="00490306" w:rsidRPr="00490306" w:rsidRDefault="00490306" w:rsidP="00490306">
            <w:pPr>
              <w:spacing w:after="0"/>
              <w:jc w:val="center"/>
              <w:rPr>
                <w:rFonts w:ascii="Calibri" w:hAnsi="Calibri" w:cs="Calibri"/>
                <w:color w:val="000000"/>
                <w:sz w:val="22"/>
                <w:szCs w:val="22"/>
                <w:lang w:val="en-AU"/>
              </w:rPr>
            </w:pPr>
            <w:r>
              <w:rPr>
                <w:rFonts w:ascii="Calibri" w:hAnsi="Calibri" w:cs="Calibri"/>
                <w:color w:val="000000"/>
                <w:sz w:val="22"/>
                <w:szCs w:val="22"/>
              </w:rPr>
              <w:t>CA008 (Filter)</w:t>
            </w:r>
          </w:p>
        </w:tc>
        <w:tc>
          <w:tcPr>
            <w:tcW w:w="2386" w:type="dxa"/>
            <w:tcBorders>
              <w:top w:val="single" w:sz="4" w:space="0" w:color="auto"/>
              <w:left w:val="single" w:sz="4" w:space="0" w:color="auto"/>
              <w:bottom w:val="single" w:sz="4" w:space="0" w:color="auto"/>
              <w:right w:val="single" w:sz="4" w:space="0" w:color="auto"/>
            </w:tcBorders>
            <w:vAlign w:val="bottom"/>
          </w:tcPr>
          <w:p w14:paraId="40A8EBA3" w14:textId="77777777" w:rsidR="00490306" w:rsidRPr="001B3BAC" w:rsidRDefault="00490306" w:rsidP="00490306">
            <w:pPr>
              <w:spacing w:after="0"/>
              <w:rPr>
                <w:rFonts w:asciiTheme="minorHAnsi" w:hAnsiTheme="minorHAnsi" w:cstheme="minorHAnsi"/>
                <w:color w:val="000000"/>
                <w:sz w:val="22"/>
                <w:szCs w:val="22"/>
                <w:lang w:val="en-AU"/>
              </w:rPr>
            </w:pPr>
            <w:r>
              <w:rPr>
                <w:rFonts w:ascii="Calibri" w:hAnsi="Calibri" w:cs="Calibri"/>
                <w:color w:val="000000"/>
                <w:sz w:val="22"/>
                <w:szCs w:val="22"/>
              </w:rPr>
              <w:t>KC118</w:t>
            </w:r>
          </w:p>
        </w:tc>
        <w:tc>
          <w:tcPr>
            <w:tcW w:w="5103" w:type="dxa"/>
            <w:tcBorders>
              <w:top w:val="single" w:sz="4" w:space="0" w:color="auto"/>
              <w:left w:val="single" w:sz="4" w:space="0" w:color="auto"/>
              <w:bottom w:val="single" w:sz="4" w:space="0" w:color="auto"/>
              <w:right w:val="single" w:sz="4" w:space="0" w:color="auto"/>
            </w:tcBorders>
            <w:vAlign w:val="bottom"/>
          </w:tcPr>
          <w:p w14:paraId="2B649ABE" w14:textId="77777777" w:rsidR="00490306" w:rsidRPr="001B3BAC" w:rsidRDefault="00490306" w:rsidP="00490306">
            <w:pPr>
              <w:jc w:val="left"/>
              <w:rPr>
                <w:rFonts w:asciiTheme="minorHAnsi" w:hAnsiTheme="minorHAnsi" w:cstheme="minorHAnsi"/>
                <w:sz w:val="22"/>
                <w:szCs w:val="22"/>
              </w:rPr>
            </w:pPr>
            <w:r>
              <w:rPr>
                <w:rFonts w:ascii="Calibri" w:hAnsi="Calibri" w:cs="Calibri"/>
                <w:color w:val="000000"/>
                <w:sz w:val="22"/>
                <w:szCs w:val="22"/>
              </w:rPr>
              <w:t>Run Filter</w:t>
            </w:r>
          </w:p>
        </w:tc>
      </w:tr>
      <w:tr w:rsidR="00490306" w14:paraId="2AAE811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55CCE60" w14:textId="77777777" w:rsidR="00490306" w:rsidRPr="001B3BAC" w:rsidRDefault="00490306" w:rsidP="00490306">
            <w:pPr>
              <w:spacing w:after="0"/>
              <w:jc w:val="center"/>
              <w:rPr>
                <w:rFonts w:cs="Arial"/>
                <w:color w:val="000000"/>
              </w:rPr>
            </w:pPr>
            <w:r>
              <w:rPr>
                <w:rFonts w:ascii="Calibri" w:hAnsi="Calibri" w:cs="Calibri"/>
                <w:color w:val="000000"/>
                <w:sz w:val="22"/>
                <w:szCs w:val="22"/>
              </w:rPr>
              <w:t>HY133 (Valve)</w:t>
            </w:r>
          </w:p>
        </w:tc>
        <w:tc>
          <w:tcPr>
            <w:tcW w:w="2386" w:type="dxa"/>
            <w:tcBorders>
              <w:top w:val="single" w:sz="4" w:space="0" w:color="auto"/>
              <w:left w:val="single" w:sz="4" w:space="0" w:color="auto"/>
              <w:bottom w:val="single" w:sz="4" w:space="0" w:color="auto"/>
              <w:right w:val="single" w:sz="4" w:space="0" w:color="auto"/>
            </w:tcBorders>
            <w:vAlign w:val="bottom"/>
          </w:tcPr>
          <w:p w14:paraId="64661B41" w14:textId="77777777" w:rsidR="00490306" w:rsidRPr="001B3BAC" w:rsidRDefault="00490306" w:rsidP="00490306">
            <w:pPr>
              <w:spacing w:after="0"/>
              <w:rPr>
                <w:rFonts w:cs="Arial"/>
                <w:color w:val="000000"/>
              </w:rPr>
            </w:pPr>
            <w:r>
              <w:rPr>
                <w:rFonts w:ascii="Calibri" w:hAnsi="Calibri" w:cs="Calibri"/>
                <w:color w:val="000000"/>
                <w:sz w:val="22"/>
                <w:szCs w:val="22"/>
              </w:rPr>
              <w:t xml:space="preserve">AY133 </w:t>
            </w:r>
          </w:p>
        </w:tc>
        <w:tc>
          <w:tcPr>
            <w:tcW w:w="5103" w:type="dxa"/>
            <w:tcBorders>
              <w:top w:val="single" w:sz="4" w:space="0" w:color="auto"/>
              <w:left w:val="single" w:sz="4" w:space="0" w:color="auto"/>
              <w:bottom w:val="single" w:sz="4" w:space="0" w:color="auto"/>
              <w:right w:val="single" w:sz="4" w:space="0" w:color="auto"/>
            </w:tcBorders>
            <w:vAlign w:val="bottom"/>
          </w:tcPr>
          <w:p w14:paraId="3C307969" w14:textId="77777777" w:rsidR="00490306" w:rsidRPr="001B3BAC" w:rsidRDefault="00490306" w:rsidP="00490306">
            <w:pPr>
              <w:jc w:val="left"/>
              <w:rPr>
                <w:rFonts w:cs="Arial"/>
              </w:rPr>
            </w:pPr>
            <w:r>
              <w:rPr>
                <w:rFonts w:ascii="Calibri" w:hAnsi="Calibri" w:cs="Calibri"/>
                <w:color w:val="000000"/>
                <w:sz w:val="22"/>
                <w:szCs w:val="22"/>
              </w:rPr>
              <w:t>Solenoid-Fluidization</w:t>
            </w:r>
          </w:p>
        </w:tc>
      </w:tr>
      <w:tr w:rsidR="00490306" w14:paraId="45501DBA"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39B484B" w14:textId="77777777" w:rsidR="00490306" w:rsidRPr="001B3BAC" w:rsidRDefault="00490306" w:rsidP="00490306">
            <w:pPr>
              <w:spacing w:after="0"/>
              <w:jc w:val="center"/>
              <w:rPr>
                <w:rFonts w:cs="Arial"/>
                <w:color w:val="000000"/>
              </w:rPr>
            </w:pPr>
            <w:r>
              <w:rPr>
                <w:rFonts w:ascii="Calibri" w:hAnsi="Calibri" w:cs="Calibri"/>
                <w:color w:val="000000"/>
                <w:sz w:val="22"/>
                <w:szCs w:val="22"/>
              </w:rPr>
              <w:t>HY135 (Valve)</w:t>
            </w:r>
          </w:p>
        </w:tc>
        <w:tc>
          <w:tcPr>
            <w:tcW w:w="2386" w:type="dxa"/>
            <w:tcBorders>
              <w:top w:val="single" w:sz="4" w:space="0" w:color="auto"/>
              <w:left w:val="single" w:sz="4" w:space="0" w:color="auto"/>
              <w:bottom w:val="single" w:sz="4" w:space="0" w:color="auto"/>
              <w:right w:val="single" w:sz="4" w:space="0" w:color="auto"/>
            </w:tcBorders>
            <w:vAlign w:val="bottom"/>
          </w:tcPr>
          <w:p w14:paraId="77311F2A" w14:textId="77777777" w:rsidR="00490306" w:rsidRPr="001B3BAC" w:rsidRDefault="00490306" w:rsidP="00490306">
            <w:pPr>
              <w:spacing w:after="0"/>
              <w:rPr>
                <w:rFonts w:cs="Arial"/>
                <w:color w:val="000000"/>
              </w:rPr>
            </w:pPr>
            <w:r>
              <w:rPr>
                <w:rFonts w:ascii="Calibri" w:hAnsi="Calibri" w:cs="Calibri"/>
                <w:color w:val="000000"/>
                <w:sz w:val="22"/>
                <w:szCs w:val="22"/>
              </w:rPr>
              <w:t xml:space="preserve">AY135 </w:t>
            </w:r>
          </w:p>
        </w:tc>
        <w:tc>
          <w:tcPr>
            <w:tcW w:w="5103" w:type="dxa"/>
            <w:tcBorders>
              <w:top w:val="single" w:sz="4" w:space="0" w:color="auto"/>
              <w:left w:val="single" w:sz="4" w:space="0" w:color="auto"/>
              <w:bottom w:val="single" w:sz="4" w:space="0" w:color="auto"/>
              <w:right w:val="single" w:sz="4" w:space="0" w:color="auto"/>
            </w:tcBorders>
            <w:vAlign w:val="bottom"/>
          </w:tcPr>
          <w:p w14:paraId="328577C2" w14:textId="77777777" w:rsidR="00490306" w:rsidRPr="001B3BAC" w:rsidRDefault="00490306" w:rsidP="00490306">
            <w:pPr>
              <w:jc w:val="left"/>
              <w:rPr>
                <w:rFonts w:cs="Arial"/>
              </w:rPr>
            </w:pPr>
            <w:r>
              <w:rPr>
                <w:rFonts w:ascii="Calibri" w:hAnsi="Calibri" w:cs="Calibri"/>
                <w:color w:val="000000"/>
                <w:sz w:val="22"/>
                <w:szCs w:val="22"/>
              </w:rPr>
              <w:t>Solenoid-Fluidization</w:t>
            </w:r>
          </w:p>
        </w:tc>
      </w:tr>
      <w:tr w:rsidR="00490306" w14:paraId="50CA4F9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D9130A7" w14:textId="77777777" w:rsidR="00490306" w:rsidRPr="001B3BAC" w:rsidRDefault="00490306" w:rsidP="00490306">
            <w:pPr>
              <w:spacing w:after="0"/>
              <w:jc w:val="center"/>
              <w:rPr>
                <w:rFonts w:cs="Arial"/>
                <w:color w:val="000000"/>
              </w:rPr>
            </w:pPr>
            <w:r>
              <w:rPr>
                <w:rFonts w:ascii="Calibri" w:hAnsi="Calibri" w:cs="Calibri"/>
                <w:color w:val="000000"/>
                <w:sz w:val="22"/>
                <w:szCs w:val="22"/>
              </w:rPr>
              <w:t>LP145 (Valve)</w:t>
            </w:r>
          </w:p>
        </w:tc>
        <w:tc>
          <w:tcPr>
            <w:tcW w:w="2386" w:type="dxa"/>
            <w:tcBorders>
              <w:top w:val="single" w:sz="4" w:space="0" w:color="auto"/>
              <w:left w:val="single" w:sz="4" w:space="0" w:color="auto"/>
              <w:bottom w:val="single" w:sz="4" w:space="0" w:color="auto"/>
              <w:right w:val="single" w:sz="4" w:space="0" w:color="auto"/>
            </w:tcBorders>
            <w:vAlign w:val="bottom"/>
          </w:tcPr>
          <w:p w14:paraId="36044678" w14:textId="77777777" w:rsidR="00490306" w:rsidRPr="001B3BAC" w:rsidRDefault="00490306" w:rsidP="00490306">
            <w:pPr>
              <w:spacing w:after="0"/>
              <w:rPr>
                <w:rFonts w:cs="Arial"/>
                <w:color w:val="000000"/>
              </w:rPr>
            </w:pPr>
            <w:r>
              <w:rPr>
                <w:rFonts w:ascii="Calibri" w:hAnsi="Calibri" w:cs="Calibri"/>
                <w:color w:val="000000"/>
                <w:sz w:val="22"/>
                <w:szCs w:val="22"/>
              </w:rPr>
              <w:t>AY144</w:t>
            </w:r>
          </w:p>
        </w:tc>
        <w:tc>
          <w:tcPr>
            <w:tcW w:w="5103" w:type="dxa"/>
            <w:tcBorders>
              <w:top w:val="single" w:sz="4" w:space="0" w:color="auto"/>
              <w:left w:val="single" w:sz="4" w:space="0" w:color="auto"/>
              <w:bottom w:val="single" w:sz="4" w:space="0" w:color="auto"/>
              <w:right w:val="single" w:sz="4" w:space="0" w:color="auto"/>
            </w:tcBorders>
            <w:vAlign w:val="bottom"/>
          </w:tcPr>
          <w:p w14:paraId="5D102E3A" w14:textId="77777777" w:rsidR="00490306" w:rsidRPr="00490306" w:rsidRDefault="00F236FB" w:rsidP="00490306">
            <w:pPr>
              <w:spacing w:after="0"/>
              <w:jc w:val="left"/>
              <w:rPr>
                <w:rFonts w:ascii="Calibri" w:hAnsi="Calibri" w:cs="Calibri"/>
                <w:color w:val="000000"/>
                <w:sz w:val="22"/>
                <w:szCs w:val="22"/>
                <w:lang w:val="en-AU"/>
              </w:rPr>
            </w:pPr>
            <w:r>
              <w:rPr>
                <w:rFonts w:ascii="Calibri" w:hAnsi="Calibri" w:cs="Calibri"/>
                <w:color w:val="000000"/>
                <w:sz w:val="22"/>
                <w:szCs w:val="22"/>
              </w:rPr>
              <w:t>Solenoid-valve-Out</w:t>
            </w:r>
            <w:r w:rsidR="00490306">
              <w:rPr>
                <w:rFonts w:ascii="Calibri" w:hAnsi="Calibri" w:cs="Calibri"/>
                <w:color w:val="000000"/>
                <w:sz w:val="22"/>
                <w:szCs w:val="22"/>
              </w:rPr>
              <w:t xml:space="preserve">let valve of the </w:t>
            </w:r>
            <w:r>
              <w:rPr>
                <w:rFonts w:ascii="Calibri" w:hAnsi="Calibri" w:cs="Calibri"/>
                <w:color w:val="000000"/>
                <w:sz w:val="22"/>
                <w:szCs w:val="22"/>
              </w:rPr>
              <w:t>TE009</w:t>
            </w:r>
          </w:p>
        </w:tc>
      </w:tr>
      <w:tr w:rsidR="00F236FB" w14:paraId="7258D03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C5C62F7" w14:textId="77777777" w:rsidR="00F236FB" w:rsidRDefault="00F236FB" w:rsidP="00F236FB">
            <w:pPr>
              <w:spacing w:after="0"/>
              <w:jc w:val="center"/>
              <w:rPr>
                <w:rFonts w:ascii="Calibri" w:hAnsi="Calibri" w:cs="Calibri"/>
                <w:color w:val="000000"/>
                <w:sz w:val="22"/>
                <w:szCs w:val="22"/>
              </w:rPr>
            </w:pPr>
            <w:r>
              <w:rPr>
                <w:rFonts w:ascii="Calibri" w:hAnsi="Calibri" w:cs="Calibri"/>
                <w:color w:val="000000"/>
                <w:sz w:val="22"/>
                <w:szCs w:val="22"/>
              </w:rPr>
              <w:t>LP145 (Valve)</w:t>
            </w:r>
          </w:p>
        </w:tc>
        <w:tc>
          <w:tcPr>
            <w:tcW w:w="2386" w:type="dxa"/>
            <w:tcBorders>
              <w:top w:val="single" w:sz="4" w:space="0" w:color="auto"/>
              <w:left w:val="single" w:sz="4" w:space="0" w:color="auto"/>
              <w:bottom w:val="single" w:sz="4" w:space="0" w:color="auto"/>
              <w:right w:val="single" w:sz="4" w:space="0" w:color="auto"/>
            </w:tcBorders>
            <w:vAlign w:val="bottom"/>
          </w:tcPr>
          <w:p w14:paraId="7F4D9B62" w14:textId="77777777" w:rsidR="00F236FB" w:rsidRDefault="00F236FB" w:rsidP="00F236FB">
            <w:pPr>
              <w:spacing w:after="0"/>
              <w:rPr>
                <w:rFonts w:ascii="Calibri" w:hAnsi="Calibri" w:cs="Calibri"/>
                <w:color w:val="000000"/>
                <w:sz w:val="22"/>
                <w:szCs w:val="22"/>
              </w:rPr>
            </w:pPr>
            <w:r>
              <w:rPr>
                <w:rFonts w:ascii="Calibri" w:hAnsi="Calibri" w:cs="Calibri"/>
                <w:color w:val="000000"/>
                <w:sz w:val="22"/>
                <w:szCs w:val="22"/>
              </w:rPr>
              <w:t>ZSL146</w:t>
            </w:r>
          </w:p>
        </w:tc>
        <w:tc>
          <w:tcPr>
            <w:tcW w:w="5103" w:type="dxa"/>
            <w:tcBorders>
              <w:top w:val="single" w:sz="4" w:space="0" w:color="auto"/>
              <w:left w:val="single" w:sz="4" w:space="0" w:color="auto"/>
              <w:bottom w:val="single" w:sz="4" w:space="0" w:color="auto"/>
              <w:right w:val="single" w:sz="4" w:space="0" w:color="auto"/>
            </w:tcBorders>
            <w:vAlign w:val="bottom"/>
          </w:tcPr>
          <w:p w14:paraId="5F4EEFF7" w14:textId="77777777" w:rsidR="00F236FB" w:rsidRPr="001B3BAC" w:rsidRDefault="00F236FB" w:rsidP="00F236FB">
            <w:pPr>
              <w:jc w:val="left"/>
              <w:rPr>
                <w:rFonts w:cs="Arial"/>
              </w:rPr>
            </w:pPr>
            <w:r>
              <w:rPr>
                <w:rFonts w:ascii="Calibri" w:hAnsi="Calibri" w:cs="Calibri"/>
                <w:color w:val="000000"/>
                <w:sz w:val="22"/>
                <w:szCs w:val="22"/>
              </w:rPr>
              <w:t>Sensor-Closed valve LP145 position confirmation</w:t>
            </w:r>
          </w:p>
        </w:tc>
      </w:tr>
      <w:tr w:rsidR="00F236FB" w14:paraId="222A39C3"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437AC22" w14:textId="77777777" w:rsidR="00F236FB" w:rsidRPr="001B3BAC" w:rsidRDefault="00F236FB" w:rsidP="00F236FB">
            <w:pPr>
              <w:spacing w:after="0"/>
              <w:jc w:val="center"/>
              <w:rPr>
                <w:rFonts w:cs="Arial"/>
                <w:color w:val="000000"/>
              </w:rPr>
            </w:pPr>
            <w:r>
              <w:rPr>
                <w:rFonts w:ascii="Calibri" w:hAnsi="Calibri" w:cs="Calibri"/>
                <w:color w:val="000000"/>
                <w:sz w:val="22"/>
                <w:szCs w:val="22"/>
              </w:rPr>
              <w:t>LP145 (Valve)</w:t>
            </w:r>
          </w:p>
        </w:tc>
        <w:tc>
          <w:tcPr>
            <w:tcW w:w="2386" w:type="dxa"/>
            <w:tcBorders>
              <w:top w:val="single" w:sz="4" w:space="0" w:color="auto"/>
              <w:left w:val="single" w:sz="4" w:space="0" w:color="auto"/>
              <w:bottom w:val="single" w:sz="4" w:space="0" w:color="auto"/>
              <w:right w:val="single" w:sz="4" w:space="0" w:color="auto"/>
            </w:tcBorders>
            <w:vAlign w:val="bottom"/>
          </w:tcPr>
          <w:p w14:paraId="76D3875D" w14:textId="77777777" w:rsidR="00F236FB" w:rsidRPr="001B3BAC" w:rsidRDefault="00F236FB" w:rsidP="00F236FB">
            <w:pPr>
              <w:spacing w:after="0"/>
              <w:rPr>
                <w:rFonts w:cs="Arial"/>
                <w:color w:val="000000"/>
              </w:rPr>
            </w:pPr>
            <w:r>
              <w:rPr>
                <w:rFonts w:ascii="Calibri" w:hAnsi="Calibri" w:cs="Calibri"/>
                <w:color w:val="000000"/>
                <w:sz w:val="22"/>
                <w:szCs w:val="22"/>
              </w:rPr>
              <w:t>ZSH147</w:t>
            </w:r>
          </w:p>
        </w:tc>
        <w:tc>
          <w:tcPr>
            <w:tcW w:w="5103" w:type="dxa"/>
            <w:tcBorders>
              <w:top w:val="single" w:sz="4" w:space="0" w:color="auto"/>
              <w:left w:val="single" w:sz="4" w:space="0" w:color="auto"/>
              <w:bottom w:val="single" w:sz="4" w:space="0" w:color="auto"/>
              <w:right w:val="single" w:sz="4" w:space="0" w:color="auto"/>
            </w:tcBorders>
            <w:vAlign w:val="bottom"/>
          </w:tcPr>
          <w:p w14:paraId="2BFCF405" w14:textId="77777777" w:rsidR="00F236FB" w:rsidRPr="001B3BAC" w:rsidRDefault="00F236FB" w:rsidP="00F236FB">
            <w:pPr>
              <w:jc w:val="left"/>
              <w:rPr>
                <w:rFonts w:cs="Arial"/>
              </w:rPr>
            </w:pPr>
            <w:r>
              <w:rPr>
                <w:rFonts w:ascii="Calibri" w:hAnsi="Calibri" w:cs="Calibri"/>
                <w:color w:val="000000"/>
                <w:sz w:val="22"/>
                <w:szCs w:val="22"/>
              </w:rPr>
              <w:t>Sensor-Open valve LP145 position confirmation</w:t>
            </w:r>
          </w:p>
        </w:tc>
      </w:tr>
      <w:tr w:rsidR="007D5380" w14:paraId="73F37DAA"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8F6AE6E" w14:textId="77777777" w:rsidR="007D5380" w:rsidRPr="001B3BAC" w:rsidRDefault="007D5380" w:rsidP="007D5380">
            <w:pPr>
              <w:spacing w:after="0"/>
              <w:jc w:val="center"/>
              <w:rPr>
                <w:rFonts w:cs="Arial"/>
                <w:color w:val="000000"/>
              </w:rPr>
            </w:pPr>
            <w:r>
              <w:rPr>
                <w:rFonts w:ascii="Calibri" w:hAnsi="Calibri" w:cs="Calibri"/>
                <w:color w:val="000000"/>
                <w:sz w:val="22"/>
                <w:szCs w:val="22"/>
              </w:rPr>
              <w:t>CA008-PDIT117 (H)</w:t>
            </w:r>
          </w:p>
        </w:tc>
        <w:tc>
          <w:tcPr>
            <w:tcW w:w="2386" w:type="dxa"/>
            <w:tcBorders>
              <w:top w:val="single" w:sz="4" w:space="0" w:color="auto"/>
              <w:left w:val="single" w:sz="4" w:space="0" w:color="auto"/>
              <w:bottom w:val="single" w:sz="4" w:space="0" w:color="auto"/>
              <w:right w:val="single" w:sz="4" w:space="0" w:color="auto"/>
            </w:tcBorders>
            <w:vAlign w:val="bottom"/>
          </w:tcPr>
          <w:p w14:paraId="3A8E7B77" w14:textId="77777777" w:rsidR="007D5380" w:rsidRPr="001B3BAC" w:rsidRDefault="007D5380" w:rsidP="007D5380">
            <w:pPr>
              <w:spacing w:after="0"/>
              <w:rPr>
                <w:rFonts w:cs="Arial"/>
                <w:color w:val="000000"/>
              </w:rPr>
            </w:pPr>
            <w:r>
              <w:rPr>
                <w:rFonts w:ascii="Calibri" w:hAnsi="Calibri" w:cs="Calibri"/>
                <w:color w:val="000000"/>
                <w:sz w:val="22"/>
                <w:szCs w:val="22"/>
              </w:rPr>
              <w:t>PDIT117</w:t>
            </w:r>
          </w:p>
        </w:tc>
        <w:tc>
          <w:tcPr>
            <w:tcW w:w="5103" w:type="dxa"/>
            <w:tcBorders>
              <w:top w:val="single" w:sz="4" w:space="0" w:color="auto"/>
              <w:left w:val="single" w:sz="4" w:space="0" w:color="auto"/>
              <w:bottom w:val="single" w:sz="4" w:space="0" w:color="auto"/>
              <w:right w:val="single" w:sz="4" w:space="0" w:color="auto"/>
            </w:tcBorders>
            <w:vAlign w:val="bottom"/>
          </w:tcPr>
          <w:p w14:paraId="07236557" w14:textId="77777777" w:rsidR="007D5380" w:rsidRPr="001B3BAC" w:rsidRDefault="007D5380" w:rsidP="007D5380">
            <w:pPr>
              <w:jc w:val="left"/>
              <w:rPr>
                <w:rFonts w:cs="Arial"/>
              </w:rPr>
            </w:pPr>
            <w:r>
              <w:rPr>
                <w:rFonts w:ascii="Calibri" w:hAnsi="Calibri" w:cs="Calibri"/>
                <w:color w:val="000000"/>
                <w:sz w:val="22"/>
                <w:szCs w:val="22"/>
              </w:rPr>
              <w:t>Sensor-Filter CA008 pressure difference transmitter</w:t>
            </w:r>
          </w:p>
        </w:tc>
      </w:tr>
      <w:tr w:rsidR="007D5380" w14:paraId="3FB7716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F28D266" w14:textId="77777777" w:rsidR="007D5380" w:rsidRPr="001B3BAC" w:rsidRDefault="007D5380" w:rsidP="007D5380">
            <w:pPr>
              <w:spacing w:after="0"/>
              <w:jc w:val="center"/>
              <w:rPr>
                <w:rFonts w:cs="Arial"/>
                <w:color w:val="000000"/>
              </w:rPr>
            </w:pPr>
            <w:r>
              <w:rPr>
                <w:rFonts w:ascii="Calibri" w:hAnsi="Calibri" w:cs="Calibri"/>
                <w:color w:val="000000"/>
                <w:sz w:val="22"/>
                <w:szCs w:val="22"/>
              </w:rPr>
              <w:t>PDIT138 (H)</w:t>
            </w:r>
          </w:p>
        </w:tc>
        <w:tc>
          <w:tcPr>
            <w:tcW w:w="2386" w:type="dxa"/>
            <w:tcBorders>
              <w:top w:val="single" w:sz="4" w:space="0" w:color="auto"/>
              <w:left w:val="single" w:sz="4" w:space="0" w:color="auto"/>
              <w:bottom w:val="single" w:sz="4" w:space="0" w:color="auto"/>
              <w:right w:val="single" w:sz="4" w:space="0" w:color="auto"/>
            </w:tcBorders>
            <w:vAlign w:val="bottom"/>
          </w:tcPr>
          <w:p w14:paraId="3C1C85C5" w14:textId="77777777" w:rsidR="007D5380" w:rsidRPr="001B3BAC" w:rsidRDefault="007D5380" w:rsidP="007D5380">
            <w:pPr>
              <w:spacing w:after="0"/>
              <w:rPr>
                <w:rFonts w:cs="Arial"/>
                <w:color w:val="000000"/>
              </w:rPr>
            </w:pPr>
            <w:r>
              <w:rPr>
                <w:rFonts w:ascii="Calibri" w:hAnsi="Calibri" w:cs="Calibri"/>
                <w:color w:val="000000"/>
                <w:sz w:val="22"/>
                <w:szCs w:val="22"/>
              </w:rPr>
              <w:t>PDIT138</w:t>
            </w:r>
          </w:p>
        </w:tc>
        <w:tc>
          <w:tcPr>
            <w:tcW w:w="5103" w:type="dxa"/>
            <w:tcBorders>
              <w:top w:val="single" w:sz="4" w:space="0" w:color="auto"/>
              <w:left w:val="single" w:sz="4" w:space="0" w:color="auto"/>
              <w:bottom w:val="single" w:sz="4" w:space="0" w:color="auto"/>
              <w:right w:val="single" w:sz="4" w:space="0" w:color="auto"/>
            </w:tcBorders>
            <w:vAlign w:val="bottom"/>
          </w:tcPr>
          <w:p w14:paraId="2D44B3EE" w14:textId="77777777" w:rsidR="007D5380" w:rsidRPr="001B3BAC" w:rsidRDefault="007D5380" w:rsidP="007D5380">
            <w:pPr>
              <w:jc w:val="left"/>
              <w:rPr>
                <w:rFonts w:cs="Arial"/>
              </w:rPr>
            </w:pPr>
            <w:r>
              <w:rPr>
                <w:rFonts w:ascii="Calibri" w:hAnsi="Calibri" w:cs="Calibri"/>
                <w:color w:val="000000"/>
                <w:sz w:val="22"/>
                <w:szCs w:val="22"/>
              </w:rPr>
              <w:t>Sensor-Filter CA008 outlet pressure difference transmitter</w:t>
            </w:r>
          </w:p>
        </w:tc>
      </w:tr>
      <w:tr w:rsidR="007D5380" w14:paraId="50F8CDC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B854763" w14:textId="77777777" w:rsidR="007D5380" w:rsidRPr="001B3BAC" w:rsidRDefault="007D5380" w:rsidP="007D5380">
            <w:pPr>
              <w:spacing w:after="0"/>
              <w:jc w:val="center"/>
              <w:rPr>
                <w:rFonts w:cs="Arial"/>
                <w:color w:val="000000"/>
              </w:rPr>
            </w:pPr>
            <w:r>
              <w:rPr>
                <w:rFonts w:ascii="Calibri" w:hAnsi="Calibri" w:cs="Calibri"/>
                <w:color w:val="000000"/>
                <w:sz w:val="22"/>
                <w:szCs w:val="22"/>
              </w:rPr>
              <w:t>PS115 (H)</w:t>
            </w:r>
          </w:p>
        </w:tc>
        <w:tc>
          <w:tcPr>
            <w:tcW w:w="2386" w:type="dxa"/>
            <w:tcBorders>
              <w:top w:val="single" w:sz="4" w:space="0" w:color="auto"/>
              <w:left w:val="single" w:sz="4" w:space="0" w:color="auto"/>
              <w:bottom w:val="single" w:sz="4" w:space="0" w:color="auto"/>
              <w:right w:val="single" w:sz="4" w:space="0" w:color="auto"/>
            </w:tcBorders>
            <w:vAlign w:val="bottom"/>
          </w:tcPr>
          <w:p w14:paraId="4310A729" w14:textId="77777777" w:rsidR="007D5380" w:rsidRPr="001B3BAC" w:rsidRDefault="007D5380" w:rsidP="007D5380">
            <w:pPr>
              <w:spacing w:after="0"/>
              <w:rPr>
                <w:rFonts w:cs="Arial"/>
                <w:color w:val="000000"/>
              </w:rPr>
            </w:pPr>
            <w:r>
              <w:rPr>
                <w:rFonts w:ascii="Calibri" w:hAnsi="Calibri" w:cs="Calibri"/>
                <w:color w:val="000000"/>
                <w:sz w:val="22"/>
                <w:szCs w:val="22"/>
              </w:rPr>
              <w:t>PS115</w:t>
            </w:r>
          </w:p>
        </w:tc>
        <w:tc>
          <w:tcPr>
            <w:tcW w:w="5103" w:type="dxa"/>
            <w:tcBorders>
              <w:top w:val="single" w:sz="4" w:space="0" w:color="auto"/>
              <w:left w:val="single" w:sz="4" w:space="0" w:color="auto"/>
              <w:bottom w:val="single" w:sz="4" w:space="0" w:color="auto"/>
              <w:right w:val="single" w:sz="4" w:space="0" w:color="auto"/>
            </w:tcBorders>
            <w:vAlign w:val="bottom"/>
          </w:tcPr>
          <w:p w14:paraId="70E9B605" w14:textId="77777777" w:rsidR="007D5380" w:rsidRPr="001B3BAC" w:rsidRDefault="007D5380" w:rsidP="007D5380">
            <w:pPr>
              <w:jc w:val="left"/>
              <w:rPr>
                <w:rFonts w:cs="Arial"/>
              </w:rPr>
            </w:pPr>
            <w:r>
              <w:rPr>
                <w:rFonts w:ascii="Calibri" w:hAnsi="Calibri" w:cs="Calibri"/>
                <w:color w:val="000000"/>
                <w:sz w:val="22"/>
                <w:szCs w:val="22"/>
              </w:rPr>
              <w:t>Sensor-Hopper outlet pressure switch (Safety)</w:t>
            </w:r>
          </w:p>
        </w:tc>
      </w:tr>
      <w:tr w:rsidR="007D5380" w14:paraId="003D64DC"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3FA73B3" w14:textId="77777777" w:rsidR="007D5380" w:rsidRPr="001B3BAC" w:rsidRDefault="007D5380" w:rsidP="007D5380">
            <w:pPr>
              <w:spacing w:after="0"/>
              <w:jc w:val="center"/>
              <w:rPr>
                <w:rFonts w:cs="Arial"/>
                <w:color w:val="000000"/>
              </w:rPr>
            </w:pPr>
            <w:r>
              <w:rPr>
                <w:rFonts w:ascii="Calibri" w:hAnsi="Calibri" w:cs="Calibri"/>
                <w:color w:val="000000"/>
                <w:sz w:val="22"/>
                <w:szCs w:val="22"/>
              </w:rPr>
              <w:t>LS123 (H)</w:t>
            </w:r>
          </w:p>
        </w:tc>
        <w:tc>
          <w:tcPr>
            <w:tcW w:w="2386" w:type="dxa"/>
            <w:tcBorders>
              <w:top w:val="single" w:sz="4" w:space="0" w:color="auto"/>
              <w:left w:val="single" w:sz="4" w:space="0" w:color="auto"/>
              <w:bottom w:val="single" w:sz="4" w:space="0" w:color="auto"/>
              <w:right w:val="single" w:sz="4" w:space="0" w:color="auto"/>
            </w:tcBorders>
            <w:vAlign w:val="bottom"/>
          </w:tcPr>
          <w:p w14:paraId="6A358D44" w14:textId="77777777" w:rsidR="007D5380" w:rsidRPr="001B3BAC" w:rsidRDefault="007D5380" w:rsidP="007D5380">
            <w:pPr>
              <w:spacing w:after="0"/>
              <w:rPr>
                <w:rFonts w:cs="Arial"/>
                <w:color w:val="000000"/>
              </w:rPr>
            </w:pPr>
            <w:r>
              <w:rPr>
                <w:rFonts w:ascii="Calibri" w:hAnsi="Calibri" w:cs="Calibri"/>
                <w:color w:val="000000"/>
                <w:sz w:val="22"/>
                <w:szCs w:val="22"/>
              </w:rPr>
              <w:t>LS123</w:t>
            </w:r>
          </w:p>
        </w:tc>
        <w:tc>
          <w:tcPr>
            <w:tcW w:w="5103" w:type="dxa"/>
            <w:tcBorders>
              <w:top w:val="single" w:sz="4" w:space="0" w:color="auto"/>
              <w:left w:val="single" w:sz="4" w:space="0" w:color="auto"/>
              <w:bottom w:val="single" w:sz="4" w:space="0" w:color="auto"/>
              <w:right w:val="single" w:sz="4" w:space="0" w:color="auto"/>
            </w:tcBorders>
            <w:vAlign w:val="bottom"/>
          </w:tcPr>
          <w:p w14:paraId="237951A1" w14:textId="77777777" w:rsidR="007D5380" w:rsidRPr="001B3BAC" w:rsidRDefault="007D5380" w:rsidP="007D5380">
            <w:pPr>
              <w:jc w:val="left"/>
              <w:rPr>
                <w:rFonts w:cs="Arial"/>
              </w:rPr>
            </w:pPr>
            <w:r>
              <w:rPr>
                <w:rFonts w:ascii="Calibri" w:hAnsi="Calibri" w:cs="Calibri"/>
                <w:color w:val="000000"/>
                <w:sz w:val="22"/>
                <w:szCs w:val="22"/>
              </w:rPr>
              <w:t>Sensor-High level switch of the hopper TE009</w:t>
            </w:r>
          </w:p>
        </w:tc>
      </w:tr>
      <w:tr w:rsidR="007D5380" w14:paraId="22F49A4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E52F774" w14:textId="77777777" w:rsidR="007D5380" w:rsidRPr="001B3BAC" w:rsidRDefault="007D5380" w:rsidP="007D5380">
            <w:pPr>
              <w:spacing w:after="0"/>
              <w:jc w:val="center"/>
              <w:rPr>
                <w:rFonts w:cs="Arial"/>
                <w:color w:val="000000"/>
              </w:rPr>
            </w:pPr>
            <w:r>
              <w:rPr>
                <w:rFonts w:ascii="Calibri" w:hAnsi="Calibri" w:cs="Calibri"/>
                <w:color w:val="000000"/>
                <w:sz w:val="22"/>
                <w:szCs w:val="22"/>
              </w:rPr>
              <w:t>LS137 (L)</w:t>
            </w:r>
          </w:p>
        </w:tc>
        <w:tc>
          <w:tcPr>
            <w:tcW w:w="2386" w:type="dxa"/>
            <w:tcBorders>
              <w:top w:val="single" w:sz="4" w:space="0" w:color="auto"/>
              <w:left w:val="single" w:sz="4" w:space="0" w:color="auto"/>
              <w:bottom w:val="single" w:sz="4" w:space="0" w:color="auto"/>
              <w:right w:val="single" w:sz="4" w:space="0" w:color="auto"/>
            </w:tcBorders>
            <w:vAlign w:val="bottom"/>
          </w:tcPr>
          <w:p w14:paraId="5FEC0B6F" w14:textId="77777777" w:rsidR="007D5380" w:rsidRPr="001B3BAC" w:rsidRDefault="007D5380" w:rsidP="007D5380">
            <w:pPr>
              <w:spacing w:after="0"/>
              <w:rPr>
                <w:rFonts w:cs="Arial"/>
                <w:color w:val="000000"/>
              </w:rPr>
            </w:pPr>
            <w:r>
              <w:rPr>
                <w:rFonts w:ascii="Calibri" w:hAnsi="Calibri" w:cs="Calibri"/>
                <w:color w:val="000000"/>
                <w:sz w:val="22"/>
                <w:szCs w:val="22"/>
              </w:rPr>
              <w:t>LS137</w:t>
            </w:r>
          </w:p>
        </w:tc>
        <w:tc>
          <w:tcPr>
            <w:tcW w:w="5103" w:type="dxa"/>
            <w:tcBorders>
              <w:top w:val="single" w:sz="4" w:space="0" w:color="auto"/>
              <w:left w:val="single" w:sz="4" w:space="0" w:color="auto"/>
              <w:bottom w:val="single" w:sz="4" w:space="0" w:color="auto"/>
              <w:right w:val="single" w:sz="4" w:space="0" w:color="auto"/>
            </w:tcBorders>
            <w:vAlign w:val="bottom"/>
          </w:tcPr>
          <w:p w14:paraId="7D7F97EF" w14:textId="77777777" w:rsidR="007D5380" w:rsidRPr="001B3BAC" w:rsidRDefault="007D5380" w:rsidP="007D5380">
            <w:pPr>
              <w:jc w:val="left"/>
              <w:rPr>
                <w:rFonts w:cs="Arial"/>
              </w:rPr>
            </w:pPr>
            <w:r>
              <w:rPr>
                <w:rFonts w:ascii="Calibri" w:hAnsi="Calibri" w:cs="Calibri"/>
                <w:color w:val="000000"/>
                <w:sz w:val="22"/>
                <w:szCs w:val="22"/>
              </w:rPr>
              <w:t>Sensor-Low level switch of the hopper TE009</w:t>
            </w:r>
          </w:p>
        </w:tc>
      </w:tr>
      <w:tr w:rsidR="007D5380" w14:paraId="2B5CCF5E"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CCF1904" w14:textId="77777777" w:rsidR="007D5380" w:rsidRPr="001B3BAC" w:rsidRDefault="007D5380" w:rsidP="007D5380">
            <w:pPr>
              <w:spacing w:after="0"/>
              <w:jc w:val="center"/>
              <w:rPr>
                <w:rFonts w:cs="Arial"/>
                <w:color w:val="000000"/>
              </w:rPr>
            </w:pPr>
            <w:r>
              <w:rPr>
                <w:rFonts w:ascii="Calibri" w:hAnsi="Calibri" w:cs="Calibri"/>
                <w:color w:val="000000"/>
                <w:sz w:val="22"/>
                <w:szCs w:val="22"/>
              </w:rPr>
              <w:t>PIT124 (H)</w:t>
            </w:r>
          </w:p>
        </w:tc>
        <w:tc>
          <w:tcPr>
            <w:tcW w:w="2386" w:type="dxa"/>
            <w:tcBorders>
              <w:top w:val="single" w:sz="4" w:space="0" w:color="auto"/>
              <w:left w:val="single" w:sz="4" w:space="0" w:color="auto"/>
              <w:bottom w:val="single" w:sz="4" w:space="0" w:color="auto"/>
              <w:right w:val="single" w:sz="4" w:space="0" w:color="auto"/>
            </w:tcBorders>
            <w:vAlign w:val="bottom"/>
          </w:tcPr>
          <w:p w14:paraId="4FFF8106" w14:textId="77777777" w:rsidR="007D5380" w:rsidRPr="001B3BAC" w:rsidRDefault="007D5380" w:rsidP="007D5380">
            <w:pPr>
              <w:spacing w:after="0"/>
              <w:rPr>
                <w:rFonts w:cs="Arial"/>
                <w:color w:val="000000"/>
              </w:rPr>
            </w:pPr>
            <w:r>
              <w:rPr>
                <w:rFonts w:ascii="Calibri" w:hAnsi="Calibri" w:cs="Calibri"/>
                <w:color w:val="000000"/>
                <w:sz w:val="22"/>
                <w:szCs w:val="22"/>
              </w:rPr>
              <w:t>PIT124</w:t>
            </w:r>
          </w:p>
        </w:tc>
        <w:tc>
          <w:tcPr>
            <w:tcW w:w="5103" w:type="dxa"/>
            <w:tcBorders>
              <w:top w:val="single" w:sz="4" w:space="0" w:color="auto"/>
              <w:left w:val="single" w:sz="4" w:space="0" w:color="auto"/>
              <w:bottom w:val="single" w:sz="4" w:space="0" w:color="auto"/>
              <w:right w:val="single" w:sz="4" w:space="0" w:color="auto"/>
            </w:tcBorders>
            <w:vAlign w:val="bottom"/>
          </w:tcPr>
          <w:p w14:paraId="1805A377" w14:textId="77777777" w:rsidR="007D5380" w:rsidRPr="001B3BAC" w:rsidRDefault="007D5380" w:rsidP="007D5380">
            <w:pPr>
              <w:jc w:val="left"/>
              <w:rPr>
                <w:rFonts w:cs="Arial"/>
              </w:rPr>
            </w:pPr>
            <w:r>
              <w:rPr>
                <w:rFonts w:ascii="Calibri" w:hAnsi="Calibri" w:cs="Calibri"/>
                <w:color w:val="000000"/>
                <w:sz w:val="22"/>
                <w:szCs w:val="22"/>
              </w:rPr>
              <w:t>Sensor-Hi Pressure transmitter (inside TE009)</w:t>
            </w:r>
          </w:p>
        </w:tc>
      </w:tr>
      <w:tr w:rsidR="007D5380" w14:paraId="0A9E78AA"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28C1966" w14:textId="77777777" w:rsidR="007D5380" w:rsidRPr="001B3BAC" w:rsidRDefault="007D5380" w:rsidP="007D5380">
            <w:pPr>
              <w:spacing w:after="0"/>
              <w:jc w:val="center"/>
              <w:rPr>
                <w:rFonts w:cs="Arial"/>
                <w:color w:val="000000"/>
              </w:rPr>
            </w:pPr>
            <w:r>
              <w:rPr>
                <w:rFonts w:ascii="Calibri" w:hAnsi="Calibri" w:cs="Calibri"/>
                <w:color w:val="000000"/>
                <w:sz w:val="22"/>
                <w:szCs w:val="22"/>
              </w:rPr>
              <w:t>WT129</w:t>
            </w:r>
          </w:p>
        </w:tc>
        <w:tc>
          <w:tcPr>
            <w:tcW w:w="2386" w:type="dxa"/>
            <w:tcBorders>
              <w:top w:val="single" w:sz="4" w:space="0" w:color="auto"/>
              <w:left w:val="single" w:sz="4" w:space="0" w:color="auto"/>
              <w:bottom w:val="single" w:sz="4" w:space="0" w:color="auto"/>
              <w:right w:val="single" w:sz="4" w:space="0" w:color="auto"/>
            </w:tcBorders>
            <w:vAlign w:val="bottom"/>
          </w:tcPr>
          <w:p w14:paraId="73B72622" w14:textId="77777777" w:rsidR="007D5380" w:rsidRPr="001B3BAC" w:rsidRDefault="007D5380" w:rsidP="007D5380">
            <w:pPr>
              <w:spacing w:after="0"/>
              <w:rPr>
                <w:rFonts w:cs="Arial"/>
                <w:color w:val="000000"/>
              </w:rPr>
            </w:pPr>
            <w:r>
              <w:rPr>
                <w:rFonts w:ascii="Calibri" w:hAnsi="Calibri" w:cs="Calibri"/>
                <w:color w:val="000000"/>
                <w:sz w:val="22"/>
                <w:szCs w:val="22"/>
              </w:rPr>
              <w:t>WT129</w:t>
            </w:r>
          </w:p>
        </w:tc>
        <w:tc>
          <w:tcPr>
            <w:tcW w:w="5103" w:type="dxa"/>
            <w:tcBorders>
              <w:top w:val="single" w:sz="4" w:space="0" w:color="auto"/>
              <w:left w:val="single" w:sz="4" w:space="0" w:color="auto"/>
              <w:bottom w:val="single" w:sz="4" w:space="0" w:color="auto"/>
              <w:right w:val="single" w:sz="4" w:space="0" w:color="auto"/>
            </w:tcBorders>
            <w:vAlign w:val="bottom"/>
          </w:tcPr>
          <w:p w14:paraId="543EDC83" w14:textId="77777777" w:rsidR="007D5380" w:rsidRPr="001B3BAC" w:rsidRDefault="007D5380" w:rsidP="007D5380">
            <w:pPr>
              <w:jc w:val="left"/>
              <w:rPr>
                <w:rFonts w:cs="Arial"/>
              </w:rPr>
            </w:pPr>
            <w:r>
              <w:rPr>
                <w:rFonts w:ascii="Calibri" w:hAnsi="Calibri" w:cs="Calibri"/>
                <w:color w:val="000000"/>
                <w:sz w:val="22"/>
                <w:szCs w:val="22"/>
              </w:rPr>
              <w:t>Sensor-weight transmitter (scale)</w:t>
            </w:r>
          </w:p>
        </w:tc>
      </w:tr>
      <w:tr w:rsidR="007D5380" w14:paraId="7088603E"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C87DAE2" w14:textId="77777777" w:rsidR="007D5380" w:rsidRPr="001B3BAC" w:rsidRDefault="007D5380" w:rsidP="007D5380">
            <w:pPr>
              <w:spacing w:after="0"/>
              <w:jc w:val="center"/>
              <w:rPr>
                <w:rFonts w:cs="Arial"/>
                <w:color w:val="000000"/>
              </w:rPr>
            </w:pPr>
            <w:r>
              <w:rPr>
                <w:rFonts w:ascii="Calibri" w:hAnsi="Calibri" w:cs="Calibri"/>
                <w:color w:val="000000"/>
                <w:sz w:val="22"/>
                <w:szCs w:val="22"/>
              </w:rPr>
              <w:t>AY116</w:t>
            </w:r>
          </w:p>
        </w:tc>
        <w:tc>
          <w:tcPr>
            <w:tcW w:w="2386" w:type="dxa"/>
            <w:tcBorders>
              <w:top w:val="single" w:sz="4" w:space="0" w:color="auto"/>
              <w:left w:val="single" w:sz="4" w:space="0" w:color="auto"/>
              <w:bottom w:val="single" w:sz="4" w:space="0" w:color="auto"/>
              <w:right w:val="single" w:sz="4" w:space="0" w:color="auto"/>
            </w:tcBorders>
            <w:vAlign w:val="bottom"/>
          </w:tcPr>
          <w:p w14:paraId="02E51B19" w14:textId="77777777" w:rsidR="007D5380" w:rsidRPr="001B3BAC" w:rsidRDefault="007D5380" w:rsidP="007D5380">
            <w:pPr>
              <w:spacing w:after="0"/>
              <w:rPr>
                <w:rFonts w:cs="Arial"/>
                <w:color w:val="000000"/>
              </w:rPr>
            </w:pPr>
            <w:r>
              <w:rPr>
                <w:rFonts w:ascii="Calibri" w:hAnsi="Calibri" w:cs="Calibri"/>
                <w:color w:val="000000"/>
                <w:sz w:val="22"/>
                <w:szCs w:val="22"/>
              </w:rPr>
              <w:t>AY116</w:t>
            </w:r>
          </w:p>
        </w:tc>
        <w:tc>
          <w:tcPr>
            <w:tcW w:w="5103" w:type="dxa"/>
            <w:tcBorders>
              <w:top w:val="single" w:sz="4" w:space="0" w:color="auto"/>
              <w:left w:val="single" w:sz="4" w:space="0" w:color="auto"/>
              <w:bottom w:val="single" w:sz="4" w:space="0" w:color="auto"/>
              <w:right w:val="single" w:sz="4" w:space="0" w:color="auto"/>
            </w:tcBorders>
            <w:vAlign w:val="bottom"/>
          </w:tcPr>
          <w:p w14:paraId="2A4D3F76" w14:textId="77777777" w:rsidR="007D5380" w:rsidRPr="001B3BAC" w:rsidRDefault="007D5380" w:rsidP="007D5380">
            <w:pPr>
              <w:jc w:val="left"/>
              <w:rPr>
                <w:rFonts w:cs="Arial"/>
              </w:rPr>
            </w:pPr>
            <w:r>
              <w:rPr>
                <w:rFonts w:ascii="Calibri" w:hAnsi="Calibri" w:cs="Calibri"/>
                <w:color w:val="000000"/>
                <w:sz w:val="22"/>
                <w:szCs w:val="22"/>
              </w:rPr>
              <w:t>Indicator-Top Rupture Disk (Safety)</w:t>
            </w:r>
          </w:p>
        </w:tc>
      </w:tr>
      <w:tr w:rsidR="007D5380" w14:paraId="2A8D8743"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AE11B37" w14:textId="77777777" w:rsidR="007D5380" w:rsidRPr="001B3BAC" w:rsidRDefault="007D5380" w:rsidP="007D5380">
            <w:pPr>
              <w:spacing w:after="0"/>
              <w:jc w:val="center"/>
              <w:rPr>
                <w:rFonts w:cs="Arial"/>
                <w:color w:val="000000"/>
              </w:rPr>
            </w:pPr>
            <w:r>
              <w:rPr>
                <w:rFonts w:ascii="Calibri" w:hAnsi="Calibri" w:cs="Calibri"/>
                <w:color w:val="000000"/>
                <w:sz w:val="22"/>
                <w:szCs w:val="22"/>
              </w:rPr>
              <w:t>AY114</w:t>
            </w:r>
          </w:p>
        </w:tc>
        <w:tc>
          <w:tcPr>
            <w:tcW w:w="2386" w:type="dxa"/>
            <w:tcBorders>
              <w:top w:val="single" w:sz="4" w:space="0" w:color="auto"/>
              <w:left w:val="single" w:sz="4" w:space="0" w:color="auto"/>
              <w:bottom w:val="single" w:sz="4" w:space="0" w:color="auto"/>
              <w:right w:val="single" w:sz="4" w:space="0" w:color="auto"/>
            </w:tcBorders>
            <w:vAlign w:val="bottom"/>
          </w:tcPr>
          <w:p w14:paraId="68DDEE03" w14:textId="77777777" w:rsidR="007D5380" w:rsidRPr="001B3BAC" w:rsidRDefault="007D5380" w:rsidP="007D5380">
            <w:pPr>
              <w:spacing w:after="0"/>
              <w:rPr>
                <w:rFonts w:cs="Arial"/>
                <w:color w:val="000000"/>
              </w:rPr>
            </w:pPr>
            <w:r>
              <w:rPr>
                <w:rFonts w:ascii="Calibri" w:hAnsi="Calibri" w:cs="Calibri"/>
                <w:color w:val="000000"/>
                <w:sz w:val="22"/>
                <w:szCs w:val="22"/>
              </w:rPr>
              <w:t>AY114</w:t>
            </w:r>
          </w:p>
        </w:tc>
        <w:tc>
          <w:tcPr>
            <w:tcW w:w="5103" w:type="dxa"/>
            <w:tcBorders>
              <w:top w:val="single" w:sz="4" w:space="0" w:color="auto"/>
              <w:left w:val="single" w:sz="4" w:space="0" w:color="auto"/>
              <w:bottom w:val="single" w:sz="4" w:space="0" w:color="auto"/>
              <w:right w:val="single" w:sz="4" w:space="0" w:color="auto"/>
            </w:tcBorders>
            <w:vAlign w:val="bottom"/>
          </w:tcPr>
          <w:p w14:paraId="2500CB8C" w14:textId="77777777" w:rsidR="007D5380" w:rsidRPr="001B3BAC" w:rsidRDefault="007D5380" w:rsidP="007D5380">
            <w:pPr>
              <w:jc w:val="left"/>
              <w:rPr>
                <w:rFonts w:cs="Arial"/>
              </w:rPr>
            </w:pPr>
            <w:r>
              <w:rPr>
                <w:rFonts w:ascii="Calibri" w:hAnsi="Calibri" w:cs="Calibri"/>
                <w:color w:val="000000"/>
                <w:sz w:val="22"/>
                <w:szCs w:val="22"/>
              </w:rPr>
              <w:t>Indicator-Top Rupture Disk (Safety)</w:t>
            </w:r>
          </w:p>
        </w:tc>
      </w:tr>
    </w:tbl>
    <w:p w14:paraId="128AE12C" w14:textId="77777777" w:rsidR="00CF12AB" w:rsidRDefault="00CF12AB" w:rsidP="00D44B1A"/>
    <w:p w14:paraId="74ED0190" w14:textId="77777777" w:rsidR="007D5380" w:rsidRDefault="007D5380" w:rsidP="007D5380">
      <w:pPr>
        <w:rPr>
          <w:rStyle w:val="rynqvb"/>
          <w:lang w:val="en"/>
        </w:rPr>
      </w:pPr>
    </w:p>
    <w:p w14:paraId="4361F470" w14:textId="77777777" w:rsidR="007D5380" w:rsidRDefault="007D5380" w:rsidP="007D5380">
      <w:pPr>
        <w:rPr>
          <w:rStyle w:val="rynqvb"/>
          <w:lang w:val="en"/>
        </w:rPr>
      </w:pPr>
      <w:r>
        <w:rPr>
          <w:rStyle w:val="rynqvb"/>
          <w:lang w:val="en"/>
        </w:rPr>
        <w:lastRenderedPageBreak/>
        <w:t>The following table shows the TE0</w:t>
      </w:r>
      <w:r w:rsidR="00EE02EC">
        <w:rPr>
          <w:rStyle w:val="rynqvb"/>
          <w:lang w:val="en"/>
        </w:rPr>
        <w:t>11</w:t>
      </w:r>
      <w:r>
        <w:rPr>
          <w:rStyle w:val="rynqvb"/>
          <w:lang w:val="en"/>
        </w:rPr>
        <w:t xml:space="preserve">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7D5380" w14:paraId="67100742" w14:textId="77777777" w:rsidTr="00A21E32">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1FEB41BC" w14:textId="77777777" w:rsidR="007D5380" w:rsidRDefault="007D5380" w:rsidP="00A21E32">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1F4582FE" w14:textId="77777777" w:rsidR="007D5380" w:rsidRDefault="007D5380" w:rsidP="00A21E32">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48BF1EDE" w14:textId="77777777" w:rsidR="007D5380" w:rsidRDefault="007D5380" w:rsidP="00A21E32">
            <w:pPr>
              <w:jc w:val="left"/>
            </w:pPr>
            <w:r w:rsidRPr="001B3BAC">
              <w:t>Description</w:t>
            </w:r>
          </w:p>
        </w:tc>
      </w:tr>
      <w:tr w:rsidR="00EE02EC" w14:paraId="319B242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CF35C4B" w14:textId="77777777" w:rsidR="00EE02EC" w:rsidRPr="00490306" w:rsidRDefault="00EE02EC" w:rsidP="00EE02EC">
            <w:pPr>
              <w:spacing w:after="0"/>
              <w:jc w:val="center"/>
              <w:rPr>
                <w:rFonts w:ascii="Calibri" w:hAnsi="Calibri" w:cs="Calibri"/>
                <w:color w:val="000000"/>
                <w:sz w:val="22"/>
                <w:szCs w:val="22"/>
                <w:lang w:val="en-AU"/>
              </w:rPr>
            </w:pPr>
            <w:r>
              <w:rPr>
                <w:rFonts w:ascii="Calibri" w:hAnsi="Calibri" w:cs="Calibri"/>
                <w:color w:val="000000"/>
                <w:sz w:val="22"/>
                <w:szCs w:val="22"/>
              </w:rPr>
              <w:t>CA010 (Filter)</w:t>
            </w:r>
          </w:p>
        </w:tc>
        <w:tc>
          <w:tcPr>
            <w:tcW w:w="2386" w:type="dxa"/>
            <w:tcBorders>
              <w:top w:val="single" w:sz="4" w:space="0" w:color="auto"/>
              <w:left w:val="single" w:sz="4" w:space="0" w:color="auto"/>
              <w:bottom w:val="single" w:sz="4" w:space="0" w:color="auto"/>
              <w:right w:val="single" w:sz="4" w:space="0" w:color="auto"/>
            </w:tcBorders>
            <w:vAlign w:val="bottom"/>
          </w:tcPr>
          <w:p w14:paraId="4F28A9F9" w14:textId="77777777" w:rsidR="00EE02EC" w:rsidRPr="001B3BAC" w:rsidRDefault="00EE02EC" w:rsidP="00EE02EC">
            <w:pPr>
              <w:spacing w:after="0"/>
              <w:rPr>
                <w:rFonts w:asciiTheme="minorHAnsi" w:hAnsiTheme="minorHAnsi" w:cstheme="minorHAnsi"/>
                <w:color w:val="000000"/>
                <w:sz w:val="22"/>
                <w:szCs w:val="22"/>
                <w:lang w:val="en-AU"/>
              </w:rPr>
            </w:pPr>
            <w:r>
              <w:rPr>
                <w:rFonts w:ascii="Calibri" w:hAnsi="Calibri" w:cs="Calibri"/>
                <w:color w:val="000000"/>
                <w:sz w:val="22"/>
                <w:szCs w:val="22"/>
              </w:rPr>
              <w:t xml:space="preserve">KC156 </w:t>
            </w:r>
          </w:p>
        </w:tc>
        <w:tc>
          <w:tcPr>
            <w:tcW w:w="5103" w:type="dxa"/>
            <w:tcBorders>
              <w:top w:val="single" w:sz="4" w:space="0" w:color="auto"/>
              <w:left w:val="single" w:sz="4" w:space="0" w:color="auto"/>
              <w:bottom w:val="single" w:sz="4" w:space="0" w:color="auto"/>
              <w:right w:val="single" w:sz="4" w:space="0" w:color="auto"/>
            </w:tcBorders>
            <w:vAlign w:val="bottom"/>
          </w:tcPr>
          <w:p w14:paraId="660D91B1" w14:textId="77777777" w:rsidR="00EE02EC" w:rsidRPr="001B3BAC" w:rsidRDefault="00EE02EC" w:rsidP="00EE02EC">
            <w:pPr>
              <w:jc w:val="left"/>
              <w:rPr>
                <w:rFonts w:asciiTheme="minorHAnsi" w:hAnsiTheme="minorHAnsi" w:cstheme="minorHAnsi"/>
                <w:sz w:val="22"/>
                <w:szCs w:val="22"/>
              </w:rPr>
            </w:pPr>
            <w:r>
              <w:rPr>
                <w:rFonts w:ascii="Calibri" w:hAnsi="Calibri" w:cs="Calibri"/>
                <w:color w:val="000000"/>
                <w:sz w:val="22"/>
                <w:szCs w:val="22"/>
              </w:rPr>
              <w:t>Run Filter</w:t>
            </w:r>
          </w:p>
        </w:tc>
      </w:tr>
      <w:tr w:rsidR="00EE02EC" w14:paraId="0B95CB6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7C6680C" w14:textId="77777777" w:rsidR="00EE02EC" w:rsidRPr="001B3BAC" w:rsidRDefault="00EE02EC" w:rsidP="00EE02EC">
            <w:pPr>
              <w:spacing w:after="0"/>
              <w:jc w:val="center"/>
              <w:rPr>
                <w:rFonts w:cs="Arial"/>
                <w:color w:val="000000"/>
              </w:rPr>
            </w:pPr>
            <w:r>
              <w:rPr>
                <w:rFonts w:ascii="Calibri" w:hAnsi="Calibri" w:cs="Calibri"/>
                <w:color w:val="000000"/>
                <w:sz w:val="22"/>
                <w:szCs w:val="22"/>
              </w:rPr>
              <w:t>HY171 (Valve)</w:t>
            </w:r>
          </w:p>
        </w:tc>
        <w:tc>
          <w:tcPr>
            <w:tcW w:w="2386" w:type="dxa"/>
            <w:tcBorders>
              <w:top w:val="single" w:sz="4" w:space="0" w:color="auto"/>
              <w:left w:val="single" w:sz="4" w:space="0" w:color="auto"/>
              <w:bottom w:val="single" w:sz="4" w:space="0" w:color="auto"/>
              <w:right w:val="single" w:sz="4" w:space="0" w:color="auto"/>
            </w:tcBorders>
            <w:vAlign w:val="bottom"/>
          </w:tcPr>
          <w:p w14:paraId="01926E94" w14:textId="77777777" w:rsidR="00EE02EC" w:rsidRPr="001B3BAC" w:rsidRDefault="00EE02EC" w:rsidP="00EE02EC">
            <w:pPr>
              <w:spacing w:after="0"/>
              <w:rPr>
                <w:rFonts w:cs="Arial"/>
                <w:color w:val="000000"/>
              </w:rPr>
            </w:pPr>
            <w:r>
              <w:rPr>
                <w:rFonts w:ascii="Calibri" w:hAnsi="Calibri" w:cs="Calibri"/>
                <w:color w:val="000000"/>
                <w:sz w:val="22"/>
                <w:szCs w:val="22"/>
              </w:rPr>
              <w:t>AY171</w:t>
            </w:r>
          </w:p>
        </w:tc>
        <w:tc>
          <w:tcPr>
            <w:tcW w:w="5103" w:type="dxa"/>
            <w:tcBorders>
              <w:top w:val="single" w:sz="4" w:space="0" w:color="auto"/>
              <w:left w:val="single" w:sz="4" w:space="0" w:color="auto"/>
              <w:bottom w:val="single" w:sz="4" w:space="0" w:color="auto"/>
              <w:right w:val="single" w:sz="4" w:space="0" w:color="auto"/>
            </w:tcBorders>
            <w:vAlign w:val="bottom"/>
          </w:tcPr>
          <w:p w14:paraId="69A8CB8D" w14:textId="77777777" w:rsidR="00EE02EC" w:rsidRPr="001B3BAC" w:rsidRDefault="00EE02EC" w:rsidP="00EE02EC">
            <w:pPr>
              <w:jc w:val="left"/>
              <w:rPr>
                <w:rFonts w:cs="Arial"/>
              </w:rPr>
            </w:pPr>
            <w:r>
              <w:rPr>
                <w:rFonts w:ascii="Calibri" w:hAnsi="Calibri" w:cs="Calibri"/>
                <w:color w:val="000000"/>
                <w:sz w:val="22"/>
                <w:szCs w:val="22"/>
              </w:rPr>
              <w:t>Solenoid-Fluidization</w:t>
            </w:r>
          </w:p>
        </w:tc>
      </w:tr>
      <w:tr w:rsidR="00EE02EC" w14:paraId="112BEB06"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CA7D714" w14:textId="77777777" w:rsidR="00EE02EC" w:rsidRPr="001B3BAC" w:rsidRDefault="00EE02EC" w:rsidP="00EE02EC">
            <w:pPr>
              <w:spacing w:after="0"/>
              <w:jc w:val="center"/>
              <w:rPr>
                <w:rFonts w:cs="Arial"/>
                <w:color w:val="000000"/>
              </w:rPr>
            </w:pPr>
            <w:r>
              <w:rPr>
                <w:rFonts w:ascii="Calibri" w:hAnsi="Calibri" w:cs="Calibri"/>
                <w:color w:val="000000"/>
                <w:sz w:val="22"/>
                <w:szCs w:val="22"/>
              </w:rPr>
              <w:t>HY172 (Valve)</w:t>
            </w:r>
          </w:p>
        </w:tc>
        <w:tc>
          <w:tcPr>
            <w:tcW w:w="2386" w:type="dxa"/>
            <w:tcBorders>
              <w:top w:val="single" w:sz="4" w:space="0" w:color="auto"/>
              <w:left w:val="single" w:sz="4" w:space="0" w:color="auto"/>
              <w:bottom w:val="single" w:sz="4" w:space="0" w:color="auto"/>
              <w:right w:val="single" w:sz="4" w:space="0" w:color="auto"/>
            </w:tcBorders>
            <w:vAlign w:val="bottom"/>
          </w:tcPr>
          <w:p w14:paraId="1DF2CC65" w14:textId="77777777" w:rsidR="00EE02EC" w:rsidRPr="001B3BAC" w:rsidRDefault="00EE02EC" w:rsidP="00EE02EC">
            <w:pPr>
              <w:spacing w:after="0"/>
              <w:rPr>
                <w:rFonts w:cs="Arial"/>
                <w:color w:val="000000"/>
              </w:rPr>
            </w:pPr>
            <w:r>
              <w:rPr>
                <w:rFonts w:ascii="Calibri" w:hAnsi="Calibri" w:cs="Calibri"/>
                <w:color w:val="000000"/>
                <w:sz w:val="22"/>
                <w:szCs w:val="22"/>
              </w:rPr>
              <w:t xml:space="preserve">AY172 </w:t>
            </w:r>
          </w:p>
        </w:tc>
        <w:tc>
          <w:tcPr>
            <w:tcW w:w="5103" w:type="dxa"/>
            <w:tcBorders>
              <w:top w:val="single" w:sz="4" w:space="0" w:color="auto"/>
              <w:left w:val="single" w:sz="4" w:space="0" w:color="auto"/>
              <w:bottom w:val="single" w:sz="4" w:space="0" w:color="auto"/>
              <w:right w:val="single" w:sz="4" w:space="0" w:color="auto"/>
            </w:tcBorders>
            <w:vAlign w:val="bottom"/>
          </w:tcPr>
          <w:p w14:paraId="06980607" w14:textId="77777777" w:rsidR="00EE02EC" w:rsidRPr="001B3BAC" w:rsidRDefault="00EE02EC" w:rsidP="00EE02EC">
            <w:pPr>
              <w:jc w:val="left"/>
              <w:rPr>
                <w:rFonts w:cs="Arial"/>
              </w:rPr>
            </w:pPr>
            <w:r>
              <w:rPr>
                <w:rFonts w:ascii="Calibri" w:hAnsi="Calibri" w:cs="Calibri"/>
                <w:color w:val="000000"/>
                <w:sz w:val="22"/>
                <w:szCs w:val="22"/>
              </w:rPr>
              <w:t>Solenoid-Fluidization</w:t>
            </w:r>
          </w:p>
        </w:tc>
      </w:tr>
      <w:tr w:rsidR="00EE02EC" w14:paraId="03F3FD06"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CE40CA9" w14:textId="77777777" w:rsidR="00EE02EC" w:rsidRPr="001B3BAC" w:rsidRDefault="00EE02EC" w:rsidP="00EE02EC">
            <w:pPr>
              <w:spacing w:after="0"/>
              <w:jc w:val="center"/>
              <w:rPr>
                <w:rFonts w:cs="Arial"/>
                <w:color w:val="000000"/>
              </w:rPr>
            </w:pPr>
            <w:r>
              <w:rPr>
                <w:rFonts w:ascii="Calibri" w:hAnsi="Calibri" w:cs="Calibri"/>
                <w:color w:val="000000"/>
                <w:sz w:val="22"/>
                <w:szCs w:val="22"/>
              </w:rPr>
              <w:t>LP175 (Valve)</w:t>
            </w:r>
          </w:p>
        </w:tc>
        <w:tc>
          <w:tcPr>
            <w:tcW w:w="2386" w:type="dxa"/>
            <w:tcBorders>
              <w:top w:val="single" w:sz="4" w:space="0" w:color="auto"/>
              <w:left w:val="single" w:sz="4" w:space="0" w:color="auto"/>
              <w:bottom w:val="single" w:sz="4" w:space="0" w:color="auto"/>
              <w:right w:val="single" w:sz="4" w:space="0" w:color="auto"/>
            </w:tcBorders>
            <w:vAlign w:val="bottom"/>
          </w:tcPr>
          <w:p w14:paraId="33C6942D" w14:textId="77777777" w:rsidR="00EE02EC" w:rsidRPr="001B3BAC" w:rsidRDefault="00EE02EC" w:rsidP="00EE02EC">
            <w:pPr>
              <w:spacing w:after="0"/>
              <w:rPr>
                <w:rFonts w:cs="Arial"/>
                <w:color w:val="000000"/>
              </w:rPr>
            </w:pPr>
            <w:r>
              <w:rPr>
                <w:rFonts w:ascii="Calibri" w:hAnsi="Calibri" w:cs="Calibri"/>
                <w:color w:val="000000"/>
                <w:sz w:val="22"/>
                <w:szCs w:val="22"/>
              </w:rPr>
              <w:t xml:space="preserve">AY174 </w:t>
            </w:r>
          </w:p>
        </w:tc>
        <w:tc>
          <w:tcPr>
            <w:tcW w:w="5103" w:type="dxa"/>
            <w:tcBorders>
              <w:top w:val="single" w:sz="4" w:space="0" w:color="auto"/>
              <w:left w:val="single" w:sz="4" w:space="0" w:color="auto"/>
              <w:bottom w:val="single" w:sz="4" w:space="0" w:color="auto"/>
              <w:right w:val="single" w:sz="4" w:space="0" w:color="auto"/>
            </w:tcBorders>
            <w:vAlign w:val="bottom"/>
          </w:tcPr>
          <w:p w14:paraId="642F4196" w14:textId="77777777" w:rsidR="00EE02EC" w:rsidRPr="00490306" w:rsidRDefault="00EE02EC" w:rsidP="00EE02EC">
            <w:pPr>
              <w:spacing w:after="0"/>
              <w:jc w:val="left"/>
              <w:rPr>
                <w:rFonts w:ascii="Calibri" w:hAnsi="Calibri" w:cs="Calibri"/>
                <w:color w:val="000000"/>
                <w:sz w:val="22"/>
                <w:szCs w:val="22"/>
                <w:lang w:val="en-AU"/>
              </w:rPr>
            </w:pPr>
            <w:r>
              <w:rPr>
                <w:rFonts w:ascii="Calibri" w:hAnsi="Calibri" w:cs="Calibri"/>
                <w:color w:val="000000"/>
                <w:sz w:val="22"/>
                <w:szCs w:val="22"/>
              </w:rPr>
              <w:t>Solenoid-valve-Outlet valve of the TE011</w:t>
            </w:r>
          </w:p>
        </w:tc>
      </w:tr>
      <w:tr w:rsidR="00EE02EC" w14:paraId="57B8C5A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23E8760" w14:textId="77777777" w:rsidR="00EE02EC" w:rsidRDefault="00EE02EC" w:rsidP="00EE02EC">
            <w:pPr>
              <w:spacing w:after="0"/>
              <w:jc w:val="center"/>
              <w:rPr>
                <w:rFonts w:ascii="Calibri" w:hAnsi="Calibri" w:cs="Calibri"/>
                <w:color w:val="000000"/>
                <w:sz w:val="22"/>
                <w:szCs w:val="22"/>
              </w:rPr>
            </w:pPr>
            <w:r>
              <w:rPr>
                <w:rFonts w:ascii="Calibri" w:hAnsi="Calibri" w:cs="Calibri"/>
                <w:color w:val="000000"/>
                <w:sz w:val="22"/>
                <w:szCs w:val="22"/>
              </w:rPr>
              <w:t>LP175 (Valve)</w:t>
            </w:r>
          </w:p>
        </w:tc>
        <w:tc>
          <w:tcPr>
            <w:tcW w:w="2386" w:type="dxa"/>
            <w:tcBorders>
              <w:top w:val="single" w:sz="4" w:space="0" w:color="auto"/>
              <w:left w:val="single" w:sz="4" w:space="0" w:color="auto"/>
              <w:bottom w:val="single" w:sz="4" w:space="0" w:color="auto"/>
              <w:right w:val="single" w:sz="4" w:space="0" w:color="auto"/>
            </w:tcBorders>
            <w:vAlign w:val="bottom"/>
          </w:tcPr>
          <w:p w14:paraId="73DC508D" w14:textId="77777777" w:rsidR="00EE02EC" w:rsidRDefault="00EE02EC" w:rsidP="00EE02EC">
            <w:pPr>
              <w:spacing w:after="0"/>
              <w:rPr>
                <w:rFonts w:ascii="Calibri" w:hAnsi="Calibri" w:cs="Calibri"/>
                <w:color w:val="000000"/>
                <w:sz w:val="22"/>
                <w:szCs w:val="22"/>
              </w:rPr>
            </w:pPr>
            <w:r>
              <w:rPr>
                <w:rFonts w:ascii="Calibri" w:hAnsi="Calibri" w:cs="Calibri"/>
                <w:color w:val="000000"/>
                <w:sz w:val="22"/>
                <w:szCs w:val="22"/>
              </w:rPr>
              <w:t>ZSL177</w:t>
            </w:r>
          </w:p>
        </w:tc>
        <w:tc>
          <w:tcPr>
            <w:tcW w:w="5103" w:type="dxa"/>
            <w:tcBorders>
              <w:top w:val="single" w:sz="4" w:space="0" w:color="auto"/>
              <w:left w:val="single" w:sz="4" w:space="0" w:color="auto"/>
              <w:bottom w:val="single" w:sz="4" w:space="0" w:color="auto"/>
              <w:right w:val="single" w:sz="4" w:space="0" w:color="auto"/>
            </w:tcBorders>
            <w:vAlign w:val="bottom"/>
          </w:tcPr>
          <w:p w14:paraId="660B39E4" w14:textId="77777777" w:rsidR="00EE02EC" w:rsidRPr="001B3BAC" w:rsidRDefault="00EE02EC" w:rsidP="00EE02EC">
            <w:pPr>
              <w:jc w:val="left"/>
              <w:rPr>
                <w:rFonts w:cs="Arial"/>
              </w:rPr>
            </w:pPr>
            <w:r>
              <w:rPr>
                <w:rFonts w:ascii="Calibri" w:hAnsi="Calibri" w:cs="Calibri"/>
                <w:color w:val="000000"/>
                <w:sz w:val="22"/>
                <w:szCs w:val="22"/>
              </w:rPr>
              <w:t>Sensor-Closed valve LP175 position confirmation</w:t>
            </w:r>
          </w:p>
        </w:tc>
      </w:tr>
      <w:tr w:rsidR="00EE02EC" w14:paraId="483E4B5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6839219" w14:textId="77777777" w:rsidR="00EE02EC" w:rsidRPr="001B3BAC" w:rsidRDefault="00EE02EC" w:rsidP="00EE02EC">
            <w:pPr>
              <w:spacing w:after="0"/>
              <w:jc w:val="center"/>
              <w:rPr>
                <w:rFonts w:cs="Arial"/>
                <w:color w:val="000000"/>
              </w:rPr>
            </w:pPr>
            <w:r>
              <w:rPr>
                <w:rFonts w:ascii="Calibri" w:hAnsi="Calibri" w:cs="Calibri"/>
                <w:color w:val="000000"/>
                <w:sz w:val="22"/>
                <w:szCs w:val="22"/>
              </w:rPr>
              <w:t>LP175 (Valve)</w:t>
            </w:r>
          </w:p>
        </w:tc>
        <w:tc>
          <w:tcPr>
            <w:tcW w:w="2386" w:type="dxa"/>
            <w:tcBorders>
              <w:top w:val="single" w:sz="4" w:space="0" w:color="auto"/>
              <w:left w:val="single" w:sz="4" w:space="0" w:color="auto"/>
              <w:bottom w:val="single" w:sz="4" w:space="0" w:color="auto"/>
              <w:right w:val="single" w:sz="4" w:space="0" w:color="auto"/>
            </w:tcBorders>
            <w:vAlign w:val="bottom"/>
          </w:tcPr>
          <w:p w14:paraId="6088C1A4" w14:textId="77777777" w:rsidR="00EE02EC" w:rsidRPr="001B3BAC" w:rsidRDefault="00EE02EC" w:rsidP="00EE02EC">
            <w:pPr>
              <w:spacing w:after="0"/>
              <w:rPr>
                <w:rFonts w:cs="Arial"/>
                <w:color w:val="000000"/>
              </w:rPr>
            </w:pPr>
            <w:r>
              <w:rPr>
                <w:rFonts w:ascii="Calibri" w:hAnsi="Calibri" w:cs="Calibri"/>
                <w:color w:val="000000"/>
                <w:sz w:val="22"/>
                <w:szCs w:val="22"/>
              </w:rPr>
              <w:t>ZSH176</w:t>
            </w:r>
          </w:p>
        </w:tc>
        <w:tc>
          <w:tcPr>
            <w:tcW w:w="5103" w:type="dxa"/>
            <w:tcBorders>
              <w:top w:val="single" w:sz="4" w:space="0" w:color="auto"/>
              <w:left w:val="single" w:sz="4" w:space="0" w:color="auto"/>
              <w:bottom w:val="single" w:sz="4" w:space="0" w:color="auto"/>
              <w:right w:val="single" w:sz="4" w:space="0" w:color="auto"/>
            </w:tcBorders>
            <w:vAlign w:val="bottom"/>
          </w:tcPr>
          <w:p w14:paraId="79799461" w14:textId="77777777" w:rsidR="00EE02EC" w:rsidRPr="001B3BAC" w:rsidRDefault="00EE02EC" w:rsidP="00EE02EC">
            <w:pPr>
              <w:jc w:val="left"/>
              <w:rPr>
                <w:rFonts w:cs="Arial"/>
              </w:rPr>
            </w:pPr>
            <w:r>
              <w:rPr>
                <w:rFonts w:ascii="Calibri" w:hAnsi="Calibri" w:cs="Calibri"/>
                <w:color w:val="000000"/>
                <w:sz w:val="22"/>
                <w:szCs w:val="22"/>
              </w:rPr>
              <w:t>Sensor-Open valve LP175 position confirmation</w:t>
            </w:r>
          </w:p>
        </w:tc>
      </w:tr>
      <w:tr w:rsidR="00EE02EC" w14:paraId="74AEC0E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8DD3D6C" w14:textId="77777777" w:rsidR="00EE02EC" w:rsidRPr="001B3BAC" w:rsidRDefault="00EE02EC" w:rsidP="00EE02EC">
            <w:pPr>
              <w:spacing w:after="0"/>
              <w:jc w:val="center"/>
              <w:rPr>
                <w:rFonts w:cs="Arial"/>
                <w:color w:val="000000"/>
              </w:rPr>
            </w:pPr>
            <w:r>
              <w:rPr>
                <w:rFonts w:ascii="Calibri" w:hAnsi="Calibri" w:cs="Calibri"/>
                <w:color w:val="000000"/>
                <w:sz w:val="22"/>
                <w:szCs w:val="22"/>
              </w:rPr>
              <w:t>CA010-PDIT157 (H)</w:t>
            </w:r>
          </w:p>
        </w:tc>
        <w:tc>
          <w:tcPr>
            <w:tcW w:w="2386" w:type="dxa"/>
            <w:tcBorders>
              <w:top w:val="single" w:sz="4" w:space="0" w:color="auto"/>
              <w:left w:val="single" w:sz="4" w:space="0" w:color="auto"/>
              <w:bottom w:val="single" w:sz="4" w:space="0" w:color="auto"/>
              <w:right w:val="single" w:sz="4" w:space="0" w:color="auto"/>
            </w:tcBorders>
            <w:vAlign w:val="bottom"/>
          </w:tcPr>
          <w:p w14:paraId="7A8A1286" w14:textId="77777777" w:rsidR="00EE02EC" w:rsidRPr="001B3BAC" w:rsidRDefault="00EE02EC" w:rsidP="00EE02EC">
            <w:pPr>
              <w:spacing w:after="0"/>
              <w:rPr>
                <w:rFonts w:cs="Arial"/>
                <w:color w:val="000000"/>
              </w:rPr>
            </w:pPr>
            <w:r>
              <w:rPr>
                <w:rFonts w:ascii="Calibri" w:hAnsi="Calibri" w:cs="Calibri"/>
                <w:color w:val="000000"/>
                <w:sz w:val="22"/>
                <w:szCs w:val="22"/>
              </w:rPr>
              <w:t>PDIT157</w:t>
            </w:r>
          </w:p>
        </w:tc>
        <w:tc>
          <w:tcPr>
            <w:tcW w:w="5103" w:type="dxa"/>
            <w:tcBorders>
              <w:top w:val="single" w:sz="4" w:space="0" w:color="auto"/>
              <w:left w:val="single" w:sz="4" w:space="0" w:color="auto"/>
              <w:bottom w:val="single" w:sz="4" w:space="0" w:color="auto"/>
              <w:right w:val="single" w:sz="4" w:space="0" w:color="auto"/>
            </w:tcBorders>
            <w:vAlign w:val="bottom"/>
          </w:tcPr>
          <w:p w14:paraId="1DF5AB06" w14:textId="77777777" w:rsidR="00EE02EC" w:rsidRPr="001B3BAC" w:rsidRDefault="00EE02EC" w:rsidP="00EE02EC">
            <w:pPr>
              <w:jc w:val="left"/>
              <w:rPr>
                <w:rFonts w:cs="Arial"/>
              </w:rPr>
            </w:pPr>
            <w:r>
              <w:rPr>
                <w:rFonts w:ascii="Calibri" w:hAnsi="Calibri" w:cs="Calibri"/>
                <w:color w:val="000000"/>
                <w:sz w:val="22"/>
                <w:szCs w:val="22"/>
              </w:rPr>
              <w:t>Sensor-Filter CA008 pressure difference transmitter</w:t>
            </w:r>
          </w:p>
        </w:tc>
      </w:tr>
      <w:tr w:rsidR="00EE02EC" w14:paraId="31641251"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F2B087A" w14:textId="77777777" w:rsidR="00EE02EC" w:rsidRPr="001B3BAC" w:rsidRDefault="00EE02EC" w:rsidP="00EE02EC">
            <w:pPr>
              <w:spacing w:after="0"/>
              <w:jc w:val="center"/>
              <w:rPr>
                <w:rFonts w:cs="Arial"/>
                <w:color w:val="000000"/>
              </w:rPr>
            </w:pPr>
            <w:r>
              <w:rPr>
                <w:rFonts w:ascii="Calibri" w:hAnsi="Calibri" w:cs="Calibri"/>
                <w:color w:val="000000"/>
                <w:sz w:val="22"/>
                <w:szCs w:val="22"/>
              </w:rPr>
              <w:t>PDIT140 (H)</w:t>
            </w:r>
          </w:p>
        </w:tc>
        <w:tc>
          <w:tcPr>
            <w:tcW w:w="2386" w:type="dxa"/>
            <w:tcBorders>
              <w:top w:val="single" w:sz="4" w:space="0" w:color="auto"/>
              <w:left w:val="single" w:sz="4" w:space="0" w:color="auto"/>
              <w:bottom w:val="single" w:sz="4" w:space="0" w:color="auto"/>
              <w:right w:val="single" w:sz="4" w:space="0" w:color="auto"/>
            </w:tcBorders>
            <w:vAlign w:val="bottom"/>
          </w:tcPr>
          <w:p w14:paraId="60F110C0" w14:textId="77777777" w:rsidR="00EE02EC" w:rsidRPr="001B3BAC" w:rsidRDefault="00EE02EC" w:rsidP="00EE02EC">
            <w:pPr>
              <w:spacing w:after="0"/>
              <w:rPr>
                <w:rFonts w:cs="Arial"/>
                <w:color w:val="000000"/>
              </w:rPr>
            </w:pPr>
            <w:r>
              <w:rPr>
                <w:rFonts w:ascii="Calibri" w:hAnsi="Calibri" w:cs="Calibri"/>
                <w:color w:val="000000"/>
                <w:sz w:val="22"/>
                <w:szCs w:val="22"/>
              </w:rPr>
              <w:t>PDIT140</w:t>
            </w:r>
          </w:p>
        </w:tc>
        <w:tc>
          <w:tcPr>
            <w:tcW w:w="5103" w:type="dxa"/>
            <w:tcBorders>
              <w:top w:val="single" w:sz="4" w:space="0" w:color="auto"/>
              <w:left w:val="single" w:sz="4" w:space="0" w:color="auto"/>
              <w:bottom w:val="single" w:sz="4" w:space="0" w:color="auto"/>
              <w:right w:val="single" w:sz="4" w:space="0" w:color="auto"/>
            </w:tcBorders>
            <w:vAlign w:val="bottom"/>
          </w:tcPr>
          <w:p w14:paraId="1B1C8D43" w14:textId="77777777" w:rsidR="00EE02EC" w:rsidRPr="001B3BAC" w:rsidRDefault="00EE02EC" w:rsidP="00EE02EC">
            <w:pPr>
              <w:jc w:val="left"/>
              <w:rPr>
                <w:rFonts w:cs="Arial"/>
              </w:rPr>
            </w:pPr>
            <w:r>
              <w:rPr>
                <w:rFonts w:ascii="Calibri" w:hAnsi="Calibri" w:cs="Calibri"/>
                <w:color w:val="000000"/>
                <w:sz w:val="22"/>
                <w:szCs w:val="22"/>
              </w:rPr>
              <w:t>Sensor-Filter CA008 outlet pressure difference transmitter</w:t>
            </w:r>
          </w:p>
        </w:tc>
      </w:tr>
      <w:tr w:rsidR="00EE02EC" w14:paraId="0673A6C1"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71F7222" w14:textId="77777777" w:rsidR="00EE02EC" w:rsidRPr="001B3BAC" w:rsidRDefault="00EE02EC" w:rsidP="00EE02EC">
            <w:pPr>
              <w:spacing w:after="0"/>
              <w:jc w:val="center"/>
              <w:rPr>
                <w:rFonts w:cs="Arial"/>
                <w:color w:val="000000"/>
              </w:rPr>
            </w:pPr>
            <w:r>
              <w:rPr>
                <w:rFonts w:ascii="Calibri" w:hAnsi="Calibri" w:cs="Calibri"/>
                <w:color w:val="000000"/>
                <w:sz w:val="22"/>
                <w:szCs w:val="22"/>
              </w:rPr>
              <w:t>PS159 (H)</w:t>
            </w:r>
          </w:p>
        </w:tc>
        <w:tc>
          <w:tcPr>
            <w:tcW w:w="2386" w:type="dxa"/>
            <w:tcBorders>
              <w:top w:val="single" w:sz="4" w:space="0" w:color="auto"/>
              <w:left w:val="single" w:sz="4" w:space="0" w:color="auto"/>
              <w:bottom w:val="single" w:sz="4" w:space="0" w:color="auto"/>
              <w:right w:val="single" w:sz="4" w:space="0" w:color="auto"/>
            </w:tcBorders>
            <w:vAlign w:val="bottom"/>
          </w:tcPr>
          <w:p w14:paraId="3C6A71D8" w14:textId="77777777" w:rsidR="00EE02EC" w:rsidRPr="001B3BAC" w:rsidRDefault="00EE02EC" w:rsidP="00EE02EC">
            <w:pPr>
              <w:spacing w:after="0"/>
              <w:rPr>
                <w:rFonts w:cs="Arial"/>
                <w:color w:val="000000"/>
              </w:rPr>
            </w:pPr>
            <w:r>
              <w:rPr>
                <w:rFonts w:ascii="Calibri" w:hAnsi="Calibri" w:cs="Calibri"/>
                <w:color w:val="000000"/>
                <w:sz w:val="22"/>
                <w:szCs w:val="22"/>
              </w:rPr>
              <w:t>PS159</w:t>
            </w:r>
          </w:p>
        </w:tc>
        <w:tc>
          <w:tcPr>
            <w:tcW w:w="5103" w:type="dxa"/>
            <w:tcBorders>
              <w:top w:val="single" w:sz="4" w:space="0" w:color="auto"/>
              <w:left w:val="single" w:sz="4" w:space="0" w:color="auto"/>
              <w:bottom w:val="single" w:sz="4" w:space="0" w:color="auto"/>
              <w:right w:val="single" w:sz="4" w:space="0" w:color="auto"/>
            </w:tcBorders>
            <w:vAlign w:val="bottom"/>
          </w:tcPr>
          <w:p w14:paraId="5A9E5019" w14:textId="77777777" w:rsidR="00EE02EC" w:rsidRPr="001B3BAC" w:rsidRDefault="00EE02EC" w:rsidP="00EE02EC">
            <w:pPr>
              <w:jc w:val="left"/>
              <w:rPr>
                <w:rFonts w:cs="Arial"/>
              </w:rPr>
            </w:pPr>
            <w:r>
              <w:rPr>
                <w:rFonts w:ascii="Calibri" w:hAnsi="Calibri" w:cs="Calibri"/>
                <w:color w:val="000000"/>
                <w:sz w:val="22"/>
                <w:szCs w:val="22"/>
              </w:rPr>
              <w:t>Sensor-Hopper outlet pressure switch (Safety)</w:t>
            </w:r>
          </w:p>
        </w:tc>
      </w:tr>
      <w:tr w:rsidR="00EE02EC" w14:paraId="60FFC5BE"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DD0DB29" w14:textId="77777777" w:rsidR="00EE02EC" w:rsidRPr="001B3BAC" w:rsidRDefault="00EE02EC" w:rsidP="00EE02EC">
            <w:pPr>
              <w:spacing w:after="0"/>
              <w:jc w:val="center"/>
              <w:rPr>
                <w:rFonts w:cs="Arial"/>
                <w:color w:val="000000"/>
              </w:rPr>
            </w:pPr>
            <w:r>
              <w:rPr>
                <w:rFonts w:ascii="Calibri" w:hAnsi="Calibri" w:cs="Calibri"/>
                <w:color w:val="000000"/>
                <w:sz w:val="22"/>
                <w:szCs w:val="22"/>
              </w:rPr>
              <w:t>LS161 (H)</w:t>
            </w:r>
          </w:p>
        </w:tc>
        <w:tc>
          <w:tcPr>
            <w:tcW w:w="2386" w:type="dxa"/>
            <w:tcBorders>
              <w:top w:val="single" w:sz="4" w:space="0" w:color="auto"/>
              <w:left w:val="single" w:sz="4" w:space="0" w:color="auto"/>
              <w:bottom w:val="single" w:sz="4" w:space="0" w:color="auto"/>
              <w:right w:val="single" w:sz="4" w:space="0" w:color="auto"/>
            </w:tcBorders>
            <w:vAlign w:val="bottom"/>
          </w:tcPr>
          <w:p w14:paraId="70746B57" w14:textId="77777777" w:rsidR="00EE02EC" w:rsidRPr="001B3BAC" w:rsidRDefault="00EE02EC" w:rsidP="00EE02EC">
            <w:pPr>
              <w:spacing w:after="0"/>
              <w:rPr>
                <w:rFonts w:cs="Arial"/>
                <w:color w:val="000000"/>
              </w:rPr>
            </w:pPr>
            <w:r>
              <w:rPr>
                <w:rFonts w:ascii="Calibri" w:hAnsi="Calibri" w:cs="Calibri"/>
                <w:color w:val="000000"/>
                <w:sz w:val="22"/>
                <w:szCs w:val="22"/>
              </w:rPr>
              <w:t>LS161</w:t>
            </w:r>
          </w:p>
        </w:tc>
        <w:tc>
          <w:tcPr>
            <w:tcW w:w="5103" w:type="dxa"/>
            <w:tcBorders>
              <w:top w:val="single" w:sz="4" w:space="0" w:color="auto"/>
              <w:left w:val="single" w:sz="4" w:space="0" w:color="auto"/>
              <w:bottom w:val="single" w:sz="4" w:space="0" w:color="auto"/>
              <w:right w:val="single" w:sz="4" w:space="0" w:color="auto"/>
            </w:tcBorders>
            <w:vAlign w:val="bottom"/>
          </w:tcPr>
          <w:p w14:paraId="3D46D254" w14:textId="77777777" w:rsidR="00EE02EC" w:rsidRPr="001B3BAC" w:rsidRDefault="00EE02EC" w:rsidP="00EE02EC">
            <w:pPr>
              <w:jc w:val="left"/>
              <w:rPr>
                <w:rFonts w:cs="Arial"/>
              </w:rPr>
            </w:pPr>
            <w:r>
              <w:rPr>
                <w:rFonts w:ascii="Calibri" w:hAnsi="Calibri" w:cs="Calibri"/>
                <w:color w:val="000000"/>
                <w:sz w:val="22"/>
                <w:szCs w:val="22"/>
              </w:rPr>
              <w:t>Sensor-High level switch of the hopper TE011</w:t>
            </w:r>
          </w:p>
        </w:tc>
      </w:tr>
      <w:tr w:rsidR="00EE02EC" w14:paraId="2575F01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F51F313" w14:textId="77777777" w:rsidR="00EE02EC" w:rsidRPr="001B3BAC" w:rsidRDefault="00EE02EC" w:rsidP="00EE02EC">
            <w:pPr>
              <w:spacing w:after="0"/>
              <w:jc w:val="center"/>
              <w:rPr>
                <w:rFonts w:cs="Arial"/>
                <w:color w:val="000000"/>
              </w:rPr>
            </w:pPr>
            <w:r>
              <w:rPr>
                <w:rFonts w:ascii="Calibri" w:hAnsi="Calibri" w:cs="Calibri"/>
                <w:color w:val="000000"/>
                <w:sz w:val="22"/>
                <w:szCs w:val="22"/>
              </w:rPr>
              <w:t>LS218 (L)</w:t>
            </w:r>
          </w:p>
        </w:tc>
        <w:tc>
          <w:tcPr>
            <w:tcW w:w="2386" w:type="dxa"/>
            <w:tcBorders>
              <w:top w:val="single" w:sz="4" w:space="0" w:color="auto"/>
              <w:left w:val="single" w:sz="4" w:space="0" w:color="auto"/>
              <w:bottom w:val="single" w:sz="4" w:space="0" w:color="auto"/>
              <w:right w:val="single" w:sz="4" w:space="0" w:color="auto"/>
            </w:tcBorders>
            <w:vAlign w:val="bottom"/>
          </w:tcPr>
          <w:p w14:paraId="15E6ECB5" w14:textId="77777777" w:rsidR="00EE02EC" w:rsidRPr="001B3BAC" w:rsidRDefault="00EE02EC" w:rsidP="00EE02EC">
            <w:pPr>
              <w:spacing w:after="0"/>
              <w:rPr>
                <w:rFonts w:cs="Arial"/>
                <w:color w:val="000000"/>
              </w:rPr>
            </w:pPr>
            <w:r>
              <w:rPr>
                <w:rFonts w:ascii="Calibri" w:hAnsi="Calibri" w:cs="Calibri"/>
                <w:color w:val="000000"/>
                <w:sz w:val="22"/>
                <w:szCs w:val="22"/>
              </w:rPr>
              <w:t>LS218</w:t>
            </w:r>
          </w:p>
        </w:tc>
        <w:tc>
          <w:tcPr>
            <w:tcW w:w="5103" w:type="dxa"/>
            <w:tcBorders>
              <w:top w:val="single" w:sz="4" w:space="0" w:color="auto"/>
              <w:left w:val="single" w:sz="4" w:space="0" w:color="auto"/>
              <w:bottom w:val="single" w:sz="4" w:space="0" w:color="auto"/>
              <w:right w:val="single" w:sz="4" w:space="0" w:color="auto"/>
            </w:tcBorders>
            <w:vAlign w:val="bottom"/>
          </w:tcPr>
          <w:p w14:paraId="57139632" w14:textId="77777777" w:rsidR="00EE02EC" w:rsidRPr="001B3BAC" w:rsidRDefault="00EE02EC" w:rsidP="00EE02EC">
            <w:pPr>
              <w:jc w:val="left"/>
              <w:rPr>
                <w:rFonts w:cs="Arial"/>
              </w:rPr>
            </w:pPr>
            <w:r>
              <w:rPr>
                <w:rFonts w:ascii="Calibri" w:hAnsi="Calibri" w:cs="Calibri"/>
                <w:color w:val="000000"/>
                <w:sz w:val="22"/>
                <w:szCs w:val="22"/>
              </w:rPr>
              <w:t>Sensor-Low level switch of the hopper TE011</w:t>
            </w:r>
          </w:p>
        </w:tc>
      </w:tr>
      <w:tr w:rsidR="00EE02EC" w14:paraId="79E730EC"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8880908" w14:textId="77777777" w:rsidR="00EE02EC" w:rsidRPr="001B3BAC" w:rsidRDefault="00EE02EC" w:rsidP="00EE02EC">
            <w:pPr>
              <w:spacing w:after="0"/>
              <w:jc w:val="center"/>
              <w:rPr>
                <w:rFonts w:cs="Arial"/>
                <w:color w:val="000000"/>
              </w:rPr>
            </w:pPr>
            <w:r>
              <w:rPr>
                <w:rFonts w:ascii="Calibri" w:hAnsi="Calibri" w:cs="Calibri"/>
                <w:color w:val="000000"/>
                <w:sz w:val="22"/>
                <w:szCs w:val="22"/>
              </w:rPr>
              <w:t>PIT162 (H)</w:t>
            </w:r>
          </w:p>
        </w:tc>
        <w:tc>
          <w:tcPr>
            <w:tcW w:w="2386" w:type="dxa"/>
            <w:tcBorders>
              <w:top w:val="single" w:sz="4" w:space="0" w:color="auto"/>
              <w:left w:val="single" w:sz="4" w:space="0" w:color="auto"/>
              <w:bottom w:val="single" w:sz="4" w:space="0" w:color="auto"/>
              <w:right w:val="single" w:sz="4" w:space="0" w:color="auto"/>
            </w:tcBorders>
            <w:vAlign w:val="bottom"/>
          </w:tcPr>
          <w:p w14:paraId="55CF429C" w14:textId="77777777" w:rsidR="00EE02EC" w:rsidRPr="001B3BAC" w:rsidRDefault="00EE02EC" w:rsidP="00EE02EC">
            <w:pPr>
              <w:spacing w:after="0"/>
              <w:rPr>
                <w:rFonts w:cs="Arial"/>
                <w:color w:val="000000"/>
              </w:rPr>
            </w:pPr>
            <w:r>
              <w:rPr>
                <w:rFonts w:ascii="Calibri" w:hAnsi="Calibri" w:cs="Calibri"/>
                <w:color w:val="000000"/>
                <w:sz w:val="22"/>
                <w:szCs w:val="22"/>
              </w:rPr>
              <w:t>PIT162</w:t>
            </w:r>
          </w:p>
        </w:tc>
        <w:tc>
          <w:tcPr>
            <w:tcW w:w="5103" w:type="dxa"/>
            <w:tcBorders>
              <w:top w:val="single" w:sz="4" w:space="0" w:color="auto"/>
              <w:left w:val="single" w:sz="4" w:space="0" w:color="auto"/>
              <w:bottom w:val="single" w:sz="4" w:space="0" w:color="auto"/>
              <w:right w:val="single" w:sz="4" w:space="0" w:color="auto"/>
            </w:tcBorders>
            <w:vAlign w:val="bottom"/>
          </w:tcPr>
          <w:p w14:paraId="0B3B3830" w14:textId="77777777" w:rsidR="00EE02EC" w:rsidRPr="001B3BAC" w:rsidRDefault="00EE02EC" w:rsidP="00EE02EC">
            <w:pPr>
              <w:jc w:val="left"/>
              <w:rPr>
                <w:rFonts w:cs="Arial"/>
              </w:rPr>
            </w:pPr>
            <w:r>
              <w:rPr>
                <w:rFonts w:ascii="Calibri" w:hAnsi="Calibri" w:cs="Calibri"/>
                <w:color w:val="000000"/>
                <w:sz w:val="22"/>
                <w:szCs w:val="22"/>
              </w:rPr>
              <w:t>Sensor-Hi Pressure transmitter (inside TE011)</w:t>
            </w:r>
          </w:p>
        </w:tc>
      </w:tr>
      <w:tr w:rsidR="00EE02EC" w14:paraId="69E5687A"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54CC35F" w14:textId="77777777" w:rsidR="00EE02EC" w:rsidRPr="001B3BAC" w:rsidRDefault="00EE02EC" w:rsidP="00EE02EC">
            <w:pPr>
              <w:spacing w:after="0"/>
              <w:jc w:val="center"/>
              <w:rPr>
                <w:rFonts w:cs="Arial"/>
                <w:color w:val="000000"/>
              </w:rPr>
            </w:pPr>
            <w:r>
              <w:rPr>
                <w:rFonts w:ascii="Calibri" w:hAnsi="Calibri" w:cs="Calibri"/>
                <w:color w:val="000000"/>
                <w:sz w:val="22"/>
                <w:szCs w:val="22"/>
              </w:rPr>
              <w:t>WT166</w:t>
            </w:r>
          </w:p>
        </w:tc>
        <w:tc>
          <w:tcPr>
            <w:tcW w:w="2386" w:type="dxa"/>
            <w:tcBorders>
              <w:top w:val="single" w:sz="4" w:space="0" w:color="auto"/>
              <w:left w:val="single" w:sz="4" w:space="0" w:color="auto"/>
              <w:bottom w:val="single" w:sz="4" w:space="0" w:color="auto"/>
              <w:right w:val="single" w:sz="4" w:space="0" w:color="auto"/>
            </w:tcBorders>
            <w:vAlign w:val="bottom"/>
          </w:tcPr>
          <w:p w14:paraId="5CEFF43E" w14:textId="77777777" w:rsidR="00EE02EC" w:rsidRPr="001B3BAC" w:rsidRDefault="00EE02EC" w:rsidP="00EE02EC">
            <w:pPr>
              <w:spacing w:after="0"/>
              <w:rPr>
                <w:rFonts w:cs="Arial"/>
                <w:color w:val="000000"/>
              </w:rPr>
            </w:pPr>
            <w:r>
              <w:rPr>
                <w:rFonts w:ascii="Calibri" w:hAnsi="Calibri" w:cs="Calibri"/>
                <w:color w:val="000000"/>
                <w:sz w:val="22"/>
                <w:szCs w:val="22"/>
              </w:rPr>
              <w:t>WT166</w:t>
            </w:r>
          </w:p>
        </w:tc>
        <w:tc>
          <w:tcPr>
            <w:tcW w:w="5103" w:type="dxa"/>
            <w:tcBorders>
              <w:top w:val="single" w:sz="4" w:space="0" w:color="auto"/>
              <w:left w:val="single" w:sz="4" w:space="0" w:color="auto"/>
              <w:bottom w:val="single" w:sz="4" w:space="0" w:color="auto"/>
              <w:right w:val="single" w:sz="4" w:space="0" w:color="auto"/>
            </w:tcBorders>
            <w:vAlign w:val="bottom"/>
          </w:tcPr>
          <w:p w14:paraId="7C79DB77" w14:textId="77777777" w:rsidR="00EE02EC" w:rsidRPr="001B3BAC" w:rsidRDefault="00EE02EC" w:rsidP="00EE02EC">
            <w:pPr>
              <w:jc w:val="left"/>
              <w:rPr>
                <w:rFonts w:cs="Arial"/>
              </w:rPr>
            </w:pPr>
            <w:r>
              <w:rPr>
                <w:rFonts w:ascii="Calibri" w:hAnsi="Calibri" w:cs="Calibri"/>
                <w:color w:val="000000"/>
                <w:sz w:val="22"/>
                <w:szCs w:val="22"/>
              </w:rPr>
              <w:t>Sensor-weight transmitter (scale)</w:t>
            </w:r>
          </w:p>
        </w:tc>
      </w:tr>
      <w:tr w:rsidR="00EE02EC" w14:paraId="769DB47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0E60117" w14:textId="77777777" w:rsidR="00EE02EC" w:rsidRPr="001B3BAC" w:rsidRDefault="00EE02EC" w:rsidP="00EE02EC">
            <w:pPr>
              <w:spacing w:after="0"/>
              <w:jc w:val="center"/>
              <w:rPr>
                <w:rFonts w:cs="Arial"/>
                <w:color w:val="000000"/>
              </w:rPr>
            </w:pPr>
            <w:r>
              <w:rPr>
                <w:rFonts w:ascii="Calibri" w:hAnsi="Calibri" w:cs="Calibri"/>
                <w:color w:val="000000"/>
                <w:sz w:val="22"/>
                <w:szCs w:val="22"/>
              </w:rPr>
              <w:t xml:space="preserve">AY158 </w:t>
            </w:r>
          </w:p>
        </w:tc>
        <w:tc>
          <w:tcPr>
            <w:tcW w:w="2386" w:type="dxa"/>
            <w:tcBorders>
              <w:top w:val="single" w:sz="4" w:space="0" w:color="auto"/>
              <w:left w:val="single" w:sz="4" w:space="0" w:color="auto"/>
              <w:bottom w:val="single" w:sz="4" w:space="0" w:color="auto"/>
              <w:right w:val="single" w:sz="4" w:space="0" w:color="auto"/>
            </w:tcBorders>
            <w:vAlign w:val="bottom"/>
          </w:tcPr>
          <w:p w14:paraId="32C490FE" w14:textId="77777777" w:rsidR="00EE02EC" w:rsidRPr="001B3BAC" w:rsidRDefault="00EE02EC" w:rsidP="00EE02EC">
            <w:pPr>
              <w:spacing w:after="0"/>
              <w:rPr>
                <w:rFonts w:cs="Arial"/>
                <w:color w:val="000000"/>
              </w:rPr>
            </w:pPr>
            <w:r>
              <w:rPr>
                <w:rFonts w:ascii="Calibri" w:hAnsi="Calibri" w:cs="Calibri"/>
                <w:color w:val="000000"/>
                <w:sz w:val="22"/>
                <w:szCs w:val="22"/>
              </w:rPr>
              <w:t xml:space="preserve">AY158 </w:t>
            </w:r>
          </w:p>
        </w:tc>
        <w:tc>
          <w:tcPr>
            <w:tcW w:w="5103" w:type="dxa"/>
            <w:tcBorders>
              <w:top w:val="single" w:sz="4" w:space="0" w:color="auto"/>
              <w:left w:val="single" w:sz="4" w:space="0" w:color="auto"/>
              <w:bottom w:val="single" w:sz="4" w:space="0" w:color="auto"/>
              <w:right w:val="single" w:sz="4" w:space="0" w:color="auto"/>
            </w:tcBorders>
            <w:vAlign w:val="bottom"/>
          </w:tcPr>
          <w:p w14:paraId="39FB3E9C" w14:textId="77777777" w:rsidR="00EE02EC" w:rsidRPr="001B3BAC" w:rsidRDefault="00EE02EC" w:rsidP="00EE02EC">
            <w:pPr>
              <w:jc w:val="left"/>
              <w:rPr>
                <w:rFonts w:cs="Arial"/>
              </w:rPr>
            </w:pPr>
            <w:r>
              <w:rPr>
                <w:rFonts w:ascii="Calibri" w:hAnsi="Calibri" w:cs="Calibri"/>
                <w:color w:val="000000"/>
                <w:sz w:val="22"/>
                <w:szCs w:val="22"/>
              </w:rPr>
              <w:t>Indicator-Top Rupture Disk (Safety)</w:t>
            </w:r>
          </w:p>
        </w:tc>
      </w:tr>
      <w:tr w:rsidR="00EE02EC" w14:paraId="4C922621"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B206816" w14:textId="77777777" w:rsidR="00EE02EC" w:rsidRPr="001B3BAC" w:rsidRDefault="00EE02EC" w:rsidP="00EE02EC">
            <w:pPr>
              <w:spacing w:after="0"/>
              <w:jc w:val="center"/>
              <w:rPr>
                <w:rFonts w:cs="Arial"/>
                <w:color w:val="000000"/>
              </w:rPr>
            </w:pPr>
            <w:r>
              <w:rPr>
                <w:rFonts w:ascii="Calibri" w:hAnsi="Calibri" w:cs="Calibri"/>
                <w:color w:val="000000"/>
                <w:sz w:val="22"/>
                <w:szCs w:val="22"/>
              </w:rPr>
              <w:t xml:space="preserve">AY160 </w:t>
            </w:r>
          </w:p>
        </w:tc>
        <w:tc>
          <w:tcPr>
            <w:tcW w:w="2386" w:type="dxa"/>
            <w:tcBorders>
              <w:top w:val="single" w:sz="4" w:space="0" w:color="auto"/>
              <w:left w:val="single" w:sz="4" w:space="0" w:color="auto"/>
              <w:bottom w:val="single" w:sz="4" w:space="0" w:color="auto"/>
              <w:right w:val="single" w:sz="4" w:space="0" w:color="auto"/>
            </w:tcBorders>
            <w:vAlign w:val="bottom"/>
          </w:tcPr>
          <w:p w14:paraId="4545D268" w14:textId="77777777" w:rsidR="00EE02EC" w:rsidRPr="001B3BAC" w:rsidRDefault="00EE02EC" w:rsidP="00EE02EC">
            <w:pPr>
              <w:spacing w:after="0"/>
              <w:rPr>
                <w:rFonts w:cs="Arial"/>
                <w:color w:val="000000"/>
              </w:rPr>
            </w:pPr>
            <w:r>
              <w:rPr>
                <w:rFonts w:ascii="Calibri" w:hAnsi="Calibri" w:cs="Calibri"/>
                <w:color w:val="000000"/>
                <w:sz w:val="22"/>
                <w:szCs w:val="22"/>
              </w:rPr>
              <w:t xml:space="preserve">AY160 </w:t>
            </w:r>
          </w:p>
        </w:tc>
        <w:tc>
          <w:tcPr>
            <w:tcW w:w="5103" w:type="dxa"/>
            <w:tcBorders>
              <w:top w:val="single" w:sz="4" w:space="0" w:color="auto"/>
              <w:left w:val="single" w:sz="4" w:space="0" w:color="auto"/>
              <w:bottom w:val="single" w:sz="4" w:space="0" w:color="auto"/>
              <w:right w:val="single" w:sz="4" w:space="0" w:color="auto"/>
            </w:tcBorders>
            <w:vAlign w:val="bottom"/>
          </w:tcPr>
          <w:p w14:paraId="22A5C563" w14:textId="77777777" w:rsidR="00EE02EC" w:rsidRPr="001B3BAC" w:rsidRDefault="00EE02EC" w:rsidP="00EE02EC">
            <w:pPr>
              <w:jc w:val="left"/>
              <w:rPr>
                <w:rFonts w:cs="Arial"/>
              </w:rPr>
            </w:pPr>
            <w:r>
              <w:rPr>
                <w:rFonts w:ascii="Calibri" w:hAnsi="Calibri" w:cs="Calibri"/>
                <w:color w:val="000000"/>
                <w:sz w:val="22"/>
                <w:szCs w:val="22"/>
              </w:rPr>
              <w:t>Indicator-Top Rupture Disk (Safety)</w:t>
            </w:r>
          </w:p>
        </w:tc>
      </w:tr>
      <w:tr w:rsidR="00EE02EC" w14:paraId="14E2998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DCD9E8D" w14:textId="77777777" w:rsidR="00EE02EC" w:rsidRDefault="00EE02EC" w:rsidP="00EE02EC">
            <w:pPr>
              <w:spacing w:after="0"/>
              <w:jc w:val="center"/>
              <w:rPr>
                <w:rFonts w:ascii="Calibri" w:hAnsi="Calibri" w:cs="Calibri"/>
                <w:color w:val="000000"/>
                <w:sz w:val="22"/>
                <w:szCs w:val="22"/>
              </w:rPr>
            </w:pPr>
            <w:r>
              <w:rPr>
                <w:rFonts w:ascii="Calibri" w:hAnsi="Calibri" w:cs="Calibri"/>
                <w:color w:val="000000"/>
                <w:sz w:val="22"/>
                <w:szCs w:val="22"/>
              </w:rPr>
              <w:t xml:space="preserve">AY180 </w:t>
            </w:r>
          </w:p>
        </w:tc>
        <w:tc>
          <w:tcPr>
            <w:tcW w:w="2386" w:type="dxa"/>
            <w:tcBorders>
              <w:top w:val="single" w:sz="4" w:space="0" w:color="auto"/>
              <w:left w:val="single" w:sz="4" w:space="0" w:color="auto"/>
              <w:bottom w:val="single" w:sz="4" w:space="0" w:color="auto"/>
              <w:right w:val="single" w:sz="4" w:space="0" w:color="auto"/>
            </w:tcBorders>
            <w:vAlign w:val="bottom"/>
          </w:tcPr>
          <w:p w14:paraId="74484389" w14:textId="77777777" w:rsidR="00EE02EC" w:rsidRDefault="00EE02EC" w:rsidP="00EE02EC">
            <w:pPr>
              <w:spacing w:after="0"/>
              <w:rPr>
                <w:rFonts w:ascii="Calibri" w:hAnsi="Calibri" w:cs="Calibri"/>
                <w:color w:val="000000"/>
                <w:sz w:val="22"/>
                <w:szCs w:val="22"/>
              </w:rPr>
            </w:pPr>
            <w:r>
              <w:rPr>
                <w:rFonts w:ascii="Calibri" w:hAnsi="Calibri" w:cs="Calibri"/>
                <w:color w:val="000000"/>
                <w:sz w:val="22"/>
                <w:szCs w:val="22"/>
              </w:rPr>
              <w:t xml:space="preserve">AY180 </w:t>
            </w:r>
          </w:p>
        </w:tc>
        <w:tc>
          <w:tcPr>
            <w:tcW w:w="5103" w:type="dxa"/>
            <w:tcBorders>
              <w:top w:val="single" w:sz="4" w:space="0" w:color="auto"/>
              <w:left w:val="single" w:sz="4" w:space="0" w:color="auto"/>
              <w:bottom w:val="single" w:sz="4" w:space="0" w:color="auto"/>
              <w:right w:val="single" w:sz="4" w:space="0" w:color="auto"/>
            </w:tcBorders>
            <w:vAlign w:val="bottom"/>
          </w:tcPr>
          <w:p w14:paraId="1353E771" w14:textId="77777777" w:rsidR="00EE02EC" w:rsidRDefault="00EE02EC" w:rsidP="00EE02EC">
            <w:pPr>
              <w:jc w:val="left"/>
              <w:rPr>
                <w:rFonts w:ascii="Calibri" w:hAnsi="Calibri" w:cs="Calibri"/>
                <w:color w:val="000000"/>
                <w:sz w:val="22"/>
                <w:szCs w:val="22"/>
              </w:rPr>
            </w:pPr>
            <w:r>
              <w:rPr>
                <w:rFonts w:ascii="Calibri" w:hAnsi="Calibri" w:cs="Calibri"/>
                <w:color w:val="000000"/>
                <w:sz w:val="22"/>
                <w:szCs w:val="22"/>
              </w:rPr>
              <w:t>Indicator-Top Rupture Disk (Safety)</w:t>
            </w:r>
          </w:p>
        </w:tc>
      </w:tr>
    </w:tbl>
    <w:p w14:paraId="54283106" w14:textId="77777777" w:rsidR="00675566" w:rsidRDefault="00675566" w:rsidP="00675566">
      <w:pPr>
        <w:rPr>
          <w:rStyle w:val="rynqvb"/>
          <w:lang w:val="en"/>
        </w:rPr>
      </w:pPr>
    </w:p>
    <w:p w14:paraId="24ED8561" w14:textId="77777777" w:rsidR="00675566" w:rsidRDefault="00675566" w:rsidP="00675566">
      <w:pPr>
        <w:rPr>
          <w:rStyle w:val="rynqvb"/>
          <w:lang w:val="en"/>
        </w:rPr>
      </w:pPr>
      <w:r>
        <w:rPr>
          <w:rStyle w:val="rynqvb"/>
          <w:lang w:val="en"/>
        </w:rPr>
        <w:t>The following table shows the TE019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675566" w14:paraId="510BA324" w14:textId="77777777" w:rsidTr="00A21E32">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472297AE" w14:textId="77777777" w:rsidR="00675566" w:rsidRDefault="00675566" w:rsidP="00A21E32">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1521C5F4" w14:textId="77777777" w:rsidR="00675566" w:rsidRDefault="00675566" w:rsidP="00A21E32">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4BB3F004" w14:textId="77777777" w:rsidR="00675566" w:rsidRDefault="00675566" w:rsidP="00A21E32">
            <w:pPr>
              <w:jc w:val="left"/>
            </w:pPr>
            <w:r w:rsidRPr="001B3BAC">
              <w:t>Description</w:t>
            </w:r>
          </w:p>
        </w:tc>
      </w:tr>
      <w:tr w:rsidR="00675566" w14:paraId="03261D5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67E862D" w14:textId="77777777" w:rsidR="00675566" w:rsidRPr="001B3BAC" w:rsidRDefault="00675566" w:rsidP="00675566">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CA018 (Filter)</w:t>
            </w:r>
          </w:p>
        </w:tc>
        <w:tc>
          <w:tcPr>
            <w:tcW w:w="2386" w:type="dxa"/>
            <w:tcBorders>
              <w:top w:val="single" w:sz="4" w:space="0" w:color="auto"/>
              <w:left w:val="single" w:sz="4" w:space="0" w:color="auto"/>
              <w:bottom w:val="single" w:sz="4" w:space="0" w:color="auto"/>
              <w:right w:val="single" w:sz="4" w:space="0" w:color="auto"/>
            </w:tcBorders>
            <w:vAlign w:val="bottom"/>
          </w:tcPr>
          <w:p w14:paraId="7EEE4DFA" w14:textId="77777777" w:rsidR="00675566" w:rsidRPr="001B3BAC" w:rsidRDefault="00675566" w:rsidP="00675566">
            <w:pPr>
              <w:spacing w:after="0"/>
              <w:rPr>
                <w:rFonts w:asciiTheme="minorHAnsi" w:hAnsiTheme="minorHAnsi" w:cstheme="minorHAnsi"/>
                <w:color w:val="000000"/>
                <w:sz w:val="22"/>
                <w:szCs w:val="22"/>
                <w:lang w:val="en-AU"/>
              </w:rPr>
            </w:pPr>
            <w:r>
              <w:rPr>
                <w:rFonts w:ascii="Calibri" w:hAnsi="Calibri" w:cs="Calibri"/>
                <w:color w:val="000000"/>
                <w:sz w:val="22"/>
                <w:szCs w:val="22"/>
              </w:rPr>
              <w:t xml:space="preserve">KC414 </w:t>
            </w:r>
          </w:p>
        </w:tc>
        <w:tc>
          <w:tcPr>
            <w:tcW w:w="5103" w:type="dxa"/>
            <w:tcBorders>
              <w:top w:val="single" w:sz="4" w:space="0" w:color="auto"/>
              <w:left w:val="single" w:sz="4" w:space="0" w:color="auto"/>
              <w:bottom w:val="single" w:sz="4" w:space="0" w:color="auto"/>
              <w:right w:val="single" w:sz="4" w:space="0" w:color="auto"/>
            </w:tcBorders>
            <w:vAlign w:val="bottom"/>
          </w:tcPr>
          <w:p w14:paraId="173263AA" w14:textId="77777777" w:rsidR="00675566" w:rsidRPr="001B3BAC" w:rsidRDefault="00675566" w:rsidP="00675566">
            <w:pPr>
              <w:jc w:val="left"/>
              <w:rPr>
                <w:rFonts w:asciiTheme="minorHAnsi" w:hAnsiTheme="minorHAnsi" w:cstheme="minorHAnsi"/>
                <w:sz w:val="22"/>
                <w:szCs w:val="22"/>
              </w:rPr>
            </w:pPr>
            <w:r>
              <w:rPr>
                <w:rFonts w:ascii="Calibri" w:hAnsi="Calibri" w:cs="Calibri"/>
                <w:color w:val="000000"/>
                <w:sz w:val="22"/>
                <w:szCs w:val="22"/>
              </w:rPr>
              <w:t>Run Filter</w:t>
            </w:r>
          </w:p>
        </w:tc>
      </w:tr>
      <w:tr w:rsidR="00675566" w14:paraId="72311A07"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8406F5D" w14:textId="77777777" w:rsidR="00675566" w:rsidRPr="001B3BAC" w:rsidRDefault="00675566" w:rsidP="00675566">
            <w:pPr>
              <w:spacing w:after="0"/>
              <w:jc w:val="center"/>
              <w:rPr>
                <w:rFonts w:cs="Arial"/>
                <w:color w:val="000000"/>
              </w:rPr>
            </w:pPr>
            <w:r>
              <w:rPr>
                <w:rFonts w:ascii="Calibri" w:hAnsi="Calibri" w:cs="Calibri"/>
                <w:color w:val="000000"/>
                <w:sz w:val="22"/>
                <w:szCs w:val="22"/>
              </w:rPr>
              <w:t>HY435 (Valve)</w:t>
            </w:r>
          </w:p>
        </w:tc>
        <w:tc>
          <w:tcPr>
            <w:tcW w:w="2386" w:type="dxa"/>
            <w:tcBorders>
              <w:top w:val="single" w:sz="4" w:space="0" w:color="auto"/>
              <w:left w:val="single" w:sz="4" w:space="0" w:color="auto"/>
              <w:bottom w:val="single" w:sz="4" w:space="0" w:color="auto"/>
              <w:right w:val="single" w:sz="4" w:space="0" w:color="auto"/>
            </w:tcBorders>
            <w:vAlign w:val="bottom"/>
          </w:tcPr>
          <w:p w14:paraId="0AFD3E0C" w14:textId="77777777" w:rsidR="00675566" w:rsidRPr="001B3BAC" w:rsidRDefault="00675566" w:rsidP="00675566">
            <w:pPr>
              <w:spacing w:after="0"/>
              <w:rPr>
                <w:rFonts w:cs="Arial"/>
                <w:color w:val="000000"/>
              </w:rPr>
            </w:pPr>
            <w:r>
              <w:rPr>
                <w:rFonts w:ascii="Calibri" w:hAnsi="Calibri" w:cs="Calibri"/>
                <w:color w:val="000000"/>
                <w:sz w:val="22"/>
                <w:szCs w:val="22"/>
              </w:rPr>
              <w:t xml:space="preserve">AY435 </w:t>
            </w:r>
          </w:p>
        </w:tc>
        <w:tc>
          <w:tcPr>
            <w:tcW w:w="5103" w:type="dxa"/>
            <w:tcBorders>
              <w:top w:val="single" w:sz="4" w:space="0" w:color="auto"/>
              <w:left w:val="single" w:sz="4" w:space="0" w:color="auto"/>
              <w:bottom w:val="single" w:sz="4" w:space="0" w:color="auto"/>
              <w:right w:val="single" w:sz="4" w:space="0" w:color="auto"/>
            </w:tcBorders>
            <w:vAlign w:val="bottom"/>
          </w:tcPr>
          <w:p w14:paraId="3042151F" w14:textId="77777777" w:rsidR="00675566" w:rsidRPr="001B3BAC" w:rsidRDefault="00675566" w:rsidP="00675566">
            <w:pPr>
              <w:jc w:val="left"/>
              <w:rPr>
                <w:rFonts w:cs="Arial"/>
              </w:rPr>
            </w:pPr>
            <w:r>
              <w:rPr>
                <w:rFonts w:ascii="Calibri" w:hAnsi="Calibri" w:cs="Calibri"/>
                <w:color w:val="000000"/>
                <w:sz w:val="22"/>
                <w:szCs w:val="22"/>
              </w:rPr>
              <w:t>Solenoid-Fluidization</w:t>
            </w:r>
          </w:p>
        </w:tc>
      </w:tr>
      <w:tr w:rsidR="00675566" w14:paraId="73FC3EEC"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0C08197" w14:textId="77777777" w:rsidR="00675566" w:rsidRPr="001B3BAC" w:rsidRDefault="00675566" w:rsidP="00675566">
            <w:pPr>
              <w:spacing w:after="0"/>
              <w:jc w:val="center"/>
              <w:rPr>
                <w:rFonts w:cs="Arial"/>
                <w:color w:val="000000"/>
              </w:rPr>
            </w:pPr>
            <w:r>
              <w:rPr>
                <w:rFonts w:ascii="Calibri" w:hAnsi="Calibri" w:cs="Calibri"/>
                <w:color w:val="000000"/>
                <w:sz w:val="22"/>
                <w:szCs w:val="22"/>
              </w:rPr>
              <w:t>HY436 (Valve)</w:t>
            </w:r>
          </w:p>
        </w:tc>
        <w:tc>
          <w:tcPr>
            <w:tcW w:w="2386" w:type="dxa"/>
            <w:tcBorders>
              <w:top w:val="single" w:sz="4" w:space="0" w:color="auto"/>
              <w:left w:val="single" w:sz="4" w:space="0" w:color="auto"/>
              <w:bottom w:val="single" w:sz="4" w:space="0" w:color="auto"/>
              <w:right w:val="single" w:sz="4" w:space="0" w:color="auto"/>
            </w:tcBorders>
            <w:vAlign w:val="bottom"/>
          </w:tcPr>
          <w:p w14:paraId="54387238" w14:textId="77777777" w:rsidR="00675566" w:rsidRPr="001B3BAC" w:rsidRDefault="00675566" w:rsidP="00675566">
            <w:pPr>
              <w:spacing w:after="0"/>
              <w:rPr>
                <w:rFonts w:cs="Arial"/>
                <w:color w:val="000000"/>
              </w:rPr>
            </w:pPr>
            <w:r>
              <w:rPr>
                <w:rFonts w:ascii="Calibri" w:hAnsi="Calibri" w:cs="Calibri"/>
                <w:color w:val="000000"/>
                <w:sz w:val="22"/>
                <w:szCs w:val="22"/>
              </w:rPr>
              <w:t xml:space="preserve">AY436 </w:t>
            </w:r>
          </w:p>
        </w:tc>
        <w:tc>
          <w:tcPr>
            <w:tcW w:w="5103" w:type="dxa"/>
            <w:tcBorders>
              <w:top w:val="single" w:sz="4" w:space="0" w:color="auto"/>
              <w:left w:val="single" w:sz="4" w:space="0" w:color="auto"/>
              <w:bottom w:val="single" w:sz="4" w:space="0" w:color="auto"/>
              <w:right w:val="single" w:sz="4" w:space="0" w:color="auto"/>
            </w:tcBorders>
            <w:vAlign w:val="bottom"/>
          </w:tcPr>
          <w:p w14:paraId="1482AB8F" w14:textId="77777777" w:rsidR="00675566" w:rsidRPr="001B3BAC" w:rsidRDefault="00675566" w:rsidP="00675566">
            <w:pPr>
              <w:jc w:val="left"/>
              <w:rPr>
                <w:rFonts w:cs="Arial"/>
              </w:rPr>
            </w:pPr>
            <w:r>
              <w:rPr>
                <w:rFonts w:ascii="Calibri" w:hAnsi="Calibri" w:cs="Calibri"/>
                <w:color w:val="000000"/>
                <w:sz w:val="22"/>
                <w:szCs w:val="22"/>
              </w:rPr>
              <w:t>Solenoid-Fluidization</w:t>
            </w:r>
          </w:p>
        </w:tc>
      </w:tr>
      <w:tr w:rsidR="00675566" w14:paraId="234CC317"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F06E9DB" w14:textId="77777777" w:rsidR="00675566" w:rsidRPr="001B3BAC" w:rsidRDefault="00675566" w:rsidP="00675566">
            <w:pPr>
              <w:spacing w:after="0"/>
              <w:jc w:val="center"/>
              <w:rPr>
                <w:rFonts w:cs="Arial"/>
                <w:color w:val="000000"/>
              </w:rPr>
            </w:pPr>
            <w:r>
              <w:rPr>
                <w:rFonts w:ascii="Calibri" w:hAnsi="Calibri" w:cs="Calibri"/>
                <w:color w:val="000000"/>
                <w:sz w:val="22"/>
                <w:szCs w:val="22"/>
              </w:rPr>
              <w:t>AMOT-M01(Motor)</w:t>
            </w:r>
          </w:p>
        </w:tc>
        <w:tc>
          <w:tcPr>
            <w:tcW w:w="2386" w:type="dxa"/>
            <w:tcBorders>
              <w:top w:val="single" w:sz="4" w:space="0" w:color="auto"/>
              <w:left w:val="single" w:sz="4" w:space="0" w:color="auto"/>
              <w:bottom w:val="single" w:sz="4" w:space="0" w:color="auto"/>
              <w:right w:val="single" w:sz="4" w:space="0" w:color="auto"/>
            </w:tcBorders>
            <w:vAlign w:val="bottom"/>
          </w:tcPr>
          <w:p w14:paraId="374655CB" w14:textId="77777777" w:rsidR="00675566" w:rsidRPr="001B3BAC" w:rsidRDefault="00675566" w:rsidP="00675566">
            <w:pPr>
              <w:spacing w:after="0"/>
              <w:rPr>
                <w:rFonts w:cs="Arial"/>
                <w:color w:val="000000"/>
              </w:rPr>
            </w:pPr>
            <w:r>
              <w:rPr>
                <w:rFonts w:ascii="Calibri" w:hAnsi="Calibri" w:cs="Calibri"/>
                <w:color w:val="000000"/>
                <w:sz w:val="22"/>
                <w:szCs w:val="22"/>
              </w:rPr>
              <w:t>NC020-M01</w:t>
            </w:r>
          </w:p>
        </w:tc>
        <w:tc>
          <w:tcPr>
            <w:tcW w:w="5103" w:type="dxa"/>
            <w:tcBorders>
              <w:top w:val="single" w:sz="4" w:space="0" w:color="auto"/>
              <w:left w:val="single" w:sz="4" w:space="0" w:color="auto"/>
              <w:bottom w:val="single" w:sz="4" w:space="0" w:color="auto"/>
              <w:right w:val="single" w:sz="4" w:space="0" w:color="auto"/>
            </w:tcBorders>
            <w:vAlign w:val="bottom"/>
          </w:tcPr>
          <w:p w14:paraId="2056216B" w14:textId="77777777" w:rsidR="00675566" w:rsidRPr="001B3BAC" w:rsidRDefault="00675566" w:rsidP="00675566">
            <w:pPr>
              <w:jc w:val="left"/>
              <w:rPr>
                <w:rFonts w:cs="Arial"/>
              </w:rPr>
            </w:pPr>
            <w:r>
              <w:rPr>
                <w:rFonts w:ascii="Calibri" w:hAnsi="Calibri" w:cs="Calibri"/>
                <w:color w:val="000000"/>
                <w:sz w:val="22"/>
                <w:szCs w:val="22"/>
              </w:rPr>
              <w:t>Motor-Screw Conveyor</w:t>
            </w:r>
          </w:p>
        </w:tc>
      </w:tr>
      <w:tr w:rsidR="00675566" w14:paraId="5DD7CD53"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2E50C31" w14:textId="77777777" w:rsidR="00675566" w:rsidRPr="001B3BAC" w:rsidRDefault="00675566" w:rsidP="00675566">
            <w:pPr>
              <w:spacing w:after="0"/>
              <w:jc w:val="center"/>
              <w:rPr>
                <w:rFonts w:cs="Arial"/>
                <w:color w:val="000000"/>
              </w:rPr>
            </w:pPr>
            <w:r>
              <w:rPr>
                <w:rFonts w:ascii="Calibri" w:hAnsi="Calibri" w:cs="Calibri"/>
                <w:color w:val="000000"/>
                <w:sz w:val="22"/>
                <w:szCs w:val="22"/>
              </w:rPr>
              <w:t>AMOT-M02(Motor)</w:t>
            </w:r>
          </w:p>
        </w:tc>
        <w:tc>
          <w:tcPr>
            <w:tcW w:w="2386" w:type="dxa"/>
            <w:tcBorders>
              <w:top w:val="single" w:sz="4" w:space="0" w:color="auto"/>
              <w:left w:val="single" w:sz="4" w:space="0" w:color="auto"/>
              <w:bottom w:val="single" w:sz="4" w:space="0" w:color="auto"/>
              <w:right w:val="single" w:sz="4" w:space="0" w:color="auto"/>
            </w:tcBorders>
            <w:vAlign w:val="bottom"/>
          </w:tcPr>
          <w:p w14:paraId="38118E8A" w14:textId="77777777" w:rsidR="00675566" w:rsidRPr="001B3BAC" w:rsidRDefault="00675566" w:rsidP="00675566">
            <w:pPr>
              <w:spacing w:after="0"/>
              <w:rPr>
                <w:rFonts w:cs="Arial"/>
                <w:color w:val="000000"/>
              </w:rPr>
            </w:pPr>
            <w:r>
              <w:rPr>
                <w:rFonts w:ascii="Calibri" w:hAnsi="Calibri" w:cs="Calibri"/>
                <w:color w:val="000000"/>
                <w:sz w:val="22"/>
                <w:szCs w:val="22"/>
              </w:rPr>
              <w:t>NC020-M02-VFD</w:t>
            </w:r>
          </w:p>
        </w:tc>
        <w:tc>
          <w:tcPr>
            <w:tcW w:w="5103" w:type="dxa"/>
            <w:tcBorders>
              <w:top w:val="single" w:sz="4" w:space="0" w:color="auto"/>
              <w:left w:val="single" w:sz="4" w:space="0" w:color="auto"/>
              <w:bottom w:val="single" w:sz="4" w:space="0" w:color="auto"/>
              <w:right w:val="single" w:sz="4" w:space="0" w:color="auto"/>
            </w:tcBorders>
            <w:vAlign w:val="bottom"/>
          </w:tcPr>
          <w:p w14:paraId="14961CB3" w14:textId="77777777" w:rsidR="00675566" w:rsidRPr="001B3BAC" w:rsidRDefault="00675566" w:rsidP="00675566">
            <w:pPr>
              <w:jc w:val="left"/>
              <w:rPr>
                <w:rFonts w:cs="Arial"/>
              </w:rPr>
            </w:pPr>
            <w:r>
              <w:rPr>
                <w:rFonts w:ascii="Calibri" w:hAnsi="Calibri" w:cs="Calibri"/>
                <w:color w:val="000000"/>
                <w:sz w:val="22"/>
                <w:szCs w:val="22"/>
              </w:rPr>
              <w:t>Motor-Screw Conveyor</w:t>
            </w:r>
          </w:p>
        </w:tc>
      </w:tr>
      <w:tr w:rsidR="00675566" w14:paraId="73CC1F1D"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AECE23D" w14:textId="77777777" w:rsidR="00675566" w:rsidRPr="001B3BAC" w:rsidRDefault="00675566" w:rsidP="00675566">
            <w:pPr>
              <w:spacing w:after="0"/>
              <w:jc w:val="center"/>
              <w:rPr>
                <w:rFonts w:cs="Arial"/>
                <w:color w:val="000000"/>
              </w:rPr>
            </w:pPr>
            <w:r>
              <w:rPr>
                <w:rFonts w:ascii="Calibri" w:hAnsi="Calibri" w:cs="Calibri"/>
                <w:color w:val="000000"/>
                <w:sz w:val="22"/>
                <w:szCs w:val="22"/>
              </w:rPr>
              <w:t>HY438 (Valve)</w:t>
            </w:r>
          </w:p>
        </w:tc>
        <w:tc>
          <w:tcPr>
            <w:tcW w:w="2386" w:type="dxa"/>
            <w:tcBorders>
              <w:top w:val="single" w:sz="4" w:space="0" w:color="auto"/>
              <w:left w:val="single" w:sz="4" w:space="0" w:color="auto"/>
              <w:bottom w:val="single" w:sz="4" w:space="0" w:color="auto"/>
              <w:right w:val="single" w:sz="4" w:space="0" w:color="auto"/>
            </w:tcBorders>
            <w:vAlign w:val="bottom"/>
          </w:tcPr>
          <w:p w14:paraId="2CB00605" w14:textId="77777777" w:rsidR="00675566" w:rsidRPr="001B3BAC" w:rsidRDefault="00675566" w:rsidP="00675566">
            <w:pPr>
              <w:spacing w:after="0"/>
              <w:rPr>
                <w:rFonts w:cs="Arial"/>
                <w:color w:val="000000"/>
              </w:rPr>
            </w:pPr>
            <w:r>
              <w:rPr>
                <w:rFonts w:ascii="Calibri" w:hAnsi="Calibri" w:cs="Calibri"/>
                <w:color w:val="000000"/>
                <w:sz w:val="22"/>
                <w:szCs w:val="22"/>
              </w:rPr>
              <w:t xml:space="preserve">AY438 </w:t>
            </w:r>
          </w:p>
        </w:tc>
        <w:tc>
          <w:tcPr>
            <w:tcW w:w="5103" w:type="dxa"/>
            <w:tcBorders>
              <w:top w:val="single" w:sz="4" w:space="0" w:color="auto"/>
              <w:left w:val="single" w:sz="4" w:space="0" w:color="auto"/>
              <w:bottom w:val="single" w:sz="4" w:space="0" w:color="auto"/>
              <w:right w:val="single" w:sz="4" w:space="0" w:color="auto"/>
            </w:tcBorders>
            <w:vAlign w:val="bottom"/>
          </w:tcPr>
          <w:p w14:paraId="77E3A8B5" w14:textId="77777777" w:rsidR="00675566" w:rsidRPr="001B3BAC" w:rsidRDefault="00675566" w:rsidP="00675566">
            <w:pPr>
              <w:jc w:val="left"/>
              <w:rPr>
                <w:rFonts w:cs="Arial"/>
              </w:rPr>
            </w:pPr>
            <w:r>
              <w:rPr>
                <w:rFonts w:ascii="Calibri" w:hAnsi="Calibri" w:cs="Calibri"/>
                <w:color w:val="000000"/>
                <w:sz w:val="22"/>
                <w:szCs w:val="22"/>
              </w:rPr>
              <w:t>Solenoid-inject pressure to NC020</w:t>
            </w:r>
          </w:p>
        </w:tc>
      </w:tr>
      <w:tr w:rsidR="00675566" w14:paraId="22A6D52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8D28302" w14:textId="77777777" w:rsidR="00675566" w:rsidRPr="001B3BAC" w:rsidRDefault="00675566" w:rsidP="00675566">
            <w:pPr>
              <w:spacing w:after="0"/>
              <w:jc w:val="center"/>
              <w:rPr>
                <w:rFonts w:cs="Arial"/>
                <w:color w:val="000000"/>
              </w:rPr>
            </w:pPr>
            <w:r>
              <w:rPr>
                <w:rFonts w:ascii="Calibri" w:hAnsi="Calibri" w:cs="Calibri"/>
                <w:color w:val="000000"/>
                <w:sz w:val="22"/>
                <w:szCs w:val="22"/>
              </w:rPr>
              <w:t>CA018-PDIT413 (H)</w:t>
            </w:r>
          </w:p>
        </w:tc>
        <w:tc>
          <w:tcPr>
            <w:tcW w:w="2386" w:type="dxa"/>
            <w:tcBorders>
              <w:top w:val="single" w:sz="4" w:space="0" w:color="auto"/>
              <w:left w:val="single" w:sz="4" w:space="0" w:color="auto"/>
              <w:bottom w:val="single" w:sz="4" w:space="0" w:color="auto"/>
              <w:right w:val="single" w:sz="4" w:space="0" w:color="auto"/>
            </w:tcBorders>
            <w:vAlign w:val="bottom"/>
          </w:tcPr>
          <w:p w14:paraId="3EF8DE16" w14:textId="77777777" w:rsidR="00675566" w:rsidRPr="001B3BAC" w:rsidRDefault="00675566" w:rsidP="00675566">
            <w:pPr>
              <w:spacing w:after="0"/>
              <w:rPr>
                <w:rFonts w:cs="Arial"/>
                <w:color w:val="000000"/>
              </w:rPr>
            </w:pPr>
            <w:r>
              <w:rPr>
                <w:rFonts w:ascii="Calibri" w:hAnsi="Calibri" w:cs="Calibri"/>
                <w:color w:val="000000"/>
                <w:sz w:val="22"/>
                <w:szCs w:val="22"/>
              </w:rPr>
              <w:t>PDIT413</w:t>
            </w:r>
          </w:p>
        </w:tc>
        <w:tc>
          <w:tcPr>
            <w:tcW w:w="5103" w:type="dxa"/>
            <w:tcBorders>
              <w:top w:val="single" w:sz="4" w:space="0" w:color="auto"/>
              <w:left w:val="single" w:sz="4" w:space="0" w:color="auto"/>
              <w:bottom w:val="single" w:sz="4" w:space="0" w:color="auto"/>
              <w:right w:val="single" w:sz="4" w:space="0" w:color="auto"/>
            </w:tcBorders>
            <w:vAlign w:val="bottom"/>
          </w:tcPr>
          <w:p w14:paraId="6C6CBD4B" w14:textId="77777777" w:rsidR="00675566" w:rsidRPr="001B3BAC" w:rsidRDefault="00675566" w:rsidP="00675566">
            <w:pPr>
              <w:jc w:val="left"/>
              <w:rPr>
                <w:rFonts w:cs="Arial"/>
              </w:rPr>
            </w:pPr>
            <w:r>
              <w:rPr>
                <w:rFonts w:ascii="Calibri" w:hAnsi="Calibri" w:cs="Calibri"/>
                <w:color w:val="000000"/>
                <w:sz w:val="22"/>
                <w:szCs w:val="22"/>
              </w:rPr>
              <w:t>Sensor-Filter CA0</w:t>
            </w:r>
            <w:r w:rsidR="00510AEC">
              <w:rPr>
                <w:rFonts w:ascii="Calibri" w:hAnsi="Calibri" w:cs="Calibri"/>
                <w:color w:val="000000"/>
                <w:sz w:val="22"/>
                <w:szCs w:val="22"/>
              </w:rPr>
              <w:t>18</w:t>
            </w:r>
            <w:r>
              <w:rPr>
                <w:rFonts w:ascii="Calibri" w:hAnsi="Calibri" w:cs="Calibri"/>
                <w:color w:val="000000"/>
                <w:sz w:val="22"/>
                <w:szCs w:val="22"/>
              </w:rPr>
              <w:t xml:space="preserve"> pressure difference transmitter</w:t>
            </w:r>
          </w:p>
        </w:tc>
      </w:tr>
      <w:tr w:rsidR="00675566" w14:paraId="66122129"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54B9952" w14:textId="77777777" w:rsidR="00675566" w:rsidRPr="001B3BAC" w:rsidRDefault="00675566" w:rsidP="00675566">
            <w:pPr>
              <w:spacing w:after="0"/>
              <w:jc w:val="center"/>
              <w:rPr>
                <w:rFonts w:cs="Arial"/>
                <w:color w:val="000000"/>
              </w:rPr>
            </w:pPr>
            <w:r>
              <w:rPr>
                <w:rFonts w:ascii="Calibri" w:hAnsi="Calibri" w:cs="Calibri"/>
                <w:color w:val="000000"/>
                <w:sz w:val="22"/>
                <w:szCs w:val="22"/>
              </w:rPr>
              <w:t>PDIT209 (H)</w:t>
            </w:r>
          </w:p>
        </w:tc>
        <w:tc>
          <w:tcPr>
            <w:tcW w:w="2386" w:type="dxa"/>
            <w:tcBorders>
              <w:top w:val="single" w:sz="4" w:space="0" w:color="auto"/>
              <w:left w:val="single" w:sz="4" w:space="0" w:color="auto"/>
              <w:bottom w:val="single" w:sz="4" w:space="0" w:color="auto"/>
              <w:right w:val="single" w:sz="4" w:space="0" w:color="auto"/>
            </w:tcBorders>
            <w:vAlign w:val="bottom"/>
          </w:tcPr>
          <w:p w14:paraId="7045D76C" w14:textId="77777777" w:rsidR="00675566" w:rsidRPr="001B3BAC" w:rsidRDefault="00675566" w:rsidP="00675566">
            <w:pPr>
              <w:spacing w:after="0"/>
              <w:rPr>
                <w:rFonts w:cs="Arial"/>
                <w:color w:val="000000"/>
              </w:rPr>
            </w:pPr>
            <w:r>
              <w:rPr>
                <w:rFonts w:ascii="Calibri" w:hAnsi="Calibri" w:cs="Calibri"/>
                <w:color w:val="000000"/>
                <w:sz w:val="22"/>
                <w:szCs w:val="22"/>
              </w:rPr>
              <w:t>PDIT209</w:t>
            </w:r>
          </w:p>
        </w:tc>
        <w:tc>
          <w:tcPr>
            <w:tcW w:w="5103" w:type="dxa"/>
            <w:tcBorders>
              <w:top w:val="single" w:sz="4" w:space="0" w:color="auto"/>
              <w:left w:val="single" w:sz="4" w:space="0" w:color="auto"/>
              <w:bottom w:val="single" w:sz="4" w:space="0" w:color="auto"/>
              <w:right w:val="single" w:sz="4" w:space="0" w:color="auto"/>
            </w:tcBorders>
            <w:vAlign w:val="bottom"/>
          </w:tcPr>
          <w:p w14:paraId="42663528" w14:textId="77777777" w:rsidR="00675566" w:rsidRPr="001B3BAC" w:rsidRDefault="00675566" w:rsidP="00675566">
            <w:pPr>
              <w:jc w:val="left"/>
              <w:rPr>
                <w:rFonts w:cs="Arial"/>
              </w:rPr>
            </w:pPr>
            <w:r>
              <w:rPr>
                <w:rFonts w:ascii="Calibri" w:hAnsi="Calibri" w:cs="Calibri"/>
                <w:color w:val="000000"/>
                <w:sz w:val="22"/>
                <w:szCs w:val="22"/>
              </w:rPr>
              <w:t>Sensor-Filter CA0</w:t>
            </w:r>
            <w:r w:rsidR="00510AEC">
              <w:rPr>
                <w:rFonts w:ascii="Calibri" w:hAnsi="Calibri" w:cs="Calibri"/>
                <w:color w:val="000000"/>
                <w:sz w:val="22"/>
                <w:szCs w:val="22"/>
              </w:rPr>
              <w:t>18</w:t>
            </w:r>
            <w:r>
              <w:rPr>
                <w:rFonts w:ascii="Calibri" w:hAnsi="Calibri" w:cs="Calibri"/>
                <w:color w:val="000000"/>
                <w:sz w:val="22"/>
                <w:szCs w:val="22"/>
              </w:rPr>
              <w:t xml:space="preserve"> outlet pressure difference transmitter</w:t>
            </w:r>
          </w:p>
        </w:tc>
      </w:tr>
      <w:tr w:rsidR="00675566" w14:paraId="3207BCA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08F15BB" w14:textId="77777777" w:rsidR="00675566" w:rsidRPr="001B3BAC" w:rsidRDefault="00675566" w:rsidP="00675566">
            <w:pPr>
              <w:spacing w:after="0"/>
              <w:jc w:val="center"/>
              <w:rPr>
                <w:rFonts w:cs="Arial"/>
                <w:color w:val="000000"/>
              </w:rPr>
            </w:pPr>
            <w:r>
              <w:rPr>
                <w:rFonts w:ascii="Calibri" w:hAnsi="Calibri" w:cs="Calibri"/>
                <w:color w:val="000000"/>
                <w:sz w:val="22"/>
                <w:szCs w:val="22"/>
              </w:rPr>
              <w:t>PS409 (H)</w:t>
            </w:r>
          </w:p>
        </w:tc>
        <w:tc>
          <w:tcPr>
            <w:tcW w:w="2386" w:type="dxa"/>
            <w:tcBorders>
              <w:top w:val="single" w:sz="4" w:space="0" w:color="auto"/>
              <w:left w:val="single" w:sz="4" w:space="0" w:color="auto"/>
              <w:bottom w:val="single" w:sz="4" w:space="0" w:color="auto"/>
              <w:right w:val="single" w:sz="4" w:space="0" w:color="auto"/>
            </w:tcBorders>
            <w:vAlign w:val="bottom"/>
          </w:tcPr>
          <w:p w14:paraId="6C41A017" w14:textId="77777777" w:rsidR="00675566" w:rsidRPr="001B3BAC" w:rsidRDefault="00675566" w:rsidP="00675566">
            <w:pPr>
              <w:spacing w:after="0"/>
              <w:rPr>
                <w:rFonts w:cs="Arial"/>
                <w:color w:val="000000"/>
              </w:rPr>
            </w:pPr>
            <w:r>
              <w:rPr>
                <w:rFonts w:ascii="Calibri" w:hAnsi="Calibri" w:cs="Calibri"/>
                <w:color w:val="000000"/>
                <w:sz w:val="22"/>
                <w:szCs w:val="22"/>
              </w:rPr>
              <w:t>PS409</w:t>
            </w:r>
          </w:p>
        </w:tc>
        <w:tc>
          <w:tcPr>
            <w:tcW w:w="5103" w:type="dxa"/>
            <w:tcBorders>
              <w:top w:val="single" w:sz="4" w:space="0" w:color="auto"/>
              <w:left w:val="single" w:sz="4" w:space="0" w:color="auto"/>
              <w:bottom w:val="single" w:sz="4" w:space="0" w:color="auto"/>
              <w:right w:val="single" w:sz="4" w:space="0" w:color="auto"/>
            </w:tcBorders>
            <w:vAlign w:val="bottom"/>
          </w:tcPr>
          <w:p w14:paraId="2CA7878B" w14:textId="77777777" w:rsidR="00675566" w:rsidRPr="001B3BAC" w:rsidRDefault="00675566" w:rsidP="00675566">
            <w:pPr>
              <w:jc w:val="left"/>
              <w:rPr>
                <w:rFonts w:cs="Arial"/>
              </w:rPr>
            </w:pPr>
            <w:r>
              <w:rPr>
                <w:rFonts w:ascii="Calibri" w:hAnsi="Calibri" w:cs="Calibri"/>
                <w:color w:val="000000"/>
                <w:sz w:val="22"/>
                <w:szCs w:val="22"/>
              </w:rPr>
              <w:t>Sensor-Hopper outlet pressure switch (Safety)</w:t>
            </w:r>
          </w:p>
        </w:tc>
      </w:tr>
      <w:tr w:rsidR="00675566" w14:paraId="1D9C1C0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DDC6439" w14:textId="77777777" w:rsidR="00675566" w:rsidRPr="001B3BAC" w:rsidRDefault="00675566" w:rsidP="00675566">
            <w:pPr>
              <w:spacing w:after="0"/>
              <w:jc w:val="center"/>
              <w:rPr>
                <w:rFonts w:cs="Arial"/>
                <w:color w:val="000000"/>
              </w:rPr>
            </w:pPr>
            <w:r>
              <w:rPr>
                <w:rFonts w:ascii="Calibri" w:hAnsi="Calibri" w:cs="Calibri"/>
                <w:color w:val="000000"/>
                <w:sz w:val="22"/>
                <w:szCs w:val="22"/>
              </w:rPr>
              <w:lastRenderedPageBreak/>
              <w:t>LS415 (H)</w:t>
            </w:r>
          </w:p>
        </w:tc>
        <w:tc>
          <w:tcPr>
            <w:tcW w:w="2386" w:type="dxa"/>
            <w:tcBorders>
              <w:top w:val="single" w:sz="4" w:space="0" w:color="auto"/>
              <w:left w:val="single" w:sz="4" w:space="0" w:color="auto"/>
              <w:bottom w:val="single" w:sz="4" w:space="0" w:color="auto"/>
              <w:right w:val="single" w:sz="4" w:space="0" w:color="auto"/>
            </w:tcBorders>
            <w:vAlign w:val="bottom"/>
          </w:tcPr>
          <w:p w14:paraId="3AFDC296" w14:textId="77777777" w:rsidR="00675566" w:rsidRPr="001B3BAC" w:rsidRDefault="00675566" w:rsidP="00675566">
            <w:pPr>
              <w:spacing w:after="0"/>
              <w:rPr>
                <w:rFonts w:cs="Arial"/>
                <w:color w:val="000000"/>
              </w:rPr>
            </w:pPr>
            <w:r>
              <w:rPr>
                <w:rFonts w:ascii="Calibri" w:hAnsi="Calibri" w:cs="Calibri"/>
                <w:color w:val="000000"/>
                <w:sz w:val="22"/>
                <w:szCs w:val="22"/>
              </w:rPr>
              <w:t>LS415</w:t>
            </w:r>
          </w:p>
        </w:tc>
        <w:tc>
          <w:tcPr>
            <w:tcW w:w="5103" w:type="dxa"/>
            <w:tcBorders>
              <w:top w:val="single" w:sz="4" w:space="0" w:color="auto"/>
              <w:left w:val="single" w:sz="4" w:space="0" w:color="auto"/>
              <w:bottom w:val="single" w:sz="4" w:space="0" w:color="auto"/>
              <w:right w:val="single" w:sz="4" w:space="0" w:color="auto"/>
            </w:tcBorders>
            <w:vAlign w:val="bottom"/>
          </w:tcPr>
          <w:p w14:paraId="341ED347" w14:textId="77777777" w:rsidR="00675566" w:rsidRPr="001B3BAC" w:rsidRDefault="00675566" w:rsidP="00675566">
            <w:pPr>
              <w:jc w:val="left"/>
              <w:rPr>
                <w:rFonts w:cs="Arial"/>
              </w:rPr>
            </w:pPr>
            <w:r>
              <w:rPr>
                <w:rFonts w:ascii="Calibri" w:hAnsi="Calibri" w:cs="Calibri"/>
                <w:color w:val="000000"/>
                <w:sz w:val="22"/>
                <w:szCs w:val="22"/>
              </w:rPr>
              <w:t>Sensor-High level switch of the hopper TE0</w:t>
            </w:r>
            <w:r w:rsidR="00510AEC">
              <w:rPr>
                <w:rFonts w:ascii="Calibri" w:hAnsi="Calibri" w:cs="Calibri"/>
                <w:color w:val="000000"/>
                <w:sz w:val="22"/>
                <w:szCs w:val="22"/>
              </w:rPr>
              <w:t>18</w:t>
            </w:r>
          </w:p>
        </w:tc>
      </w:tr>
      <w:tr w:rsidR="00675566" w14:paraId="3A8AA586"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8EB9B66" w14:textId="77777777" w:rsidR="00675566" w:rsidRPr="001B3BAC" w:rsidRDefault="00675566" w:rsidP="00675566">
            <w:pPr>
              <w:spacing w:after="0"/>
              <w:jc w:val="center"/>
              <w:rPr>
                <w:rFonts w:cs="Arial"/>
                <w:color w:val="000000"/>
              </w:rPr>
            </w:pPr>
            <w:r>
              <w:rPr>
                <w:rFonts w:ascii="Calibri" w:hAnsi="Calibri" w:cs="Calibri"/>
                <w:color w:val="000000"/>
                <w:sz w:val="22"/>
                <w:szCs w:val="22"/>
              </w:rPr>
              <w:t>LS421 (L)</w:t>
            </w:r>
          </w:p>
        </w:tc>
        <w:tc>
          <w:tcPr>
            <w:tcW w:w="2386" w:type="dxa"/>
            <w:tcBorders>
              <w:top w:val="single" w:sz="4" w:space="0" w:color="auto"/>
              <w:left w:val="single" w:sz="4" w:space="0" w:color="auto"/>
              <w:bottom w:val="single" w:sz="4" w:space="0" w:color="auto"/>
              <w:right w:val="single" w:sz="4" w:space="0" w:color="auto"/>
            </w:tcBorders>
            <w:vAlign w:val="bottom"/>
          </w:tcPr>
          <w:p w14:paraId="51B558A4" w14:textId="77777777" w:rsidR="00675566" w:rsidRPr="001B3BAC" w:rsidRDefault="00675566" w:rsidP="00675566">
            <w:pPr>
              <w:spacing w:after="0"/>
              <w:rPr>
                <w:rFonts w:cs="Arial"/>
                <w:color w:val="000000"/>
              </w:rPr>
            </w:pPr>
            <w:r>
              <w:rPr>
                <w:rFonts w:ascii="Calibri" w:hAnsi="Calibri" w:cs="Calibri"/>
                <w:color w:val="000000"/>
                <w:sz w:val="22"/>
                <w:szCs w:val="22"/>
              </w:rPr>
              <w:t>LS421</w:t>
            </w:r>
          </w:p>
        </w:tc>
        <w:tc>
          <w:tcPr>
            <w:tcW w:w="5103" w:type="dxa"/>
            <w:tcBorders>
              <w:top w:val="single" w:sz="4" w:space="0" w:color="auto"/>
              <w:left w:val="single" w:sz="4" w:space="0" w:color="auto"/>
              <w:bottom w:val="single" w:sz="4" w:space="0" w:color="auto"/>
              <w:right w:val="single" w:sz="4" w:space="0" w:color="auto"/>
            </w:tcBorders>
            <w:vAlign w:val="bottom"/>
          </w:tcPr>
          <w:p w14:paraId="35167B72" w14:textId="77777777" w:rsidR="00675566" w:rsidRPr="001B3BAC" w:rsidRDefault="00675566" w:rsidP="00675566">
            <w:pPr>
              <w:jc w:val="left"/>
              <w:rPr>
                <w:rFonts w:cs="Arial"/>
              </w:rPr>
            </w:pPr>
            <w:r>
              <w:rPr>
                <w:rFonts w:ascii="Calibri" w:hAnsi="Calibri" w:cs="Calibri"/>
                <w:color w:val="000000"/>
                <w:sz w:val="22"/>
                <w:szCs w:val="22"/>
              </w:rPr>
              <w:t>Sensor-Low level switch of the hopper TE0</w:t>
            </w:r>
            <w:r w:rsidR="00510AEC">
              <w:rPr>
                <w:rFonts w:ascii="Calibri" w:hAnsi="Calibri" w:cs="Calibri"/>
                <w:color w:val="000000"/>
                <w:sz w:val="22"/>
                <w:szCs w:val="22"/>
              </w:rPr>
              <w:t>18</w:t>
            </w:r>
          </w:p>
        </w:tc>
      </w:tr>
      <w:tr w:rsidR="00675566" w14:paraId="34C3034D"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3FCC8BD" w14:textId="77777777" w:rsidR="00675566" w:rsidRPr="001B3BAC" w:rsidRDefault="00675566" w:rsidP="00675566">
            <w:pPr>
              <w:spacing w:after="0"/>
              <w:jc w:val="center"/>
              <w:rPr>
                <w:rFonts w:cs="Arial"/>
                <w:color w:val="000000"/>
              </w:rPr>
            </w:pPr>
            <w:r>
              <w:rPr>
                <w:rFonts w:ascii="Calibri" w:hAnsi="Calibri" w:cs="Calibri"/>
                <w:color w:val="000000"/>
                <w:sz w:val="22"/>
                <w:szCs w:val="22"/>
              </w:rPr>
              <w:t>PIT416 (H)</w:t>
            </w:r>
          </w:p>
        </w:tc>
        <w:tc>
          <w:tcPr>
            <w:tcW w:w="2386" w:type="dxa"/>
            <w:tcBorders>
              <w:top w:val="single" w:sz="4" w:space="0" w:color="auto"/>
              <w:left w:val="single" w:sz="4" w:space="0" w:color="auto"/>
              <w:bottom w:val="single" w:sz="4" w:space="0" w:color="auto"/>
              <w:right w:val="single" w:sz="4" w:space="0" w:color="auto"/>
            </w:tcBorders>
            <w:vAlign w:val="bottom"/>
          </w:tcPr>
          <w:p w14:paraId="43ADEA4E" w14:textId="77777777" w:rsidR="00675566" w:rsidRPr="001B3BAC" w:rsidRDefault="00675566" w:rsidP="00675566">
            <w:pPr>
              <w:spacing w:after="0"/>
              <w:rPr>
                <w:rFonts w:cs="Arial"/>
                <w:color w:val="000000"/>
              </w:rPr>
            </w:pPr>
            <w:r>
              <w:rPr>
                <w:rFonts w:ascii="Calibri" w:hAnsi="Calibri" w:cs="Calibri"/>
                <w:color w:val="000000"/>
                <w:sz w:val="22"/>
                <w:szCs w:val="22"/>
              </w:rPr>
              <w:t>PIT416</w:t>
            </w:r>
          </w:p>
        </w:tc>
        <w:tc>
          <w:tcPr>
            <w:tcW w:w="5103" w:type="dxa"/>
            <w:tcBorders>
              <w:top w:val="single" w:sz="4" w:space="0" w:color="auto"/>
              <w:left w:val="single" w:sz="4" w:space="0" w:color="auto"/>
              <w:bottom w:val="single" w:sz="4" w:space="0" w:color="auto"/>
              <w:right w:val="single" w:sz="4" w:space="0" w:color="auto"/>
            </w:tcBorders>
            <w:vAlign w:val="bottom"/>
          </w:tcPr>
          <w:p w14:paraId="02027EB1" w14:textId="77777777" w:rsidR="00675566" w:rsidRPr="001B3BAC" w:rsidRDefault="00675566" w:rsidP="00675566">
            <w:pPr>
              <w:jc w:val="left"/>
              <w:rPr>
                <w:rFonts w:cs="Arial"/>
              </w:rPr>
            </w:pPr>
            <w:r>
              <w:rPr>
                <w:rFonts w:ascii="Calibri" w:hAnsi="Calibri" w:cs="Calibri"/>
                <w:color w:val="000000"/>
                <w:sz w:val="22"/>
                <w:szCs w:val="22"/>
              </w:rPr>
              <w:t>Sensor-Hi Pressure transmitter (inside TE0</w:t>
            </w:r>
            <w:r w:rsidR="00510AEC">
              <w:rPr>
                <w:rFonts w:ascii="Calibri" w:hAnsi="Calibri" w:cs="Calibri"/>
                <w:color w:val="000000"/>
                <w:sz w:val="22"/>
                <w:szCs w:val="22"/>
              </w:rPr>
              <w:t>18</w:t>
            </w:r>
            <w:r>
              <w:rPr>
                <w:rFonts w:ascii="Calibri" w:hAnsi="Calibri" w:cs="Calibri"/>
                <w:color w:val="000000"/>
                <w:sz w:val="22"/>
                <w:szCs w:val="22"/>
              </w:rPr>
              <w:t>)</w:t>
            </w:r>
          </w:p>
        </w:tc>
      </w:tr>
      <w:tr w:rsidR="00675566" w14:paraId="22C8B7F1"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86260E4" w14:textId="77777777" w:rsidR="00675566" w:rsidRPr="001B3BAC" w:rsidRDefault="00675566" w:rsidP="00675566">
            <w:pPr>
              <w:spacing w:after="0"/>
              <w:jc w:val="center"/>
              <w:rPr>
                <w:rFonts w:cs="Arial"/>
                <w:color w:val="000000"/>
              </w:rPr>
            </w:pPr>
            <w:r>
              <w:rPr>
                <w:rFonts w:ascii="Calibri" w:hAnsi="Calibri" w:cs="Calibri"/>
                <w:color w:val="000000"/>
                <w:sz w:val="22"/>
                <w:szCs w:val="22"/>
              </w:rPr>
              <w:t>WT421</w:t>
            </w:r>
          </w:p>
        </w:tc>
        <w:tc>
          <w:tcPr>
            <w:tcW w:w="2386" w:type="dxa"/>
            <w:tcBorders>
              <w:top w:val="single" w:sz="4" w:space="0" w:color="auto"/>
              <w:left w:val="single" w:sz="4" w:space="0" w:color="auto"/>
              <w:bottom w:val="single" w:sz="4" w:space="0" w:color="auto"/>
              <w:right w:val="single" w:sz="4" w:space="0" w:color="auto"/>
            </w:tcBorders>
            <w:vAlign w:val="bottom"/>
          </w:tcPr>
          <w:p w14:paraId="312BD2FC" w14:textId="77777777" w:rsidR="00675566" w:rsidRPr="001B3BAC" w:rsidRDefault="00675566" w:rsidP="00675566">
            <w:pPr>
              <w:spacing w:after="0"/>
              <w:rPr>
                <w:rFonts w:cs="Arial"/>
                <w:color w:val="000000"/>
              </w:rPr>
            </w:pPr>
            <w:r>
              <w:rPr>
                <w:rFonts w:ascii="Calibri" w:hAnsi="Calibri" w:cs="Calibri"/>
                <w:color w:val="000000"/>
                <w:sz w:val="22"/>
                <w:szCs w:val="22"/>
              </w:rPr>
              <w:t>WT421</w:t>
            </w:r>
          </w:p>
        </w:tc>
        <w:tc>
          <w:tcPr>
            <w:tcW w:w="5103" w:type="dxa"/>
            <w:tcBorders>
              <w:top w:val="single" w:sz="4" w:space="0" w:color="auto"/>
              <w:left w:val="single" w:sz="4" w:space="0" w:color="auto"/>
              <w:bottom w:val="single" w:sz="4" w:space="0" w:color="auto"/>
              <w:right w:val="single" w:sz="4" w:space="0" w:color="auto"/>
            </w:tcBorders>
            <w:vAlign w:val="bottom"/>
          </w:tcPr>
          <w:p w14:paraId="7949E450" w14:textId="77777777" w:rsidR="00675566" w:rsidRPr="001B3BAC" w:rsidRDefault="00675566" w:rsidP="00675566">
            <w:pPr>
              <w:jc w:val="left"/>
              <w:rPr>
                <w:rFonts w:cs="Arial"/>
              </w:rPr>
            </w:pPr>
            <w:r>
              <w:rPr>
                <w:rFonts w:ascii="Calibri" w:hAnsi="Calibri" w:cs="Calibri"/>
                <w:color w:val="000000"/>
                <w:sz w:val="22"/>
                <w:szCs w:val="22"/>
              </w:rPr>
              <w:t>Sensor-weight transmitter (scale)</w:t>
            </w:r>
          </w:p>
        </w:tc>
      </w:tr>
      <w:tr w:rsidR="00510AEC" w14:paraId="3FE978B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9455B2A" w14:textId="77777777" w:rsidR="00510AEC" w:rsidRPr="001B3BAC" w:rsidRDefault="00510AEC" w:rsidP="00510AEC">
            <w:pPr>
              <w:spacing w:after="0"/>
              <w:jc w:val="center"/>
              <w:rPr>
                <w:rFonts w:cs="Arial"/>
                <w:color w:val="000000"/>
              </w:rPr>
            </w:pPr>
            <w:r>
              <w:rPr>
                <w:rFonts w:ascii="Calibri" w:hAnsi="Calibri" w:cs="Calibri"/>
                <w:color w:val="000000"/>
                <w:sz w:val="22"/>
                <w:szCs w:val="22"/>
              </w:rPr>
              <w:t>AY408</w:t>
            </w:r>
          </w:p>
        </w:tc>
        <w:tc>
          <w:tcPr>
            <w:tcW w:w="2386" w:type="dxa"/>
            <w:tcBorders>
              <w:top w:val="single" w:sz="4" w:space="0" w:color="auto"/>
              <w:left w:val="single" w:sz="4" w:space="0" w:color="auto"/>
              <w:bottom w:val="single" w:sz="4" w:space="0" w:color="auto"/>
              <w:right w:val="single" w:sz="4" w:space="0" w:color="auto"/>
            </w:tcBorders>
            <w:vAlign w:val="bottom"/>
          </w:tcPr>
          <w:p w14:paraId="44C72017" w14:textId="77777777" w:rsidR="00510AEC" w:rsidRPr="001B3BAC" w:rsidRDefault="00510AEC" w:rsidP="00510AEC">
            <w:pPr>
              <w:spacing w:after="0"/>
              <w:rPr>
                <w:rFonts w:cs="Arial"/>
                <w:color w:val="000000"/>
              </w:rPr>
            </w:pPr>
            <w:r>
              <w:rPr>
                <w:rFonts w:ascii="Calibri" w:hAnsi="Calibri" w:cs="Calibri"/>
                <w:color w:val="000000"/>
                <w:sz w:val="22"/>
                <w:szCs w:val="22"/>
              </w:rPr>
              <w:t>AY408</w:t>
            </w:r>
          </w:p>
        </w:tc>
        <w:tc>
          <w:tcPr>
            <w:tcW w:w="5103" w:type="dxa"/>
            <w:tcBorders>
              <w:top w:val="single" w:sz="4" w:space="0" w:color="auto"/>
              <w:left w:val="single" w:sz="4" w:space="0" w:color="auto"/>
              <w:bottom w:val="single" w:sz="4" w:space="0" w:color="auto"/>
              <w:right w:val="single" w:sz="4" w:space="0" w:color="auto"/>
            </w:tcBorders>
            <w:vAlign w:val="bottom"/>
          </w:tcPr>
          <w:p w14:paraId="2626F749" w14:textId="77777777" w:rsidR="00510AEC" w:rsidRPr="001B3BAC" w:rsidRDefault="00510AEC" w:rsidP="00510AEC">
            <w:pPr>
              <w:jc w:val="left"/>
              <w:rPr>
                <w:rFonts w:cs="Arial"/>
              </w:rPr>
            </w:pPr>
            <w:r>
              <w:rPr>
                <w:rFonts w:ascii="Calibri" w:hAnsi="Calibri" w:cs="Calibri"/>
                <w:color w:val="000000"/>
                <w:sz w:val="22"/>
                <w:szCs w:val="22"/>
              </w:rPr>
              <w:t>Indicator-Top Rupture Disk (Safety)</w:t>
            </w:r>
          </w:p>
        </w:tc>
      </w:tr>
      <w:tr w:rsidR="00510AEC" w14:paraId="5BF4058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AC821F2" w14:textId="77777777" w:rsidR="00510AEC" w:rsidRPr="001B3BAC" w:rsidRDefault="00510AEC" w:rsidP="00510AEC">
            <w:pPr>
              <w:spacing w:after="0"/>
              <w:jc w:val="center"/>
              <w:rPr>
                <w:rFonts w:cs="Arial"/>
                <w:color w:val="000000"/>
              </w:rPr>
            </w:pPr>
            <w:r>
              <w:rPr>
                <w:rFonts w:ascii="Calibri" w:hAnsi="Calibri" w:cs="Calibri"/>
                <w:color w:val="000000"/>
                <w:sz w:val="22"/>
                <w:szCs w:val="22"/>
              </w:rPr>
              <w:t>AY410</w:t>
            </w:r>
          </w:p>
        </w:tc>
        <w:tc>
          <w:tcPr>
            <w:tcW w:w="2386" w:type="dxa"/>
            <w:tcBorders>
              <w:top w:val="single" w:sz="4" w:space="0" w:color="auto"/>
              <w:left w:val="single" w:sz="4" w:space="0" w:color="auto"/>
              <w:bottom w:val="single" w:sz="4" w:space="0" w:color="auto"/>
              <w:right w:val="single" w:sz="4" w:space="0" w:color="auto"/>
            </w:tcBorders>
            <w:vAlign w:val="bottom"/>
          </w:tcPr>
          <w:p w14:paraId="6ACB4695" w14:textId="77777777" w:rsidR="00510AEC" w:rsidRPr="001B3BAC" w:rsidRDefault="00510AEC" w:rsidP="00510AEC">
            <w:pPr>
              <w:spacing w:after="0"/>
              <w:rPr>
                <w:rFonts w:cs="Arial"/>
                <w:color w:val="000000"/>
              </w:rPr>
            </w:pPr>
            <w:r>
              <w:rPr>
                <w:rFonts w:ascii="Calibri" w:hAnsi="Calibri" w:cs="Calibri"/>
                <w:color w:val="000000"/>
                <w:sz w:val="22"/>
                <w:szCs w:val="22"/>
              </w:rPr>
              <w:t>AY410</w:t>
            </w:r>
          </w:p>
        </w:tc>
        <w:tc>
          <w:tcPr>
            <w:tcW w:w="5103" w:type="dxa"/>
            <w:tcBorders>
              <w:top w:val="single" w:sz="4" w:space="0" w:color="auto"/>
              <w:left w:val="single" w:sz="4" w:space="0" w:color="auto"/>
              <w:bottom w:val="single" w:sz="4" w:space="0" w:color="auto"/>
              <w:right w:val="single" w:sz="4" w:space="0" w:color="auto"/>
            </w:tcBorders>
            <w:vAlign w:val="bottom"/>
          </w:tcPr>
          <w:p w14:paraId="135FC422" w14:textId="77777777" w:rsidR="00510AEC" w:rsidRPr="001B3BAC" w:rsidRDefault="00510AEC" w:rsidP="00510AEC">
            <w:pPr>
              <w:jc w:val="left"/>
              <w:rPr>
                <w:rFonts w:cs="Arial"/>
              </w:rPr>
            </w:pPr>
            <w:r>
              <w:rPr>
                <w:rFonts w:ascii="Calibri" w:hAnsi="Calibri" w:cs="Calibri"/>
                <w:color w:val="000000"/>
                <w:sz w:val="22"/>
                <w:szCs w:val="22"/>
              </w:rPr>
              <w:t>Indicator-Top Rupture Disk (Safety)</w:t>
            </w:r>
          </w:p>
        </w:tc>
      </w:tr>
    </w:tbl>
    <w:p w14:paraId="3B84AFDC" w14:textId="77777777" w:rsidR="00FE7F22" w:rsidRPr="002B1B9F" w:rsidRDefault="00FE7F22" w:rsidP="00FE7F22">
      <w:pPr>
        <w:rPr>
          <w:rFonts w:cs="Arial"/>
        </w:rPr>
      </w:pPr>
    </w:p>
    <w:p w14:paraId="6C5B5E04" w14:textId="77777777" w:rsidR="00FE7F22" w:rsidRPr="008A0B4C" w:rsidRDefault="00FE7F22">
      <w:pPr>
        <w:pStyle w:val="Heading3"/>
        <w:rPr>
          <w:rStyle w:val="rynqvb"/>
          <w:iCs/>
          <w:szCs w:val="28"/>
        </w:rPr>
      </w:pPr>
      <w:bookmarkStart w:id="11" w:name="_Toc149556400"/>
      <w:r w:rsidRPr="00FE7F22">
        <w:rPr>
          <w:iCs/>
          <w:szCs w:val="28"/>
        </w:rPr>
        <w:t xml:space="preserve">CB system </w:t>
      </w:r>
      <w:r w:rsidR="002F3981">
        <w:rPr>
          <w:b w:val="0"/>
          <w:iCs/>
          <w:szCs w:val="28"/>
        </w:rPr>
        <w:t>c</w:t>
      </w:r>
      <w:r w:rsidRPr="00FE7F22">
        <w:rPr>
          <w:iCs/>
          <w:szCs w:val="28"/>
        </w:rPr>
        <w:t>ontrol device instrumentation Hopper</w:t>
      </w:r>
      <w:r w:rsidR="00CB7C4C">
        <w:rPr>
          <w:b w:val="0"/>
          <w:iCs/>
          <w:szCs w:val="28"/>
        </w:rPr>
        <w:t xml:space="preserve"> </w:t>
      </w:r>
      <w:r w:rsidR="00CB7C4C" w:rsidRPr="00FE7F22">
        <w:rPr>
          <w:iCs/>
          <w:szCs w:val="28"/>
        </w:rPr>
        <w:t>TE0</w:t>
      </w:r>
      <w:r w:rsidR="00CB7C4C">
        <w:rPr>
          <w:b w:val="0"/>
          <w:iCs/>
          <w:szCs w:val="28"/>
        </w:rPr>
        <w:t>0</w:t>
      </w:r>
      <w:r w:rsidR="00CB7C4C" w:rsidRPr="00FE7F22">
        <w:rPr>
          <w:iCs/>
          <w:szCs w:val="28"/>
        </w:rPr>
        <w:t>9</w:t>
      </w:r>
      <w:r w:rsidR="00CB7C4C" w:rsidRPr="00564F45">
        <w:rPr>
          <w:iCs/>
          <w:szCs w:val="28"/>
        </w:rPr>
        <w:t>.</w:t>
      </w:r>
      <w:bookmarkEnd w:id="11"/>
    </w:p>
    <w:p w14:paraId="0832AA28" w14:textId="77777777" w:rsidR="008A0B4C" w:rsidRDefault="008A0B4C" w:rsidP="00FE7F22">
      <w:pPr>
        <w:rPr>
          <w:rStyle w:val="rynqvb"/>
          <w:lang w:val="en"/>
        </w:rPr>
      </w:pPr>
    </w:p>
    <w:p w14:paraId="1AB666D2" w14:textId="77777777" w:rsidR="00FE7F22" w:rsidRDefault="00FE7F22" w:rsidP="00FE7F22">
      <w:pPr>
        <w:rPr>
          <w:rStyle w:val="rynqvb"/>
          <w:lang w:val="en"/>
        </w:rPr>
      </w:pPr>
      <w:r>
        <w:rPr>
          <w:rStyle w:val="rynqvb"/>
          <w:lang w:val="en"/>
        </w:rPr>
        <w:t>The following table shows the TE00</w:t>
      </w:r>
      <w:r w:rsidR="00CB7C4C">
        <w:rPr>
          <w:rStyle w:val="rynqvb"/>
          <w:lang w:val="en"/>
        </w:rPr>
        <w:t>9</w:t>
      </w:r>
      <w:r>
        <w:rPr>
          <w:rStyle w:val="rynqvb"/>
          <w:lang w:val="en"/>
        </w:rPr>
        <w:t xml:space="preserve">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FE7F22" w14:paraId="7AA1C162" w14:textId="77777777" w:rsidTr="00183BDC">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62935928" w14:textId="77777777" w:rsidR="00FE7F22" w:rsidRDefault="00FE7F22" w:rsidP="00183BDC">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49D04FB0" w14:textId="77777777" w:rsidR="00FE7F22" w:rsidRDefault="00FE7F22" w:rsidP="00183BDC">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578DEBF4" w14:textId="77777777" w:rsidR="00FE7F22" w:rsidRDefault="00FE7F22" w:rsidP="00183BDC">
            <w:pPr>
              <w:jc w:val="left"/>
            </w:pPr>
            <w:r w:rsidRPr="001B3BAC">
              <w:t>Description</w:t>
            </w:r>
          </w:p>
        </w:tc>
      </w:tr>
      <w:tr w:rsidR="00FE7F22" w14:paraId="5C0C410B"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A84D353" w14:textId="77777777" w:rsidR="00FE7F22" w:rsidRPr="00490306" w:rsidRDefault="00FE7F22" w:rsidP="00FE7F22">
            <w:pPr>
              <w:spacing w:after="0"/>
              <w:jc w:val="center"/>
              <w:rPr>
                <w:rFonts w:ascii="Calibri" w:hAnsi="Calibri" w:cs="Calibri"/>
                <w:color w:val="000000"/>
                <w:sz w:val="22"/>
                <w:szCs w:val="22"/>
                <w:lang w:val="en-AU"/>
              </w:rPr>
            </w:pPr>
            <w:r>
              <w:rPr>
                <w:rFonts w:ascii="Calibri" w:hAnsi="Calibri" w:cs="Calibri"/>
                <w:color w:val="000000"/>
                <w:sz w:val="22"/>
                <w:szCs w:val="22"/>
              </w:rPr>
              <w:t>CA008 (Filter)</w:t>
            </w:r>
          </w:p>
        </w:tc>
        <w:tc>
          <w:tcPr>
            <w:tcW w:w="2386" w:type="dxa"/>
            <w:tcBorders>
              <w:top w:val="single" w:sz="4" w:space="0" w:color="auto"/>
              <w:left w:val="single" w:sz="4" w:space="0" w:color="auto"/>
              <w:bottom w:val="single" w:sz="4" w:space="0" w:color="auto"/>
              <w:right w:val="single" w:sz="4" w:space="0" w:color="auto"/>
            </w:tcBorders>
            <w:vAlign w:val="bottom"/>
          </w:tcPr>
          <w:p w14:paraId="44ABE168" w14:textId="77777777" w:rsidR="00FE7F22" w:rsidRPr="001B3BAC" w:rsidRDefault="00FE7F22" w:rsidP="00FE7F22">
            <w:pPr>
              <w:spacing w:after="0"/>
              <w:rPr>
                <w:rFonts w:asciiTheme="minorHAnsi" w:hAnsiTheme="minorHAnsi" w:cstheme="minorHAnsi"/>
                <w:color w:val="000000"/>
                <w:sz w:val="22"/>
                <w:szCs w:val="22"/>
                <w:lang w:val="en-AU"/>
              </w:rPr>
            </w:pPr>
            <w:r>
              <w:rPr>
                <w:rFonts w:ascii="Calibri" w:hAnsi="Calibri" w:cs="Calibri"/>
                <w:color w:val="000000"/>
                <w:sz w:val="22"/>
                <w:szCs w:val="22"/>
              </w:rPr>
              <w:t>KC001</w:t>
            </w:r>
          </w:p>
        </w:tc>
        <w:tc>
          <w:tcPr>
            <w:tcW w:w="5103" w:type="dxa"/>
            <w:tcBorders>
              <w:top w:val="single" w:sz="4" w:space="0" w:color="auto"/>
              <w:left w:val="single" w:sz="4" w:space="0" w:color="auto"/>
              <w:bottom w:val="single" w:sz="4" w:space="0" w:color="auto"/>
              <w:right w:val="single" w:sz="4" w:space="0" w:color="auto"/>
            </w:tcBorders>
            <w:vAlign w:val="bottom"/>
          </w:tcPr>
          <w:p w14:paraId="10F32CD9" w14:textId="77777777" w:rsidR="00FE7F22" w:rsidRPr="001B3BAC" w:rsidRDefault="00FE7F22" w:rsidP="00FE7F22">
            <w:pPr>
              <w:jc w:val="left"/>
              <w:rPr>
                <w:rFonts w:asciiTheme="minorHAnsi" w:hAnsiTheme="minorHAnsi" w:cstheme="minorHAnsi"/>
                <w:sz w:val="22"/>
                <w:szCs w:val="22"/>
              </w:rPr>
            </w:pPr>
            <w:r>
              <w:rPr>
                <w:rFonts w:ascii="Calibri" w:hAnsi="Calibri" w:cs="Calibri"/>
                <w:color w:val="000000"/>
                <w:sz w:val="22"/>
                <w:szCs w:val="22"/>
              </w:rPr>
              <w:t>Run Filter</w:t>
            </w:r>
          </w:p>
        </w:tc>
      </w:tr>
      <w:tr w:rsidR="00CB7C4C" w14:paraId="2F85D0E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D283662" w14:textId="77777777" w:rsidR="00CB7C4C" w:rsidRPr="001B3BAC" w:rsidRDefault="00CB7C4C" w:rsidP="00CB7C4C">
            <w:pPr>
              <w:spacing w:after="0"/>
              <w:jc w:val="center"/>
              <w:rPr>
                <w:rFonts w:cs="Arial"/>
                <w:color w:val="000000"/>
              </w:rPr>
            </w:pPr>
            <w:r>
              <w:rPr>
                <w:rFonts w:ascii="Calibri" w:hAnsi="Calibri" w:cs="Calibri"/>
                <w:color w:val="000000"/>
                <w:sz w:val="22"/>
                <w:szCs w:val="22"/>
              </w:rPr>
              <w:t>AMOT-M01(Motor)</w:t>
            </w:r>
          </w:p>
        </w:tc>
        <w:tc>
          <w:tcPr>
            <w:tcW w:w="2386" w:type="dxa"/>
            <w:tcBorders>
              <w:top w:val="single" w:sz="4" w:space="0" w:color="auto"/>
              <w:left w:val="single" w:sz="4" w:space="0" w:color="auto"/>
              <w:bottom w:val="single" w:sz="4" w:space="0" w:color="auto"/>
              <w:right w:val="single" w:sz="4" w:space="0" w:color="auto"/>
            </w:tcBorders>
            <w:vAlign w:val="bottom"/>
          </w:tcPr>
          <w:p w14:paraId="6ABB4350" w14:textId="77777777" w:rsidR="00CB7C4C" w:rsidRPr="001B3BAC" w:rsidRDefault="00CB7C4C" w:rsidP="00CB7C4C">
            <w:pPr>
              <w:spacing w:after="0"/>
              <w:rPr>
                <w:rFonts w:cs="Arial"/>
                <w:color w:val="000000"/>
              </w:rPr>
            </w:pPr>
            <w:r>
              <w:rPr>
                <w:rFonts w:ascii="Calibri" w:hAnsi="Calibri" w:cs="Calibri"/>
                <w:color w:val="000000"/>
                <w:sz w:val="22"/>
                <w:szCs w:val="22"/>
              </w:rPr>
              <w:t>NC010-M01-VFD</w:t>
            </w:r>
          </w:p>
        </w:tc>
        <w:tc>
          <w:tcPr>
            <w:tcW w:w="5103" w:type="dxa"/>
            <w:tcBorders>
              <w:top w:val="single" w:sz="4" w:space="0" w:color="auto"/>
              <w:left w:val="single" w:sz="4" w:space="0" w:color="auto"/>
              <w:bottom w:val="single" w:sz="4" w:space="0" w:color="auto"/>
              <w:right w:val="single" w:sz="4" w:space="0" w:color="auto"/>
            </w:tcBorders>
            <w:vAlign w:val="bottom"/>
          </w:tcPr>
          <w:p w14:paraId="2D123B9D" w14:textId="77777777" w:rsidR="00CB7C4C" w:rsidRPr="001B3BAC" w:rsidRDefault="00CB7C4C" w:rsidP="00CB7C4C">
            <w:pPr>
              <w:jc w:val="left"/>
              <w:rPr>
                <w:rFonts w:cs="Arial"/>
              </w:rPr>
            </w:pPr>
            <w:r>
              <w:rPr>
                <w:rFonts w:ascii="Calibri" w:hAnsi="Calibri" w:cs="Calibri"/>
                <w:color w:val="000000"/>
                <w:sz w:val="22"/>
                <w:szCs w:val="22"/>
              </w:rPr>
              <w:t>Motor-</w:t>
            </w:r>
            <w:r w:rsidRPr="00CB7C4C">
              <w:rPr>
                <w:rFonts w:ascii="Calibri" w:hAnsi="Calibri" w:cs="Calibri"/>
                <w:color w:val="000000"/>
                <w:sz w:val="22"/>
                <w:szCs w:val="22"/>
              </w:rPr>
              <w:t>rotational unloader</w:t>
            </w:r>
          </w:p>
        </w:tc>
      </w:tr>
      <w:tr w:rsidR="00DF2DFF" w14:paraId="0C01EBE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BACD43D" w14:textId="77777777" w:rsidR="00DF2DFF" w:rsidRDefault="00DF2DFF" w:rsidP="00DF2DFF">
            <w:pPr>
              <w:spacing w:after="0"/>
              <w:jc w:val="center"/>
              <w:rPr>
                <w:rFonts w:ascii="Calibri" w:hAnsi="Calibri" w:cs="Calibri"/>
                <w:color w:val="000000"/>
                <w:sz w:val="22"/>
                <w:szCs w:val="22"/>
              </w:rPr>
            </w:pPr>
            <w:r>
              <w:rPr>
                <w:rFonts w:ascii="Calibri" w:hAnsi="Calibri" w:cs="Calibri"/>
                <w:color w:val="000000"/>
                <w:sz w:val="22"/>
                <w:szCs w:val="22"/>
              </w:rPr>
              <w:t>LP007 (Valve)</w:t>
            </w:r>
          </w:p>
        </w:tc>
        <w:tc>
          <w:tcPr>
            <w:tcW w:w="2386" w:type="dxa"/>
            <w:tcBorders>
              <w:top w:val="single" w:sz="4" w:space="0" w:color="auto"/>
              <w:left w:val="single" w:sz="4" w:space="0" w:color="auto"/>
              <w:bottom w:val="single" w:sz="4" w:space="0" w:color="auto"/>
              <w:right w:val="single" w:sz="4" w:space="0" w:color="auto"/>
            </w:tcBorders>
            <w:vAlign w:val="bottom"/>
          </w:tcPr>
          <w:p w14:paraId="7056EE37" w14:textId="77777777" w:rsidR="00DF2DFF" w:rsidRDefault="00DF2DFF" w:rsidP="00DF2DFF">
            <w:pPr>
              <w:spacing w:after="0"/>
              <w:rPr>
                <w:rFonts w:ascii="Calibri" w:hAnsi="Calibri" w:cs="Calibri"/>
                <w:color w:val="000000"/>
                <w:sz w:val="22"/>
                <w:szCs w:val="22"/>
              </w:rPr>
            </w:pPr>
            <w:r>
              <w:rPr>
                <w:rFonts w:ascii="Calibri" w:hAnsi="Calibri" w:cs="Calibri"/>
                <w:color w:val="000000"/>
                <w:sz w:val="22"/>
                <w:szCs w:val="22"/>
              </w:rPr>
              <w:t>AY020</w:t>
            </w:r>
          </w:p>
        </w:tc>
        <w:tc>
          <w:tcPr>
            <w:tcW w:w="5103" w:type="dxa"/>
            <w:tcBorders>
              <w:top w:val="single" w:sz="4" w:space="0" w:color="auto"/>
              <w:left w:val="single" w:sz="4" w:space="0" w:color="auto"/>
              <w:bottom w:val="single" w:sz="4" w:space="0" w:color="auto"/>
              <w:right w:val="single" w:sz="4" w:space="0" w:color="auto"/>
            </w:tcBorders>
            <w:vAlign w:val="bottom"/>
          </w:tcPr>
          <w:p w14:paraId="51FDADD0" w14:textId="77777777" w:rsidR="00DF2DFF" w:rsidRDefault="00DF2DFF" w:rsidP="00DF2DFF">
            <w:pPr>
              <w:jc w:val="left"/>
              <w:rPr>
                <w:rFonts w:ascii="Calibri" w:hAnsi="Calibri" w:cs="Calibri"/>
                <w:color w:val="000000"/>
                <w:sz w:val="22"/>
                <w:szCs w:val="22"/>
              </w:rPr>
            </w:pPr>
            <w:r>
              <w:rPr>
                <w:rFonts w:ascii="Calibri" w:hAnsi="Calibri" w:cs="Calibri"/>
                <w:color w:val="000000"/>
                <w:sz w:val="22"/>
                <w:szCs w:val="22"/>
              </w:rPr>
              <w:t>Solenoid-Out</w:t>
            </w:r>
            <w:r w:rsidRPr="00232A8A">
              <w:rPr>
                <w:rFonts w:ascii="Calibri" w:hAnsi="Calibri" w:cs="Calibri"/>
                <w:color w:val="000000"/>
                <w:sz w:val="22"/>
                <w:szCs w:val="22"/>
              </w:rPr>
              <w:t>let valve of the</w:t>
            </w:r>
            <w:r>
              <w:rPr>
                <w:rFonts w:ascii="Calibri" w:hAnsi="Calibri" w:cs="Calibri"/>
                <w:color w:val="000000"/>
                <w:sz w:val="22"/>
                <w:szCs w:val="22"/>
              </w:rPr>
              <w:t xml:space="preserve"> TE009</w:t>
            </w:r>
          </w:p>
        </w:tc>
      </w:tr>
      <w:tr w:rsidR="00DF2DFF" w14:paraId="7FCDC03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0C34FD0" w14:textId="77777777" w:rsidR="00DF2DFF" w:rsidRDefault="00DF2DFF" w:rsidP="00DF2DFF">
            <w:pPr>
              <w:spacing w:after="0"/>
              <w:jc w:val="center"/>
              <w:rPr>
                <w:rFonts w:ascii="Calibri" w:hAnsi="Calibri" w:cs="Calibri"/>
                <w:color w:val="000000"/>
                <w:sz w:val="22"/>
                <w:szCs w:val="22"/>
              </w:rPr>
            </w:pPr>
            <w:r>
              <w:rPr>
                <w:rFonts w:ascii="Calibri" w:hAnsi="Calibri" w:cs="Calibri"/>
                <w:color w:val="000000"/>
                <w:sz w:val="22"/>
                <w:szCs w:val="22"/>
              </w:rPr>
              <w:t>LP007 (Valve)</w:t>
            </w:r>
          </w:p>
        </w:tc>
        <w:tc>
          <w:tcPr>
            <w:tcW w:w="2386" w:type="dxa"/>
            <w:tcBorders>
              <w:top w:val="single" w:sz="4" w:space="0" w:color="auto"/>
              <w:left w:val="single" w:sz="4" w:space="0" w:color="auto"/>
              <w:bottom w:val="single" w:sz="4" w:space="0" w:color="auto"/>
              <w:right w:val="single" w:sz="4" w:space="0" w:color="auto"/>
            </w:tcBorders>
            <w:vAlign w:val="bottom"/>
          </w:tcPr>
          <w:p w14:paraId="1FD9AB11" w14:textId="77777777" w:rsidR="00DF2DFF" w:rsidRDefault="00DF2DFF" w:rsidP="00DF2DFF">
            <w:pPr>
              <w:spacing w:after="0"/>
              <w:rPr>
                <w:rFonts w:ascii="Calibri" w:hAnsi="Calibri" w:cs="Calibri"/>
                <w:color w:val="000000"/>
                <w:sz w:val="22"/>
                <w:szCs w:val="22"/>
              </w:rPr>
            </w:pPr>
            <w:r>
              <w:rPr>
                <w:rFonts w:ascii="Calibri" w:hAnsi="Calibri" w:cs="Calibri"/>
                <w:color w:val="000000"/>
                <w:sz w:val="22"/>
                <w:szCs w:val="22"/>
              </w:rPr>
              <w:t>ZSL010</w:t>
            </w:r>
          </w:p>
        </w:tc>
        <w:tc>
          <w:tcPr>
            <w:tcW w:w="5103" w:type="dxa"/>
            <w:tcBorders>
              <w:top w:val="single" w:sz="4" w:space="0" w:color="auto"/>
              <w:left w:val="single" w:sz="4" w:space="0" w:color="auto"/>
              <w:bottom w:val="single" w:sz="4" w:space="0" w:color="auto"/>
              <w:right w:val="single" w:sz="4" w:space="0" w:color="auto"/>
            </w:tcBorders>
            <w:vAlign w:val="bottom"/>
          </w:tcPr>
          <w:p w14:paraId="7C84701B" w14:textId="77777777" w:rsidR="00DF2DFF" w:rsidRDefault="00DF2DFF" w:rsidP="00DF2DFF">
            <w:pPr>
              <w:jc w:val="left"/>
              <w:rPr>
                <w:rFonts w:ascii="Calibri" w:hAnsi="Calibri" w:cs="Calibri"/>
                <w:color w:val="000000"/>
                <w:sz w:val="22"/>
                <w:szCs w:val="22"/>
              </w:rPr>
            </w:pPr>
            <w:r>
              <w:rPr>
                <w:rFonts w:ascii="Calibri" w:hAnsi="Calibri" w:cs="Calibri"/>
                <w:color w:val="000000"/>
                <w:sz w:val="22"/>
                <w:szCs w:val="22"/>
              </w:rPr>
              <w:t>Sensor-Closed valve LP007 position confirmation</w:t>
            </w:r>
          </w:p>
        </w:tc>
      </w:tr>
      <w:tr w:rsidR="00DF2DFF" w14:paraId="6C91D8E7"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3538999" w14:textId="77777777" w:rsidR="00DF2DFF" w:rsidRDefault="00DF2DFF" w:rsidP="00DF2DFF">
            <w:pPr>
              <w:spacing w:after="0"/>
              <w:jc w:val="center"/>
              <w:rPr>
                <w:rFonts w:ascii="Calibri" w:hAnsi="Calibri" w:cs="Calibri"/>
                <w:color w:val="000000"/>
                <w:sz w:val="22"/>
                <w:szCs w:val="22"/>
              </w:rPr>
            </w:pPr>
            <w:r>
              <w:rPr>
                <w:rFonts w:ascii="Calibri" w:hAnsi="Calibri" w:cs="Calibri"/>
                <w:color w:val="000000"/>
                <w:sz w:val="22"/>
                <w:szCs w:val="22"/>
              </w:rPr>
              <w:t>LP007 (Valve)</w:t>
            </w:r>
          </w:p>
        </w:tc>
        <w:tc>
          <w:tcPr>
            <w:tcW w:w="2386" w:type="dxa"/>
            <w:tcBorders>
              <w:top w:val="single" w:sz="4" w:space="0" w:color="auto"/>
              <w:left w:val="single" w:sz="4" w:space="0" w:color="auto"/>
              <w:bottom w:val="single" w:sz="4" w:space="0" w:color="auto"/>
              <w:right w:val="single" w:sz="4" w:space="0" w:color="auto"/>
            </w:tcBorders>
            <w:vAlign w:val="bottom"/>
          </w:tcPr>
          <w:p w14:paraId="06D26C0E" w14:textId="77777777" w:rsidR="00DF2DFF" w:rsidRDefault="00DF2DFF" w:rsidP="00DF2DFF">
            <w:pPr>
              <w:spacing w:after="0"/>
              <w:rPr>
                <w:rFonts w:ascii="Calibri" w:hAnsi="Calibri" w:cs="Calibri"/>
                <w:color w:val="000000"/>
                <w:sz w:val="22"/>
                <w:szCs w:val="22"/>
              </w:rPr>
            </w:pPr>
            <w:r>
              <w:rPr>
                <w:rFonts w:ascii="Calibri" w:hAnsi="Calibri" w:cs="Calibri"/>
                <w:color w:val="000000"/>
                <w:sz w:val="22"/>
                <w:szCs w:val="22"/>
              </w:rPr>
              <w:t>ZSH010</w:t>
            </w:r>
          </w:p>
        </w:tc>
        <w:tc>
          <w:tcPr>
            <w:tcW w:w="5103" w:type="dxa"/>
            <w:tcBorders>
              <w:top w:val="single" w:sz="4" w:space="0" w:color="auto"/>
              <w:left w:val="single" w:sz="4" w:space="0" w:color="auto"/>
              <w:bottom w:val="single" w:sz="4" w:space="0" w:color="auto"/>
              <w:right w:val="single" w:sz="4" w:space="0" w:color="auto"/>
            </w:tcBorders>
            <w:vAlign w:val="bottom"/>
          </w:tcPr>
          <w:p w14:paraId="518814C6" w14:textId="77777777" w:rsidR="00DF2DFF" w:rsidRDefault="00DF2DFF" w:rsidP="00DF2DFF">
            <w:pPr>
              <w:jc w:val="left"/>
              <w:rPr>
                <w:rFonts w:ascii="Calibri" w:hAnsi="Calibri" w:cs="Calibri"/>
                <w:color w:val="000000"/>
                <w:sz w:val="22"/>
                <w:szCs w:val="22"/>
              </w:rPr>
            </w:pPr>
            <w:r>
              <w:rPr>
                <w:rFonts w:ascii="Calibri" w:hAnsi="Calibri" w:cs="Calibri"/>
                <w:color w:val="000000"/>
                <w:sz w:val="22"/>
                <w:szCs w:val="22"/>
              </w:rPr>
              <w:t>Sensor-Open valve LP007 position confirmation</w:t>
            </w:r>
          </w:p>
        </w:tc>
      </w:tr>
      <w:tr w:rsidR="00CB7C4C" w14:paraId="39923C11"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23B021E" w14:textId="77777777" w:rsidR="00CB7C4C" w:rsidRPr="001B3BAC" w:rsidRDefault="00CB7C4C" w:rsidP="00CB7C4C">
            <w:pPr>
              <w:spacing w:after="0"/>
              <w:jc w:val="center"/>
              <w:rPr>
                <w:rFonts w:cs="Arial"/>
                <w:color w:val="000000"/>
              </w:rPr>
            </w:pPr>
            <w:r>
              <w:rPr>
                <w:rFonts w:ascii="Calibri" w:hAnsi="Calibri" w:cs="Calibri"/>
                <w:color w:val="000000"/>
                <w:sz w:val="22"/>
                <w:szCs w:val="22"/>
              </w:rPr>
              <w:t>CA018-2-PDIT002 (H)</w:t>
            </w:r>
          </w:p>
        </w:tc>
        <w:tc>
          <w:tcPr>
            <w:tcW w:w="2386" w:type="dxa"/>
            <w:tcBorders>
              <w:top w:val="single" w:sz="4" w:space="0" w:color="auto"/>
              <w:left w:val="single" w:sz="4" w:space="0" w:color="auto"/>
              <w:bottom w:val="single" w:sz="4" w:space="0" w:color="auto"/>
              <w:right w:val="single" w:sz="4" w:space="0" w:color="auto"/>
            </w:tcBorders>
            <w:vAlign w:val="bottom"/>
          </w:tcPr>
          <w:p w14:paraId="1CCCF777" w14:textId="77777777" w:rsidR="00CB7C4C" w:rsidRPr="001B3BAC" w:rsidRDefault="00CB7C4C" w:rsidP="00CB7C4C">
            <w:pPr>
              <w:spacing w:after="0"/>
              <w:rPr>
                <w:rFonts w:cs="Arial"/>
                <w:color w:val="000000"/>
              </w:rPr>
            </w:pPr>
            <w:r>
              <w:rPr>
                <w:rFonts w:ascii="Calibri" w:hAnsi="Calibri" w:cs="Calibri"/>
                <w:color w:val="000000"/>
                <w:sz w:val="22"/>
                <w:szCs w:val="22"/>
              </w:rPr>
              <w:t>PDIT002</w:t>
            </w:r>
          </w:p>
        </w:tc>
        <w:tc>
          <w:tcPr>
            <w:tcW w:w="5103" w:type="dxa"/>
            <w:tcBorders>
              <w:top w:val="single" w:sz="4" w:space="0" w:color="auto"/>
              <w:left w:val="single" w:sz="4" w:space="0" w:color="auto"/>
              <w:bottom w:val="single" w:sz="4" w:space="0" w:color="auto"/>
              <w:right w:val="single" w:sz="4" w:space="0" w:color="auto"/>
            </w:tcBorders>
            <w:vAlign w:val="bottom"/>
          </w:tcPr>
          <w:p w14:paraId="7E3E5D67" w14:textId="77777777" w:rsidR="00CB7C4C" w:rsidRPr="001B3BAC" w:rsidRDefault="00CB7C4C" w:rsidP="00CB7C4C">
            <w:pPr>
              <w:jc w:val="left"/>
              <w:rPr>
                <w:rFonts w:cs="Arial"/>
              </w:rPr>
            </w:pPr>
            <w:r>
              <w:rPr>
                <w:rFonts w:ascii="Calibri" w:hAnsi="Calibri" w:cs="Calibri"/>
                <w:color w:val="000000"/>
                <w:sz w:val="22"/>
                <w:szCs w:val="22"/>
              </w:rPr>
              <w:t>Sensor-Filter CA008 pressure difference transmitter</w:t>
            </w:r>
          </w:p>
        </w:tc>
      </w:tr>
      <w:tr w:rsidR="00CB7C4C" w14:paraId="750F84AE"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A17378F" w14:textId="77777777" w:rsidR="00CB7C4C" w:rsidRPr="001B3BAC" w:rsidRDefault="00CB7C4C" w:rsidP="00CB7C4C">
            <w:pPr>
              <w:spacing w:after="0"/>
              <w:jc w:val="center"/>
              <w:rPr>
                <w:rFonts w:cs="Arial"/>
                <w:color w:val="000000"/>
              </w:rPr>
            </w:pPr>
            <w:r>
              <w:rPr>
                <w:rFonts w:ascii="Calibri" w:hAnsi="Calibri" w:cs="Calibri"/>
                <w:color w:val="000000"/>
                <w:sz w:val="22"/>
                <w:szCs w:val="22"/>
              </w:rPr>
              <w:t>PDIT004 (H)</w:t>
            </w:r>
          </w:p>
        </w:tc>
        <w:tc>
          <w:tcPr>
            <w:tcW w:w="2386" w:type="dxa"/>
            <w:tcBorders>
              <w:top w:val="single" w:sz="4" w:space="0" w:color="auto"/>
              <w:left w:val="single" w:sz="4" w:space="0" w:color="auto"/>
              <w:bottom w:val="single" w:sz="4" w:space="0" w:color="auto"/>
              <w:right w:val="single" w:sz="4" w:space="0" w:color="auto"/>
            </w:tcBorders>
            <w:vAlign w:val="bottom"/>
          </w:tcPr>
          <w:p w14:paraId="27BB4B8F" w14:textId="77777777" w:rsidR="00CB7C4C" w:rsidRPr="001B3BAC" w:rsidRDefault="00CB7C4C" w:rsidP="00CB7C4C">
            <w:pPr>
              <w:spacing w:after="0"/>
              <w:rPr>
                <w:rFonts w:cs="Arial"/>
                <w:color w:val="000000"/>
              </w:rPr>
            </w:pPr>
            <w:r>
              <w:rPr>
                <w:rFonts w:ascii="Calibri" w:hAnsi="Calibri" w:cs="Calibri"/>
                <w:color w:val="000000"/>
                <w:sz w:val="22"/>
                <w:szCs w:val="22"/>
              </w:rPr>
              <w:t>PDIT004</w:t>
            </w:r>
          </w:p>
        </w:tc>
        <w:tc>
          <w:tcPr>
            <w:tcW w:w="5103" w:type="dxa"/>
            <w:tcBorders>
              <w:top w:val="single" w:sz="4" w:space="0" w:color="auto"/>
              <w:left w:val="single" w:sz="4" w:space="0" w:color="auto"/>
              <w:bottom w:val="single" w:sz="4" w:space="0" w:color="auto"/>
              <w:right w:val="single" w:sz="4" w:space="0" w:color="auto"/>
            </w:tcBorders>
            <w:vAlign w:val="bottom"/>
          </w:tcPr>
          <w:p w14:paraId="574E61EC" w14:textId="77777777" w:rsidR="00CB7C4C" w:rsidRPr="00490306" w:rsidRDefault="00CB7C4C" w:rsidP="00CB7C4C">
            <w:pPr>
              <w:spacing w:after="0"/>
              <w:jc w:val="left"/>
              <w:rPr>
                <w:rFonts w:ascii="Calibri" w:hAnsi="Calibri" w:cs="Calibri"/>
                <w:color w:val="000000"/>
                <w:sz w:val="22"/>
                <w:szCs w:val="22"/>
                <w:lang w:val="en-AU"/>
              </w:rPr>
            </w:pPr>
            <w:r>
              <w:rPr>
                <w:rFonts w:ascii="Calibri" w:hAnsi="Calibri" w:cs="Calibri"/>
                <w:color w:val="000000"/>
                <w:sz w:val="22"/>
                <w:szCs w:val="22"/>
              </w:rPr>
              <w:t>Sensor-Filter CA0</w:t>
            </w:r>
            <w:r w:rsidR="002F3981">
              <w:rPr>
                <w:rFonts w:ascii="Calibri" w:hAnsi="Calibri" w:cs="Calibri"/>
                <w:color w:val="000000"/>
                <w:sz w:val="22"/>
                <w:szCs w:val="22"/>
              </w:rPr>
              <w:t>0</w:t>
            </w:r>
            <w:r>
              <w:rPr>
                <w:rFonts w:ascii="Calibri" w:hAnsi="Calibri" w:cs="Calibri"/>
                <w:color w:val="000000"/>
                <w:sz w:val="22"/>
                <w:szCs w:val="22"/>
              </w:rPr>
              <w:t>8 outlet pressure difference transmitter</w:t>
            </w:r>
          </w:p>
        </w:tc>
      </w:tr>
      <w:tr w:rsidR="00CB7C4C" w14:paraId="0D17C9C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F620144" w14:textId="77777777" w:rsidR="00CB7C4C" w:rsidRDefault="00CB7C4C" w:rsidP="00CB7C4C">
            <w:pPr>
              <w:spacing w:after="0"/>
              <w:jc w:val="center"/>
              <w:rPr>
                <w:rFonts w:ascii="Calibri" w:hAnsi="Calibri" w:cs="Calibri"/>
                <w:color w:val="000000"/>
                <w:sz w:val="22"/>
                <w:szCs w:val="22"/>
              </w:rPr>
            </w:pPr>
            <w:r>
              <w:rPr>
                <w:rFonts w:ascii="Calibri" w:hAnsi="Calibri" w:cs="Calibri"/>
                <w:color w:val="000000"/>
                <w:sz w:val="22"/>
                <w:szCs w:val="22"/>
              </w:rPr>
              <w:t>LS003 (H)</w:t>
            </w:r>
          </w:p>
        </w:tc>
        <w:tc>
          <w:tcPr>
            <w:tcW w:w="2386" w:type="dxa"/>
            <w:tcBorders>
              <w:top w:val="single" w:sz="4" w:space="0" w:color="auto"/>
              <w:left w:val="single" w:sz="4" w:space="0" w:color="auto"/>
              <w:bottom w:val="single" w:sz="4" w:space="0" w:color="auto"/>
              <w:right w:val="single" w:sz="4" w:space="0" w:color="auto"/>
            </w:tcBorders>
            <w:vAlign w:val="bottom"/>
          </w:tcPr>
          <w:p w14:paraId="1DD789DD" w14:textId="77777777" w:rsidR="00CB7C4C" w:rsidRDefault="00CB7C4C" w:rsidP="00CB7C4C">
            <w:pPr>
              <w:spacing w:after="0"/>
              <w:rPr>
                <w:rFonts w:ascii="Calibri" w:hAnsi="Calibri" w:cs="Calibri"/>
                <w:color w:val="000000"/>
                <w:sz w:val="22"/>
                <w:szCs w:val="22"/>
              </w:rPr>
            </w:pPr>
            <w:r>
              <w:rPr>
                <w:rFonts w:ascii="Calibri" w:hAnsi="Calibri" w:cs="Calibri"/>
                <w:color w:val="000000"/>
                <w:sz w:val="22"/>
                <w:szCs w:val="22"/>
              </w:rPr>
              <w:t>LS003</w:t>
            </w:r>
          </w:p>
        </w:tc>
        <w:tc>
          <w:tcPr>
            <w:tcW w:w="5103" w:type="dxa"/>
            <w:tcBorders>
              <w:top w:val="single" w:sz="4" w:space="0" w:color="auto"/>
              <w:left w:val="single" w:sz="4" w:space="0" w:color="auto"/>
              <w:bottom w:val="single" w:sz="4" w:space="0" w:color="auto"/>
              <w:right w:val="single" w:sz="4" w:space="0" w:color="auto"/>
            </w:tcBorders>
            <w:vAlign w:val="bottom"/>
          </w:tcPr>
          <w:p w14:paraId="70D09602" w14:textId="77777777" w:rsidR="00CB7C4C" w:rsidRPr="001B3BAC" w:rsidRDefault="00CB7C4C" w:rsidP="00CB7C4C">
            <w:pPr>
              <w:jc w:val="left"/>
              <w:rPr>
                <w:rFonts w:cs="Arial"/>
              </w:rPr>
            </w:pPr>
            <w:r>
              <w:rPr>
                <w:rFonts w:ascii="Calibri" w:hAnsi="Calibri" w:cs="Calibri"/>
                <w:color w:val="000000"/>
                <w:sz w:val="22"/>
                <w:szCs w:val="22"/>
              </w:rPr>
              <w:t>Sensor-High level of the hopper TE009</w:t>
            </w:r>
          </w:p>
        </w:tc>
      </w:tr>
      <w:tr w:rsidR="00CB7C4C" w14:paraId="24BA1E7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4A5C012" w14:textId="77777777" w:rsidR="00CB7C4C" w:rsidRPr="001B3BAC" w:rsidRDefault="00CB7C4C" w:rsidP="00CB7C4C">
            <w:pPr>
              <w:spacing w:after="0"/>
              <w:jc w:val="center"/>
              <w:rPr>
                <w:rFonts w:cs="Arial"/>
                <w:color w:val="000000"/>
              </w:rPr>
            </w:pPr>
            <w:r>
              <w:rPr>
                <w:rFonts w:ascii="Calibri" w:hAnsi="Calibri" w:cs="Calibri"/>
                <w:color w:val="000000"/>
                <w:sz w:val="22"/>
                <w:szCs w:val="22"/>
              </w:rPr>
              <w:t>LS001 (L)</w:t>
            </w:r>
          </w:p>
        </w:tc>
        <w:tc>
          <w:tcPr>
            <w:tcW w:w="2386" w:type="dxa"/>
            <w:tcBorders>
              <w:top w:val="single" w:sz="4" w:space="0" w:color="auto"/>
              <w:left w:val="single" w:sz="4" w:space="0" w:color="auto"/>
              <w:bottom w:val="single" w:sz="4" w:space="0" w:color="auto"/>
              <w:right w:val="single" w:sz="4" w:space="0" w:color="auto"/>
            </w:tcBorders>
            <w:vAlign w:val="bottom"/>
          </w:tcPr>
          <w:p w14:paraId="45C66362" w14:textId="77777777" w:rsidR="00CB7C4C" w:rsidRPr="001B3BAC" w:rsidRDefault="00CB7C4C" w:rsidP="00CB7C4C">
            <w:pPr>
              <w:spacing w:after="0"/>
              <w:rPr>
                <w:rFonts w:cs="Arial"/>
                <w:color w:val="000000"/>
              </w:rPr>
            </w:pPr>
            <w:r>
              <w:rPr>
                <w:rFonts w:ascii="Calibri" w:hAnsi="Calibri" w:cs="Calibri"/>
                <w:color w:val="000000"/>
                <w:sz w:val="22"/>
                <w:szCs w:val="22"/>
              </w:rPr>
              <w:t>LS001</w:t>
            </w:r>
          </w:p>
        </w:tc>
        <w:tc>
          <w:tcPr>
            <w:tcW w:w="5103" w:type="dxa"/>
            <w:tcBorders>
              <w:top w:val="single" w:sz="4" w:space="0" w:color="auto"/>
              <w:left w:val="single" w:sz="4" w:space="0" w:color="auto"/>
              <w:bottom w:val="single" w:sz="4" w:space="0" w:color="auto"/>
              <w:right w:val="single" w:sz="4" w:space="0" w:color="auto"/>
            </w:tcBorders>
            <w:vAlign w:val="bottom"/>
          </w:tcPr>
          <w:p w14:paraId="66DF6F34" w14:textId="77777777" w:rsidR="00CB7C4C" w:rsidRPr="001B3BAC" w:rsidRDefault="00CB7C4C" w:rsidP="00CB7C4C">
            <w:pPr>
              <w:jc w:val="left"/>
              <w:rPr>
                <w:rFonts w:cs="Arial"/>
              </w:rPr>
            </w:pPr>
            <w:r>
              <w:rPr>
                <w:rFonts w:ascii="Calibri" w:hAnsi="Calibri" w:cs="Calibri"/>
                <w:color w:val="000000"/>
                <w:sz w:val="22"/>
                <w:szCs w:val="22"/>
              </w:rPr>
              <w:t>Sensor-Low level of the hopper TE009</w:t>
            </w:r>
          </w:p>
        </w:tc>
      </w:tr>
      <w:tr w:rsidR="00CB7C4C" w14:paraId="2E86BD2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32FAFBF" w14:textId="77777777" w:rsidR="00CB7C4C" w:rsidRPr="001B3BAC" w:rsidRDefault="00CB7C4C" w:rsidP="00CB7C4C">
            <w:pPr>
              <w:spacing w:after="0"/>
              <w:jc w:val="center"/>
              <w:rPr>
                <w:rFonts w:cs="Arial"/>
                <w:color w:val="000000"/>
              </w:rPr>
            </w:pPr>
            <w:r>
              <w:rPr>
                <w:rFonts w:ascii="Calibri" w:hAnsi="Calibri" w:cs="Calibri"/>
                <w:color w:val="000000"/>
                <w:sz w:val="22"/>
                <w:szCs w:val="22"/>
              </w:rPr>
              <w:t>PIT002 (H)</w:t>
            </w:r>
          </w:p>
        </w:tc>
        <w:tc>
          <w:tcPr>
            <w:tcW w:w="2386" w:type="dxa"/>
            <w:tcBorders>
              <w:top w:val="single" w:sz="4" w:space="0" w:color="auto"/>
              <w:left w:val="single" w:sz="4" w:space="0" w:color="auto"/>
              <w:bottom w:val="single" w:sz="4" w:space="0" w:color="auto"/>
              <w:right w:val="single" w:sz="4" w:space="0" w:color="auto"/>
            </w:tcBorders>
            <w:vAlign w:val="bottom"/>
          </w:tcPr>
          <w:p w14:paraId="2775F72C" w14:textId="77777777" w:rsidR="00CB7C4C" w:rsidRPr="001B3BAC" w:rsidRDefault="00CB7C4C" w:rsidP="00CB7C4C">
            <w:pPr>
              <w:spacing w:after="0"/>
              <w:rPr>
                <w:rFonts w:cs="Arial"/>
                <w:color w:val="000000"/>
              </w:rPr>
            </w:pPr>
            <w:r>
              <w:rPr>
                <w:rFonts w:ascii="Calibri" w:hAnsi="Calibri" w:cs="Calibri"/>
                <w:color w:val="000000"/>
                <w:sz w:val="22"/>
                <w:szCs w:val="22"/>
              </w:rPr>
              <w:t>PIT002</w:t>
            </w:r>
          </w:p>
        </w:tc>
        <w:tc>
          <w:tcPr>
            <w:tcW w:w="5103" w:type="dxa"/>
            <w:tcBorders>
              <w:top w:val="single" w:sz="4" w:space="0" w:color="auto"/>
              <w:left w:val="single" w:sz="4" w:space="0" w:color="auto"/>
              <w:bottom w:val="single" w:sz="4" w:space="0" w:color="auto"/>
              <w:right w:val="single" w:sz="4" w:space="0" w:color="auto"/>
            </w:tcBorders>
            <w:vAlign w:val="bottom"/>
          </w:tcPr>
          <w:p w14:paraId="73982314" w14:textId="77777777" w:rsidR="00CB7C4C" w:rsidRPr="00CB7C4C" w:rsidRDefault="00CB7C4C" w:rsidP="00CB7C4C">
            <w:pPr>
              <w:spacing w:after="0"/>
              <w:jc w:val="left"/>
              <w:rPr>
                <w:rFonts w:ascii="Calibri" w:hAnsi="Calibri" w:cs="Calibri"/>
                <w:color w:val="000000"/>
                <w:sz w:val="22"/>
                <w:szCs w:val="22"/>
                <w:lang w:val="en-AU"/>
              </w:rPr>
            </w:pPr>
            <w:r>
              <w:rPr>
                <w:rFonts w:ascii="Calibri" w:hAnsi="Calibri" w:cs="Calibri"/>
                <w:color w:val="000000"/>
                <w:sz w:val="22"/>
                <w:szCs w:val="22"/>
              </w:rPr>
              <w:t>Sensor-Hi Pressure transmitter (inside TE009)</w:t>
            </w:r>
          </w:p>
        </w:tc>
      </w:tr>
      <w:tr w:rsidR="00CB7C4C" w14:paraId="68A48582"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212BFC2" w14:textId="77777777" w:rsidR="00CB7C4C" w:rsidRPr="001B3BAC" w:rsidRDefault="00CB7C4C" w:rsidP="00CB7C4C">
            <w:pPr>
              <w:spacing w:after="0"/>
              <w:jc w:val="center"/>
              <w:rPr>
                <w:rFonts w:cs="Arial"/>
                <w:color w:val="000000"/>
              </w:rPr>
            </w:pPr>
            <w:r>
              <w:rPr>
                <w:rFonts w:ascii="Calibri" w:hAnsi="Calibri" w:cs="Calibri"/>
                <w:color w:val="000000"/>
                <w:sz w:val="22"/>
                <w:szCs w:val="22"/>
              </w:rPr>
              <w:t>WT001</w:t>
            </w:r>
          </w:p>
        </w:tc>
        <w:tc>
          <w:tcPr>
            <w:tcW w:w="2386" w:type="dxa"/>
            <w:tcBorders>
              <w:top w:val="single" w:sz="4" w:space="0" w:color="auto"/>
              <w:left w:val="single" w:sz="4" w:space="0" w:color="auto"/>
              <w:bottom w:val="single" w:sz="4" w:space="0" w:color="auto"/>
              <w:right w:val="single" w:sz="4" w:space="0" w:color="auto"/>
            </w:tcBorders>
            <w:vAlign w:val="bottom"/>
          </w:tcPr>
          <w:p w14:paraId="2453395D" w14:textId="77777777" w:rsidR="00CB7C4C" w:rsidRPr="001B3BAC" w:rsidRDefault="00CB7C4C" w:rsidP="00CB7C4C">
            <w:pPr>
              <w:spacing w:after="0"/>
              <w:rPr>
                <w:rFonts w:cs="Arial"/>
                <w:color w:val="000000"/>
              </w:rPr>
            </w:pPr>
            <w:r>
              <w:rPr>
                <w:rFonts w:ascii="Calibri" w:hAnsi="Calibri" w:cs="Calibri"/>
                <w:color w:val="000000"/>
                <w:sz w:val="22"/>
                <w:szCs w:val="22"/>
              </w:rPr>
              <w:t>WT001</w:t>
            </w:r>
          </w:p>
        </w:tc>
        <w:tc>
          <w:tcPr>
            <w:tcW w:w="5103" w:type="dxa"/>
            <w:tcBorders>
              <w:top w:val="single" w:sz="4" w:space="0" w:color="auto"/>
              <w:left w:val="single" w:sz="4" w:space="0" w:color="auto"/>
              <w:bottom w:val="single" w:sz="4" w:space="0" w:color="auto"/>
              <w:right w:val="single" w:sz="4" w:space="0" w:color="auto"/>
            </w:tcBorders>
            <w:vAlign w:val="bottom"/>
          </w:tcPr>
          <w:p w14:paraId="27CC6DFF" w14:textId="77777777" w:rsidR="00CB7C4C" w:rsidRPr="00CB7C4C" w:rsidRDefault="00CB7C4C" w:rsidP="00CB7C4C">
            <w:pPr>
              <w:spacing w:after="0"/>
              <w:jc w:val="left"/>
              <w:rPr>
                <w:rFonts w:ascii="Calibri" w:hAnsi="Calibri" w:cs="Calibri"/>
                <w:color w:val="000000"/>
                <w:sz w:val="22"/>
                <w:szCs w:val="22"/>
                <w:lang w:val="en-AU"/>
              </w:rPr>
            </w:pPr>
            <w:r>
              <w:rPr>
                <w:rFonts w:ascii="Calibri" w:hAnsi="Calibri" w:cs="Calibri"/>
                <w:color w:val="000000"/>
                <w:sz w:val="22"/>
                <w:szCs w:val="22"/>
              </w:rPr>
              <w:t>Sensor-weight transmitter (scale)</w:t>
            </w:r>
          </w:p>
        </w:tc>
      </w:tr>
    </w:tbl>
    <w:p w14:paraId="0AA2BD12" w14:textId="77777777" w:rsidR="00A7468D" w:rsidRPr="00FE7F22" w:rsidRDefault="00A7468D" w:rsidP="00A7468D"/>
    <w:p w14:paraId="203C2426" w14:textId="77777777" w:rsidR="00FE7F22" w:rsidRDefault="00FE7F22" w:rsidP="00A7468D"/>
    <w:p w14:paraId="3E4379A8" w14:textId="77777777" w:rsidR="00A7468D" w:rsidRPr="00F5217D" w:rsidRDefault="00A23B4E">
      <w:pPr>
        <w:pStyle w:val="Heading2"/>
      </w:pPr>
      <w:bookmarkStart w:id="12" w:name="_Toc149556401"/>
      <w:r>
        <w:t>P</w:t>
      </w:r>
      <w:r w:rsidR="00A7468D" w:rsidRPr="00A7468D">
        <w:t>neumatic transport</w:t>
      </w:r>
      <w:r w:rsidR="00A7468D">
        <w:t>.</w:t>
      </w:r>
      <w:bookmarkEnd w:id="12"/>
      <w:r w:rsidR="00A7468D">
        <w:t xml:space="preserve"> </w:t>
      </w:r>
    </w:p>
    <w:p w14:paraId="3D9EF02F" w14:textId="77777777" w:rsidR="001B3106" w:rsidRDefault="001B3106" w:rsidP="001B3106">
      <w:r>
        <w:t xml:space="preserve">The description in the following section refers to the </w:t>
      </w:r>
      <w:r w:rsidR="00253871">
        <w:t>transporter</w:t>
      </w:r>
      <w:r>
        <w:t>, see the P&amp;ID for actual component tag numbers.</w:t>
      </w:r>
    </w:p>
    <w:p w14:paraId="1570FFDC" w14:textId="77777777" w:rsidR="001B3106" w:rsidRDefault="001B3106" w:rsidP="001B3106"/>
    <w:p w14:paraId="2B146B06" w14:textId="77777777" w:rsidR="001B3106" w:rsidRDefault="001B3106" w:rsidP="001B3106">
      <w:r>
        <w:t xml:space="preserve">In order for the auto-cycle to run for a given bin, the bin must be </w:t>
      </w:r>
      <w:r w:rsidR="000C5CBB">
        <w:t>enabled,</w:t>
      </w:r>
      <w:r>
        <w:t xml:space="preserve"> and the auto-cycle must be running for that bin.</w:t>
      </w:r>
    </w:p>
    <w:p w14:paraId="495A7F53" w14:textId="77777777" w:rsidR="001B3106" w:rsidRDefault="001B3106" w:rsidP="001B3106"/>
    <w:p w14:paraId="2FD36B32" w14:textId="77777777" w:rsidR="001B3106" w:rsidRDefault="001B3106" w:rsidP="001B3106">
      <w:r>
        <w:t xml:space="preserve">When one of its destinations or bins requests material, the vessel begins to load. When the high level or set operating weight is reached, the container valves close. If the line is free, the boat will mark the line and the diverter valves will move if the line is diverted. When the bypass valves are in position, the vessel is pressurized. The material is transported to the equipment or hopper. When the </w:t>
      </w:r>
      <w:r w:rsidR="000C5CBB">
        <w:t>low-pressure</w:t>
      </w:r>
      <w:r>
        <w:t xml:space="preserve"> level </w:t>
      </w:r>
      <w:del w:id="13" w:author="Kasper Simonsen" w:date="2023-10-17T11:20:00Z">
        <w:r w:rsidDel="002A5950">
          <w:delText xml:space="preserve">or minimum weight </w:delText>
        </w:r>
      </w:del>
      <w:r>
        <w:t xml:space="preserve">is reached, the conveyor stops conveying by relieving </w:t>
      </w:r>
      <w:del w:id="14" w:author="Kasper Simonsen" w:date="2023-10-17T11:21:00Z">
        <w:r w:rsidDel="002A5950">
          <w:delText>pressure from the orifice valve</w:delText>
        </w:r>
      </w:del>
      <w:ins w:id="15" w:author="Kasper Simonsen" w:date="2023-10-17T11:21:00Z">
        <w:r w:rsidR="002A5950">
          <w:t>removing supply to the transport valve, and opening the vent valve</w:t>
        </w:r>
      </w:ins>
      <w:r>
        <w:t xml:space="preserve">. A new charge cycle will start until the target high level is reached, or the </w:t>
      </w:r>
      <w:del w:id="16" w:author="Kasper Simonsen" w:date="2023-10-17T11:22:00Z">
        <w:r w:rsidDel="002A5950">
          <w:delText>fill cycle will end as estimated by operation</w:delText>
        </w:r>
      </w:del>
      <w:ins w:id="17" w:author="Kasper Simonsen" w:date="2023-10-17T11:22:00Z">
        <w:r w:rsidR="002A5950">
          <w:t>target weight has been reached</w:t>
        </w:r>
      </w:ins>
      <w:r>
        <w:t xml:space="preserve">. In semi-automatic mode, the sequences of the </w:t>
      </w:r>
      <w:del w:id="18" w:author="Kasper Simonsen" w:date="2023-10-17T11:22:00Z">
        <w:r w:rsidDel="002A5950">
          <w:delText>shipping containers</w:delText>
        </w:r>
      </w:del>
      <w:ins w:id="19" w:author="Kasper Simonsen" w:date="2023-10-17T11:22:00Z">
        <w:r w:rsidR="002A5950">
          <w:t>transportation cycles</w:t>
        </w:r>
      </w:ins>
      <w:r>
        <w:t xml:space="preserve"> can be tested one by one</w:t>
      </w:r>
      <w:ins w:id="20" w:author="Kasper Simonsen" w:date="2023-10-17T11:23:00Z">
        <w:r w:rsidR="002A5950">
          <w:t xml:space="preserve"> until the target weight is reached, or the high level is reached in the downstream equipment</w:t>
        </w:r>
      </w:ins>
      <w:r>
        <w:t xml:space="preserve">. This mode should be used for testing, </w:t>
      </w:r>
      <w:r w:rsidR="000C5CBB">
        <w:t>commissioning,</w:t>
      </w:r>
      <w:r>
        <w:t xml:space="preserve"> and maintenance purposes only.</w:t>
      </w:r>
    </w:p>
    <w:p w14:paraId="5CC4210C" w14:textId="77777777" w:rsidR="001B3106" w:rsidRDefault="001B3106" w:rsidP="001B3106"/>
    <w:p w14:paraId="6B34B8ED" w14:textId="77777777" w:rsidR="001B3106" w:rsidRDefault="001B3106" w:rsidP="001B3106">
      <w:r>
        <w:t>In manual mode, all devices can be tested independently.</w:t>
      </w:r>
    </w:p>
    <w:p w14:paraId="60A747B1" w14:textId="77777777" w:rsidR="00A7468D" w:rsidRDefault="00A23B4E">
      <w:pPr>
        <w:pStyle w:val="Heading3"/>
        <w:rPr>
          <w:b w:val="0"/>
          <w:iCs/>
          <w:szCs w:val="28"/>
        </w:rPr>
      </w:pPr>
      <w:bookmarkStart w:id="21" w:name="_Toc149556402"/>
      <w:r w:rsidRPr="00A23B4E">
        <w:rPr>
          <w:iCs/>
          <w:szCs w:val="28"/>
        </w:rPr>
        <w:t>LFP-NCO system</w:t>
      </w:r>
      <w:r>
        <w:rPr>
          <w:b w:val="0"/>
          <w:iCs/>
          <w:szCs w:val="28"/>
        </w:rPr>
        <w:t xml:space="preserve"> c</w:t>
      </w:r>
      <w:r w:rsidR="00A7468D" w:rsidRPr="00564F45">
        <w:rPr>
          <w:iCs/>
          <w:szCs w:val="28"/>
        </w:rPr>
        <w:t>ontrol</w:t>
      </w:r>
      <w:r w:rsidRPr="00A23B4E">
        <w:t xml:space="preserve"> </w:t>
      </w:r>
      <w:r w:rsidR="005252D1">
        <w:rPr>
          <w:iCs/>
          <w:szCs w:val="28"/>
        </w:rPr>
        <w:t>device</w:t>
      </w:r>
      <w:r w:rsidR="005252D1" w:rsidRPr="00564F45">
        <w:rPr>
          <w:iCs/>
          <w:szCs w:val="28"/>
        </w:rPr>
        <w:t xml:space="preserve"> instrumentation</w:t>
      </w:r>
      <w:r w:rsidR="00A7468D" w:rsidRPr="00564F45">
        <w:rPr>
          <w:iCs/>
          <w:szCs w:val="28"/>
        </w:rPr>
        <w:t xml:space="preserve"> </w:t>
      </w:r>
      <w:r w:rsidR="005252D1" w:rsidRPr="005252D1">
        <w:rPr>
          <w:iCs/>
          <w:szCs w:val="28"/>
        </w:rPr>
        <w:t>pneumatic transport</w:t>
      </w:r>
      <w:r w:rsidR="002035C8">
        <w:rPr>
          <w:b w:val="0"/>
          <w:iCs/>
          <w:szCs w:val="28"/>
        </w:rPr>
        <w:t xml:space="preserve"> </w:t>
      </w:r>
      <w:r w:rsidR="002035C8" w:rsidRPr="002035C8">
        <w:rPr>
          <w:iCs/>
          <w:szCs w:val="28"/>
        </w:rPr>
        <w:t>VZ007, V012 and VZ017</w:t>
      </w:r>
      <w:r w:rsidR="00A7468D" w:rsidRPr="00564F45">
        <w:rPr>
          <w:iCs/>
          <w:szCs w:val="28"/>
        </w:rPr>
        <w:t>.</w:t>
      </w:r>
      <w:bookmarkEnd w:id="21"/>
    </w:p>
    <w:p w14:paraId="0C764B36" w14:textId="77777777" w:rsidR="00A20495" w:rsidRDefault="00A20495" w:rsidP="00A20495">
      <w:pPr>
        <w:rPr>
          <w:rStyle w:val="rynqvb"/>
          <w:lang w:val="en"/>
        </w:rPr>
      </w:pPr>
    </w:p>
    <w:p w14:paraId="31301E66" w14:textId="77777777" w:rsidR="00A20495" w:rsidRPr="00A20495" w:rsidRDefault="00A20495" w:rsidP="00A20495">
      <w:pPr>
        <w:rPr>
          <w:lang w:val="en"/>
        </w:rPr>
      </w:pPr>
      <w:r>
        <w:rPr>
          <w:rStyle w:val="rynqvb"/>
          <w:lang w:val="en"/>
        </w:rPr>
        <w:t>The following table shows the VZ007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253871" w14:paraId="2FE0314A" w14:textId="77777777" w:rsidTr="00A21E32">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1E0B0958" w14:textId="77777777" w:rsidR="00253871" w:rsidRDefault="00253871" w:rsidP="00A21E32">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28724A17" w14:textId="77777777" w:rsidR="00253871" w:rsidRDefault="00253871" w:rsidP="00A21E32">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43911505" w14:textId="77777777" w:rsidR="00253871" w:rsidRDefault="00253871" w:rsidP="00A21E32">
            <w:pPr>
              <w:jc w:val="left"/>
            </w:pPr>
            <w:r w:rsidRPr="001B3BAC">
              <w:t>Description</w:t>
            </w:r>
          </w:p>
        </w:tc>
      </w:tr>
      <w:tr w:rsidR="00253871" w14:paraId="1A74A0B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6CFC0DE" w14:textId="77777777" w:rsidR="00253871" w:rsidRPr="00253871" w:rsidRDefault="00253871" w:rsidP="00253871">
            <w:pPr>
              <w:spacing w:after="0"/>
              <w:jc w:val="center"/>
              <w:rPr>
                <w:rFonts w:ascii="Calibri" w:hAnsi="Calibri" w:cs="Calibri"/>
                <w:color w:val="000000"/>
                <w:sz w:val="22"/>
                <w:szCs w:val="22"/>
                <w:lang w:val="en-AU"/>
              </w:rPr>
            </w:pPr>
            <w:r>
              <w:rPr>
                <w:rFonts w:ascii="Calibri" w:hAnsi="Calibri" w:cs="Calibri"/>
                <w:color w:val="000000"/>
                <w:sz w:val="22"/>
                <w:szCs w:val="22"/>
              </w:rPr>
              <w:t>LP059 (Valve)</w:t>
            </w:r>
          </w:p>
        </w:tc>
        <w:tc>
          <w:tcPr>
            <w:tcW w:w="2386" w:type="dxa"/>
            <w:tcBorders>
              <w:top w:val="single" w:sz="4" w:space="0" w:color="auto"/>
              <w:left w:val="single" w:sz="4" w:space="0" w:color="auto"/>
              <w:bottom w:val="single" w:sz="4" w:space="0" w:color="auto"/>
              <w:right w:val="single" w:sz="4" w:space="0" w:color="auto"/>
            </w:tcBorders>
            <w:vAlign w:val="bottom"/>
          </w:tcPr>
          <w:p w14:paraId="2B26EE73" w14:textId="77777777" w:rsidR="00253871" w:rsidRPr="00253871" w:rsidRDefault="00253871" w:rsidP="00A21E32">
            <w:pPr>
              <w:spacing w:after="0"/>
              <w:rPr>
                <w:rFonts w:ascii="Calibri" w:hAnsi="Calibri" w:cs="Calibri"/>
                <w:color w:val="000000"/>
                <w:sz w:val="22"/>
                <w:szCs w:val="22"/>
                <w:lang w:val="en-AU"/>
              </w:rPr>
            </w:pPr>
            <w:r>
              <w:rPr>
                <w:rFonts w:ascii="Calibri" w:hAnsi="Calibri" w:cs="Calibri"/>
                <w:color w:val="000000"/>
                <w:sz w:val="22"/>
                <w:szCs w:val="22"/>
              </w:rPr>
              <w:t>AY062</w:t>
            </w:r>
          </w:p>
        </w:tc>
        <w:tc>
          <w:tcPr>
            <w:tcW w:w="5103" w:type="dxa"/>
            <w:tcBorders>
              <w:top w:val="single" w:sz="4" w:space="0" w:color="auto"/>
              <w:left w:val="single" w:sz="4" w:space="0" w:color="auto"/>
              <w:bottom w:val="single" w:sz="4" w:space="0" w:color="auto"/>
              <w:right w:val="single" w:sz="4" w:space="0" w:color="auto"/>
            </w:tcBorders>
            <w:vAlign w:val="bottom"/>
          </w:tcPr>
          <w:p w14:paraId="0F96778A" w14:textId="77777777" w:rsidR="00253871" w:rsidRPr="00253871" w:rsidRDefault="00253871" w:rsidP="00253871">
            <w:pPr>
              <w:spacing w:after="0"/>
              <w:jc w:val="left"/>
              <w:rPr>
                <w:rFonts w:ascii="Calibri" w:hAnsi="Calibri" w:cs="Calibri"/>
                <w:color w:val="000000"/>
                <w:sz w:val="22"/>
                <w:szCs w:val="22"/>
                <w:lang w:val="en-AU"/>
              </w:rPr>
            </w:pPr>
            <w:r>
              <w:rPr>
                <w:rFonts w:ascii="Calibri" w:hAnsi="Calibri" w:cs="Calibri"/>
                <w:color w:val="000000"/>
                <w:sz w:val="22"/>
                <w:szCs w:val="22"/>
              </w:rPr>
              <w:t>Solenoid-Inlet valve of the transporter</w:t>
            </w:r>
          </w:p>
        </w:tc>
      </w:tr>
      <w:tr w:rsidR="00253871" w14:paraId="1299335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746F73C" w14:textId="77777777" w:rsidR="00253871" w:rsidRPr="00253871" w:rsidRDefault="00253871" w:rsidP="00253871">
            <w:pPr>
              <w:spacing w:after="0"/>
              <w:jc w:val="center"/>
              <w:rPr>
                <w:rFonts w:ascii="Calibri" w:hAnsi="Calibri" w:cs="Calibri"/>
                <w:color w:val="000000"/>
                <w:sz w:val="22"/>
                <w:szCs w:val="22"/>
                <w:lang w:val="en-AU"/>
              </w:rPr>
            </w:pPr>
            <w:r>
              <w:rPr>
                <w:rFonts w:ascii="Calibri" w:hAnsi="Calibri" w:cs="Calibri"/>
                <w:color w:val="000000"/>
                <w:sz w:val="22"/>
                <w:szCs w:val="22"/>
              </w:rPr>
              <w:t>LP059 (Valve)</w:t>
            </w:r>
          </w:p>
        </w:tc>
        <w:tc>
          <w:tcPr>
            <w:tcW w:w="2386" w:type="dxa"/>
            <w:tcBorders>
              <w:top w:val="single" w:sz="4" w:space="0" w:color="auto"/>
              <w:left w:val="single" w:sz="4" w:space="0" w:color="auto"/>
              <w:bottom w:val="single" w:sz="4" w:space="0" w:color="auto"/>
              <w:right w:val="single" w:sz="4" w:space="0" w:color="auto"/>
            </w:tcBorders>
            <w:vAlign w:val="bottom"/>
          </w:tcPr>
          <w:p w14:paraId="48876F58" w14:textId="77777777" w:rsidR="00253871" w:rsidRPr="001B3BAC" w:rsidRDefault="00253871" w:rsidP="00253871">
            <w:pPr>
              <w:spacing w:after="0"/>
              <w:rPr>
                <w:rFonts w:cs="Arial"/>
                <w:color w:val="000000"/>
              </w:rPr>
            </w:pPr>
            <w:r>
              <w:rPr>
                <w:rFonts w:ascii="Calibri" w:hAnsi="Calibri" w:cs="Calibri"/>
                <w:color w:val="000000"/>
                <w:sz w:val="22"/>
                <w:szCs w:val="22"/>
              </w:rPr>
              <w:t>ZSL061</w:t>
            </w:r>
          </w:p>
        </w:tc>
        <w:tc>
          <w:tcPr>
            <w:tcW w:w="5103" w:type="dxa"/>
            <w:tcBorders>
              <w:top w:val="single" w:sz="4" w:space="0" w:color="auto"/>
              <w:left w:val="single" w:sz="4" w:space="0" w:color="auto"/>
              <w:bottom w:val="single" w:sz="4" w:space="0" w:color="auto"/>
              <w:right w:val="single" w:sz="4" w:space="0" w:color="auto"/>
            </w:tcBorders>
            <w:vAlign w:val="bottom"/>
          </w:tcPr>
          <w:p w14:paraId="0EC765CD" w14:textId="77777777" w:rsidR="00253871" w:rsidRPr="001B3BAC" w:rsidRDefault="00253871" w:rsidP="00253871">
            <w:pPr>
              <w:jc w:val="left"/>
              <w:rPr>
                <w:rFonts w:cs="Arial"/>
              </w:rPr>
            </w:pPr>
            <w:r>
              <w:rPr>
                <w:rFonts w:ascii="Calibri" w:hAnsi="Calibri" w:cs="Calibri"/>
                <w:color w:val="000000"/>
                <w:sz w:val="22"/>
                <w:szCs w:val="22"/>
              </w:rPr>
              <w:t>Sensor-Closed valve LP059 position confirmation</w:t>
            </w:r>
          </w:p>
        </w:tc>
      </w:tr>
      <w:tr w:rsidR="00253871" w14:paraId="07B6416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A53E149" w14:textId="77777777" w:rsidR="00253871" w:rsidRPr="00253871" w:rsidRDefault="00253871" w:rsidP="00253871">
            <w:pPr>
              <w:spacing w:after="0"/>
              <w:jc w:val="center"/>
              <w:rPr>
                <w:rFonts w:ascii="Calibri" w:hAnsi="Calibri" w:cs="Calibri"/>
                <w:color w:val="000000"/>
                <w:sz w:val="22"/>
                <w:szCs w:val="22"/>
                <w:lang w:val="en-AU"/>
              </w:rPr>
            </w:pPr>
            <w:r>
              <w:rPr>
                <w:rFonts w:ascii="Calibri" w:hAnsi="Calibri" w:cs="Calibri"/>
                <w:color w:val="000000"/>
                <w:sz w:val="22"/>
                <w:szCs w:val="22"/>
              </w:rPr>
              <w:t>LP059 (Valve)</w:t>
            </w:r>
          </w:p>
        </w:tc>
        <w:tc>
          <w:tcPr>
            <w:tcW w:w="2386" w:type="dxa"/>
            <w:tcBorders>
              <w:top w:val="single" w:sz="4" w:space="0" w:color="auto"/>
              <w:left w:val="single" w:sz="4" w:space="0" w:color="auto"/>
              <w:bottom w:val="single" w:sz="4" w:space="0" w:color="auto"/>
              <w:right w:val="single" w:sz="4" w:space="0" w:color="auto"/>
            </w:tcBorders>
            <w:vAlign w:val="bottom"/>
          </w:tcPr>
          <w:p w14:paraId="1EF65BFA" w14:textId="77777777" w:rsidR="00253871" w:rsidRPr="001B3BAC" w:rsidRDefault="00253871" w:rsidP="00253871">
            <w:pPr>
              <w:spacing w:after="0"/>
              <w:rPr>
                <w:rFonts w:cs="Arial"/>
                <w:color w:val="000000"/>
              </w:rPr>
            </w:pPr>
            <w:r>
              <w:rPr>
                <w:rFonts w:ascii="Calibri" w:hAnsi="Calibri" w:cs="Calibri"/>
                <w:color w:val="000000"/>
                <w:sz w:val="22"/>
                <w:szCs w:val="22"/>
              </w:rPr>
              <w:t>ZSH060</w:t>
            </w:r>
          </w:p>
        </w:tc>
        <w:tc>
          <w:tcPr>
            <w:tcW w:w="5103" w:type="dxa"/>
            <w:tcBorders>
              <w:top w:val="single" w:sz="4" w:space="0" w:color="auto"/>
              <w:left w:val="single" w:sz="4" w:space="0" w:color="auto"/>
              <w:bottom w:val="single" w:sz="4" w:space="0" w:color="auto"/>
              <w:right w:val="single" w:sz="4" w:space="0" w:color="auto"/>
            </w:tcBorders>
            <w:vAlign w:val="bottom"/>
          </w:tcPr>
          <w:p w14:paraId="6C3350F9" w14:textId="77777777" w:rsidR="00253871" w:rsidRPr="001B3BAC" w:rsidRDefault="00253871" w:rsidP="00253871">
            <w:pPr>
              <w:jc w:val="left"/>
              <w:rPr>
                <w:rFonts w:cs="Arial"/>
              </w:rPr>
            </w:pPr>
            <w:r>
              <w:rPr>
                <w:rFonts w:ascii="Calibri" w:hAnsi="Calibri" w:cs="Calibri"/>
                <w:color w:val="000000"/>
                <w:sz w:val="22"/>
                <w:szCs w:val="22"/>
              </w:rPr>
              <w:t>Sensor-Open valve LP059 position confirmation</w:t>
            </w:r>
          </w:p>
        </w:tc>
      </w:tr>
      <w:tr w:rsidR="00253871" w14:paraId="495CC6F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5F85B24" w14:textId="77777777" w:rsidR="00253871" w:rsidRPr="001B3BAC" w:rsidRDefault="00253871" w:rsidP="00253871">
            <w:pPr>
              <w:spacing w:after="0"/>
              <w:jc w:val="center"/>
              <w:rPr>
                <w:rFonts w:cs="Arial"/>
                <w:color w:val="000000"/>
              </w:rPr>
            </w:pPr>
            <w:r>
              <w:rPr>
                <w:rFonts w:ascii="Calibri" w:hAnsi="Calibri" w:cs="Calibri"/>
                <w:color w:val="000000"/>
                <w:sz w:val="22"/>
                <w:szCs w:val="22"/>
              </w:rPr>
              <w:t>LP066 (Valve)</w:t>
            </w:r>
          </w:p>
        </w:tc>
        <w:tc>
          <w:tcPr>
            <w:tcW w:w="2386" w:type="dxa"/>
            <w:tcBorders>
              <w:top w:val="single" w:sz="4" w:space="0" w:color="auto"/>
              <w:left w:val="single" w:sz="4" w:space="0" w:color="auto"/>
              <w:bottom w:val="single" w:sz="4" w:space="0" w:color="auto"/>
              <w:right w:val="single" w:sz="4" w:space="0" w:color="auto"/>
            </w:tcBorders>
            <w:vAlign w:val="bottom"/>
          </w:tcPr>
          <w:p w14:paraId="53CD79E6" w14:textId="77777777" w:rsidR="00253871" w:rsidRPr="001B3BAC" w:rsidRDefault="00253871" w:rsidP="00253871">
            <w:pPr>
              <w:spacing w:after="0"/>
              <w:rPr>
                <w:rFonts w:cs="Arial"/>
                <w:color w:val="000000"/>
              </w:rPr>
            </w:pPr>
            <w:r>
              <w:rPr>
                <w:rFonts w:ascii="Calibri" w:hAnsi="Calibri" w:cs="Calibri"/>
                <w:color w:val="000000"/>
                <w:sz w:val="22"/>
                <w:szCs w:val="22"/>
              </w:rPr>
              <w:t>AY069A</w:t>
            </w:r>
          </w:p>
        </w:tc>
        <w:tc>
          <w:tcPr>
            <w:tcW w:w="5103" w:type="dxa"/>
            <w:tcBorders>
              <w:top w:val="single" w:sz="4" w:space="0" w:color="auto"/>
              <w:left w:val="single" w:sz="4" w:space="0" w:color="auto"/>
              <w:bottom w:val="single" w:sz="4" w:space="0" w:color="auto"/>
              <w:right w:val="single" w:sz="4" w:space="0" w:color="auto"/>
            </w:tcBorders>
            <w:vAlign w:val="bottom"/>
          </w:tcPr>
          <w:p w14:paraId="0CCA5648" w14:textId="77777777" w:rsidR="00253871" w:rsidRPr="001B3BAC" w:rsidRDefault="001F143D" w:rsidP="00253871">
            <w:pPr>
              <w:jc w:val="left"/>
              <w:rPr>
                <w:rFonts w:cs="Arial"/>
              </w:rPr>
            </w:pPr>
            <w:r>
              <w:rPr>
                <w:rFonts w:ascii="Calibri" w:hAnsi="Calibri" w:cs="Calibri"/>
                <w:color w:val="000000"/>
                <w:sz w:val="22"/>
                <w:szCs w:val="22"/>
              </w:rPr>
              <w:t>Solenoid-</w:t>
            </w:r>
            <w:r w:rsidR="00253871">
              <w:rPr>
                <w:rFonts w:ascii="Calibri" w:hAnsi="Calibri" w:cs="Calibri"/>
                <w:color w:val="000000"/>
                <w:sz w:val="22"/>
                <w:szCs w:val="22"/>
              </w:rPr>
              <w:t>VZ007 Pressure release valve open</w:t>
            </w:r>
          </w:p>
        </w:tc>
      </w:tr>
      <w:tr w:rsidR="00253871" w14:paraId="32A6B4AD"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7491400" w14:textId="77777777" w:rsidR="00253871" w:rsidRPr="001B3BAC" w:rsidRDefault="00253871" w:rsidP="00253871">
            <w:pPr>
              <w:spacing w:after="0"/>
              <w:jc w:val="center"/>
              <w:rPr>
                <w:rFonts w:cs="Arial"/>
                <w:color w:val="000000"/>
              </w:rPr>
            </w:pPr>
            <w:r>
              <w:rPr>
                <w:rFonts w:ascii="Calibri" w:hAnsi="Calibri" w:cs="Calibri"/>
                <w:color w:val="000000"/>
                <w:sz w:val="22"/>
                <w:szCs w:val="22"/>
              </w:rPr>
              <w:t>LP066 (Valve)</w:t>
            </w:r>
          </w:p>
        </w:tc>
        <w:tc>
          <w:tcPr>
            <w:tcW w:w="2386" w:type="dxa"/>
            <w:tcBorders>
              <w:top w:val="single" w:sz="4" w:space="0" w:color="auto"/>
              <w:left w:val="single" w:sz="4" w:space="0" w:color="auto"/>
              <w:bottom w:val="single" w:sz="4" w:space="0" w:color="auto"/>
              <w:right w:val="single" w:sz="4" w:space="0" w:color="auto"/>
            </w:tcBorders>
            <w:vAlign w:val="bottom"/>
          </w:tcPr>
          <w:p w14:paraId="1990EE90" w14:textId="77777777" w:rsidR="00253871" w:rsidRPr="001B3BAC" w:rsidRDefault="00253871" w:rsidP="00253871">
            <w:pPr>
              <w:spacing w:after="0"/>
              <w:rPr>
                <w:rFonts w:cs="Arial"/>
                <w:color w:val="000000"/>
              </w:rPr>
            </w:pPr>
            <w:r>
              <w:rPr>
                <w:rFonts w:ascii="Calibri" w:hAnsi="Calibri" w:cs="Calibri"/>
                <w:color w:val="000000"/>
                <w:sz w:val="22"/>
                <w:szCs w:val="22"/>
              </w:rPr>
              <w:t>AY069B</w:t>
            </w:r>
          </w:p>
        </w:tc>
        <w:tc>
          <w:tcPr>
            <w:tcW w:w="5103" w:type="dxa"/>
            <w:tcBorders>
              <w:top w:val="single" w:sz="4" w:space="0" w:color="auto"/>
              <w:left w:val="single" w:sz="4" w:space="0" w:color="auto"/>
              <w:bottom w:val="single" w:sz="4" w:space="0" w:color="auto"/>
              <w:right w:val="single" w:sz="4" w:space="0" w:color="auto"/>
            </w:tcBorders>
            <w:vAlign w:val="bottom"/>
          </w:tcPr>
          <w:p w14:paraId="681CC461" w14:textId="77777777" w:rsidR="00253871" w:rsidRPr="001B3BAC" w:rsidRDefault="001F143D" w:rsidP="00253871">
            <w:pPr>
              <w:jc w:val="left"/>
              <w:rPr>
                <w:rFonts w:cs="Arial"/>
              </w:rPr>
            </w:pPr>
            <w:r>
              <w:rPr>
                <w:rFonts w:ascii="Calibri" w:hAnsi="Calibri" w:cs="Calibri"/>
                <w:color w:val="000000"/>
                <w:sz w:val="22"/>
                <w:szCs w:val="22"/>
              </w:rPr>
              <w:t>Solenoid-</w:t>
            </w:r>
            <w:r w:rsidR="00253871">
              <w:rPr>
                <w:rFonts w:ascii="Calibri" w:hAnsi="Calibri" w:cs="Calibri"/>
                <w:color w:val="000000"/>
                <w:sz w:val="22"/>
                <w:szCs w:val="22"/>
              </w:rPr>
              <w:t>VZ007 Pressure release valve close</w:t>
            </w:r>
            <w:r>
              <w:rPr>
                <w:rFonts w:ascii="Calibri" w:hAnsi="Calibri" w:cs="Calibri"/>
                <w:color w:val="000000"/>
                <w:sz w:val="22"/>
                <w:szCs w:val="22"/>
              </w:rPr>
              <w:t>d</w:t>
            </w:r>
          </w:p>
        </w:tc>
      </w:tr>
      <w:tr w:rsidR="001F143D" w14:paraId="07CB00C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06E18DB" w14:textId="77777777" w:rsidR="001F143D" w:rsidRPr="001B3BAC" w:rsidRDefault="001F143D" w:rsidP="001F143D">
            <w:pPr>
              <w:spacing w:after="0"/>
              <w:jc w:val="center"/>
              <w:rPr>
                <w:rFonts w:cs="Arial"/>
                <w:color w:val="000000"/>
              </w:rPr>
            </w:pPr>
            <w:r>
              <w:rPr>
                <w:rFonts w:ascii="Calibri" w:hAnsi="Calibri" w:cs="Calibri"/>
                <w:color w:val="000000"/>
                <w:sz w:val="22"/>
                <w:szCs w:val="22"/>
              </w:rPr>
              <w:t>LP066 (Valve)</w:t>
            </w:r>
          </w:p>
        </w:tc>
        <w:tc>
          <w:tcPr>
            <w:tcW w:w="2386" w:type="dxa"/>
            <w:tcBorders>
              <w:top w:val="single" w:sz="4" w:space="0" w:color="auto"/>
              <w:left w:val="single" w:sz="4" w:space="0" w:color="auto"/>
              <w:bottom w:val="single" w:sz="4" w:space="0" w:color="auto"/>
              <w:right w:val="single" w:sz="4" w:space="0" w:color="auto"/>
            </w:tcBorders>
            <w:vAlign w:val="bottom"/>
          </w:tcPr>
          <w:p w14:paraId="5ABC5263" w14:textId="77777777" w:rsidR="001F143D" w:rsidRPr="001B3BAC" w:rsidRDefault="001F143D" w:rsidP="001F143D">
            <w:pPr>
              <w:spacing w:after="0"/>
              <w:rPr>
                <w:rFonts w:cs="Arial"/>
                <w:color w:val="000000"/>
              </w:rPr>
            </w:pPr>
            <w:r>
              <w:rPr>
                <w:rFonts w:ascii="Calibri" w:hAnsi="Calibri" w:cs="Calibri"/>
                <w:color w:val="000000"/>
                <w:sz w:val="22"/>
                <w:szCs w:val="22"/>
              </w:rPr>
              <w:t>ZSL068</w:t>
            </w:r>
          </w:p>
        </w:tc>
        <w:tc>
          <w:tcPr>
            <w:tcW w:w="5103" w:type="dxa"/>
            <w:tcBorders>
              <w:top w:val="single" w:sz="4" w:space="0" w:color="auto"/>
              <w:left w:val="single" w:sz="4" w:space="0" w:color="auto"/>
              <w:bottom w:val="single" w:sz="4" w:space="0" w:color="auto"/>
              <w:right w:val="single" w:sz="4" w:space="0" w:color="auto"/>
            </w:tcBorders>
            <w:vAlign w:val="bottom"/>
          </w:tcPr>
          <w:p w14:paraId="05B18F16" w14:textId="77777777" w:rsidR="001F143D" w:rsidRPr="001B3BAC" w:rsidRDefault="001F143D" w:rsidP="001F143D">
            <w:pPr>
              <w:jc w:val="left"/>
              <w:rPr>
                <w:rFonts w:cs="Arial"/>
              </w:rPr>
            </w:pPr>
            <w:r>
              <w:rPr>
                <w:rFonts w:ascii="Calibri" w:hAnsi="Calibri" w:cs="Calibri"/>
                <w:color w:val="000000"/>
                <w:sz w:val="22"/>
                <w:szCs w:val="22"/>
              </w:rPr>
              <w:t>Sensor-Closed valve LP066 position confirmation</w:t>
            </w:r>
          </w:p>
        </w:tc>
      </w:tr>
      <w:tr w:rsidR="001F143D" w14:paraId="61933A2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1E9BE91" w14:textId="77777777" w:rsidR="001F143D" w:rsidRPr="001B3BAC" w:rsidRDefault="001F143D" w:rsidP="001F143D">
            <w:pPr>
              <w:spacing w:after="0"/>
              <w:jc w:val="center"/>
              <w:rPr>
                <w:rFonts w:cs="Arial"/>
                <w:color w:val="000000"/>
              </w:rPr>
            </w:pPr>
            <w:r>
              <w:rPr>
                <w:rFonts w:ascii="Calibri" w:hAnsi="Calibri" w:cs="Calibri"/>
                <w:color w:val="000000"/>
                <w:sz w:val="22"/>
                <w:szCs w:val="22"/>
              </w:rPr>
              <w:t>LP066 (Valve)</w:t>
            </w:r>
          </w:p>
        </w:tc>
        <w:tc>
          <w:tcPr>
            <w:tcW w:w="2386" w:type="dxa"/>
            <w:tcBorders>
              <w:top w:val="single" w:sz="4" w:space="0" w:color="auto"/>
              <w:left w:val="single" w:sz="4" w:space="0" w:color="auto"/>
              <w:bottom w:val="single" w:sz="4" w:space="0" w:color="auto"/>
              <w:right w:val="single" w:sz="4" w:space="0" w:color="auto"/>
            </w:tcBorders>
            <w:vAlign w:val="bottom"/>
          </w:tcPr>
          <w:p w14:paraId="4F408635" w14:textId="77777777" w:rsidR="001F143D" w:rsidRPr="001B3BAC" w:rsidRDefault="001F143D" w:rsidP="001F143D">
            <w:pPr>
              <w:spacing w:after="0"/>
              <w:rPr>
                <w:rFonts w:cs="Arial"/>
                <w:color w:val="000000"/>
              </w:rPr>
            </w:pPr>
            <w:r>
              <w:rPr>
                <w:rFonts w:ascii="Calibri" w:hAnsi="Calibri" w:cs="Calibri"/>
                <w:color w:val="000000"/>
                <w:sz w:val="22"/>
                <w:szCs w:val="22"/>
              </w:rPr>
              <w:t>ZSH067</w:t>
            </w:r>
          </w:p>
        </w:tc>
        <w:tc>
          <w:tcPr>
            <w:tcW w:w="5103" w:type="dxa"/>
            <w:tcBorders>
              <w:top w:val="single" w:sz="4" w:space="0" w:color="auto"/>
              <w:left w:val="single" w:sz="4" w:space="0" w:color="auto"/>
              <w:bottom w:val="single" w:sz="4" w:space="0" w:color="auto"/>
              <w:right w:val="single" w:sz="4" w:space="0" w:color="auto"/>
            </w:tcBorders>
            <w:vAlign w:val="bottom"/>
          </w:tcPr>
          <w:p w14:paraId="79698EAB" w14:textId="77777777" w:rsidR="001F143D" w:rsidRPr="001B3BAC" w:rsidRDefault="001F143D" w:rsidP="001F143D">
            <w:pPr>
              <w:jc w:val="left"/>
              <w:rPr>
                <w:rFonts w:cs="Arial"/>
              </w:rPr>
            </w:pPr>
            <w:r>
              <w:rPr>
                <w:rFonts w:ascii="Calibri" w:hAnsi="Calibri" w:cs="Calibri"/>
                <w:color w:val="000000"/>
                <w:sz w:val="22"/>
                <w:szCs w:val="22"/>
              </w:rPr>
              <w:t>Sensor-Open valve LP066 position confirmation</w:t>
            </w:r>
          </w:p>
        </w:tc>
      </w:tr>
      <w:tr w:rsidR="001F143D" w14:paraId="18E295B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82A7960" w14:textId="77777777" w:rsidR="001F143D" w:rsidRPr="001B3BAC" w:rsidRDefault="001F143D" w:rsidP="001F143D">
            <w:pPr>
              <w:spacing w:after="0"/>
              <w:jc w:val="center"/>
              <w:rPr>
                <w:rFonts w:cs="Arial"/>
                <w:color w:val="000000"/>
              </w:rPr>
            </w:pPr>
            <w:r>
              <w:rPr>
                <w:rFonts w:ascii="Calibri" w:hAnsi="Calibri" w:cs="Calibri"/>
                <w:color w:val="000000"/>
                <w:sz w:val="22"/>
                <w:szCs w:val="22"/>
              </w:rPr>
              <w:t>PRV077</w:t>
            </w:r>
          </w:p>
        </w:tc>
        <w:tc>
          <w:tcPr>
            <w:tcW w:w="2386" w:type="dxa"/>
            <w:tcBorders>
              <w:top w:val="single" w:sz="4" w:space="0" w:color="auto"/>
              <w:left w:val="single" w:sz="4" w:space="0" w:color="auto"/>
              <w:bottom w:val="single" w:sz="4" w:space="0" w:color="auto"/>
              <w:right w:val="single" w:sz="4" w:space="0" w:color="auto"/>
            </w:tcBorders>
            <w:vAlign w:val="bottom"/>
          </w:tcPr>
          <w:p w14:paraId="407F5335" w14:textId="77777777" w:rsidR="001F143D" w:rsidRPr="001B3BAC" w:rsidRDefault="001F143D" w:rsidP="001F143D">
            <w:pPr>
              <w:spacing w:after="0"/>
              <w:rPr>
                <w:rFonts w:cs="Arial"/>
                <w:color w:val="000000"/>
              </w:rPr>
            </w:pPr>
            <w:r>
              <w:rPr>
                <w:rFonts w:ascii="Calibri" w:hAnsi="Calibri" w:cs="Calibri"/>
                <w:color w:val="000000"/>
                <w:sz w:val="22"/>
                <w:szCs w:val="22"/>
              </w:rPr>
              <w:t>ZIC077</w:t>
            </w:r>
          </w:p>
        </w:tc>
        <w:tc>
          <w:tcPr>
            <w:tcW w:w="5103" w:type="dxa"/>
            <w:tcBorders>
              <w:top w:val="single" w:sz="4" w:space="0" w:color="auto"/>
              <w:left w:val="single" w:sz="4" w:space="0" w:color="auto"/>
              <w:bottom w:val="single" w:sz="4" w:space="0" w:color="auto"/>
              <w:right w:val="single" w:sz="4" w:space="0" w:color="auto"/>
            </w:tcBorders>
            <w:vAlign w:val="bottom"/>
          </w:tcPr>
          <w:p w14:paraId="6FA7F157" w14:textId="77777777" w:rsidR="001F143D" w:rsidRPr="001B3BAC" w:rsidRDefault="001F143D" w:rsidP="001F143D">
            <w:pPr>
              <w:jc w:val="left"/>
              <w:rPr>
                <w:rFonts w:cs="Arial"/>
              </w:rPr>
            </w:pPr>
            <w:r>
              <w:rPr>
                <w:rFonts w:ascii="Calibri" w:hAnsi="Calibri" w:cs="Calibri"/>
                <w:color w:val="000000"/>
                <w:sz w:val="22"/>
                <w:szCs w:val="22"/>
              </w:rPr>
              <w:t>Proportional Valve- Control pressure line</w:t>
            </w:r>
          </w:p>
        </w:tc>
      </w:tr>
      <w:tr w:rsidR="001F143D" w:rsidRPr="009B39A0" w14:paraId="61F2182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79536D0" w14:textId="77777777" w:rsidR="001F143D" w:rsidRPr="001B3BAC" w:rsidRDefault="001F143D" w:rsidP="001F143D">
            <w:pPr>
              <w:spacing w:after="0"/>
              <w:jc w:val="center"/>
              <w:rPr>
                <w:rFonts w:cs="Arial"/>
                <w:color w:val="000000"/>
              </w:rPr>
            </w:pPr>
            <w:r>
              <w:rPr>
                <w:rFonts w:ascii="Calibri" w:hAnsi="Calibri" w:cs="Calibri"/>
                <w:color w:val="000000"/>
                <w:sz w:val="22"/>
                <w:szCs w:val="22"/>
              </w:rPr>
              <w:t>PRV078</w:t>
            </w:r>
          </w:p>
        </w:tc>
        <w:tc>
          <w:tcPr>
            <w:tcW w:w="2386" w:type="dxa"/>
            <w:tcBorders>
              <w:top w:val="single" w:sz="4" w:space="0" w:color="auto"/>
              <w:left w:val="single" w:sz="4" w:space="0" w:color="auto"/>
              <w:bottom w:val="single" w:sz="4" w:space="0" w:color="auto"/>
              <w:right w:val="single" w:sz="4" w:space="0" w:color="auto"/>
            </w:tcBorders>
            <w:vAlign w:val="bottom"/>
          </w:tcPr>
          <w:p w14:paraId="4264940B" w14:textId="77777777" w:rsidR="001F143D" w:rsidRPr="001B3BAC" w:rsidRDefault="001F143D" w:rsidP="001F143D">
            <w:pPr>
              <w:spacing w:after="0"/>
              <w:rPr>
                <w:rFonts w:cs="Arial"/>
                <w:color w:val="000000"/>
              </w:rPr>
            </w:pPr>
            <w:r>
              <w:rPr>
                <w:rFonts w:ascii="Calibri" w:hAnsi="Calibri" w:cs="Calibri"/>
                <w:color w:val="000000"/>
                <w:sz w:val="22"/>
                <w:szCs w:val="22"/>
              </w:rPr>
              <w:t>ZIC078</w:t>
            </w:r>
          </w:p>
        </w:tc>
        <w:tc>
          <w:tcPr>
            <w:tcW w:w="5103" w:type="dxa"/>
            <w:tcBorders>
              <w:top w:val="single" w:sz="4" w:space="0" w:color="auto"/>
              <w:left w:val="single" w:sz="4" w:space="0" w:color="auto"/>
              <w:bottom w:val="single" w:sz="4" w:space="0" w:color="auto"/>
              <w:right w:val="single" w:sz="4" w:space="0" w:color="auto"/>
            </w:tcBorders>
            <w:vAlign w:val="bottom"/>
          </w:tcPr>
          <w:p w14:paraId="2790329A" w14:textId="77777777" w:rsidR="001F143D" w:rsidRPr="0041627B" w:rsidRDefault="001F143D" w:rsidP="001F143D">
            <w:pPr>
              <w:jc w:val="left"/>
              <w:rPr>
                <w:rFonts w:cs="Arial"/>
                <w:lang w:val="it-IT"/>
              </w:rPr>
            </w:pPr>
            <w:r w:rsidRPr="0041627B">
              <w:rPr>
                <w:rFonts w:ascii="Calibri" w:hAnsi="Calibri" w:cs="Calibri"/>
                <w:color w:val="000000"/>
                <w:sz w:val="22"/>
                <w:szCs w:val="22"/>
                <w:lang w:val="it-IT"/>
              </w:rPr>
              <w:t>Proportional Valve- Control pressure vessel</w:t>
            </w:r>
          </w:p>
        </w:tc>
      </w:tr>
      <w:tr w:rsidR="001F143D" w14:paraId="554FCDA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F95AB0C" w14:textId="77777777" w:rsidR="001F143D" w:rsidRPr="001B3BAC" w:rsidRDefault="001F143D" w:rsidP="001F143D">
            <w:pPr>
              <w:spacing w:after="0"/>
              <w:jc w:val="center"/>
              <w:rPr>
                <w:rFonts w:cs="Arial"/>
                <w:color w:val="000000"/>
              </w:rPr>
            </w:pPr>
            <w:r>
              <w:rPr>
                <w:rFonts w:ascii="Calibri" w:hAnsi="Calibri" w:cs="Calibri"/>
                <w:color w:val="000000"/>
                <w:sz w:val="22"/>
                <w:szCs w:val="22"/>
              </w:rPr>
              <w:t>PRV077</w:t>
            </w:r>
          </w:p>
        </w:tc>
        <w:tc>
          <w:tcPr>
            <w:tcW w:w="2386" w:type="dxa"/>
            <w:tcBorders>
              <w:top w:val="single" w:sz="4" w:space="0" w:color="auto"/>
              <w:left w:val="single" w:sz="4" w:space="0" w:color="auto"/>
              <w:bottom w:val="single" w:sz="4" w:space="0" w:color="auto"/>
              <w:right w:val="single" w:sz="4" w:space="0" w:color="auto"/>
            </w:tcBorders>
            <w:vAlign w:val="bottom"/>
          </w:tcPr>
          <w:p w14:paraId="4BCFB025" w14:textId="77777777" w:rsidR="001F143D" w:rsidRPr="001B3BAC" w:rsidRDefault="001F143D" w:rsidP="001F143D">
            <w:pPr>
              <w:spacing w:after="0"/>
              <w:rPr>
                <w:rFonts w:cs="Arial"/>
                <w:color w:val="000000"/>
              </w:rPr>
            </w:pPr>
            <w:r>
              <w:rPr>
                <w:rFonts w:ascii="Calibri" w:hAnsi="Calibri" w:cs="Calibri"/>
                <w:color w:val="000000"/>
                <w:sz w:val="22"/>
                <w:szCs w:val="22"/>
              </w:rPr>
              <w:t>ZIT077</w:t>
            </w:r>
          </w:p>
        </w:tc>
        <w:tc>
          <w:tcPr>
            <w:tcW w:w="5103" w:type="dxa"/>
            <w:tcBorders>
              <w:top w:val="single" w:sz="4" w:space="0" w:color="auto"/>
              <w:left w:val="single" w:sz="4" w:space="0" w:color="auto"/>
              <w:bottom w:val="single" w:sz="4" w:space="0" w:color="auto"/>
              <w:right w:val="single" w:sz="4" w:space="0" w:color="auto"/>
            </w:tcBorders>
            <w:vAlign w:val="bottom"/>
          </w:tcPr>
          <w:p w14:paraId="79A54B89" w14:textId="77777777" w:rsidR="001F143D" w:rsidRPr="001B3BAC" w:rsidRDefault="001F143D" w:rsidP="001F143D">
            <w:pPr>
              <w:jc w:val="left"/>
              <w:rPr>
                <w:rFonts w:cs="Arial"/>
              </w:rPr>
            </w:pPr>
            <w:r>
              <w:rPr>
                <w:rFonts w:ascii="Calibri" w:hAnsi="Calibri" w:cs="Calibri"/>
                <w:color w:val="000000"/>
                <w:sz w:val="22"/>
                <w:szCs w:val="22"/>
              </w:rPr>
              <w:t>Feedback- Control pressure line</w:t>
            </w:r>
          </w:p>
        </w:tc>
      </w:tr>
      <w:tr w:rsidR="001F143D" w14:paraId="61148E9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190E49E" w14:textId="77777777" w:rsidR="001F143D" w:rsidRPr="001B3BAC" w:rsidRDefault="001F143D" w:rsidP="001F143D">
            <w:pPr>
              <w:spacing w:after="0"/>
              <w:jc w:val="center"/>
              <w:rPr>
                <w:rFonts w:cs="Arial"/>
                <w:color w:val="000000"/>
              </w:rPr>
            </w:pPr>
            <w:r>
              <w:rPr>
                <w:rFonts w:ascii="Calibri" w:hAnsi="Calibri" w:cs="Calibri"/>
                <w:color w:val="000000"/>
                <w:sz w:val="22"/>
                <w:szCs w:val="22"/>
              </w:rPr>
              <w:t>PRV078</w:t>
            </w:r>
          </w:p>
        </w:tc>
        <w:tc>
          <w:tcPr>
            <w:tcW w:w="2386" w:type="dxa"/>
            <w:tcBorders>
              <w:top w:val="single" w:sz="4" w:space="0" w:color="auto"/>
              <w:left w:val="single" w:sz="4" w:space="0" w:color="auto"/>
              <w:bottom w:val="single" w:sz="4" w:space="0" w:color="auto"/>
              <w:right w:val="single" w:sz="4" w:space="0" w:color="auto"/>
            </w:tcBorders>
            <w:vAlign w:val="bottom"/>
          </w:tcPr>
          <w:p w14:paraId="5E9F6BA5" w14:textId="77777777" w:rsidR="001F143D" w:rsidRPr="001B3BAC" w:rsidRDefault="001F143D" w:rsidP="001F143D">
            <w:pPr>
              <w:spacing w:after="0"/>
              <w:rPr>
                <w:rFonts w:cs="Arial"/>
                <w:color w:val="000000"/>
              </w:rPr>
            </w:pPr>
            <w:r>
              <w:rPr>
                <w:rFonts w:ascii="Calibri" w:hAnsi="Calibri" w:cs="Calibri"/>
                <w:color w:val="000000"/>
                <w:sz w:val="22"/>
                <w:szCs w:val="22"/>
              </w:rPr>
              <w:t>ZIT078</w:t>
            </w:r>
          </w:p>
        </w:tc>
        <w:tc>
          <w:tcPr>
            <w:tcW w:w="5103" w:type="dxa"/>
            <w:tcBorders>
              <w:top w:val="single" w:sz="4" w:space="0" w:color="auto"/>
              <w:left w:val="single" w:sz="4" w:space="0" w:color="auto"/>
              <w:bottom w:val="single" w:sz="4" w:space="0" w:color="auto"/>
              <w:right w:val="single" w:sz="4" w:space="0" w:color="auto"/>
            </w:tcBorders>
            <w:vAlign w:val="bottom"/>
          </w:tcPr>
          <w:p w14:paraId="24F188A9" w14:textId="77777777" w:rsidR="001F143D" w:rsidRPr="001B3BAC" w:rsidRDefault="001F143D" w:rsidP="001F143D">
            <w:pPr>
              <w:jc w:val="left"/>
              <w:rPr>
                <w:rFonts w:cs="Arial"/>
              </w:rPr>
            </w:pPr>
            <w:r>
              <w:rPr>
                <w:rFonts w:ascii="Calibri" w:hAnsi="Calibri" w:cs="Calibri"/>
                <w:color w:val="000000"/>
                <w:sz w:val="22"/>
                <w:szCs w:val="22"/>
              </w:rPr>
              <w:t>Feedback- Control pressure vessel</w:t>
            </w:r>
          </w:p>
        </w:tc>
      </w:tr>
      <w:tr w:rsidR="001F143D" w14:paraId="41C268E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CAE1BFA" w14:textId="77777777" w:rsidR="001F143D" w:rsidRPr="001B3BAC" w:rsidRDefault="001F143D" w:rsidP="001F143D">
            <w:pPr>
              <w:spacing w:after="0"/>
              <w:jc w:val="center"/>
              <w:rPr>
                <w:rFonts w:cs="Arial"/>
                <w:color w:val="000000"/>
              </w:rPr>
            </w:pPr>
            <w:r>
              <w:rPr>
                <w:rFonts w:ascii="Calibri" w:hAnsi="Calibri" w:cs="Calibri"/>
                <w:color w:val="000000"/>
                <w:sz w:val="22"/>
                <w:szCs w:val="22"/>
              </w:rPr>
              <w:t>LP088 (Valve)</w:t>
            </w:r>
          </w:p>
        </w:tc>
        <w:tc>
          <w:tcPr>
            <w:tcW w:w="2386" w:type="dxa"/>
            <w:tcBorders>
              <w:top w:val="single" w:sz="4" w:space="0" w:color="auto"/>
              <w:left w:val="single" w:sz="4" w:space="0" w:color="auto"/>
              <w:bottom w:val="single" w:sz="4" w:space="0" w:color="auto"/>
              <w:right w:val="single" w:sz="4" w:space="0" w:color="auto"/>
            </w:tcBorders>
            <w:vAlign w:val="bottom"/>
          </w:tcPr>
          <w:p w14:paraId="6E7434B6" w14:textId="77777777" w:rsidR="001F143D" w:rsidRPr="001B3BAC" w:rsidRDefault="001F143D" w:rsidP="001F143D">
            <w:pPr>
              <w:spacing w:after="0"/>
              <w:rPr>
                <w:rFonts w:cs="Arial"/>
                <w:color w:val="000000"/>
              </w:rPr>
            </w:pPr>
            <w:r>
              <w:rPr>
                <w:rFonts w:ascii="Calibri" w:hAnsi="Calibri" w:cs="Calibri"/>
                <w:color w:val="000000"/>
                <w:sz w:val="22"/>
                <w:szCs w:val="22"/>
              </w:rPr>
              <w:t xml:space="preserve">AY091 </w:t>
            </w:r>
          </w:p>
        </w:tc>
        <w:tc>
          <w:tcPr>
            <w:tcW w:w="5103" w:type="dxa"/>
            <w:tcBorders>
              <w:top w:val="single" w:sz="4" w:space="0" w:color="auto"/>
              <w:left w:val="single" w:sz="4" w:space="0" w:color="auto"/>
              <w:bottom w:val="single" w:sz="4" w:space="0" w:color="auto"/>
              <w:right w:val="single" w:sz="4" w:space="0" w:color="auto"/>
            </w:tcBorders>
            <w:vAlign w:val="bottom"/>
          </w:tcPr>
          <w:p w14:paraId="7B1723B9" w14:textId="77777777" w:rsidR="001F143D" w:rsidRPr="001B3BAC" w:rsidRDefault="001F143D" w:rsidP="001F143D">
            <w:pPr>
              <w:jc w:val="left"/>
              <w:rPr>
                <w:rFonts w:cs="Arial"/>
              </w:rPr>
            </w:pPr>
            <w:r>
              <w:rPr>
                <w:rFonts w:ascii="Calibri" w:hAnsi="Calibri" w:cs="Calibri"/>
                <w:color w:val="000000"/>
                <w:sz w:val="22"/>
                <w:szCs w:val="22"/>
              </w:rPr>
              <w:t>Solenoid-Outlet valve of the transporter</w:t>
            </w:r>
          </w:p>
        </w:tc>
      </w:tr>
      <w:tr w:rsidR="001F143D" w14:paraId="116482BA"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A3FCAD3" w14:textId="77777777" w:rsidR="001F143D" w:rsidRPr="001B3BAC" w:rsidRDefault="001F143D" w:rsidP="001F143D">
            <w:pPr>
              <w:spacing w:after="0"/>
              <w:jc w:val="center"/>
              <w:rPr>
                <w:rFonts w:cs="Arial"/>
                <w:color w:val="000000"/>
              </w:rPr>
            </w:pPr>
            <w:r>
              <w:rPr>
                <w:rFonts w:ascii="Calibri" w:hAnsi="Calibri" w:cs="Calibri"/>
                <w:color w:val="000000"/>
                <w:sz w:val="22"/>
                <w:szCs w:val="22"/>
              </w:rPr>
              <w:t>LP088 (Valve)</w:t>
            </w:r>
          </w:p>
        </w:tc>
        <w:tc>
          <w:tcPr>
            <w:tcW w:w="2386" w:type="dxa"/>
            <w:tcBorders>
              <w:top w:val="single" w:sz="4" w:space="0" w:color="auto"/>
              <w:left w:val="single" w:sz="4" w:space="0" w:color="auto"/>
              <w:bottom w:val="single" w:sz="4" w:space="0" w:color="auto"/>
              <w:right w:val="single" w:sz="4" w:space="0" w:color="auto"/>
            </w:tcBorders>
            <w:vAlign w:val="bottom"/>
          </w:tcPr>
          <w:p w14:paraId="5C54D71E" w14:textId="77777777" w:rsidR="001F143D" w:rsidRPr="001B3BAC" w:rsidRDefault="001F143D" w:rsidP="001F143D">
            <w:pPr>
              <w:spacing w:after="0"/>
              <w:rPr>
                <w:rFonts w:cs="Arial"/>
                <w:color w:val="000000"/>
              </w:rPr>
            </w:pPr>
            <w:r>
              <w:rPr>
                <w:rFonts w:ascii="Calibri" w:hAnsi="Calibri" w:cs="Calibri"/>
                <w:color w:val="000000"/>
                <w:sz w:val="22"/>
                <w:szCs w:val="22"/>
              </w:rPr>
              <w:t>ZSL061</w:t>
            </w:r>
          </w:p>
        </w:tc>
        <w:tc>
          <w:tcPr>
            <w:tcW w:w="5103" w:type="dxa"/>
            <w:tcBorders>
              <w:top w:val="single" w:sz="4" w:space="0" w:color="auto"/>
              <w:left w:val="single" w:sz="4" w:space="0" w:color="auto"/>
              <w:bottom w:val="single" w:sz="4" w:space="0" w:color="auto"/>
              <w:right w:val="single" w:sz="4" w:space="0" w:color="auto"/>
            </w:tcBorders>
            <w:vAlign w:val="bottom"/>
          </w:tcPr>
          <w:p w14:paraId="3DCD8B44" w14:textId="77777777" w:rsidR="001F143D" w:rsidRPr="001B3BAC" w:rsidRDefault="001F143D" w:rsidP="001F143D">
            <w:pPr>
              <w:jc w:val="left"/>
              <w:rPr>
                <w:rFonts w:cs="Arial"/>
              </w:rPr>
            </w:pPr>
            <w:r>
              <w:rPr>
                <w:rFonts w:ascii="Calibri" w:hAnsi="Calibri" w:cs="Calibri"/>
                <w:color w:val="000000"/>
                <w:sz w:val="22"/>
                <w:szCs w:val="22"/>
              </w:rPr>
              <w:t>Sensor- Closed valve LP088 position confirmation</w:t>
            </w:r>
          </w:p>
        </w:tc>
      </w:tr>
      <w:tr w:rsidR="001F143D" w14:paraId="6A72F799"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7F7D6EF" w14:textId="77777777" w:rsidR="001F143D" w:rsidRPr="001B3BAC" w:rsidRDefault="001F143D" w:rsidP="001F143D">
            <w:pPr>
              <w:spacing w:after="0"/>
              <w:jc w:val="center"/>
              <w:rPr>
                <w:rFonts w:cs="Arial"/>
                <w:color w:val="000000"/>
              </w:rPr>
            </w:pPr>
            <w:r>
              <w:rPr>
                <w:rFonts w:ascii="Calibri" w:hAnsi="Calibri" w:cs="Calibri"/>
                <w:color w:val="000000"/>
                <w:sz w:val="22"/>
                <w:szCs w:val="22"/>
              </w:rPr>
              <w:t>LP088 (Valve)</w:t>
            </w:r>
          </w:p>
        </w:tc>
        <w:tc>
          <w:tcPr>
            <w:tcW w:w="2386" w:type="dxa"/>
            <w:tcBorders>
              <w:top w:val="single" w:sz="4" w:space="0" w:color="auto"/>
              <w:left w:val="single" w:sz="4" w:space="0" w:color="auto"/>
              <w:bottom w:val="single" w:sz="4" w:space="0" w:color="auto"/>
              <w:right w:val="single" w:sz="4" w:space="0" w:color="auto"/>
            </w:tcBorders>
            <w:vAlign w:val="bottom"/>
          </w:tcPr>
          <w:p w14:paraId="59FD85F5" w14:textId="77777777" w:rsidR="001F143D" w:rsidRPr="001B3BAC" w:rsidRDefault="001F143D" w:rsidP="001F143D">
            <w:pPr>
              <w:spacing w:after="0"/>
              <w:rPr>
                <w:rFonts w:cs="Arial"/>
                <w:color w:val="000000"/>
              </w:rPr>
            </w:pPr>
            <w:r>
              <w:rPr>
                <w:rFonts w:ascii="Calibri" w:hAnsi="Calibri" w:cs="Calibri"/>
                <w:color w:val="000000"/>
                <w:sz w:val="22"/>
                <w:szCs w:val="22"/>
              </w:rPr>
              <w:t>ZSH060</w:t>
            </w:r>
          </w:p>
        </w:tc>
        <w:tc>
          <w:tcPr>
            <w:tcW w:w="5103" w:type="dxa"/>
            <w:tcBorders>
              <w:top w:val="single" w:sz="4" w:space="0" w:color="auto"/>
              <w:left w:val="single" w:sz="4" w:space="0" w:color="auto"/>
              <w:bottom w:val="single" w:sz="4" w:space="0" w:color="auto"/>
              <w:right w:val="single" w:sz="4" w:space="0" w:color="auto"/>
            </w:tcBorders>
            <w:vAlign w:val="bottom"/>
          </w:tcPr>
          <w:p w14:paraId="6E0900DC" w14:textId="77777777" w:rsidR="001F143D" w:rsidRPr="001B3BAC" w:rsidRDefault="001F143D" w:rsidP="001F143D">
            <w:pPr>
              <w:jc w:val="left"/>
              <w:rPr>
                <w:rFonts w:cs="Arial"/>
              </w:rPr>
            </w:pPr>
            <w:r>
              <w:rPr>
                <w:rFonts w:ascii="Calibri" w:hAnsi="Calibri" w:cs="Calibri"/>
                <w:color w:val="000000"/>
                <w:sz w:val="22"/>
                <w:szCs w:val="22"/>
              </w:rPr>
              <w:t>Sensor-Open valve LP088 position confirmation</w:t>
            </w:r>
          </w:p>
        </w:tc>
      </w:tr>
      <w:tr w:rsidR="001F143D" w14:paraId="2F9FDD3E"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7919633" w14:textId="77777777" w:rsidR="001F143D" w:rsidRDefault="001F143D" w:rsidP="001F143D">
            <w:pPr>
              <w:spacing w:after="0"/>
              <w:jc w:val="center"/>
              <w:rPr>
                <w:rFonts w:ascii="Calibri" w:hAnsi="Calibri" w:cs="Calibri"/>
                <w:color w:val="000000"/>
                <w:sz w:val="22"/>
                <w:szCs w:val="22"/>
              </w:rPr>
            </w:pPr>
            <w:r>
              <w:rPr>
                <w:rFonts w:ascii="Calibri" w:hAnsi="Calibri" w:cs="Calibri"/>
                <w:color w:val="000000"/>
                <w:sz w:val="22"/>
                <w:szCs w:val="22"/>
              </w:rPr>
              <w:lastRenderedPageBreak/>
              <w:t>PS064 (H)</w:t>
            </w:r>
          </w:p>
        </w:tc>
        <w:tc>
          <w:tcPr>
            <w:tcW w:w="2386" w:type="dxa"/>
            <w:tcBorders>
              <w:top w:val="single" w:sz="4" w:space="0" w:color="auto"/>
              <w:left w:val="single" w:sz="4" w:space="0" w:color="auto"/>
              <w:bottom w:val="single" w:sz="4" w:space="0" w:color="auto"/>
              <w:right w:val="single" w:sz="4" w:space="0" w:color="auto"/>
            </w:tcBorders>
            <w:vAlign w:val="bottom"/>
          </w:tcPr>
          <w:p w14:paraId="073C18C5" w14:textId="77777777" w:rsidR="001F143D" w:rsidRDefault="001F143D" w:rsidP="001F143D">
            <w:pPr>
              <w:spacing w:after="0"/>
              <w:rPr>
                <w:rFonts w:ascii="Calibri" w:hAnsi="Calibri" w:cs="Calibri"/>
                <w:color w:val="000000"/>
                <w:sz w:val="22"/>
                <w:szCs w:val="22"/>
              </w:rPr>
            </w:pPr>
            <w:r>
              <w:rPr>
                <w:rFonts w:ascii="Calibri" w:hAnsi="Calibri" w:cs="Calibri"/>
                <w:color w:val="000000"/>
                <w:sz w:val="22"/>
                <w:szCs w:val="22"/>
              </w:rPr>
              <w:t>PS064</w:t>
            </w:r>
          </w:p>
        </w:tc>
        <w:tc>
          <w:tcPr>
            <w:tcW w:w="5103" w:type="dxa"/>
            <w:tcBorders>
              <w:top w:val="single" w:sz="4" w:space="0" w:color="auto"/>
              <w:left w:val="single" w:sz="4" w:space="0" w:color="auto"/>
              <w:bottom w:val="single" w:sz="4" w:space="0" w:color="auto"/>
              <w:right w:val="single" w:sz="4" w:space="0" w:color="auto"/>
            </w:tcBorders>
            <w:vAlign w:val="bottom"/>
          </w:tcPr>
          <w:p w14:paraId="278EE2CF" w14:textId="77777777" w:rsidR="001F143D" w:rsidRPr="001F143D" w:rsidRDefault="001F143D" w:rsidP="001F143D">
            <w:pPr>
              <w:spacing w:after="0"/>
              <w:jc w:val="left"/>
              <w:rPr>
                <w:rFonts w:ascii="Calibri" w:hAnsi="Calibri" w:cs="Calibri"/>
                <w:color w:val="000000"/>
                <w:sz w:val="22"/>
                <w:szCs w:val="22"/>
                <w:lang w:val="en-AU"/>
              </w:rPr>
            </w:pPr>
            <w:r>
              <w:rPr>
                <w:rFonts w:ascii="Calibri" w:hAnsi="Calibri" w:cs="Calibri"/>
                <w:color w:val="000000"/>
                <w:sz w:val="22"/>
                <w:szCs w:val="22"/>
              </w:rPr>
              <w:t>Sensor- Vessel outlet pressure switch (Safety)</w:t>
            </w:r>
          </w:p>
        </w:tc>
      </w:tr>
      <w:tr w:rsidR="00A20495" w14:paraId="5A4987F7"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2F75649" w14:textId="77777777" w:rsidR="00A20495" w:rsidRDefault="00A20495" w:rsidP="00A20495">
            <w:pPr>
              <w:spacing w:after="0"/>
              <w:jc w:val="center"/>
              <w:rPr>
                <w:rFonts w:ascii="Calibri" w:hAnsi="Calibri" w:cs="Calibri"/>
                <w:color w:val="000000"/>
                <w:sz w:val="22"/>
                <w:szCs w:val="22"/>
              </w:rPr>
            </w:pPr>
            <w:r>
              <w:rPr>
                <w:rFonts w:ascii="Calibri" w:hAnsi="Calibri" w:cs="Calibri"/>
                <w:color w:val="000000"/>
                <w:sz w:val="22"/>
                <w:szCs w:val="22"/>
              </w:rPr>
              <w:t>LS070 (H)</w:t>
            </w:r>
          </w:p>
        </w:tc>
        <w:tc>
          <w:tcPr>
            <w:tcW w:w="2386" w:type="dxa"/>
            <w:tcBorders>
              <w:top w:val="single" w:sz="4" w:space="0" w:color="auto"/>
              <w:left w:val="single" w:sz="4" w:space="0" w:color="auto"/>
              <w:bottom w:val="single" w:sz="4" w:space="0" w:color="auto"/>
              <w:right w:val="single" w:sz="4" w:space="0" w:color="auto"/>
            </w:tcBorders>
            <w:vAlign w:val="bottom"/>
          </w:tcPr>
          <w:p w14:paraId="05B6024B" w14:textId="77777777" w:rsidR="00A20495" w:rsidRDefault="00A20495" w:rsidP="00A20495">
            <w:pPr>
              <w:spacing w:after="0"/>
              <w:rPr>
                <w:rFonts w:ascii="Calibri" w:hAnsi="Calibri" w:cs="Calibri"/>
                <w:color w:val="000000"/>
                <w:sz w:val="22"/>
                <w:szCs w:val="22"/>
              </w:rPr>
            </w:pPr>
            <w:r>
              <w:rPr>
                <w:rFonts w:ascii="Calibri" w:hAnsi="Calibri" w:cs="Calibri"/>
                <w:color w:val="000000"/>
                <w:sz w:val="22"/>
                <w:szCs w:val="22"/>
              </w:rPr>
              <w:t>LS070</w:t>
            </w:r>
          </w:p>
        </w:tc>
        <w:tc>
          <w:tcPr>
            <w:tcW w:w="5103" w:type="dxa"/>
            <w:tcBorders>
              <w:top w:val="single" w:sz="4" w:space="0" w:color="auto"/>
              <w:left w:val="single" w:sz="4" w:space="0" w:color="auto"/>
              <w:bottom w:val="single" w:sz="4" w:space="0" w:color="auto"/>
              <w:right w:val="single" w:sz="4" w:space="0" w:color="auto"/>
            </w:tcBorders>
            <w:vAlign w:val="bottom"/>
          </w:tcPr>
          <w:p w14:paraId="3282AD92" w14:textId="77777777" w:rsidR="00A20495" w:rsidRPr="001B3BAC" w:rsidRDefault="00A20495" w:rsidP="00A20495">
            <w:pPr>
              <w:jc w:val="left"/>
              <w:rPr>
                <w:rFonts w:cs="Arial"/>
              </w:rPr>
            </w:pPr>
            <w:r>
              <w:rPr>
                <w:rFonts w:ascii="Calibri" w:hAnsi="Calibri" w:cs="Calibri"/>
                <w:color w:val="000000"/>
                <w:sz w:val="22"/>
                <w:szCs w:val="22"/>
              </w:rPr>
              <w:t xml:space="preserve">Sensor-High level switch of the vessel </w:t>
            </w:r>
          </w:p>
        </w:tc>
      </w:tr>
      <w:tr w:rsidR="00A20495" w:rsidRPr="00A20495" w14:paraId="579FCCB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1F1E4F9" w14:textId="77777777" w:rsidR="00A20495" w:rsidRDefault="00A20495" w:rsidP="00A20495">
            <w:pPr>
              <w:spacing w:after="0"/>
              <w:jc w:val="center"/>
              <w:rPr>
                <w:rFonts w:ascii="Calibri" w:hAnsi="Calibri" w:cs="Calibri"/>
                <w:color w:val="000000"/>
                <w:sz w:val="22"/>
                <w:szCs w:val="22"/>
              </w:rPr>
            </w:pPr>
            <w:r>
              <w:rPr>
                <w:rFonts w:ascii="Calibri" w:hAnsi="Calibri" w:cs="Calibri"/>
                <w:color w:val="000000"/>
                <w:sz w:val="22"/>
                <w:szCs w:val="22"/>
              </w:rPr>
              <w:t>PIT075 (H/L)</w:t>
            </w:r>
          </w:p>
        </w:tc>
        <w:tc>
          <w:tcPr>
            <w:tcW w:w="2386" w:type="dxa"/>
            <w:tcBorders>
              <w:top w:val="single" w:sz="4" w:space="0" w:color="auto"/>
              <w:left w:val="single" w:sz="4" w:space="0" w:color="auto"/>
              <w:bottom w:val="single" w:sz="4" w:space="0" w:color="auto"/>
              <w:right w:val="single" w:sz="4" w:space="0" w:color="auto"/>
            </w:tcBorders>
            <w:vAlign w:val="bottom"/>
          </w:tcPr>
          <w:p w14:paraId="47EA00EB" w14:textId="77777777" w:rsidR="00A20495" w:rsidRDefault="00A20495" w:rsidP="00A20495">
            <w:pPr>
              <w:spacing w:after="0"/>
              <w:rPr>
                <w:rFonts w:ascii="Calibri" w:hAnsi="Calibri" w:cs="Calibri"/>
                <w:color w:val="000000"/>
                <w:sz w:val="22"/>
                <w:szCs w:val="22"/>
              </w:rPr>
            </w:pPr>
            <w:r>
              <w:rPr>
                <w:rFonts w:ascii="Calibri" w:hAnsi="Calibri" w:cs="Calibri"/>
                <w:color w:val="000000"/>
                <w:sz w:val="22"/>
                <w:szCs w:val="22"/>
              </w:rPr>
              <w:t>PIT075</w:t>
            </w:r>
          </w:p>
        </w:tc>
        <w:tc>
          <w:tcPr>
            <w:tcW w:w="5103" w:type="dxa"/>
            <w:tcBorders>
              <w:top w:val="single" w:sz="4" w:space="0" w:color="auto"/>
              <w:left w:val="single" w:sz="4" w:space="0" w:color="auto"/>
              <w:bottom w:val="single" w:sz="4" w:space="0" w:color="auto"/>
              <w:right w:val="single" w:sz="4" w:space="0" w:color="auto"/>
            </w:tcBorders>
            <w:vAlign w:val="bottom"/>
          </w:tcPr>
          <w:p w14:paraId="773216C0" w14:textId="77777777" w:rsidR="00A20495" w:rsidRPr="00A20495" w:rsidRDefault="00A20495" w:rsidP="00A20495">
            <w:pPr>
              <w:spacing w:after="0"/>
              <w:jc w:val="left"/>
              <w:rPr>
                <w:rFonts w:ascii="Calibri" w:hAnsi="Calibri" w:cs="Calibri"/>
                <w:color w:val="000000"/>
                <w:sz w:val="22"/>
                <w:szCs w:val="22"/>
                <w:lang w:val="en-AU"/>
              </w:rPr>
            </w:pPr>
            <w:r>
              <w:rPr>
                <w:rFonts w:ascii="Calibri" w:hAnsi="Calibri" w:cs="Calibri"/>
                <w:color w:val="000000"/>
                <w:sz w:val="22"/>
                <w:szCs w:val="22"/>
              </w:rPr>
              <w:t>Sensor-Pressure transmitter (inside VZ007)</w:t>
            </w:r>
          </w:p>
        </w:tc>
      </w:tr>
      <w:tr w:rsidR="00A20495" w:rsidRPr="00A20495" w14:paraId="519CE326"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87D8A2F" w14:textId="77777777" w:rsidR="00A20495" w:rsidRDefault="00A20495" w:rsidP="00A20495">
            <w:pPr>
              <w:spacing w:after="0"/>
              <w:jc w:val="center"/>
              <w:rPr>
                <w:rFonts w:ascii="Calibri" w:hAnsi="Calibri" w:cs="Calibri"/>
                <w:color w:val="000000"/>
                <w:sz w:val="22"/>
                <w:szCs w:val="22"/>
              </w:rPr>
            </w:pPr>
            <w:r>
              <w:rPr>
                <w:rFonts w:ascii="Calibri" w:hAnsi="Calibri" w:cs="Calibri"/>
                <w:color w:val="000000"/>
                <w:sz w:val="22"/>
                <w:szCs w:val="22"/>
              </w:rPr>
              <w:t>WT087</w:t>
            </w:r>
          </w:p>
        </w:tc>
        <w:tc>
          <w:tcPr>
            <w:tcW w:w="2386" w:type="dxa"/>
            <w:tcBorders>
              <w:top w:val="single" w:sz="4" w:space="0" w:color="auto"/>
              <w:left w:val="single" w:sz="4" w:space="0" w:color="auto"/>
              <w:bottom w:val="single" w:sz="4" w:space="0" w:color="auto"/>
              <w:right w:val="single" w:sz="4" w:space="0" w:color="auto"/>
            </w:tcBorders>
            <w:vAlign w:val="bottom"/>
          </w:tcPr>
          <w:p w14:paraId="732AF0A8" w14:textId="77777777" w:rsidR="00A20495" w:rsidRDefault="00A20495" w:rsidP="00A20495">
            <w:pPr>
              <w:spacing w:after="0"/>
              <w:rPr>
                <w:rFonts w:ascii="Calibri" w:hAnsi="Calibri" w:cs="Calibri"/>
                <w:color w:val="000000"/>
                <w:sz w:val="22"/>
                <w:szCs w:val="22"/>
              </w:rPr>
            </w:pPr>
            <w:r>
              <w:rPr>
                <w:rFonts w:ascii="Calibri" w:hAnsi="Calibri" w:cs="Calibri"/>
                <w:color w:val="000000"/>
                <w:sz w:val="22"/>
                <w:szCs w:val="22"/>
              </w:rPr>
              <w:t>WT087</w:t>
            </w:r>
          </w:p>
        </w:tc>
        <w:tc>
          <w:tcPr>
            <w:tcW w:w="5103" w:type="dxa"/>
            <w:tcBorders>
              <w:top w:val="single" w:sz="4" w:space="0" w:color="auto"/>
              <w:left w:val="single" w:sz="4" w:space="0" w:color="auto"/>
              <w:bottom w:val="single" w:sz="4" w:space="0" w:color="auto"/>
              <w:right w:val="single" w:sz="4" w:space="0" w:color="auto"/>
            </w:tcBorders>
            <w:vAlign w:val="bottom"/>
          </w:tcPr>
          <w:p w14:paraId="515F5717" w14:textId="77777777" w:rsidR="00A20495" w:rsidRPr="00A20495" w:rsidRDefault="00A20495" w:rsidP="00A20495">
            <w:pPr>
              <w:spacing w:after="0"/>
              <w:jc w:val="left"/>
              <w:rPr>
                <w:rFonts w:ascii="Calibri" w:hAnsi="Calibri" w:cs="Calibri"/>
                <w:color w:val="000000"/>
                <w:sz w:val="22"/>
                <w:szCs w:val="22"/>
                <w:lang w:val="en-AU"/>
              </w:rPr>
            </w:pPr>
            <w:r>
              <w:rPr>
                <w:rFonts w:ascii="Calibri" w:hAnsi="Calibri" w:cs="Calibri"/>
                <w:color w:val="000000"/>
                <w:sz w:val="22"/>
                <w:szCs w:val="22"/>
              </w:rPr>
              <w:t>Sensor-weight transmitter (scale)</w:t>
            </w:r>
          </w:p>
        </w:tc>
      </w:tr>
      <w:tr w:rsidR="00A20495" w:rsidRPr="00A20495" w14:paraId="2BC4BEBE"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AC301D3" w14:textId="77777777" w:rsidR="00A20495" w:rsidRDefault="00A20495" w:rsidP="00A20495">
            <w:pPr>
              <w:spacing w:after="0"/>
              <w:jc w:val="center"/>
              <w:rPr>
                <w:rFonts w:ascii="Calibri" w:hAnsi="Calibri" w:cs="Calibri"/>
                <w:color w:val="000000"/>
                <w:sz w:val="22"/>
                <w:szCs w:val="22"/>
              </w:rPr>
            </w:pPr>
            <w:r>
              <w:rPr>
                <w:rFonts w:ascii="Calibri" w:hAnsi="Calibri" w:cs="Calibri"/>
                <w:color w:val="000000"/>
                <w:sz w:val="22"/>
                <w:szCs w:val="22"/>
              </w:rPr>
              <w:t>AY063</w:t>
            </w:r>
          </w:p>
        </w:tc>
        <w:tc>
          <w:tcPr>
            <w:tcW w:w="2386" w:type="dxa"/>
            <w:tcBorders>
              <w:top w:val="single" w:sz="4" w:space="0" w:color="auto"/>
              <w:left w:val="single" w:sz="4" w:space="0" w:color="auto"/>
              <w:bottom w:val="single" w:sz="4" w:space="0" w:color="auto"/>
              <w:right w:val="single" w:sz="4" w:space="0" w:color="auto"/>
            </w:tcBorders>
            <w:vAlign w:val="bottom"/>
          </w:tcPr>
          <w:p w14:paraId="7629A708" w14:textId="77777777" w:rsidR="00A20495" w:rsidRDefault="00A20495" w:rsidP="00A20495">
            <w:pPr>
              <w:spacing w:after="0"/>
              <w:rPr>
                <w:rFonts w:ascii="Calibri" w:hAnsi="Calibri" w:cs="Calibri"/>
                <w:color w:val="000000"/>
                <w:sz w:val="22"/>
                <w:szCs w:val="22"/>
              </w:rPr>
            </w:pPr>
            <w:r>
              <w:rPr>
                <w:rFonts w:ascii="Calibri" w:hAnsi="Calibri" w:cs="Calibri"/>
                <w:color w:val="000000"/>
                <w:sz w:val="22"/>
                <w:szCs w:val="22"/>
              </w:rPr>
              <w:t>AY063</w:t>
            </w:r>
          </w:p>
        </w:tc>
        <w:tc>
          <w:tcPr>
            <w:tcW w:w="5103" w:type="dxa"/>
            <w:tcBorders>
              <w:top w:val="single" w:sz="4" w:space="0" w:color="auto"/>
              <w:left w:val="single" w:sz="4" w:space="0" w:color="auto"/>
              <w:bottom w:val="single" w:sz="4" w:space="0" w:color="auto"/>
              <w:right w:val="single" w:sz="4" w:space="0" w:color="auto"/>
            </w:tcBorders>
            <w:vAlign w:val="bottom"/>
          </w:tcPr>
          <w:p w14:paraId="36F9E4A1" w14:textId="77777777" w:rsidR="00A20495" w:rsidRPr="00A20495" w:rsidRDefault="00A20495" w:rsidP="00A20495">
            <w:pPr>
              <w:spacing w:after="0"/>
              <w:jc w:val="left"/>
              <w:rPr>
                <w:rFonts w:ascii="Calibri" w:hAnsi="Calibri" w:cs="Calibri"/>
                <w:color w:val="000000"/>
                <w:sz w:val="22"/>
                <w:szCs w:val="22"/>
                <w:lang w:val="en-AU"/>
              </w:rPr>
            </w:pPr>
            <w:r>
              <w:rPr>
                <w:rFonts w:ascii="Calibri" w:hAnsi="Calibri" w:cs="Calibri"/>
                <w:color w:val="000000"/>
                <w:sz w:val="22"/>
                <w:szCs w:val="22"/>
              </w:rPr>
              <w:t>Indicator-Top Rupture Disk (Safety)</w:t>
            </w:r>
          </w:p>
        </w:tc>
      </w:tr>
    </w:tbl>
    <w:p w14:paraId="35D65917" w14:textId="77777777" w:rsidR="00A7468D" w:rsidRDefault="00A7468D" w:rsidP="00A7468D"/>
    <w:p w14:paraId="7B248791" w14:textId="77777777" w:rsidR="00A20495" w:rsidRPr="00A20495" w:rsidRDefault="00A20495" w:rsidP="00A20495">
      <w:pPr>
        <w:rPr>
          <w:lang w:val="en"/>
        </w:rPr>
      </w:pPr>
      <w:r>
        <w:rPr>
          <w:rStyle w:val="rynqvb"/>
          <w:lang w:val="en"/>
        </w:rPr>
        <w:t>The following table shows the VZ012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A20495" w14:paraId="7A774E78" w14:textId="77777777" w:rsidTr="00A21E32">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4371B911" w14:textId="77777777" w:rsidR="00A20495" w:rsidRDefault="00A20495" w:rsidP="00A21E32">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7CD59085" w14:textId="77777777" w:rsidR="00A20495" w:rsidRDefault="00A20495" w:rsidP="00A21E32">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28164C3B" w14:textId="77777777" w:rsidR="00A20495" w:rsidRDefault="00A20495" w:rsidP="00A21E32">
            <w:pPr>
              <w:jc w:val="left"/>
            </w:pPr>
            <w:r w:rsidRPr="001B3BAC">
              <w:t>Description</w:t>
            </w:r>
          </w:p>
        </w:tc>
      </w:tr>
      <w:tr w:rsidR="00A20495" w14:paraId="3E2BD8AF"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E0A4608" w14:textId="77777777" w:rsidR="00A20495" w:rsidRPr="00253871" w:rsidRDefault="00A20495" w:rsidP="00A20495">
            <w:pPr>
              <w:spacing w:after="0"/>
              <w:jc w:val="center"/>
              <w:rPr>
                <w:rFonts w:ascii="Calibri" w:hAnsi="Calibri" w:cs="Calibri"/>
                <w:color w:val="000000"/>
                <w:sz w:val="22"/>
                <w:szCs w:val="22"/>
                <w:lang w:val="en-AU"/>
              </w:rPr>
            </w:pPr>
            <w:r>
              <w:rPr>
                <w:rFonts w:ascii="Calibri" w:hAnsi="Calibri" w:cs="Calibri"/>
                <w:color w:val="000000"/>
                <w:sz w:val="22"/>
                <w:szCs w:val="22"/>
              </w:rPr>
              <w:t>LP195 (Valve)</w:t>
            </w:r>
          </w:p>
        </w:tc>
        <w:tc>
          <w:tcPr>
            <w:tcW w:w="2386" w:type="dxa"/>
            <w:tcBorders>
              <w:top w:val="single" w:sz="4" w:space="0" w:color="auto"/>
              <w:left w:val="single" w:sz="4" w:space="0" w:color="auto"/>
              <w:bottom w:val="single" w:sz="4" w:space="0" w:color="auto"/>
              <w:right w:val="single" w:sz="4" w:space="0" w:color="auto"/>
            </w:tcBorders>
            <w:vAlign w:val="bottom"/>
          </w:tcPr>
          <w:p w14:paraId="7B2D853B" w14:textId="77777777" w:rsidR="00A20495" w:rsidRPr="00253871" w:rsidRDefault="00A20495" w:rsidP="00A20495">
            <w:pPr>
              <w:spacing w:after="0"/>
              <w:rPr>
                <w:rFonts w:ascii="Calibri" w:hAnsi="Calibri" w:cs="Calibri"/>
                <w:color w:val="000000"/>
                <w:sz w:val="22"/>
                <w:szCs w:val="22"/>
                <w:lang w:val="en-AU"/>
              </w:rPr>
            </w:pPr>
            <w:r>
              <w:rPr>
                <w:rFonts w:ascii="Calibri" w:hAnsi="Calibri" w:cs="Calibri"/>
                <w:color w:val="000000"/>
                <w:sz w:val="22"/>
                <w:szCs w:val="22"/>
              </w:rPr>
              <w:t>AY182</w:t>
            </w:r>
          </w:p>
        </w:tc>
        <w:tc>
          <w:tcPr>
            <w:tcW w:w="5103" w:type="dxa"/>
            <w:tcBorders>
              <w:top w:val="single" w:sz="4" w:space="0" w:color="auto"/>
              <w:left w:val="single" w:sz="4" w:space="0" w:color="auto"/>
              <w:bottom w:val="single" w:sz="4" w:space="0" w:color="auto"/>
              <w:right w:val="single" w:sz="4" w:space="0" w:color="auto"/>
            </w:tcBorders>
            <w:vAlign w:val="bottom"/>
          </w:tcPr>
          <w:p w14:paraId="1C5D30F5" w14:textId="77777777" w:rsidR="00A20495" w:rsidRPr="00253871" w:rsidRDefault="00A20495" w:rsidP="00A20495">
            <w:pPr>
              <w:spacing w:after="0"/>
              <w:jc w:val="left"/>
              <w:rPr>
                <w:rFonts w:ascii="Calibri" w:hAnsi="Calibri" w:cs="Calibri"/>
                <w:color w:val="000000"/>
                <w:sz w:val="22"/>
                <w:szCs w:val="22"/>
                <w:lang w:val="en-AU"/>
              </w:rPr>
            </w:pPr>
            <w:r>
              <w:rPr>
                <w:rFonts w:ascii="Calibri" w:hAnsi="Calibri" w:cs="Calibri"/>
                <w:color w:val="000000"/>
                <w:sz w:val="22"/>
                <w:szCs w:val="22"/>
              </w:rPr>
              <w:t>Solenoid-Inlet valve of the transporter</w:t>
            </w:r>
          </w:p>
        </w:tc>
      </w:tr>
      <w:tr w:rsidR="00A20495" w14:paraId="7CD4F94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3247576" w14:textId="77777777" w:rsidR="00A20495" w:rsidRPr="00253871" w:rsidRDefault="00A20495" w:rsidP="00A20495">
            <w:pPr>
              <w:spacing w:after="0"/>
              <w:jc w:val="center"/>
              <w:rPr>
                <w:rFonts w:ascii="Calibri" w:hAnsi="Calibri" w:cs="Calibri"/>
                <w:color w:val="000000"/>
                <w:sz w:val="22"/>
                <w:szCs w:val="22"/>
                <w:lang w:val="en-AU"/>
              </w:rPr>
            </w:pPr>
            <w:r>
              <w:rPr>
                <w:rFonts w:ascii="Calibri" w:hAnsi="Calibri" w:cs="Calibri"/>
                <w:color w:val="000000"/>
                <w:sz w:val="22"/>
                <w:szCs w:val="22"/>
              </w:rPr>
              <w:t>LP195 (Valve)</w:t>
            </w:r>
          </w:p>
        </w:tc>
        <w:tc>
          <w:tcPr>
            <w:tcW w:w="2386" w:type="dxa"/>
            <w:tcBorders>
              <w:top w:val="single" w:sz="4" w:space="0" w:color="auto"/>
              <w:left w:val="single" w:sz="4" w:space="0" w:color="auto"/>
              <w:bottom w:val="single" w:sz="4" w:space="0" w:color="auto"/>
              <w:right w:val="single" w:sz="4" w:space="0" w:color="auto"/>
            </w:tcBorders>
            <w:vAlign w:val="bottom"/>
          </w:tcPr>
          <w:p w14:paraId="18BAF913" w14:textId="77777777" w:rsidR="00A20495" w:rsidRPr="001B3BAC" w:rsidRDefault="00A20495" w:rsidP="00A20495">
            <w:pPr>
              <w:spacing w:after="0"/>
              <w:rPr>
                <w:rFonts w:cs="Arial"/>
                <w:color w:val="000000"/>
              </w:rPr>
            </w:pPr>
            <w:r>
              <w:rPr>
                <w:rFonts w:ascii="Calibri" w:hAnsi="Calibri" w:cs="Calibri"/>
                <w:color w:val="000000"/>
                <w:sz w:val="22"/>
                <w:szCs w:val="22"/>
              </w:rPr>
              <w:t>ZSL205</w:t>
            </w:r>
          </w:p>
        </w:tc>
        <w:tc>
          <w:tcPr>
            <w:tcW w:w="5103" w:type="dxa"/>
            <w:tcBorders>
              <w:top w:val="single" w:sz="4" w:space="0" w:color="auto"/>
              <w:left w:val="single" w:sz="4" w:space="0" w:color="auto"/>
              <w:bottom w:val="single" w:sz="4" w:space="0" w:color="auto"/>
              <w:right w:val="single" w:sz="4" w:space="0" w:color="auto"/>
            </w:tcBorders>
            <w:vAlign w:val="bottom"/>
          </w:tcPr>
          <w:p w14:paraId="57F21323" w14:textId="77777777" w:rsidR="00A20495" w:rsidRPr="001B3BAC" w:rsidRDefault="00A20495" w:rsidP="00A20495">
            <w:pPr>
              <w:jc w:val="left"/>
              <w:rPr>
                <w:rFonts w:cs="Arial"/>
              </w:rPr>
            </w:pPr>
            <w:r>
              <w:rPr>
                <w:rFonts w:ascii="Calibri" w:hAnsi="Calibri" w:cs="Calibri"/>
                <w:color w:val="000000"/>
                <w:sz w:val="22"/>
                <w:szCs w:val="22"/>
              </w:rPr>
              <w:t>Sensor-Closed valve LP195 position confirmation</w:t>
            </w:r>
          </w:p>
        </w:tc>
      </w:tr>
      <w:tr w:rsidR="00A20495" w14:paraId="75913C69"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16B4720" w14:textId="77777777" w:rsidR="00A20495" w:rsidRPr="00253871" w:rsidRDefault="00A20495" w:rsidP="00A20495">
            <w:pPr>
              <w:spacing w:after="0"/>
              <w:jc w:val="center"/>
              <w:rPr>
                <w:rFonts w:ascii="Calibri" w:hAnsi="Calibri" w:cs="Calibri"/>
                <w:color w:val="000000"/>
                <w:sz w:val="22"/>
                <w:szCs w:val="22"/>
                <w:lang w:val="en-AU"/>
              </w:rPr>
            </w:pPr>
            <w:r>
              <w:rPr>
                <w:rFonts w:ascii="Calibri" w:hAnsi="Calibri" w:cs="Calibri"/>
                <w:color w:val="000000"/>
                <w:sz w:val="22"/>
                <w:szCs w:val="22"/>
              </w:rPr>
              <w:t>LP195 (Valve)</w:t>
            </w:r>
          </w:p>
        </w:tc>
        <w:tc>
          <w:tcPr>
            <w:tcW w:w="2386" w:type="dxa"/>
            <w:tcBorders>
              <w:top w:val="single" w:sz="4" w:space="0" w:color="auto"/>
              <w:left w:val="single" w:sz="4" w:space="0" w:color="auto"/>
              <w:bottom w:val="single" w:sz="4" w:space="0" w:color="auto"/>
              <w:right w:val="single" w:sz="4" w:space="0" w:color="auto"/>
            </w:tcBorders>
            <w:vAlign w:val="bottom"/>
          </w:tcPr>
          <w:p w14:paraId="5B944AB3" w14:textId="77777777" w:rsidR="00A20495" w:rsidRPr="001B3BAC" w:rsidRDefault="00A20495" w:rsidP="00A20495">
            <w:pPr>
              <w:spacing w:after="0"/>
              <w:rPr>
                <w:rFonts w:cs="Arial"/>
                <w:color w:val="000000"/>
              </w:rPr>
            </w:pPr>
            <w:r>
              <w:rPr>
                <w:rFonts w:ascii="Calibri" w:hAnsi="Calibri" w:cs="Calibri"/>
                <w:color w:val="000000"/>
                <w:sz w:val="22"/>
                <w:szCs w:val="22"/>
              </w:rPr>
              <w:t>ZSH204</w:t>
            </w:r>
          </w:p>
        </w:tc>
        <w:tc>
          <w:tcPr>
            <w:tcW w:w="5103" w:type="dxa"/>
            <w:tcBorders>
              <w:top w:val="single" w:sz="4" w:space="0" w:color="auto"/>
              <w:left w:val="single" w:sz="4" w:space="0" w:color="auto"/>
              <w:bottom w:val="single" w:sz="4" w:space="0" w:color="auto"/>
              <w:right w:val="single" w:sz="4" w:space="0" w:color="auto"/>
            </w:tcBorders>
            <w:vAlign w:val="bottom"/>
          </w:tcPr>
          <w:p w14:paraId="63029815" w14:textId="77777777" w:rsidR="00A20495" w:rsidRPr="001B3BAC" w:rsidRDefault="00A20495" w:rsidP="00A20495">
            <w:pPr>
              <w:jc w:val="left"/>
              <w:rPr>
                <w:rFonts w:cs="Arial"/>
              </w:rPr>
            </w:pPr>
            <w:r>
              <w:rPr>
                <w:rFonts w:ascii="Calibri" w:hAnsi="Calibri" w:cs="Calibri"/>
                <w:color w:val="000000"/>
                <w:sz w:val="22"/>
                <w:szCs w:val="22"/>
              </w:rPr>
              <w:t>Sensor-Open valve LP195 position confirmation</w:t>
            </w:r>
          </w:p>
        </w:tc>
      </w:tr>
      <w:tr w:rsidR="00A20495" w14:paraId="29AB6606"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FC77FBA" w14:textId="77777777" w:rsidR="00A20495" w:rsidRPr="001B3BAC" w:rsidRDefault="00A20495" w:rsidP="00A20495">
            <w:pPr>
              <w:spacing w:after="0"/>
              <w:jc w:val="center"/>
              <w:rPr>
                <w:rFonts w:cs="Arial"/>
                <w:color w:val="000000"/>
              </w:rPr>
            </w:pPr>
            <w:r>
              <w:rPr>
                <w:rFonts w:ascii="Calibri" w:hAnsi="Calibri" w:cs="Calibri"/>
                <w:color w:val="000000"/>
                <w:sz w:val="22"/>
                <w:szCs w:val="22"/>
              </w:rPr>
              <w:t>LP181 (Valve)</w:t>
            </w:r>
          </w:p>
        </w:tc>
        <w:tc>
          <w:tcPr>
            <w:tcW w:w="2386" w:type="dxa"/>
            <w:tcBorders>
              <w:top w:val="single" w:sz="4" w:space="0" w:color="auto"/>
              <w:left w:val="single" w:sz="4" w:space="0" w:color="auto"/>
              <w:bottom w:val="single" w:sz="4" w:space="0" w:color="auto"/>
              <w:right w:val="single" w:sz="4" w:space="0" w:color="auto"/>
            </w:tcBorders>
            <w:vAlign w:val="bottom"/>
          </w:tcPr>
          <w:p w14:paraId="037BFEE1" w14:textId="77777777" w:rsidR="00A20495" w:rsidRPr="001B3BAC" w:rsidRDefault="00A20495" w:rsidP="00A20495">
            <w:pPr>
              <w:spacing w:after="0"/>
              <w:rPr>
                <w:rFonts w:cs="Arial"/>
                <w:color w:val="000000"/>
              </w:rPr>
            </w:pPr>
            <w:r>
              <w:rPr>
                <w:rFonts w:ascii="Calibri" w:hAnsi="Calibri" w:cs="Calibri"/>
                <w:color w:val="000000"/>
                <w:sz w:val="22"/>
                <w:szCs w:val="22"/>
              </w:rPr>
              <w:t>AY181A</w:t>
            </w:r>
          </w:p>
        </w:tc>
        <w:tc>
          <w:tcPr>
            <w:tcW w:w="5103" w:type="dxa"/>
            <w:tcBorders>
              <w:top w:val="single" w:sz="4" w:space="0" w:color="auto"/>
              <w:left w:val="single" w:sz="4" w:space="0" w:color="auto"/>
              <w:bottom w:val="single" w:sz="4" w:space="0" w:color="auto"/>
              <w:right w:val="single" w:sz="4" w:space="0" w:color="auto"/>
            </w:tcBorders>
            <w:vAlign w:val="bottom"/>
          </w:tcPr>
          <w:p w14:paraId="46EDBE54" w14:textId="77777777" w:rsidR="00A20495" w:rsidRPr="001B3BAC" w:rsidRDefault="00A20495" w:rsidP="00A20495">
            <w:pPr>
              <w:jc w:val="left"/>
              <w:rPr>
                <w:rFonts w:cs="Arial"/>
              </w:rPr>
            </w:pPr>
            <w:r>
              <w:rPr>
                <w:rFonts w:ascii="Calibri" w:hAnsi="Calibri" w:cs="Calibri"/>
                <w:color w:val="000000"/>
                <w:sz w:val="22"/>
                <w:szCs w:val="22"/>
              </w:rPr>
              <w:t>Solenoid-VZ012 Pressure release valve open</w:t>
            </w:r>
          </w:p>
        </w:tc>
      </w:tr>
      <w:tr w:rsidR="00A20495" w14:paraId="7DD7258C"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F75AEED" w14:textId="77777777" w:rsidR="00A20495" w:rsidRPr="001B3BAC" w:rsidRDefault="00A20495" w:rsidP="00A20495">
            <w:pPr>
              <w:spacing w:after="0"/>
              <w:jc w:val="center"/>
              <w:rPr>
                <w:rFonts w:cs="Arial"/>
                <w:color w:val="000000"/>
              </w:rPr>
            </w:pPr>
            <w:r>
              <w:rPr>
                <w:rFonts w:ascii="Calibri" w:hAnsi="Calibri" w:cs="Calibri"/>
                <w:color w:val="000000"/>
                <w:sz w:val="22"/>
                <w:szCs w:val="22"/>
              </w:rPr>
              <w:t>LP181 (Valve)</w:t>
            </w:r>
          </w:p>
        </w:tc>
        <w:tc>
          <w:tcPr>
            <w:tcW w:w="2386" w:type="dxa"/>
            <w:tcBorders>
              <w:top w:val="single" w:sz="4" w:space="0" w:color="auto"/>
              <w:left w:val="single" w:sz="4" w:space="0" w:color="auto"/>
              <w:bottom w:val="single" w:sz="4" w:space="0" w:color="auto"/>
              <w:right w:val="single" w:sz="4" w:space="0" w:color="auto"/>
            </w:tcBorders>
            <w:vAlign w:val="bottom"/>
          </w:tcPr>
          <w:p w14:paraId="50C47D28" w14:textId="77777777" w:rsidR="00A20495" w:rsidRPr="001B3BAC" w:rsidRDefault="00A20495" w:rsidP="00A20495">
            <w:pPr>
              <w:spacing w:after="0"/>
              <w:rPr>
                <w:rFonts w:cs="Arial"/>
                <w:color w:val="000000"/>
              </w:rPr>
            </w:pPr>
            <w:r>
              <w:rPr>
                <w:rFonts w:ascii="Calibri" w:hAnsi="Calibri" w:cs="Calibri"/>
                <w:color w:val="000000"/>
                <w:sz w:val="22"/>
                <w:szCs w:val="22"/>
              </w:rPr>
              <w:t>AY181B</w:t>
            </w:r>
          </w:p>
        </w:tc>
        <w:tc>
          <w:tcPr>
            <w:tcW w:w="5103" w:type="dxa"/>
            <w:tcBorders>
              <w:top w:val="single" w:sz="4" w:space="0" w:color="auto"/>
              <w:left w:val="single" w:sz="4" w:space="0" w:color="auto"/>
              <w:bottom w:val="single" w:sz="4" w:space="0" w:color="auto"/>
              <w:right w:val="single" w:sz="4" w:space="0" w:color="auto"/>
            </w:tcBorders>
            <w:vAlign w:val="bottom"/>
          </w:tcPr>
          <w:p w14:paraId="1D02572D" w14:textId="77777777" w:rsidR="00A20495" w:rsidRPr="001B3BAC" w:rsidRDefault="00A20495" w:rsidP="00A20495">
            <w:pPr>
              <w:jc w:val="left"/>
              <w:rPr>
                <w:rFonts w:cs="Arial"/>
              </w:rPr>
            </w:pPr>
            <w:r>
              <w:rPr>
                <w:rFonts w:ascii="Calibri" w:hAnsi="Calibri" w:cs="Calibri"/>
                <w:color w:val="000000"/>
                <w:sz w:val="22"/>
                <w:szCs w:val="22"/>
              </w:rPr>
              <w:t>Solenoid-VZ012 Pressure release valve closed</w:t>
            </w:r>
          </w:p>
        </w:tc>
      </w:tr>
      <w:tr w:rsidR="0012252B" w14:paraId="3A444BB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1C861A6" w14:textId="77777777" w:rsidR="0012252B" w:rsidRPr="001B3BAC" w:rsidRDefault="0012252B" w:rsidP="0012252B">
            <w:pPr>
              <w:spacing w:after="0"/>
              <w:jc w:val="center"/>
              <w:rPr>
                <w:rFonts w:cs="Arial"/>
                <w:color w:val="000000"/>
              </w:rPr>
            </w:pPr>
            <w:r>
              <w:rPr>
                <w:rFonts w:ascii="Calibri" w:hAnsi="Calibri" w:cs="Calibri"/>
                <w:color w:val="000000"/>
                <w:sz w:val="22"/>
                <w:szCs w:val="22"/>
              </w:rPr>
              <w:t>LP181 (Valve)</w:t>
            </w:r>
          </w:p>
        </w:tc>
        <w:tc>
          <w:tcPr>
            <w:tcW w:w="2386" w:type="dxa"/>
            <w:tcBorders>
              <w:top w:val="single" w:sz="4" w:space="0" w:color="auto"/>
              <w:left w:val="single" w:sz="4" w:space="0" w:color="auto"/>
              <w:bottom w:val="single" w:sz="4" w:space="0" w:color="auto"/>
              <w:right w:val="single" w:sz="4" w:space="0" w:color="auto"/>
            </w:tcBorders>
            <w:vAlign w:val="bottom"/>
          </w:tcPr>
          <w:p w14:paraId="3F56E576" w14:textId="77777777" w:rsidR="0012252B" w:rsidRPr="001B3BAC" w:rsidRDefault="0012252B" w:rsidP="0012252B">
            <w:pPr>
              <w:spacing w:after="0"/>
              <w:rPr>
                <w:rFonts w:cs="Arial"/>
                <w:color w:val="000000"/>
              </w:rPr>
            </w:pPr>
            <w:r>
              <w:rPr>
                <w:rFonts w:ascii="Calibri" w:hAnsi="Calibri" w:cs="Calibri"/>
                <w:color w:val="000000"/>
                <w:sz w:val="22"/>
                <w:szCs w:val="22"/>
              </w:rPr>
              <w:t>ZSL204</w:t>
            </w:r>
          </w:p>
        </w:tc>
        <w:tc>
          <w:tcPr>
            <w:tcW w:w="5103" w:type="dxa"/>
            <w:tcBorders>
              <w:top w:val="single" w:sz="4" w:space="0" w:color="auto"/>
              <w:left w:val="single" w:sz="4" w:space="0" w:color="auto"/>
              <w:bottom w:val="single" w:sz="4" w:space="0" w:color="auto"/>
              <w:right w:val="single" w:sz="4" w:space="0" w:color="auto"/>
            </w:tcBorders>
            <w:vAlign w:val="bottom"/>
          </w:tcPr>
          <w:p w14:paraId="03ADB6A3" w14:textId="77777777" w:rsidR="0012252B" w:rsidRPr="001B3BAC" w:rsidRDefault="0012252B" w:rsidP="0012252B">
            <w:pPr>
              <w:jc w:val="left"/>
              <w:rPr>
                <w:rFonts w:cs="Arial"/>
              </w:rPr>
            </w:pPr>
            <w:r>
              <w:rPr>
                <w:rFonts w:ascii="Calibri" w:hAnsi="Calibri" w:cs="Calibri"/>
                <w:color w:val="000000"/>
                <w:sz w:val="22"/>
                <w:szCs w:val="22"/>
              </w:rPr>
              <w:t>Sensor-Closed valve LP181 position confirmation</w:t>
            </w:r>
          </w:p>
        </w:tc>
      </w:tr>
      <w:tr w:rsidR="0012252B" w14:paraId="6F37166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91A0778" w14:textId="77777777" w:rsidR="0012252B" w:rsidRPr="001B3BAC" w:rsidRDefault="0012252B" w:rsidP="0012252B">
            <w:pPr>
              <w:spacing w:after="0"/>
              <w:jc w:val="center"/>
              <w:rPr>
                <w:rFonts w:cs="Arial"/>
                <w:color w:val="000000"/>
              </w:rPr>
            </w:pPr>
            <w:r>
              <w:rPr>
                <w:rFonts w:ascii="Calibri" w:hAnsi="Calibri" w:cs="Calibri"/>
                <w:color w:val="000000"/>
                <w:sz w:val="22"/>
                <w:szCs w:val="22"/>
              </w:rPr>
              <w:t>LP181 (Valve)</w:t>
            </w:r>
          </w:p>
        </w:tc>
        <w:tc>
          <w:tcPr>
            <w:tcW w:w="2386" w:type="dxa"/>
            <w:tcBorders>
              <w:top w:val="single" w:sz="4" w:space="0" w:color="auto"/>
              <w:left w:val="single" w:sz="4" w:space="0" w:color="auto"/>
              <w:bottom w:val="single" w:sz="4" w:space="0" w:color="auto"/>
              <w:right w:val="single" w:sz="4" w:space="0" w:color="auto"/>
            </w:tcBorders>
            <w:vAlign w:val="bottom"/>
          </w:tcPr>
          <w:p w14:paraId="269D6BD3" w14:textId="77777777" w:rsidR="0012252B" w:rsidRPr="001B3BAC" w:rsidRDefault="0012252B" w:rsidP="0012252B">
            <w:pPr>
              <w:spacing w:after="0"/>
              <w:rPr>
                <w:rFonts w:cs="Arial"/>
                <w:color w:val="000000"/>
              </w:rPr>
            </w:pPr>
            <w:r>
              <w:rPr>
                <w:rFonts w:ascii="Calibri" w:hAnsi="Calibri" w:cs="Calibri"/>
                <w:color w:val="000000"/>
                <w:sz w:val="22"/>
                <w:szCs w:val="22"/>
              </w:rPr>
              <w:t>ZSH203</w:t>
            </w:r>
          </w:p>
        </w:tc>
        <w:tc>
          <w:tcPr>
            <w:tcW w:w="5103" w:type="dxa"/>
            <w:tcBorders>
              <w:top w:val="single" w:sz="4" w:space="0" w:color="auto"/>
              <w:left w:val="single" w:sz="4" w:space="0" w:color="auto"/>
              <w:bottom w:val="single" w:sz="4" w:space="0" w:color="auto"/>
              <w:right w:val="single" w:sz="4" w:space="0" w:color="auto"/>
            </w:tcBorders>
            <w:vAlign w:val="bottom"/>
          </w:tcPr>
          <w:p w14:paraId="003E4058" w14:textId="77777777" w:rsidR="0012252B" w:rsidRPr="001B3BAC" w:rsidRDefault="0012252B" w:rsidP="0012252B">
            <w:pPr>
              <w:jc w:val="left"/>
              <w:rPr>
                <w:rFonts w:cs="Arial"/>
              </w:rPr>
            </w:pPr>
            <w:r>
              <w:rPr>
                <w:rFonts w:ascii="Calibri" w:hAnsi="Calibri" w:cs="Calibri"/>
                <w:color w:val="000000"/>
                <w:sz w:val="22"/>
                <w:szCs w:val="22"/>
              </w:rPr>
              <w:t>Sensor-Open valve LP181 position confirmation</w:t>
            </w:r>
          </w:p>
        </w:tc>
      </w:tr>
      <w:tr w:rsidR="00A20495" w14:paraId="2658259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F637497" w14:textId="77777777" w:rsidR="00A20495" w:rsidRPr="001B3BAC" w:rsidRDefault="00A20495" w:rsidP="00A20495">
            <w:pPr>
              <w:spacing w:after="0"/>
              <w:jc w:val="center"/>
              <w:rPr>
                <w:rFonts w:cs="Arial"/>
                <w:color w:val="000000"/>
              </w:rPr>
            </w:pPr>
            <w:r>
              <w:rPr>
                <w:rFonts w:ascii="Calibri" w:hAnsi="Calibri" w:cs="Calibri"/>
                <w:color w:val="000000"/>
                <w:sz w:val="22"/>
                <w:szCs w:val="22"/>
              </w:rPr>
              <w:t>PRV196</w:t>
            </w:r>
          </w:p>
        </w:tc>
        <w:tc>
          <w:tcPr>
            <w:tcW w:w="2386" w:type="dxa"/>
            <w:tcBorders>
              <w:top w:val="single" w:sz="4" w:space="0" w:color="auto"/>
              <w:left w:val="single" w:sz="4" w:space="0" w:color="auto"/>
              <w:bottom w:val="single" w:sz="4" w:space="0" w:color="auto"/>
              <w:right w:val="single" w:sz="4" w:space="0" w:color="auto"/>
            </w:tcBorders>
            <w:vAlign w:val="bottom"/>
          </w:tcPr>
          <w:p w14:paraId="157CA0CC" w14:textId="77777777" w:rsidR="00A20495" w:rsidRPr="001B3BAC" w:rsidRDefault="00A20495" w:rsidP="00A20495">
            <w:pPr>
              <w:spacing w:after="0"/>
              <w:rPr>
                <w:rFonts w:cs="Arial"/>
                <w:color w:val="000000"/>
              </w:rPr>
            </w:pPr>
            <w:r>
              <w:rPr>
                <w:rFonts w:ascii="Calibri" w:hAnsi="Calibri" w:cs="Calibri"/>
                <w:color w:val="000000"/>
                <w:sz w:val="22"/>
                <w:szCs w:val="22"/>
              </w:rPr>
              <w:t>ZIC196</w:t>
            </w:r>
          </w:p>
        </w:tc>
        <w:tc>
          <w:tcPr>
            <w:tcW w:w="5103" w:type="dxa"/>
            <w:tcBorders>
              <w:top w:val="single" w:sz="4" w:space="0" w:color="auto"/>
              <w:left w:val="single" w:sz="4" w:space="0" w:color="auto"/>
              <w:bottom w:val="single" w:sz="4" w:space="0" w:color="auto"/>
              <w:right w:val="single" w:sz="4" w:space="0" w:color="auto"/>
            </w:tcBorders>
            <w:vAlign w:val="bottom"/>
          </w:tcPr>
          <w:p w14:paraId="693160B6" w14:textId="77777777" w:rsidR="00A20495" w:rsidRPr="001B3BAC" w:rsidRDefault="00A20495" w:rsidP="00A20495">
            <w:pPr>
              <w:jc w:val="left"/>
              <w:rPr>
                <w:rFonts w:cs="Arial"/>
              </w:rPr>
            </w:pPr>
            <w:r>
              <w:rPr>
                <w:rFonts w:ascii="Calibri" w:hAnsi="Calibri" w:cs="Calibri"/>
                <w:color w:val="000000"/>
                <w:sz w:val="22"/>
                <w:szCs w:val="22"/>
              </w:rPr>
              <w:t>Proportional Valve- Control pressure line</w:t>
            </w:r>
          </w:p>
        </w:tc>
      </w:tr>
      <w:tr w:rsidR="00A20495" w:rsidRPr="009B39A0" w14:paraId="46AE2BF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EA62AC2" w14:textId="77777777" w:rsidR="00A20495" w:rsidRPr="001B3BAC" w:rsidRDefault="00A20495" w:rsidP="00A20495">
            <w:pPr>
              <w:spacing w:after="0"/>
              <w:jc w:val="center"/>
              <w:rPr>
                <w:rFonts w:cs="Arial"/>
                <w:color w:val="000000"/>
              </w:rPr>
            </w:pPr>
            <w:r>
              <w:rPr>
                <w:rFonts w:ascii="Calibri" w:hAnsi="Calibri" w:cs="Calibri"/>
                <w:color w:val="000000"/>
                <w:sz w:val="22"/>
                <w:szCs w:val="22"/>
              </w:rPr>
              <w:t>PRV197</w:t>
            </w:r>
          </w:p>
        </w:tc>
        <w:tc>
          <w:tcPr>
            <w:tcW w:w="2386" w:type="dxa"/>
            <w:tcBorders>
              <w:top w:val="single" w:sz="4" w:space="0" w:color="auto"/>
              <w:left w:val="single" w:sz="4" w:space="0" w:color="auto"/>
              <w:bottom w:val="single" w:sz="4" w:space="0" w:color="auto"/>
              <w:right w:val="single" w:sz="4" w:space="0" w:color="auto"/>
            </w:tcBorders>
            <w:vAlign w:val="bottom"/>
          </w:tcPr>
          <w:p w14:paraId="67C30A59" w14:textId="77777777" w:rsidR="00A20495" w:rsidRPr="001B3BAC" w:rsidRDefault="00A20495" w:rsidP="00A20495">
            <w:pPr>
              <w:spacing w:after="0"/>
              <w:rPr>
                <w:rFonts w:cs="Arial"/>
                <w:color w:val="000000"/>
              </w:rPr>
            </w:pPr>
            <w:r>
              <w:rPr>
                <w:rFonts w:ascii="Calibri" w:hAnsi="Calibri" w:cs="Calibri"/>
                <w:color w:val="000000"/>
                <w:sz w:val="22"/>
                <w:szCs w:val="22"/>
              </w:rPr>
              <w:t>ZIC197</w:t>
            </w:r>
          </w:p>
        </w:tc>
        <w:tc>
          <w:tcPr>
            <w:tcW w:w="5103" w:type="dxa"/>
            <w:tcBorders>
              <w:top w:val="single" w:sz="4" w:space="0" w:color="auto"/>
              <w:left w:val="single" w:sz="4" w:space="0" w:color="auto"/>
              <w:bottom w:val="single" w:sz="4" w:space="0" w:color="auto"/>
              <w:right w:val="single" w:sz="4" w:space="0" w:color="auto"/>
            </w:tcBorders>
            <w:vAlign w:val="bottom"/>
          </w:tcPr>
          <w:p w14:paraId="4070E92D" w14:textId="77777777" w:rsidR="00A20495" w:rsidRPr="0041627B" w:rsidRDefault="00A20495" w:rsidP="00A20495">
            <w:pPr>
              <w:jc w:val="left"/>
              <w:rPr>
                <w:rFonts w:cs="Arial"/>
                <w:lang w:val="it-IT"/>
              </w:rPr>
            </w:pPr>
            <w:r w:rsidRPr="0041627B">
              <w:rPr>
                <w:rFonts w:ascii="Calibri" w:hAnsi="Calibri" w:cs="Calibri"/>
                <w:color w:val="000000"/>
                <w:sz w:val="22"/>
                <w:szCs w:val="22"/>
                <w:lang w:val="it-IT"/>
              </w:rPr>
              <w:t>Proportional Valve- Control pressure vessel</w:t>
            </w:r>
          </w:p>
        </w:tc>
      </w:tr>
      <w:tr w:rsidR="00A20495" w14:paraId="38B1142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2D909DB" w14:textId="77777777" w:rsidR="00A20495" w:rsidRPr="001B3BAC" w:rsidRDefault="00A20495" w:rsidP="00A20495">
            <w:pPr>
              <w:spacing w:after="0"/>
              <w:jc w:val="center"/>
              <w:rPr>
                <w:rFonts w:cs="Arial"/>
                <w:color w:val="000000"/>
              </w:rPr>
            </w:pPr>
            <w:r>
              <w:rPr>
                <w:rFonts w:ascii="Calibri" w:hAnsi="Calibri" w:cs="Calibri"/>
                <w:color w:val="000000"/>
                <w:sz w:val="22"/>
                <w:szCs w:val="22"/>
              </w:rPr>
              <w:t>PRV196</w:t>
            </w:r>
          </w:p>
        </w:tc>
        <w:tc>
          <w:tcPr>
            <w:tcW w:w="2386" w:type="dxa"/>
            <w:tcBorders>
              <w:top w:val="single" w:sz="4" w:space="0" w:color="auto"/>
              <w:left w:val="single" w:sz="4" w:space="0" w:color="auto"/>
              <w:bottom w:val="single" w:sz="4" w:space="0" w:color="auto"/>
              <w:right w:val="single" w:sz="4" w:space="0" w:color="auto"/>
            </w:tcBorders>
            <w:vAlign w:val="bottom"/>
          </w:tcPr>
          <w:p w14:paraId="7B5BE4B5" w14:textId="77777777" w:rsidR="00A20495" w:rsidRPr="001B3BAC" w:rsidRDefault="00A20495" w:rsidP="00A20495">
            <w:pPr>
              <w:spacing w:after="0"/>
              <w:rPr>
                <w:rFonts w:cs="Arial"/>
                <w:color w:val="000000"/>
              </w:rPr>
            </w:pPr>
            <w:r>
              <w:rPr>
                <w:rFonts w:ascii="Calibri" w:hAnsi="Calibri" w:cs="Calibri"/>
                <w:color w:val="000000"/>
                <w:sz w:val="22"/>
                <w:szCs w:val="22"/>
              </w:rPr>
              <w:t>ZIT196</w:t>
            </w:r>
          </w:p>
        </w:tc>
        <w:tc>
          <w:tcPr>
            <w:tcW w:w="5103" w:type="dxa"/>
            <w:tcBorders>
              <w:top w:val="single" w:sz="4" w:space="0" w:color="auto"/>
              <w:left w:val="single" w:sz="4" w:space="0" w:color="auto"/>
              <w:bottom w:val="single" w:sz="4" w:space="0" w:color="auto"/>
              <w:right w:val="single" w:sz="4" w:space="0" w:color="auto"/>
            </w:tcBorders>
            <w:vAlign w:val="bottom"/>
          </w:tcPr>
          <w:p w14:paraId="0F61DEE8" w14:textId="77777777" w:rsidR="00A20495" w:rsidRPr="001B3BAC" w:rsidRDefault="00A20495" w:rsidP="00A20495">
            <w:pPr>
              <w:jc w:val="left"/>
              <w:rPr>
                <w:rFonts w:cs="Arial"/>
              </w:rPr>
            </w:pPr>
            <w:r>
              <w:rPr>
                <w:rFonts w:ascii="Calibri" w:hAnsi="Calibri" w:cs="Calibri"/>
                <w:color w:val="000000"/>
                <w:sz w:val="22"/>
                <w:szCs w:val="22"/>
              </w:rPr>
              <w:t>Feedback- Control pressure line</w:t>
            </w:r>
          </w:p>
        </w:tc>
      </w:tr>
      <w:tr w:rsidR="00A20495" w14:paraId="24BDD8CC"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C5F7DB3" w14:textId="77777777" w:rsidR="00A20495" w:rsidRPr="001B3BAC" w:rsidRDefault="00A20495" w:rsidP="00A20495">
            <w:pPr>
              <w:spacing w:after="0"/>
              <w:jc w:val="center"/>
              <w:rPr>
                <w:rFonts w:cs="Arial"/>
                <w:color w:val="000000"/>
              </w:rPr>
            </w:pPr>
            <w:r>
              <w:rPr>
                <w:rFonts w:ascii="Calibri" w:hAnsi="Calibri" w:cs="Calibri"/>
                <w:color w:val="000000"/>
                <w:sz w:val="22"/>
                <w:szCs w:val="22"/>
              </w:rPr>
              <w:t>PRV197</w:t>
            </w:r>
          </w:p>
        </w:tc>
        <w:tc>
          <w:tcPr>
            <w:tcW w:w="2386" w:type="dxa"/>
            <w:tcBorders>
              <w:top w:val="single" w:sz="4" w:space="0" w:color="auto"/>
              <w:left w:val="single" w:sz="4" w:space="0" w:color="auto"/>
              <w:bottom w:val="single" w:sz="4" w:space="0" w:color="auto"/>
              <w:right w:val="single" w:sz="4" w:space="0" w:color="auto"/>
            </w:tcBorders>
            <w:vAlign w:val="bottom"/>
          </w:tcPr>
          <w:p w14:paraId="76663230" w14:textId="77777777" w:rsidR="00A20495" w:rsidRPr="001B3BAC" w:rsidRDefault="00A20495" w:rsidP="00A20495">
            <w:pPr>
              <w:spacing w:after="0"/>
              <w:rPr>
                <w:rFonts w:cs="Arial"/>
                <w:color w:val="000000"/>
              </w:rPr>
            </w:pPr>
            <w:r>
              <w:rPr>
                <w:rFonts w:ascii="Calibri" w:hAnsi="Calibri" w:cs="Calibri"/>
                <w:color w:val="000000"/>
                <w:sz w:val="22"/>
                <w:szCs w:val="22"/>
              </w:rPr>
              <w:t>ZIT197</w:t>
            </w:r>
          </w:p>
        </w:tc>
        <w:tc>
          <w:tcPr>
            <w:tcW w:w="5103" w:type="dxa"/>
            <w:tcBorders>
              <w:top w:val="single" w:sz="4" w:space="0" w:color="auto"/>
              <w:left w:val="single" w:sz="4" w:space="0" w:color="auto"/>
              <w:bottom w:val="single" w:sz="4" w:space="0" w:color="auto"/>
              <w:right w:val="single" w:sz="4" w:space="0" w:color="auto"/>
            </w:tcBorders>
            <w:vAlign w:val="bottom"/>
          </w:tcPr>
          <w:p w14:paraId="49A04683" w14:textId="77777777" w:rsidR="00A20495" w:rsidRPr="001B3BAC" w:rsidRDefault="00A20495" w:rsidP="00A20495">
            <w:pPr>
              <w:jc w:val="left"/>
              <w:rPr>
                <w:rFonts w:cs="Arial"/>
              </w:rPr>
            </w:pPr>
            <w:r>
              <w:rPr>
                <w:rFonts w:ascii="Calibri" w:hAnsi="Calibri" w:cs="Calibri"/>
                <w:color w:val="000000"/>
                <w:sz w:val="22"/>
                <w:szCs w:val="22"/>
              </w:rPr>
              <w:t>Feedback- Control pressure vessel</w:t>
            </w:r>
          </w:p>
        </w:tc>
      </w:tr>
      <w:tr w:rsidR="00A20495" w14:paraId="7D905F9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232CF58" w14:textId="77777777" w:rsidR="00A20495" w:rsidRPr="001B3BAC" w:rsidRDefault="00A20495" w:rsidP="00A20495">
            <w:pPr>
              <w:spacing w:after="0"/>
              <w:jc w:val="center"/>
              <w:rPr>
                <w:rFonts w:cs="Arial"/>
                <w:color w:val="000000"/>
              </w:rPr>
            </w:pPr>
            <w:r>
              <w:rPr>
                <w:rFonts w:ascii="Calibri" w:hAnsi="Calibri" w:cs="Calibri"/>
                <w:color w:val="000000"/>
                <w:sz w:val="22"/>
                <w:szCs w:val="22"/>
              </w:rPr>
              <w:t>LP138 (Valve)</w:t>
            </w:r>
          </w:p>
        </w:tc>
        <w:tc>
          <w:tcPr>
            <w:tcW w:w="2386" w:type="dxa"/>
            <w:tcBorders>
              <w:top w:val="single" w:sz="4" w:space="0" w:color="auto"/>
              <w:left w:val="single" w:sz="4" w:space="0" w:color="auto"/>
              <w:bottom w:val="single" w:sz="4" w:space="0" w:color="auto"/>
              <w:right w:val="single" w:sz="4" w:space="0" w:color="auto"/>
            </w:tcBorders>
            <w:vAlign w:val="bottom"/>
          </w:tcPr>
          <w:p w14:paraId="12493684" w14:textId="77777777" w:rsidR="00A20495" w:rsidRPr="001B3BAC" w:rsidRDefault="00A20495" w:rsidP="00A20495">
            <w:pPr>
              <w:spacing w:after="0"/>
              <w:rPr>
                <w:rFonts w:cs="Arial"/>
                <w:color w:val="000000"/>
              </w:rPr>
            </w:pPr>
            <w:r>
              <w:rPr>
                <w:rFonts w:ascii="Calibri" w:hAnsi="Calibri" w:cs="Calibri"/>
                <w:color w:val="000000"/>
                <w:sz w:val="22"/>
                <w:szCs w:val="22"/>
              </w:rPr>
              <w:t>AY140</w:t>
            </w:r>
          </w:p>
        </w:tc>
        <w:tc>
          <w:tcPr>
            <w:tcW w:w="5103" w:type="dxa"/>
            <w:tcBorders>
              <w:top w:val="single" w:sz="4" w:space="0" w:color="auto"/>
              <w:left w:val="single" w:sz="4" w:space="0" w:color="auto"/>
              <w:bottom w:val="single" w:sz="4" w:space="0" w:color="auto"/>
              <w:right w:val="single" w:sz="4" w:space="0" w:color="auto"/>
            </w:tcBorders>
            <w:vAlign w:val="bottom"/>
          </w:tcPr>
          <w:p w14:paraId="1DBD2DBD" w14:textId="77777777" w:rsidR="00A20495" w:rsidRPr="001B3BAC" w:rsidRDefault="00A20495" w:rsidP="00A20495">
            <w:pPr>
              <w:jc w:val="left"/>
              <w:rPr>
                <w:rFonts w:cs="Arial"/>
              </w:rPr>
            </w:pPr>
            <w:r>
              <w:rPr>
                <w:rFonts w:ascii="Calibri" w:hAnsi="Calibri" w:cs="Calibri"/>
                <w:color w:val="000000"/>
                <w:sz w:val="22"/>
                <w:szCs w:val="22"/>
              </w:rPr>
              <w:t>Solenoid-Outlet valve of the transporter</w:t>
            </w:r>
          </w:p>
        </w:tc>
      </w:tr>
      <w:tr w:rsidR="00A20495" w14:paraId="1F1E1B7D"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6AFD29D" w14:textId="77777777" w:rsidR="00A20495" w:rsidRPr="001B3BAC" w:rsidRDefault="00A20495" w:rsidP="00A20495">
            <w:pPr>
              <w:spacing w:after="0"/>
              <w:jc w:val="center"/>
              <w:rPr>
                <w:rFonts w:cs="Arial"/>
                <w:color w:val="000000"/>
              </w:rPr>
            </w:pPr>
            <w:r>
              <w:rPr>
                <w:rFonts w:ascii="Calibri" w:hAnsi="Calibri" w:cs="Calibri"/>
                <w:color w:val="000000"/>
                <w:sz w:val="22"/>
                <w:szCs w:val="22"/>
              </w:rPr>
              <w:t>LP138 (Valve)</w:t>
            </w:r>
          </w:p>
        </w:tc>
        <w:tc>
          <w:tcPr>
            <w:tcW w:w="2386" w:type="dxa"/>
            <w:tcBorders>
              <w:top w:val="single" w:sz="4" w:space="0" w:color="auto"/>
              <w:left w:val="single" w:sz="4" w:space="0" w:color="auto"/>
              <w:bottom w:val="single" w:sz="4" w:space="0" w:color="auto"/>
              <w:right w:val="single" w:sz="4" w:space="0" w:color="auto"/>
            </w:tcBorders>
            <w:vAlign w:val="bottom"/>
          </w:tcPr>
          <w:p w14:paraId="422F91B3" w14:textId="77777777" w:rsidR="00A20495" w:rsidRPr="001B3BAC" w:rsidRDefault="00A20495" w:rsidP="00A20495">
            <w:pPr>
              <w:spacing w:after="0"/>
              <w:rPr>
                <w:rFonts w:cs="Arial"/>
                <w:color w:val="000000"/>
              </w:rPr>
            </w:pPr>
            <w:r>
              <w:rPr>
                <w:rFonts w:ascii="Calibri" w:hAnsi="Calibri" w:cs="Calibri"/>
                <w:color w:val="000000"/>
                <w:sz w:val="22"/>
                <w:szCs w:val="22"/>
              </w:rPr>
              <w:t>ZSL191</w:t>
            </w:r>
          </w:p>
        </w:tc>
        <w:tc>
          <w:tcPr>
            <w:tcW w:w="5103" w:type="dxa"/>
            <w:tcBorders>
              <w:top w:val="single" w:sz="4" w:space="0" w:color="auto"/>
              <w:left w:val="single" w:sz="4" w:space="0" w:color="auto"/>
              <w:bottom w:val="single" w:sz="4" w:space="0" w:color="auto"/>
              <w:right w:val="single" w:sz="4" w:space="0" w:color="auto"/>
            </w:tcBorders>
            <w:vAlign w:val="bottom"/>
          </w:tcPr>
          <w:p w14:paraId="35F55080" w14:textId="77777777" w:rsidR="00A20495" w:rsidRPr="001B3BAC" w:rsidRDefault="00A20495" w:rsidP="00A20495">
            <w:pPr>
              <w:jc w:val="left"/>
              <w:rPr>
                <w:rFonts w:cs="Arial"/>
              </w:rPr>
            </w:pPr>
            <w:r>
              <w:rPr>
                <w:rFonts w:ascii="Calibri" w:hAnsi="Calibri" w:cs="Calibri"/>
                <w:color w:val="000000"/>
                <w:sz w:val="22"/>
                <w:szCs w:val="22"/>
              </w:rPr>
              <w:t>Sensor- Closed valve LP138 position confirmation</w:t>
            </w:r>
          </w:p>
        </w:tc>
      </w:tr>
      <w:tr w:rsidR="00A20495" w14:paraId="1874846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1114DD8" w14:textId="77777777" w:rsidR="00A20495" w:rsidRPr="001B3BAC" w:rsidRDefault="00A20495" w:rsidP="00A20495">
            <w:pPr>
              <w:spacing w:after="0"/>
              <w:jc w:val="center"/>
              <w:rPr>
                <w:rFonts w:cs="Arial"/>
                <w:color w:val="000000"/>
              </w:rPr>
            </w:pPr>
            <w:r>
              <w:rPr>
                <w:rFonts w:ascii="Calibri" w:hAnsi="Calibri" w:cs="Calibri"/>
                <w:color w:val="000000"/>
                <w:sz w:val="22"/>
                <w:szCs w:val="22"/>
              </w:rPr>
              <w:t>LP138 (Valve)</w:t>
            </w:r>
          </w:p>
        </w:tc>
        <w:tc>
          <w:tcPr>
            <w:tcW w:w="2386" w:type="dxa"/>
            <w:tcBorders>
              <w:top w:val="single" w:sz="4" w:space="0" w:color="auto"/>
              <w:left w:val="single" w:sz="4" w:space="0" w:color="auto"/>
              <w:bottom w:val="single" w:sz="4" w:space="0" w:color="auto"/>
              <w:right w:val="single" w:sz="4" w:space="0" w:color="auto"/>
            </w:tcBorders>
            <w:vAlign w:val="bottom"/>
          </w:tcPr>
          <w:p w14:paraId="6FE44396" w14:textId="77777777" w:rsidR="00A20495" w:rsidRPr="001B3BAC" w:rsidRDefault="00A20495" w:rsidP="00A20495">
            <w:pPr>
              <w:spacing w:after="0"/>
              <w:rPr>
                <w:rFonts w:cs="Arial"/>
                <w:color w:val="000000"/>
              </w:rPr>
            </w:pPr>
            <w:r>
              <w:rPr>
                <w:rFonts w:ascii="Calibri" w:hAnsi="Calibri" w:cs="Calibri"/>
                <w:color w:val="000000"/>
                <w:sz w:val="22"/>
                <w:szCs w:val="22"/>
              </w:rPr>
              <w:t>ZSH190</w:t>
            </w:r>
          </w:p>
        </w:tc>
        <w:tc>
          <w:tcPr>
            <w:tcW w:w="5103" w:type="dxa"/>
            <w:tcBorders>
              <w:top w:val="single" w:sz="4" w:space="0" w:color="auto"/>
              <w:left w:val="single" w:sz="4" w:space="0" w:color="auto"/>
              <w:bottom w:val="single" w:sz="4" w:space="0" w:color="auto"/>
              <w:right w:val="single" w:sz="4" w:space="0" w:color="auto"/>
            </w:tcBorders>
            <w:vAlign w:val="bottom"/>
          </w:tcPr>
          <w:p w14:paraId="2301D5D1" w14:textId="77777777" w:rsidR="00A20495" w:rsidRPr="001B3BAC" w:rsidRDefault="00A20495" w:rsidP="00A20495">
            <w:pPr>
              <w:jc w:val="left"/>
              <w:rPr>
                <w:rFonts w:cs="Arial"/>
              </w:rPr>
            </w:pPr>
            <w:r>
              <w:rPr>
                <w:rFonts w:ascii="Calibri" w:hAnsi="Calibri" w:cs="Calibri"/>
                <w:color w:val="000000"/>
                <w:sz w:val="22"/>
                <w:szCs w:val="22"/>
              </w:rPr>
              <w:t>Sensor-Open valve LP138 position confirmation</w:t>
            </w:r>
          </w:p>
        </w:tc>
      </w:tr>
      <w:tr w:rsidR="00A20495" w14:paraId="703FDD6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9071B5C" w14:textId="77777777" w:rsidR="00A20495" w:rsidRDefault="00A20495" w:rsidP="00A20495">
            <w:pPr>
              <w:spacing w:after="0"/>
              <w:jc w:val="center"/>
              <w:rPr>
                <w:rFonts w:ascii="Calibri" w:hAnsi="Calibri" w:cs="Calibri"/>
                <w:color w:val="000000"/>
                <w:sz w:val="22"/>
                <w:szCs w:val="22"/>
              </w:rPr>
            </w:pPr>
            <w:r>
              <w:rPr>
                <w:rFonts w:ascii="Calibri" w:hAnsi="Calibri" w:cs="Calibri"/>
                <w:color w:val="000000"/>
                <w:sz w:val="22"/>
                <w:szCs w:val="22"/>
              </w:rPr>
              <w:t>PS179 (H)</w:t>
            </w:r>
          </w:p>
        </w:tc>
        <w:tc>
          <w:tcPr>
            <w:tcW w:w="2386" w:type="dxa"/>
            <w:tcBorders>
              <w:top w:val="single" w:sz="4" w:space="0" w:color="auto"/>
              <w:left w:val="single" w:sz="4" w:space="0" w:color="auto"/>
              <w:bottom w:val="single" w:sz="4" w:space="0" w:color="auto"/>
              <w:right w:val="single" w:sz="4" w:space="0" w:color="auto"/>
            </w:tcBorders>
            <w:vAlign w:val="bottom"/>
          </w:tcPr>
          <w:p w14:paraId="30B17303" w14:textId="77777777" w:rsidR="00A20495" w:rsidRDefault="00A20495" w:rsidP="00A20495">
            <w:pPr>
              <w:spacing w:after="0"/>
              <w:rPr>
                <w:rFonts w:ascii="Calibri" w:hAnsi="Calibri" w:cs="Calibri"/>
                <w:color w:val="000000"/>
                <w:sz w:val="22"/>
                <w:szCs w:val="22"/>
              </w:rPr>
            </w:pPr>
            <w:r>
              <w:rPr>
                <w:rFonts w:ascii="Calibri" w:hAnsi="Calibri" w:cs="Calibri"/>
                <w:color w:val="000000"/>
                <w:sz w:val="22"/>
                <w:szCs w:val="22"/>
              </w:rPr>
              <w:t>PS179</w:t>
            </w:r>
          </w:p>
        </w:tc>
        <w:tc>
          <w:tcPr>
            <w:tcW w:w="5103" w:type="dxa"/>
            <w:tcBorders>
              <w:top w:val="single" w:sz="4" w:space="0" w:color="auto"/>
              <w:left w:val="single" w:sz="4" w:space="0" w:color="auto"/>
              <w:bottom w:val="single" w:sz="4" w:space="0" w:color="auto"/>
              <w:right w:val="single" w:sz="4" w:space="0" w:color="auto"/>
            </w:tcBorders>
            <w:vAlign w:val="bottom"/>
          </w:tcPr>
          <w:p w14:paraId="229604B8" w14:textId="77777777" w:rsidR="00A20495" w:rsidRPr="001F143D" w:rsidRDefault="00A20495" w:rsidP="00A20495">
            <w:pPr>
              <w:spacing w:after="0"/>
              <w:jc w:val="left"/>
              <w:rPr>
                <w:rFonts w:ascii="Calibri" w:hAnsi="Calibri" w:cs="Calibri"/>
                <w:color w:val="000000"/>
                <w:sz w:val="22"/>
                <w:szCs w:val="22"/>
                <w:lang w:val="en-AU"/>
              </w:rPr>
            </w:pPr>
            <w:r>
              <w:rPr>
                <w:rFonts w:ascii="Calibri" w:hAnsi="Calibri" w:cs="Calibri"/>
                <w:color w:val="000000"/>
                <w:sz w:val="22"/>
                <w:szCs w:val="22"/>
              </w:rPr>
              <w:t>Sensor- Vessel outlet pressure switch (Safety)</w:t>
            </w:r>
          </w:p>
        </w:tc>
      </w:tr>
      <w:tr w:rsidR="0012252B" w14:paraId="0628F61E"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D1CF0EF" w14:textId="77777777" w:rsidR="0012252B" w:rsidRDefault="0012252B" w:rsidP="0012252B">
            <w:pPr>
              <w:spacing w:after="0"/>
              <w:jc w:val="center"/>
              <w:rPr>
                <w:rFonts w:ascii="Calibri" w:hAnsi="Calibri" w:cs="Calibri"/>
                <w:color w:val="000000"/>
                <w:sz w:val="22"/>
                <w:szCs w:val="22"/>
              </w:rPr>
            </w:pPr>
            <w:r>
              <w:rPr>
                <w:rFonts w:ascii="Calibri" w:hAnsi="Calibri" w:cs="Calibri"/>
                <w:color w:val="000000"/>
                <w:sz w:val="22"/>
                <w:szCs w:val="22"/>
              </w:rPr>
              <w:t>LS183 (H)</w:t>
            </w:r>
          </w:p>
        </w:tc>
        <w:tc>
          <w:tcPr>
            <w:tcW w:w="2386" w:type="dxa"/>
            <w:tcBorders>
              <w:top w:val="single" w:sz="4" w:space="0" w:color="auto"/>
              <w:left w:val="single" w:sz="4" w:space="0" w:color="auto"/>
              <w:bottom w:val="single" w:sz="4" w:space="0" w:color="auto"/>
              <w:right w:val="single" w:sz="4" w:space="0" w:color="auto"/>
            </w:tcBorders>
            <w:vAlign w:val="bottom"/>
          </w:tcPr>
          <w:p w14:paraId="3A53F63D" w14:textId="77777777" w:rsidR="0012252B" w:rsidRDefault="0012252B" w:rsidP="0012252B">
            <w:pPr>
              <w:spacing w:after="0"/>
              <w:rPr>
                <w:rFonts w:ascii="Calibri" w:hAnsi="Calibri" w:cs="Calibri"/>
                <w:color w:val="000000"/>
                <w:sz w:val="22"/>
                <w:szCs w:val="22"/>
              </w:rPr>
            </w:pPr>
            <w:r>
              <w:rPr>
                <w:rFonts w:ascii="Calibri" w:hAnsi="Calibri" w:cs="Calibri"/>
                <w:color w:val="000000"/>
                <w:sz w:val="22"/>
                <w:szCs w:val="22"/>
              </w:rPr>
              <w:t>LS183</w:t>
            </w:r>
          </w:p>
        </w:tc>
        <w:tc>
          <w:tcPr>
            <w:tcW w:w="5103" w:type="dxa"/>
            <w:tcBorders>
              <w:top w:val="single" w:sz="4" w:space="0" w:color="auto"/>
              <w:left w:val="single" w:sz="4" w:space="0" w:color="auto"/>
              <w:bottom w:val="single" w:sz="4" w:space="0" w:color="auto"/>
              <w:right w:val="single" w:sz="4" w:space="0" w:color="auto"/>
            </w:tcBorders>
            <w:vAlign w:val="bottom"/>
          </w:tcPr>
          <w:p w14:paraId="421A4DD7" w14:textId="77777777" w:rsidR="0012252B" w:rsidRPr="001B3BAC" w:rsidRDefault="0012252B" w:rsidP="0012252B">
            <w:pPr>
              <w:jc w:val="left"/>
              <w:rPr>
                <w:rFonts w:cs="Arial"/>
              </w:rPr>
            </w:pPr>
            <w:r>
              <w:rPr>
                <w:rFonts w:ascii="Calibri" w:hAnsi="Calibri" w:cs="Calibri"/>
                <w:color w:val="000000"/>
                <w:sz w:val="22"/>
                <w:szCs w:val="22"/>
              </w:rPr>
              <w:t xml:space="preserve">Sensor-High level switch of the vessel </w:t>
            </w:r>
          </w:p>
        </w:tc>
      </w:tr>
      <w:tr w:rsidR="0012252B" w:rsidRPr="00A20495" w14:paraId="7FD69B8E"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C769B89" w14:textId="77777777" w:rsidR="0012252B" w:rsidRDefault="0012252B" w:rsidP="0012252B">
            <w:pPr>
              <w:spacing w:after="0"/>
              <w:jc w:val="center"/>
              <w:rPr>
                <w:rFonts w:ascii="Calibri" w:hAnsi="Calibri" w:cs="Calibri"/>
                <w:color w:val="000000"/>
                <w:sz w:val="22"/>
                <w:szCs w:val="22"/>
              </w:rPr>
            </w:pPr>
            <w:r>
              <w:rPr>
                <w:rFonts w:ascii="Calibri" w:hAnsi="Calibri" w:cs="Calibri"/>
                <w:color w:val="000000"/>
                <w:sz w:val="22"/>
                <w:szCs w:val="22"/>
              </w:rPr>
              <w:t>PIT194 (H/L)</w:t>
            </w:r>
          </w:p>
        </w:tc>
        <w:tc>
          <w:tcPr>
            <w:tcW w:w="2386" w:type="dxa"/>
            <w:tcBorders>
              <w:top w:val="single" w:sz="4" w:space="0" w:color="auto"/>
              <w:left w:val="single" w:sz="4" w:space="0" w:color="auto"/>
              <w:bottom w:val="single" w:sz="4" w:space="0" w:color="auto"/>
              <w:right w:val="single" w:sz="4" w:space="0" w:color="auto"/>
            </w:tcBorders>
            <w:vAlign w:val="bottom"/>
          </w:tcPr>
          <w:p w14:paraId="1D39D148" w14:textId="77777777" w:rsidR="0012252B" w:rsidRDefault="0012252B" w:rsidP="0012252B">
            <w:pPr>
              <w:spacing w:after="0"/>
              <w:rPr>
                <w:rFonts w:ascii="Calibri" w:hAnsi="Calibri" w:cs="Calibri"/>
                <w:color w:val="000000"/>
                <w:sz w:val="22"/>
                <w:szCs w:val="22"/>
              </w:rPr>
            </w:pPr>
            <w:r>
              <w:rPr>
                <w:rFonts w:ascii="Calibri" w:hAnsi="Calibri" w:cs="Calibri"/>
                <w:color w:val="000000"/>
                <w:sz w:val="22"/>
                <w:szCs w:val="22"/>
              </w:rPr>
              <w:t>PIT194</w:t>
            </w:r>
          </w:p>
        </w:tc>
        <w:tc>
          <w:tcPr>
            <w:tcW w:w="5103" w:type="dxa"/>
            <w:tcBorders>
              <w:top w:val="single" w:sz="4" w:space="0" w:color="auto"/>
              <w:left w:val="single" w:sz="4" w:space="0" w:color="auto"/>
              <w:bottom w:val="single" w:sz="4" w:space="0" w:color="auto"/>
              <w:right w:val="single" w:sz="4" w:space="0" w:color="auto"/>
            </w:tcBorders>
            <w:vAlign w:val="bottom"/>
          </w:tcPr>
          <w:p w14:paraId="4E1E6A08" w14:textId="77777777" w:rsidR="0012252B" w:rsidRPr="00A20495" w:rsidRDefault="0012252B" w:rsidP="0012252B">
            <w:pPr>
              <w:spacing w:after="0"/>
              <w:jc w:val="left"/>
              <w:rPr>
                <w:rFonts w:ascii="Calibri" w:hAnsi="Calibri" w:cs="Calibri"/>
                <w:color w:val="000000"/>
                <w:sz w:val="22"/>
                <w:szCs w:val="22"/>
                <w:lang w:val="en-AU"/>
              </w:rPr>
            </w:pPr>
            <w:r>
              <w:rPr>
                <w:rFonts w:ascii="Calibri" w:hAnsi="Calibri" w:cs="Calibri"/>
                <w:color w:val="000000"/>
                <w:sz w:val="22"/>
                <w:szCs w:val="22"/>
              </w:rPr>
              <w:t>Sensor-Pressure transmitter (inside VZ012)</w:t>
            </w:r>
          </w:p>
        </w:tc>
      </w:tr>
      <w:tr w:rsidR="0012252B" w:rsidRPr="00A20495" w14:paraId="4D03F79F"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71A90F1" w14:textId="77777777" w:rsidR="0012252B" w:rsidRDefault="0012252B" w:rsidP="0012252B">
            <w:pPr>
              <w:spacing w:after="0"/>
              <w:jc w:val="center"/>
              <w:rPr>
                <w:rFonts w:ascii="Calibri" w:hAnsi="Calibri" w:cs="Calibri"/>
                <w:color w:val="000000"/>
                <w:sz w:val="22"/>
                <w:szCs w:val="22"/>
              </w:rPr>
            </w:pPr>
            <w:r>
              <w:rPr>
                <w:rFonts w:ascii="Calibri" w:hAnsi="Calibri" w:cs="Calibri"/>
                <w:color w:val="000000"/>
                <w:sz w:val="22"/>
                <w:szCs w:val="22"/>
              </w:rPr>
              <w:t>WT210</w:t>
            </w:r>
          </w:p>
        </w:tc>
        <w:tc>
          <w:tcPr>
            <w:tcW w:w="2386" w:type="dxa"/>
            <w:tcBorders>
              <w:top w:val="single" w:sz="4" w:space="0" w:color="auto"/>
              <w:left w:val="single" w:sz="4" w:space="0" w:color="auto"/>
              <w:bottom w:val="single" w:sz="4" w:space="0" w:color="auto"/>
              <w:right w:val="single" w:sz="4" w:space="0" w:color="auto"/>
            </w:tcBorders>
            <w:vAlign w:val="bottom"/>
          </w:tcPr>
          <w:p w14:paraId="01375F39" w14:textId="77777777" w:rsidR="0012252B" w:rsidRDefault="0012252B" w:rsidP="0012252B">
            <w:pPr>
              <w:spacing w:after="0"/>
              <w:rPr>
                <w:rFonts w:ascii="Calibri" w:hAnsi="Calibri" w:cs="Calibri"/>
                <w:color w:val="000000"/>
                <w:sz w:val="22"/>
                <w:szCs w:val="22"/>
              </w:rPr>
            </w:pPr>
            <w:r>
              <w:rPr>
                <w:rFonts w:ascii="Calibri" w:hAnsi="Calibri" w:cs="Calibri"/>
                <w:color w:val="000000"/>
                <w:sz w:val="22"/>
                <w:szCs w:val="22"/>
              </w:rPr>
              <w:t>WT210</w:t>
            </w:r>
          </w:p>
        </w:tc>
        <w:tc>
          <w:tcPr>
            <w:tcW w:w="5103" w:type="dxa"/>
            <w:tcBorders>
              <w:top w:val="single" w:sz="4" w:space="0" w:color="auto"/>
              <w:left w:val="single" w:sz="4" w:space="0" w:color="auto"/>
              <w:bottom w:val="single" w:sz="4" w:space="0" w:color="auto"/>
              <w:right w:val="single" w:sz="4" w:space="0" w:color="auto"/>
            </w:tcBorders>
            <w:vAlign w:val="bottom"/>
          </w:tcPr>
          <w:p w14:paraId="444CAFE0" w14:textId="77777777" w:rsidR="0012252B" w:rsidRPr="00A20495" w:rsidRDefault="0012252B" w:rsidP="0012252B">
            <w:pPr>
              <w:spacing w:after="0"/>
              <w:jc w:val="left"/>
              <w:rPr>
                <w:rFonts w:ascii="Calibri" w:hAnsi="Calibri" w:cs="Calibri"/>
                <w:color w:val="000000"/>
                <w:sz w:val="22"/>
                <w:szCs w:val="22"/>
                <w:lang w:val="en-AU"/>
              </w:rPr>
            </w:pPr>
            <w:r>
              <w:rPr>
                <w:rFonts w:ascii="Calibri" w:hAnsi="Calibri" w:cs="Calibri"/>
                <w:color w:val="000000"/>
                <w:sz w:val="22"/>
                <w:szCs w:val="22"/>
              </w:rPr>
              <w:t>Sensor-weight transmitter (scale)</w:t>
            </w:r>
          </w:p>
        </w:tc>
      </w:tr>
      <w:tr w:rsidR="0012252B" w:rsidRPr="00A20495" w14:paraId="5790E127"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C3F6C80" w14:textId="77777777" w:rsidR="0012252B" w:rsidRDefault="0012252B" w:rsidP="0012252B">
            <w:pPr>
              <w:spacing w:after="0"/>
              <w:jc w:val="center"/>
              <w:rPr>
                <w:rFonts w:ascii="Calibri" w:hAnsi="Calibri" w:cs="Calibri"/>
                <w:color w:val="000000"/>
                <w:sz w:val="22"/>
                <w:szCs w:val="22"/>
              </w:rPr>
            </w:pPr>
            <w:r>
              <w:rPr>
                <w:rFonts w:ascii="Calibri" w:hAnsi="Calibri" w:cs="Calibri"/>
                <w:color w:val="000000"/>
                <w:sz w:val="22"/>
                <w:szCs w:val="22"/>
              </w:rPr>
              <w:t xml:space="preserve">AY178 </w:t>
            </w:r>
          </w:p>
        </w:tc>
        <w:tc>
          <w:tcPr>
            <w:tcW w:w="2386" w:type="dxa"/>
            <w:tcBorders>
              <w:top w:val="single" w:sz="4" w:space="0" w:color="auto"/>
              <w:left w:val="single" w:sz="4" w:space="0" w:color="auto"/>
              <w:bottom w:val="single" w:sz="4" w:space="0" w:color="auto"/>
              <w:right w:val="single" w:sz="4" w:space="0" w:color="auto"/>
            </w:tcBorders>
            <w:vAlign w:val="bottom"/>
          </w:tcPr>
          <w:p w14:paraId="183226E5" w14:textId="77777777" w:rsidR="0012252B" w:rsidRDefault="0012252B" w:rsidP="0012252B">
            <w:pPr>
              <w:spacing w:after="0"/>
              <w:rPr>
                <w:rFonts w:ascii="Calibri" w:hAnsi="Calibri" w:cs="Calibri"/>
                <w:color w:val="000000"/>
                <w:sz w:val="22"/>
                <w:szCs w:val="22"/>
              </w:rPr>
            </w:pPr>
            <w:r>
              <w:rPr>
                <w:rFonts w:ascii="Calibri" w:hAnsi="Calibri" w:cs="Calibri"/>
                <w:color w:val="000000"/>
                <w:sz w:val="22"/>
                <w:szCs w:val="22"/>
              </w:rPr>
              <w:t xml:space="preserve">AY178 </w:t>
            </w:r>
          </w:p>
        </w:tc>
        <w:tc>
          <w:tcPr>
            <w:tcW w:w="5103" w:type="dxa"/>
            <w:tcBorders>
              <w:top w:val="single" w:sz="4" w:space="0" w:color="auto"/>
              <w:left w:val="single" w:sz="4" w:space="0" w:color="auto"/>
              <w:bottom w:val="single" w:sz="4" w:space="0" w:color="auto"/>
              <w:right w:val="single" w:sz="4" w:space="0" w:color="auto"/>
            </w:tcBorders>
            <w:vAlign w:val="bottom"/>
          </w:tcPr>
          <w:p w14:paraId="570AE21A" w14:textId="77777777" w:rsidR="0012252B" w:rsidRPr="00A20495" w:rsidRDefault="0012252B" w:rsidP="0012252B">
            <w:pPr>
              <w:spacing w:after="0"/>
              <w:jc w:val="left"/>
              <w:rPr>
                <w:rFonts w:ascii="Calibri" w:hAnsi="Calibri" w:cs="Calibri"/>
                <w:color w:val="000000"/>
                <w:sz w:val="22"/>
                <w:szCs w:val="22"/>
                <w:lang w:val="en-AU"/>
              </w:rPr>
            </w:pPr>
            <w:r>
              <w:rPr>
                <w:rFonts w:ascii="Calibri" w:hAnsi="Calibri" w:cs="Calibri"/>
                <w:color w:val="000000"/>
                <w:sz w:val="22"/>
                <w:szCs w:val="22"/>
              </w:rPr>
              <w:t>Indicator-Top Rupture Disk (Safety)</w:t>
            </w:r>
          </w:p>
        </w:tc>
      </w:tr>
    </w:tbl>
    <w:p w14:paraId="6C1A699C" w14:textId="77777777" w:rsidR="00A20495" w:rsidRDefault="00A20495" w:rsidP="00A20495"/>
    <w:p w14:paraId="4C527AB6" w14:textId="77777777" w:rsidR="0012252B" w:rsidRPr="00A20495" w:rsidRDefault="0012252B" w:rsidP="0012252B">
      <w:pPr>
        <w:rPr>
          <w:lang w:val="en"/>
        </w:rPr>
      </w:pPr>
      <w:r>
        <w:rPr>
          <w:rStyle w:val="rynqvb"/>
          <w:lang w:val="en"/>
        </w:rPr>
        <w:t>The following table shows the VZ017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12252B" w14:paraId="7A8C00FF" w14:textId="77777777" w:rsidTr="00A21E32">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133A6778" w14:textId="77777777" w:rsidR="0012252B" w:rsidRDefault="0012252B" w:rsidP="00A21E32">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42A027C8" w14:textId="77777777" w:rsidR="0012252B" w:rsidRDefault="0012252B" w:rsidP="00A21E32">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1522FE8C" w14:textId="77777777" w:rsidR="0012252B" w:rsidRDefault="0012252B" w:rsidP="00A21E32">
            <w:pPr>
              <w:jc w:val="left"/>
            </w:pPr>
            <w:r w:rsidRPr="001B3BAC">
              <w:t>Description</w:t>
            </w:r>
          </w:p>
        </w:tc>
      </w:tr>
      <w:tr w:rsidR="0012252B" w14:paraId="1019FA2A"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80F230E" w14:textId="77777777" w:rsidR="0012252B" w:rsidRPr="00253871" w:rsidRDefault="0012252B" w:rsidP="0012252B">
            <w:pPr>
              <w:spacing w:after="0"/>
              <w:jc w:val="center"/>
              <w:rPr>
                <w:rFonts w:ascii="Calibri" w:hAnsi="Calibri" w:cs="Calibri"/>
                <w:color w:val="000000"/>
                <w:sz w:val="22"/>
                <w:szCs w:val="22"/>
                <w:lang w:val="en-AU"/>
              </w:rPr>
            </w:pPr>
            <w:r>
              <w:rPr>
                <w:rFonts w:ascii="Calibri" w:hAnsi="Calibri" w:cs="Calibri"/>
                <w:color w:val="000000"/>
                <w:sz w:val="22"/>
                <w:szCs w:val="22"/>
              </w:rPr>
              <w:t>LP363 (Valve)</w:t>
            </w:r>
          </w:p>
        </w:tc>
        <w:tc>
          <w:tcPr>
            <w:tcW w:w="2386" w:type="dxa"/>
            <w:tcBorders>
              <w:top w:val="single" w:sz="4" w:space="0" w:color="auto"/>
              <w:left w:val="single" w:sz="4" w:space="0" w:color="auto"/>
              <w:bottom w:val="single" w:sz="4" w:space="0" w:color="auto"/>
              <w:right w:val="single" w:sz="4" w:space="0" w:color="auto"/>
            </w:tcBorders>
            <w:vAlign w:val="bottom"/>
          </w:tcPr>
          <w:p w14:paraId="27C0C9FF" w14:textId="77777777" w:rsidR="0012252B" w:rsidRPr="00253871" w:rsidRDefault="0012252B" w:rsidP="0012252B">
            <w:pPr>
              <w:spacing w:after="0"/>
              <w:rPr>
                <w:rFonts w:ascii="Calibri" w:hAnsi="Calibri" w:cs="Calibri"/>
                <w:color w:val="000000"/>
                <w:sz w:val="22"/>
                <w:szCs w:val="22"/>
                <w:lang w:val="en-AU"/>
              </w:rPr>
            </w:pPr>
            <w:r>
              <w:rPr>
                <w:rFonts w:ascii="Calibri" w:hAnsi="Calibri" w:cs="Calibri"/>
                <w:color w:val="000000"/>
                <w:sz w:val="22"/>
                <w:szCs w:val="22"/>
              </w:rPr>
              <w:t>AY366</w:t>
            </w:r>
          </w:p>
        </w:tc>
        <w:tc>
          <w:tcPr>
            <w:tcW w:w="5103" w:type="dxa"/>
            <w:tcBorders>
              <w:top w:val="single" w:sz="4" w:space="0" w:color="auto"/>
              <w:left w:val="single" w:sz="4" w:space="0" w:color="auto"/>
              <w:bottom w:val="single" w:sz="4" w:space="0" w:color="auto"/>
              <w:right w:val="single" w:sz="4" w:space="0" w:color="auto"/>
            </w:tcBorders>
            <w:vAlign w:val="bottom"/>
          </w:tcPr>
          <w:p w14:paraId="2A12036B" w14:textId="77777777" w:rsidR="0012252B" w:rsidRPr="00253871" w:rsidRDefault="0012252B" w:rsidP="0012252B">
            <w:pPr>
              <w:spacing w:after="0"/>
              <w:jc w:val="left"/>
              <w:rPr>
                <w:rFonts w:ascii="Calibri" w:hAnsi="Calibri" w:cs="Calibri"/>
                <w:color w:val="000000"/>
                <w:sz w:val="22"/>
                <w:szCs w:val="22"/>
                <w:lang w:val="en-AU"/>
              </w:rPr>
            </w:pPr>
            <w:r>
              <w:rPr>
                <w:rFonts w:ascii="Calibri" w:hAnsi="Calibri" w:cs="Calibri"/>
                <w:color w:val="000000"/>
                <w:sz w:val="22"/>
                <w:szCs w:val="22"/>
              </w:rPr>
              <w:t>Solenoid-Inlet valve of the transporter</w:t>
            </w:r>
          </w:p>
        </w:tc>
      </w:tr>
      <w:tr w:rsidR="0012252B" w14:paraId="0286728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F9ECC03" w14:textId="77777777" w:rsidR="0012252B" w:rsidRPr="00253871" w:rsidRDefault="0012252B" w:rsidP="0012252B">
            <w:pPr>
              <w:spacing w:after="0"/>
              <w:jc w:val="center"/>
              <w:rPr>
                <w:rFonts w:ascii="Calibri" w:hAnsi="Calibri" w:cs="Calibri"/>
                <w:color w:val="000000"/>
                <w:sz w:val="22"/>
                <w:szCs w:val="22"/>
                <w:lang w:val="en-AU"/>
              </w:rPr>
            </w:pPr>
            <w:r>
              <w:rPr>
                <w:rFonts w:ascii="Calibri" w:hAnsi="Calibri" w:cs="Calibri"/>
                <w:color w:val="000000"/>
                <w:sz w:val="22"/>
                <w:szCs w:val="22"/>
              </w:rPr>
              <w:t>LP363 (Valve)</w:t>
            </w:r>
          </w:p>
        </w:tc>
        <w:tc>
          <w:tcPr>
            <w:tcW w:w="2386" w:type="dxa"/>
            <w:tcBorders>
              <w:top w:val="single" w:sz="4" w:space="0" w:color="auto"/>
              <w:left w:val="single" w:sz="4" w:space="0" w:color="auto"/>
              <w:bottom w:val="single" w:sz="4" w:space="0" w:color="auto"/>
              <w:right w:val="single" w:sz="4" w:space="0" w:color="auto"/>
            </w:tcBorders>
            <w:vAlign w:val="bottom"/>
          </w:tcPr>
          <w:p w14:paraId="1A05761E" w14:textId="77777777" w:rsidR="0012252B" w:rsidRPr="001B3BAC" w:rsidRDefault="0012252B" w:rsidP="0012252B">
            <w:pPr>
              <w:spacing w:after="0"/>
              <w:rPr>
                <w:rFonts w:cs="Arial"/>
                <w:color w:val="000000"/>
              </w:rPr>
            </w:pPr>
            <w:r>
              <w:rPr>
                <w:rFonts w:ascii="Calibri" w:hAnsi="Calibri" w:cs="Calibri"/>
                <w:color w:val="000000"/>
                <w:sz w:val="22"/>
                <w:szCs w:val="22"/>
              </w:rPr>
              <w:t>ZSL365</w:t>
            </w:r>
          </w:p>
        </w:tc>
        <w:tc>
          <w:tcPr>
            <w:tcW w:w="5103" w:type="dxa"/>
            <w:tcBorders>
              <w:top w:val="single" w:sz="4" w:space="0" w:color="auto"/>
              <w:left w:val="single" w:sz="4" w:space="0" w:color="auto"/>
              <w:bottom w:val="single" w:sz="4" w:space="0" w:color="auto"/>
              <w:right w:val="single" w:sz="4" w:space="0" w:color="auto"/>
            </w:tcBorders>
            <w:vAlign w:val="bottom"/>
          </w:tcPr>
          <w:p w14:paraId="5E912D5F" w14:textId="77777777" w:rsidR="0012252B" w:rsidRPr="001B3BAC" w:rsidRDefault="0012252B" w:rsidP="0012252B">
            <w:pPr>
              <w:jc w:val="left"/>
              <w:rPr>
                <w:rFonts w:cs="Arial"/>
              </w:rPr>
            </w:pPr>
            <w:r>
              <w:rPr>
                <w:rFonts w:ascii="Calibri" w:hAnsi="Calibri" w:cs="Calibri"/>
                <w:color w:val="000000"/>
                <w:sz w:val="22"/>
                <w:szCs w:val="22"/>
              </w:rPr>
              <w:t>Sensor-Closed valve LP363 position confirmation</w:t>
            </w:r>
          </w:p>
        </w:tc>
      </w:tr>
      <w:tr w:rsidR="0012252B" w14:paraId="68F83B0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AE35BEF" w14:textId="77777777" w:rsidR="0012252B" w:rsidRPr="00253871" w:rsidRDefault="0012252B" w:rsidP="0012252B">
            <w:pPr>
              <w:spacing w:after="0"/>
              <w:jc w:val="center"/>
              <w:rPr>
                <w:rFonts w:ascii="Calibri" w:hAnsi="Calibri" w:cs="Calibri"/>
                <w:color w:val="000000"/>
                <w:sz w:val="22"/>
                <w:szCs w:val="22"/>
                <w:lang w:val="en-AU"/>
              </w:rPr>
            </w:pPr>
            <w:r>
              <w:rPr>
                <w:rFonts w:ascii="Calibri" w:hAnsi="Calibri" w:cs="Calibri"/>
                <w:color w:val="000000"/>
                <w:sz w:val="22"/>
                <w:szCs w:val="22"/>
              </w:rPr>
              <w:t>LP363 (Valve)</w:t>
            </w:r>
          </w:p>
        </w:tc>
        <w:tc>
          <w:tcPr>
            <w:tcW w:w="2386" w:type="dxa"/>
            <w:tcBorders>
              <w:top w:val="single" w:sz="4" w:space="0" w:color="auto"/>
              <w:left w:val="single" w:sz="4" w:space="0" w:color="auto"/>
              <w:bottom w:val="single" w:sz="4" w:space="0" w:color="auto"/>
              <w:right w:val="single" w:sz="4" w:space="0" w:color="auto"/>
            </w:tcBorders>
            <w:vAlign w:val="bottom"/>
          </w:tcPr>
          <w:p w14:paraId="7F4ACBF2" w14:textId="77777777" w:rsidR="0012252B" w:rsidRPr="001B3BAC" w:rsidRDefault="0012252B" w:rsidP="0012252B">
            <w:pPr>
              <w:spacing w:after="0"/>
              <w:rPr>
                <w:rFonts w:cs="Arial"/>
                <w:color w:val="000000"/>
              </w:rPr>
            </w:pPr>
            <w:r>
              <w:rPr>
                <w:rFonts w:ascii="Calibri" w:hAnsi="Calibri" w:cs="Calibri"/>
                <w:color w:val="000000"/>
                <w:sz w:val="22"/>
                <w:szCs w:val="22"/>
              </w:rPr>
              <w:t>ZSH364</w:t>
            </w:r>
          </w:p>
        </w:tc>
        <w:tc>
          <w:tcPr>
            <w:tcW w:w="5103" w:type="dxa"/>
            <w:tcBorders>
              <w:top w:val="single" w:sz="4" w:space="0" w:color="auto"/>
              <w:left w:val="single" w:sz="4" w:space="0" w:color="auto"/>
              <w:bottom w:val="single" w:sz="4" w:space="0" w:color="auto"/>
              <w:right w:val="single" w:sz="4" w:space="0" w:color="auto"/>
            </w:tcBorders>
            <w:vAlign w:val="bottom"/>
          </w:tcPr>
          <w:p w14:paraId="737EF7E0" w14:textId="77777777" w:rsidR="0012252B" w:rsidRPr="001B3BAC" w:rsidRDefault="0012252B" w:rsidP="0012252B">
            <w:pPr>
              <w:jc w:val="left"/>
              <w:rPr>
                <w:rFonts w:cs="Arial"/>
              </w:rPr>
            </w:pPr>
            <w:r>
              <w:rPr>
                <w:rFonts w:ascii="Calibri" w:hAnsi="Calibri" w:cs="Calibri"/>
                <w:color w:val="000000"/>
                <w:sz w:val="22"/>
                <w:szCs w:val="22"/>
              </w:rPr>
              <w:t>Sensor-Open valve LP363 position confirmation</w:t>
            </w:r>
          </w:p>
        </w:tc>
      </w:tr>
      <w:tr w:rsidR="0012252B" w14:paraId="6AA1D36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5FDF9C7" w14:textId="77777777" w:rsidR="0012252B" w:rsidRPr="001B3BAC" w:rsidRDefault="0012252B" w:rsidP="0012252B">
            <w:pPr>
              <w:spacing w:after="0"/>
              <w:jc w:val="center"/>
              <w:rPr>
                <w:rFonts w:cs="Arial"/>
                <w:color w:val="000000"/>
              </w:rPr>
            </w:pPr>
            <w:r>
              <w:rPr>
                <w:rFonts w:ascii="Calibri" w:hAnsi="Calibri" w:cs="Calibri"/>
                <w:color w:val="000000"/>
                <w:sz w:val="22"/>
                <w:szCs w:val="22"/>
              </w:rPr>
              <w:t>LP370 (Valve)</w:t>
            </w:r>
          </w:p>
        </w:tc>
        <w:tc>
          <w:tcPr>
            <w:tcW w:w="2386" w:type="dxa"/>
            <w:tcBorders>
              <w:top w:val="single" w:sz="4" w:space="0" w:color="auto"/>
              <w:left w:val="single" w:sz="4" w:space="0" w:color="auto"/>
              <w:bottom w:val="single" w:sz="4" w:space="0" w:color="auto"/>
              <w:right w:val="single" w:sz="4" w:space="0" w:color="auto"/>
            </w:tcBorders>
            <w:vAlign w:val="bottom"/>
          </w:tcPr>
          <w:p w14:paraId="4B640688" w14:textId="77777777" w:rsidR="0012252B" w:rsidRPr="001B3BAC" w:rsidRDefault="0012252B" w:rsidP="0012252B">
            <w:pPr>
              <w:spacing w:after="0"/>
              <w:rPr>
                <w:rFonts w:cs="Arial"/>
                <w:color w:val="000000"/>
              </w:rPr>
            </w:pPr>
            <w:r>
              <w:rPr>
                <w:rFonts w:ascii="Calibri" w:hAnsi="Calibri" w:cs="Calibri"/>
                <w:color w:val="000000"/>
                <w:sz w:val="22"/>
                <w:szCs w:val="22"/>
              </w:rPr>
              <w:t>AY371A</w:t>
            </w:r>
          </w:p>
        </w:tc>
        <w:tc>
          <w:tcPr>
            <w:tcW w:w="5103" w:type="dxa"/>
            <w:tcBorders>
              <w:top w:val="single" w:sz="4" w:space="0" w:color="auto"/>
              <w:left w:val="single" w:sz="4" w:space="0" w:color="auto"/>
              <w:bottom w:val="single" w:sz="4" w:space="0" w:color="auto"/>
              <w:right w:val="single" w:sz="4" w:space="0" w:color="auto"/>
            </w:tcBorders>
            <w:vAlign w:val="bottom"/>
          </w:tcPr>
          <w:p w14:paraId="575B74EF" w14:textId="77777777" w:rsidR="0012252B" w:rsidRPr="001B3BAC" w:rsidRDefault="0012252B" w:rsidP="0012252B">
            <w:pPr>
              <w:jc w:val="left"/>
              <w:rPr>
                <w:rFonts w:cs="Arial"/>
              </w:rPr>
            </w:pPr>
            <w:r>
              <w:rPr>
                <w:rFonts w:ascii="Calibri" w:hAnsi="Calibri" w:cs="Calibri"/>
                <w:color w:val="000000"/>
                <w:sz w:val="22"/>
                <w:szCs w:val="22"/>
              </w:rPr>
              <w:t>Solenoid-VZ017 Pressure release valve open</w:t>
            </w:r>
          </w:p>
        </w:tc>
      </w:tr>
      <w:tr w:rsidR="0012252B" w14:paraId="04696DBD"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D373948" w14:textId="77777777" w:rsidR="0012252B" w:rsidRPr="001B3BAC" w:rsidRDefault="0012252B" w:rsidP="0012252B">
            <w:pPr>
              <w:spacing w:after="0"/>
              <w:jc w:val="center"/>
              <w:rPr>
                <w:rFonts w:cs="Arial"/>
                <w:color w:val="000000"/>
              </w:rPr>
            </w:pPr>
            <w:r>
              <w:rPr>
                <w:rFonts w:ascii="Calibri" w:hAnsi="Calibri" w:cs="Calibri"/>
                <w:color w:val="000000"/>
                <w:sz w:val="22"/>
                <w:szCs w:val="22"/>
              </w:rPr>
              <w:lastRenderedPageBreak/>
              <w:t>LP370 (Valve)</w:t>
            </w:r>
          </w:p>
        </w:tc>
        <w:tc>
          <w:tcPr>
            <w:tcW w:w="2386" w:type="dxa"/>
            <w:tcBorders>
              <w:top w:val="single" w:sz="4" w:space="0" w:color="auto"/>
              <w:left w:val="single" w:sz="4" w:space="0" w:color="auto"/>
              <w:bottom w:val="single" w:sz="4" w:space="0" w:color="auto"/>
              <w:right w:val="single" w:sz="4" w:space="0" w:color="auto"/>
            </w:tcBorders>
            <w:vAlign w:val="bottom"/>
          </w:tcPr>
          <w:p w14:paraId="2A9D6177" w14:textId="77777777" w:rsidR="0012252B" w:rsidRPr="001B3BAC" w:rsidRDefault="0012252B" w:rsidP="0012252B">
            <w:pPr>
              <w:spacing w:after="0"/>
              <w:rPr>
                <w:rFonts w:cs="Arial"/>
                <w:color w:val="000000"/>
              </w:rPr>
            </w:pPr>
            <w:r>
              <w:rPr>
                <w:rFonts w:ascii="Calibri" w:hAnsi="Calibri" w:cs="Calibri"/>
                <w:color w:val="000000"/>
                <w:sz w:val="22"/>
                <w:szCs w:val="22"/>
              </w:rPr>
              <w:t>AY371B</w:t>
            </w:r>
          </w:p>
        </w:tc>
        <w:tc>
          <w:tcPr>
            <w:tcW w:w="5103" w:type="dxa"/>
            <w:tcBorders>
              <w:top w:val="single" w:sz="4" w:space="0" w:color="auto"/>
              <w:left w:val="single" w:sz="4" w:space="0" w:color="auto"/>
              <w:bottom w:val="single" w:sz="4" w:space="0" w:color="auto"/>
              <w:right w:val="single" w:sz="4" w:space="0" w:color="auto"/>
            </w:tcBorders>
            <w:vAlign w:val="bottom"/>
          </w:tcPr>
          <w:p w14:paraId="72B0D1B1" w14:textId="77777777" w:rsidR="0012252B" w:rsidRPr="001B3BAC" w:rsidRDefault="0012252B" w:rsidP="0012252B">
            <w:pPr>
              <w:jc w:val="left"/>
              <w:rPr>
                <w:rFonts w:cs="Arial"/>
              </w:rPr>
            </w:pPr>
            <w:r>
              <w:rPr>
                <w:rFonts w:ascii="Calibri" w:hAnsi="Calibri" w:cs="Calibri"/>
                <w:color w:val="000000"/>
                <w:sz w:val="22"/>
                <w:szCs w:val="22"/>
              </w:rPr>
              <w:t>Solenoid-VZ017 Pressure release valve closed</w:t>
            </w:r>
          </w:p>
        </w:tc>
      </w:tr>
      <w:tr w:rsidR="0012252B" w14:paraId="78BC5B01"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BA397A4" w14:textId="77777777" w:rsidR="0012252B" w:rsidRPr="001B3BAC" w:rsidRDefault="0012252B" w:rsidP="0012252B">
            <w:pPr>
              <w:spacing w:after="0"/>
              <w:jc w:val="center"/>
              <w:rPr>
                <w:rFonts w:cs="Arial"/>
                <w:color w:val="000000"/>
              </w:rPr>
            </w:pPr>
            <w:r>
              <w:rPr>
                <w:rFonts w:ascii="Calibri" w:hAnsi="Calibri" w:cs="Calibri"/>
                <w:color w:val="000000"/>
                <w:sz w:val="22"/>
                <w:szCs w:val="22"/>
              </w:rPr>
              <w:t>LP370 (Valve)</w:t>
            </w:r>
          </w:p>
        </w:tc>
        <w:tc>
          <w:tcPr>
            <w:tcW w:w="2386" w:type="dxa"/>
            <w:tcBorders>
              <w:top w:val="single" w:sz="4" w:space="0" w:color="auto"/>
              <w:left w:val="single" w:sz="4" w:space="0" w:color="auto"/>
              <w:bottom w:val="single" w:sz="4" w:space="0" w:color="auto"/>
              <w:right w:val="single" w:sz="4" w:space="0" w:color="auto"/>
            </w:tcBorders>
            <w:vAlign w:val="bottom"/>
          </w:tcPr>
          <w:p w14:paraId="2DFD6052" w14:textId="77777777" w:rsidR="0012252B" w:rsidRPr="001B3BAC" w:rsidRDefault="0012252B" w:rsidP="0012252B">
            <w:pPr>
              <w:spacing w:after="0"/>
              <w:rPr>
                <w:rFonts w:cs="Arial"/>
                <w:color w:val="000000"/>
              </w:rPr>
            </w:pPr>
            <w:r>
              <w:rPr>
                <w:rFonts w:ascii="Calibri" w:hAnsi="Calibri" w:cs="Calibri"/>
                <w:color w:val="000000"/>
                <w:sz w:val="22"/>
                <w:szCs w:val="22"/>
              </w:rPr>
              <w:t>ZSL459</w:t>
            </w:r>
          </w:p>
        </w:tc>
        <w:tc>
          <w:tcPr>
            <w:tcW w:w="5103" w:type="dxa"/>
            <w:tcBorders>
              <w:top w:val="single" w:sz="4" w:space="0" w:color="auto"/>
              <w:left w:val="single" w:sz="4" w:space="0" w:color="auto"/>
              <w:bottom w:val="single" w:sz="4" w:space="0" w:color="auto"/>
              <w:right w:val="single" w:sz="4" w:space="0" w:color="auto"/>
            </w:tcBorders>
            <w:vAlign w:val="bottom"/>
          </w:tcPr>
          <w:p w14:paraId="6C64F949" w14:textId="77777777" w:rsidR="0012252B" w:rsidRPr="001B3BAC" w:rsidRDefault="0012252B" w:rsidP="0012252B">
            <w:pPr>
              <w:jc w:val="left"/>
              <w:rPr>
                <w:rFonts w:cs="Arial"/>
              </w:rPr>
            </w:pPr>
            <w:r>
              <w:rPr>
                <w:rFonts w:ascii="Calibri" w:hAnsi="Calibri" w:cs="Calibri"/>
                <w:color w:val="000000"/>
                <w:sz w:val="22"/>
                <w:szCs w:val="22"/>
              </w:rPr>
              <w:t xml:space="preserve">Sensor-Closed valve </w:t>
            </w:r>
            <w:r w:rsidR="00BC6BC2">
              <w:rPr>
                <w:rFonts w:ascii="Calibri" w:hAnsi="Calibri" w:cs="Calibri"/>
                <w:color w:val="000000"/>
                <w:sz w:val="22"/>
                <w:szCs w:val="22"/>
              </w:rPr>
              <w:t>LP370</w:t>
            </w:r>
            <w:r>
              <w:rPr>
                <w:rFonts w:ascii="Calibri" w:hAnsi="Calibri" w:cs="Calibri"/>
                <w:color w:val="000000"/>
                <w:sz w:val="22"/>
                <w:szCs w:val="22"/>
              </w:rPr>
              <w:t xml:space="preserve"> position confirmation</w:t>
            </w:r>
          </w:p>
        </w:tc>
      </w:tr>
      <w:tr w:rsidR="0012252B" w14:paraId="2521C5B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CFC2E5F" w14:textId="77777777" w:rsidR="0012252B" w:rsidRPr="001B3BAC" w:rsidRDefault="0012252B" w:rsidP="0012252B">
            <w:pPr>
              <w:spacing w:after="0"/>
              <w:jc w:val="center"/>
              <w:rPr>
                <w:rFonts w:cs="Arial"/>
                <w:color w:val="000000"/>
              </w:rPr>
            </w:pPr>
            <w:r>
              <w:rPr>
                <w:rFonts w:ascii="Calibri" w:hAnsi="Calibri" w:cs="Calibri"/>
                <w:color w:val="000000"/>
                <w:sz w:val="22"/>
                <w:szCs w:val="22"/>
              </w:rPr>
              <w:t>LP370 (Valve)</w:t>
            </w:r>
          </w:p>
        </w:tc>
        <w:tc>
          <w:tcPr>
            <w:tcW w:w="2386" w:type="dxa"/>
            <w:tcBorders>
              <w:top w:val="single" w:sz="4" w:space="0" w:color="auto"/>
              <w:left w:val="single" w:sz="4" w:space="0" w:color="auto"/>
              <w:bottom w:val="single" w:sz="4" w:space="0" w:color="auto"/>
              <w:right w:val="single" w:sz="4" w:space="0" w:color="auto"/>
            </w:tcBorders>
            <w:vAlign w:val="bottom"/>
          </w:tcPr>
          <w:p w14:paraId="218BD9D7" w14:textId="77777777" w:rsidR="0012252B" w:rsidRPr="001B3BAC" w:rsidRDefault="0012252B" w:rsidP="0012252B">
            <w:pPr>
              <w:spacing w:after="0"/>
              <w:rPr>
                <w:rFonts w:cs="Arial"/>
                <w:color w:val="000000"/>
              </w:rPr>
            </w:pPr>
            <w:r>
              <w:rPr>
                <w:rFonts w:ascii="Calibri" w:hAnsi="Calibri" w:cs="Calibri"/>
                <w:color w:val="000000"/>
                <w:sz w:val="22"/>
                <w:szCs w:val="22"/>
              </w:rPr>
              <w:t>ZSH458</w:t>
            </w:r>
          </w:p>
        </w:tc>
        <w:tc>
          <w:tcPr>
            <w:tcW w:w="5103" w:type="dxa"/>
            <w:tcBorders>
              <w:top w:val="single" w:sz="4" w:space="0" w:color="auto"/>
              <w:left w:val="single" w:sz="4" w:space="0" w:color="auto"/>
              <w:bottom w:val="single" w:sz="4" w:space="0" w:color="auto"/>
              <w:right w:val="single" w:sz="4" w:space="0" w:color="auto"/>
            </w:tcBorders>
            <w:vAlign w:val="bottom"/>
          </w:tcPr>
          <w:p w14:paraId="0D30D32B" w14:textId="77777777" w:rsidR="0012252B" w:rsidRPr="001B3BAC" w:rsidRDefault="0012252B" w:rsidP="0012252B">
            <w:pPr>
              <w:jc w:val="left"/>
              <w:rPr>
                <w:rFonts w:cs="Arial"/>
              </w:rPr>
            </w:pPr>
            <w:r>
              <w:rPr>
                <w:rFonts w:ascii="Calibri" w:hAnsi="Calibri" w:cs="Calibri"/>
                <w:color w:val="000000"/>
                <w:sz w:val="22"/>
                <w:szCs w:val="22"/>
              </w:rPr>
              <w:t xml:space="preserve">Sensor-Open valve </w:t>
            </w:r>
            <w:r w:rsidR="00BC6BC2">
              <w:rPr>
                <w:rFonts w:ascii="Calibri" w:hAnsi="Calibri" w:cs="Calibri"/>
                <w:color w:val="000000"/>
                <w:sz w:val="22"/>
                <w:szCs w:val="22"/>
              </w:rPr>
              <w:t>LP370</w:t>
            </w:r>
            <w:r>
              <w:rPr>
                <w:rFonts w:ascii="Calibri" w:hAnsi="Calibri" w:cs="Calibri"/>
                <w:color w:val="000000"/>
                <w:sz w:val="22"/>
                <w:szCs w:val="22"/>
              </w:rPr>
              <w:t xml:space="preserve"> position confirmation</w:t>
            </w:r>
          </w:p>
        </w:tc>
      </w:tr>
      <w:tr w:rsidR="004F3DCC" w14:paraId="3E427BBE"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BAB57C0" w14:textId="77777777" w:rsidR="004F3DCC" w:rsidRDefault="004F3DCC" w:rsidP="004F3DCC">
            <w:pPr>
              <w:spacing w:after="0"/>
              <w:jc w:val="center"/>
              <w:rPr>
                <w:rFonts w:ascii="Calibri" w:hAnsi="Calibri" w:cs="Calibri"/>
                <w:color w:val="000000"/>
                <w:sz w:val="22"/>
                <w:szCs w:val="22"/>
              </w:rPr>
            </w:pPr>
            <w:r>
              <w:rPr>
                <w:rFonts w:ascii="Calibri" w:hAnsi="Calibri" w:cs="Calibri"/>
                <w:color w:val="000000"/>
                <w:sz w:val="22"/>
                <w:szCs w:val="22"/>
              </w:rPr>
              <w:t>LP485 (Valve)</w:t>
            </w:r>
          </w:p>
        </w:tc>
        <w:tc>
          <w:tcPr>
            <w:tcW w:w="2386" w:type="dxa"/>
            <w:tcBorders>
              <w:top w:val="single" w:sz="4" w:space="0" w:color="auto"/>
              <w:left w:val="single" w:sz="4" w:space="0" w:color="auto"/>
              <w:bottom w:val="single" w:sz="4" w:space="0" w:color="auto"/>
              <w:right w:val="single" w:sz="4" w:space="0" w:color="auto"/>
            </w:tcBorders>
            <w:vAlign w:val="bottom"/>
          </w:tcPr>
          <w:p w14:paraId="175218CD" w14:textId="77777777" w:rsidR="004F3DCC" w:rsidRDefault="004F3DCC" w:rsidP="004F3DCC">
            <w:pPr>
              <w:spacing w:after="0"/>
              <w:rPr>
                <w:rFonts w:ascii="Calibri" w:hAnsi="Calibri" w:cs="Calibri"/>
                <w:color w:val="000000"/>
                <w:sz w:val="22"/>
                <w:szCs w:val="22"/>
              </w:rPr>
            </w:pPr>
            <w:r>
              <w:rPr>
                <w:rFonts w:ascii="Calibri" w:hAnsi="Calibri" w:cs="Calibri"/>
                <w:color w:val="000000"/>
                <w:sz w:val="22"/>
                <w:szCs w:val="22"/>
              </w:rPr>
              <w:t xml:space="preserve">AY490 </w:t>
            </w:r>
          </w:p>
        </w:tc>
        <w:tc>
          <w:tcPr>
            <w:tcW w:w="5103" w:type="dxa"/>
            <w:tcBorders>
              <w:top w:val="single" w:sz="4" w:space="0" w:color="auto"/>
              <w:left w:val="single" w:sz="4" w:space="0" w:color="auto"/>
              <w:bottom w:val="single" w:sz="4" w:space="0" w:color="auto"/>
              <w:right w:val="single" w:sz="4" w:space="0" w:color="auto"/>
            </w:tcBorders>
            <w:vAlign w:val="bottom"/>
          </w:tcPr>
          <w:p w14:paraId="438E1EDA" w14:textId="77777777" w:rsidR="004F3DCC" w:rsidRDefault="004F3DCC" w:rsidP="004F3DCC">
            <w:pPr>
              <w:jc w:val="left"/>
              <w:rPr>
                <w:rFonts w:ascii="Calibri" w:hAnsi="Calibri" w:cs="Calibri"/>
                <w:color w:val="000000"/>
                <w:sz w:val="22"/>
                <w:szCs w:val="22"/>
              </w:rPr>
            </w:pPr>
            <w:r>
              <w:rPr>
                <w:rFonts w:ascii="Calibri" w:hAnsi="Calibri" w:cs="Calibri"/>
                <w:color w:val="000000"/>
                <w:sz w:val="22"/>
                <w:szCs w:val="22"/>
              </w:rPr>
              <w:t>Solenoid-</w:t>
            </w:r>
            <w:r w:rsidRPr="004F3DCC">
              <w:rPr>
                <w:rFonts w:ascii="Calibri" w:hAnsi="Calibri" w:cs="Calibri"/>
                <w:color w:val="000000"/>
                <w:sz w:val="22"/>
                <w:szCs w:val="22"/>
              </w:rPr>
              <w:t>Equalize pressure with VX016</w:t>
            </w:r>
          </w:p>
        </w:tc>
      </w:tr>
      <w:tr w:rsidR="004F3DCC" w14:paraId="3159EB5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7920D1B" w14:textId="77777777" w:rsidR="004F3DCC" w:rsidRDefault="004F3DCC" w:rsidP="004F3DCC">
            <w:pPr>
              <w:spacing w:after="0"/>
              <w:jc w:val="center"/>
              <w:rPr>
                <w:rFonts w:ascii="Calibri" w:hAnsi="Calibri" w:cs="Calibri"/>
                <w:color w:val="000000"/>
                <w:sz w:val="22"/>
                <w:szCs w:val="22"/>
              </w:rPr>
            </w:pPr>
            <w:r>
              <w:rPr>
                <w:rFonts w:ascii="Calibri" w:hAnsi="Calibri" w:cs="Calibri"/>
                <w:color w:val="000000"/>
                <w:sz w:val="22"/>
                <w:szCs w:val="22"/>
              </w:rPr>
              <w:t>LP485 (Valve)</w:t>
            </w:r>
          </w:p>
        </w:tc>
        <w:tc>
          <w:tcPr>
            <w:tcW w:w="2386" w:type="dxa"/>
            <w:tcBorders>
              <w:top w:val="single" w:sz="4" w:space="0" w:color="auto"/>
              <w:left w:val="single" w:sz="4" w:space="0" w:color="auto"/>
              <w:bottom w:val="single" w:sz="4" w:space="0" w:color="auto"/>
              <w:right w:val="single" w:sz="4" w:space="0" w:color="auto"/>
            </w:tcBorders>
            <w:vAlign w:val="bottom"/>
          </w:tcPr>
          <w:p w14:paraId="590D798F" w14:textId="77777777" w:rsidR="004F3DCC" w:rsidRDefault="004F3DCC" w:rsidP="004F3DCC">
            <w:pPr>
              <w:spacing w:after="0"/>
              <w:rPr>
                <w:rFonts w:ascii="Calibri" w:hAnsi="Calibri" w:cs="Calibri"/>
                <w:color w:val="000000"/>
                <w:sz w:val="22"/>
                <w:szCs w:val="22"/>
              </w:rPr>
            </w:pPr>
            <w:r>
              <w:rPr>
                <w:rFonts w:ascii="Calibri" w:hAnsi="Calibri" w:cs="Calibri"/>
                <w:color w:val="000000"/>
                <w:sz w:val="22"/>
                <w:szCs w:val="22"/>
              </w:rPr>
              <w:t>ZSL487</w:t>
            </w:r>
          </w:p>
        </w:tc>
        <w:tc>
          <w:tcPr>
            <w:tcW w:w="5103" w:type="dxa"/>
            <w:tcBorders>
              <w:top w:val="single" w:sz="4" w:space="0" w:color="auto"/>
              <w:left w:val="single" w:sz="4" w:space="0" w:color="auto"/>
              <w:bottom w:val="single" w:sz="4" w:space="0" w:color="auto"/>
              <w:right w:val="single" w:sz="4" w:space="0" w:color="auto"/>
            </w:tcBorders>
            <w:vAlign w:val="bottom"/>
          </w:tcPr>
          <w:p w14:paraId="74FD37FD" w14:textId="77777777" w:rsidR="004F3DCC" w:rsidRDefault="004F3DCC" w:rsidP="004F3DCC">
            <w:pPr>
              <w:jc w:val="left"/>
              <w:rPr>
                <w:rFonts w:ascii="Calibri" w:hAnsi="Calibri" w:cs="Calibri"/>
                <w:color w:val="000000"/>
                <w:sz w:val="22"/>
                <w:szCs w:val="22"/>
              </w:rPr>
            </w:pPr>
            <w:r>
              <w:rPr>
                <w:rFonts w:ascii="Calibri" w:hAnsi="Calibri" w:cs="Calibri"/>
                <w:color w:val="000000"/>
                <w:sz w:val="22"/>
                <w:szCs w:val="22"/>
              </w:rPr>
              <w:t>Sensor-Closed valve LP485 position confirmation</w:t>
            </w:r>
          </w:p>
        </w:tc>
      </w:tr>
      <w:tr w:rsidR="004F3DCC" w14:paraId="2CC57A6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1A5F09F" w14:textId="77777777" w:rsidR="004F3DCC" w:rsidRDefault="004F3DCC" w:rsidP="004F3DCC">
            <w:pPr>
              <w:spacing w:after="0"/>
              <w:jc w:val="center"/>
              <w:rPr>
                <w:rFonts w:ascii="Calibri" w:hAnsi="Calibri" w:cs="Calibri"/>
                <w:color w:val="000000"/>
                <w:sz w:val="22"/>
                <w:szCs w:val="22"/>
              </w:rPr>
            </w:pPr>
            <w:r>
              <w:rPr>
                <w:rFonts w:ascii="Calibri" w:hAnsi="Calibri" w:cs="Calibri"/>
                <w:color w:val="000000"/>
                <w:sz w:val="22"/>
                <w:szCs w:val="22"/>
              </w:rPr>
              <w:t>LP485 (Valve)</w:t>
            </w:r>
          </w:p>
        </w:tc>
        <w:tc>
          <w:tcPr>
            <w:tcW w:w="2386" w:type="dxa"/>
            <w:tcBorders>
              <w:top w:val="single" w:sz="4" w:space="0" w:color="auto"/>
              <w:left w:val="single" w:sz="4" w:space="0" w:color="auto"/>
              <w:bottom w:val="single" w:sz="4" w:space="0" w:color="auto"/>
              <w:right w:val="single" w:sz="4" w:space="0" w:color="auto"/>
            </w:tcBorders>
            <w:vAlign w:val="bottom"/>
          </w:tcPr>
          <w:p w14:paraId="360CEE50" w14:textId="77777777" w:rsidR="004F3DCC" w:rsidRDefault="004F3DCC" w:rsidP="004F3DCC">
            <w:pPr>
              <w:spacing w:after="0"/>
              <w:rPr>
                <w:rFonts w:ascii="Calibri" w:hAnsi="Calibri" w:cs="Calibri"/>
                <w:color w:val="000000"/>
                <w:sz w:val="22"/>
                <w:szCs w:val="22"/>
              </w:rPr>
            </w:pPr>
            <w:r>
              <w:rPr>
                <w:rFonts w:ascii="Calibri" w:hAnsi="Calibri" w:cs="Calibri"/>
                <w:color w:val="000000"/>
                <w:sz w:val="22"/>
                <w:szCs w:val="22"/>
              </w:rPr>
              <w:t>ZSH486</w:t>
            </w:r>
          </w:p>
        </w:tc>
        <w:tc>
          <w:tcPr>
            <w:tcW w:w="5103" w:type="dxa"/>
            <w:tcBorders>
              <w:top w:val="single" w:sz="4" w:space="0" w:color="auto"/>
              <w:left w:val="single" w:sz="4" w:space="0" w:color="auto"/>
              <w:bottom w:val="single" w:sz="4" w:space="0" w:color="auto"/>
              <w:right w:val="single" w:sz="4" w:space="0" w:color="auto"/>
            </w:tcBorders>
            <w:vAlign w:val="bottom"/>
          </w:tcPr>
          <w:p w14:paraId="291F31C7" w14:textId="77777777" w:rsidR="004F3DCC" w:rsidRDefault="004F3DCC" w:rsidP="004F3DCC">
            <w:pPr>
              <w:jc w:val="left"/>
              <w:rPr>
                <w:rFonts w:ascii="Calibri" w:hAnsi="Calibri" w:cs="Calibri"/>
                <w:color w:val="000000"/>
                <w:sz w:val="22"/>
                <w:szCs w:val="22"/>
              </w:rPr>
            </w:pPr>
            <w:r>
              <w:rPr>
                <w:rFonts w:ascii="Calibri" w:hAnsi="Calibri" w:cs="Calibri"/>
                <w:color w:val="000000"/>
                <w:sz w:val="22"/>
                <w:szCs w:val="22"/>
              </w:rPr>
              <w:t>Sensor-Open valve LP485 position confirmation</w:t>
            </w:r>
          </w:p>
        </w:tc>
      </w:tr>
      <w:tr w:rsidR="004F3DCC" w14:paraId="77372EBA"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EF5BCD4" w14:textId="77777777" w:rsidR="004F3DCC" w:rsidRPr="001B3BAC" w:rsidRDefault="004F3DCC" w:rsidP="004F3DCC">
            <w:pPr>
              <w:spacing w:after="0"/>
              <w:jc w:val="center"/>
              <w:rPr>
                <w:rFonts w:cs="Arial"/>
                <w:color w:val="000000"/>
              </w:rPr>
            </w:pPr>
            <w:r>
              <w:rPr>
                <w:rFonts w:ascii="Calibri" w:hAnsi="Calibri" w:cs="Calibri"/>
                <w:color w:val="000000"/>
                <w:sz w:val="22"/>
                <w:szCs w:val="22"/>
              </w:rPr>
              <w:t>HY384 (Valve)</w:t>
            </w:r>
          </w:p>
        </w:tc>
        <w:tc>
          <w:tcPr>
            <w:tcW w:w="2386" w:type="dxa"/>
            <w:tcBorders>
              <w:top w:val="single" w:sz="4" w:space="0" w:color="auto"/>
              <w:left w:val="single" w:sz="4" w:space="0" w:color="auto"/>
              <w:bottom w:val="single" w:sz="4" w:space="0" w:color="auto"/>
              <w:right w:val="single" w:sz="4" w:space="0" w:color="auto"/>
            </w:tcBorders>
            <w:vAlign w:val="bottom"/>
          </w:tcPr>
          <w:p w14:paraId="2459CAB6" w14:textId="77777777" w:rsidR="004F3DCC" w:rsidRPr="001B3BAC" w:rsidRDefault="004F3DCC" w:rsidP="004F3DCC">
            <w:pPr>
              <w:spacing w:after="0"/>
              <w:rPr>
                <w:rFonts w:cs="Arial"/>
                <w:color w:val="000000"/>
              </w:rPr>
            </w:pPr>
            <w:r>
              <w:rPr>
                <w:rFonts w:ascii="Calibri" w:hAnsi="Calibri" w:cs="Calibri"/>
                <w:color w:val="000000"/>
                <w:sz w:val="22"/>
                <w:szCs w:val="22"/>
              </w:rPr>
              <w:t>AY384</w:t>
            </w:r>
          </w:p>
        </w:tc>
        <w:tc>
          <w:tcPr>
            <w:tcW w:w="5103" w:type="dxa"/>
            <w:tcBorders>
              <w:top w:val="single" w:sz="4" w:space="0" w:color="auto"/>
              <w:left w:val="single" w:sz="4" w:space="0" w:color="auto"/>
              <w:bottom w:val="single" w:sz="4" w:space="0" w:color="auto"/>
              <w:right w:val="single" w:sz="4" w:space="0" w:color="auto"/>
            </w:tcBorders>
            <w:vAlign w:val="bottom"/>
          </w:tcPr>
          <w:p w14:paraId="23C27CB7" w14:textId="77777777" w:rsidR="004F3DCC" w:rsidRPr="001B3BAC" w:rsidRDefault="004F3DCC" w:rsidP="004F3DCC">
            <w:pPr>
              <w:jc w:val="left"/>
              <w:rPr>
                <w:rFonts w:cs="Arial"/>
              </w:rPr>
            </w:pPr>
            <w:r>
              <w:rPr>
                <w:rFonts w:ascii="Calibri" w:hAnsi="Calibri" w:cs="Calibri"/>
                <w:color w:val="000000"/>
                <w:sz w:val="22"/>
                <w:szCs w:val="22"/>
              </w:rPr>
              <w:t>Solenoid-Control pressure line and vessel</w:t>
            </w:r>
          </w:p>
        </w:tc>
      </w:tr>
      <w:tr w:rsidR="004F3DCC" w14:paraId="7BB44F4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B0882E5" w14:textId="77777777" w:rsidR="004F3DCC" w:rsidRPr="001B3BAC" w:rsidRDefault="004F3DCC" w:rsidP="004F3DCC">
            <w:pPr>
              <w:spacing w:after="0"/>
              <w:jc w:val="center"/>
              <w:rPr>
                <w:rFonts w:cs="Arial"/>
                <w:color w:val="000000"/>
              </w:rPr>
            </w:pPr>
            <w:r>
              <w:rPr>
                <w:rFonts w:ascii="Calibri" w:hAnsi="Calibri" w:cs="Calibri"/>
                <w:color w:val="000000"/>
                <w:sz w:val="22"/>
                <w:szCs w:val="22"/>
              </w:rPr>
              <w:t>HY378 (Valve)</w:t>
            </w:r>
          </w:p>
        </w:tc>
        <w:tc>
          <w:tcPr>
            <w:tcW w:w="2386" w:type="dxa"/>
            <w:tcBorders>
              <w:top w:val="single" w:sz="4" w:space="0" w:color="auto"/>
              <w:left w:val="single" w:sz="4" w:space="0" w:color="auto"/>
              <w:bottom w:val="single" w:sz="4" w:space="0" w:color="auto"/>
              <w:right w:val="single" w:sz="4" w:space="0" w:color="auto"/>
            </w:tcBorders>
            <w:vAlign w:val="bottom"/>
          </w:tcPr>
          <w:p w14:paraId="30923F45" w14:textId="77777777" w:rsidR="004F3DCC" w:rsidRPr="001B3BAC" w:rsidRDefault="004F3DCC" w:rsidP="004F3DCC">
            <w:pPr>
              <w:spacing w:after="0"/>
              <w:rPr>
                <w:rFonts w:cs="Arial"/>
                <w:color w:val="000000"/>
              </w:rPr>
            </w:pPr>
            <w:r>
              <w:rPr>
                <w:rFonts w:ascii="Calibri" w:hAnsi="Calibri" w:cs="Calibri"/>
                <w:color w:val="000000"/>
                <w:sz w:val="22"/>
                <w:szCs w:val="22"/>
              </w:rPr>
              <w:t xml:space="preserve">AY378 </w:t>
            </w:r>
          </w:p>
        </w:tc>
        <w:tc>
          <w:tcPr>
            <w:tcW w:w="5103" w:type="dxa"/>
            <w:tcBorders>
              <w:top w:val="single" w:sz="4" w:space="0" w:color="auto"/>
              <w:left w:val="single" w:sz="4" w:space="0" w:color="auto"/>
              <w:bottom w:val="single" w:sz="4" w:space="0" w:color="auto"/>
              <w:right w:val="single" w:sz="4" w:space="0" w:color="auto"/>
            </w:tcBorders>
            <w:vAlign w:val="bottom"/>
          </w:tcPr>
          <w:p w14:paraId="7591F6C1" w14:textId="77777777" w:rsidR="004F3DCC" w:rsidRPr="001B3BAC" w:rsidRDefault="004F3DCC" w:rsidP="004F3DCC">
            <w:pPr>
              <w:jc w:val="left"/>
              <w:rPr>
                <w:rFonts w:cs="Arial"/>
              </w:rPr>
            </w:pPr>
            <w:r>
              <w:rPr>
                <w:rFonts w:ascii="Calibri" w:hAnsi="Calibri" w:cs="Calibri"/>
                <w:color w:val="000000"/>
                <w:sz w:val="22"/>
                <w:szCs w:val="22"/>
              </w:rPr>
              <w:t>Solenoid-</w:t>
            </w:r>
            <w:r w:rsidR="002364E0">
              <w:t xml:space="preserve"> </w:t>
            </w:r>
            <w:r w:rsidR="002364E0">
              <w:rPr>
                <w:rFonts w:ascii="Calibri" w:hAnsi="Calibri" w:cs="Calibri"/>
                <w:color w:val="000000"/>
                <w:sz w:val="22"/>
                <w:szCs w:val="22"/>
              </w:rPr>
              <w:t>C</w:t>
            </w:r>
            <w:r w:rsidR="002364E0" w:rsidRPr="002364E0">
              <w:rPr>
                <w:rFonts w:ascii="Calibri" w:hAnsi="Calibri" w:cs="Calibri"/>
                <w:color w:val="000000"/>
                <w:sz w:val="22"/>
                <w:szCs w:val="22"/>
              </w:rPr>
              <w:t>leaning</w:t>
            </w:r>
            <w:r w:rsidR="002364E0">
              <w:rPr>
                <w:rFonts w:ascii="Calibri" w:hAnsi="Calibri" w:cs="Calibri"/>
                <w:color w:val="000000"/>
                <w:sz w:val="22"/>
                <w:szCs w:val="22"/>
              </w:rPr>
              <w:t xml:space="preserve"> from the top</w:t>
            </w:r>
          </w:p>
        </w:tc>
      </w:tr>
      <w:tr w:rsidR="004F3DCC" w14:paraId="5A15D246"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F518EA3" w14:textId="77777777" w:rsidR="004F3DCC" w:rsidRDefault="004F3DCC" w:rsidP="004F3DCC">
            <w:pPr>
              <w:spacing w:after="0"/>
              <w:jc w:val="center"/>
              <w:rPr>
                <w:rFonts w:ascii="Calibri" w:hAnsi="Calibri" w:cs="Calibri"/>
                <w:color w:val="000000"/>
                <w:sz w:val="22"/>
                <w:szCs w:val="22"/>
              </w:rPr>
            </w:pPr>
            <w:r>
              <w:rPr>
                <w:rFonts w:ascii="Calibri" w:hAnsi="Calibri" w:cs="Calibri"/>
                <w:color w:val="000000"/>
                <w:sz w:val="22"/>
                <w:szCs w:val="22"/>
              </w:rPr>
              <w:t>PS368 (H)</w:t>
            </w:r>
          </w:p>
        </w:tc>
        <w:tc>
          <w:tcPr>
            <w:tcW w:w="2386" w:type="dxa"/>
            <w:tcBorders>
              <w:top w:val="single" w:sz="4" w:space="0" w:color="auto"/>
              <w:left w:val="single" w:sz="4" w:space="0" w:color="auto"/>
              <w:bottom w:val="single" w:sz="4" w:space="0" w:color="auto"/>
              <w:right w:val="single" w:sz="4" w:space="0" w:color="auto"/>
            </w:tcBorders>
            <w:vAlign w:val="bottom"/>
          </w:tcPr>
          <w:p w14:paraId="06D9E034" w14:textId="77777777" w:rsidR="004F3DCC" w:rsidRDefault="004F3DCC" w:rsidP="004F3DCC">
            <w:pPr>
              <w:spacing w:after="0"/>
              <w:rPr>
                <w:rFonts w:ascii="Calibri" w:hAnsi="Calibri" w:cs="Calibri"/>
                <w:color w:val="000000"/>
                <w:sz w:val="22"/>
                <w:szCs w:val="22"/>
              </w:rPr>
            </w:pPr>
            <w:r>
              <w:rPr>
                <w:rFonts w:ascii="Calibri" w:hAnsi="Calibri" w:cs="Calibri"/>
                <w:color w:val="000000"/>
                <w:sz w:val="22"/>
                <w:szCs w:val="22"/>
              </w:rPr>
              <w:t>PS368</w:t>
            </w:r>
          </w:p>
        </w:tc>
        <w:tc>
          <w:tcPr>
            <w:tcW w:w="5103" w:type="dxa"/>
            <w:tcBorders>
              <w:top w:val="single" w:sz="4" w:space="0" w:color="auto"/>
              <w:left w:val="single" w:sz="4" w:space="0" w:color="auto"/>
              <w:bottom w:val="single" w:sz="4" w:space="0" w:color="auto"/>
              <w:right w:val="single" w:sz="4" w:space="0" w:color="auto"/>
            </w:tcBorders>
            <w:vAlign w:val="bottom"/>
          </w:tcPr>
          <w:p w14:paraId="6F7AEE53" w14:textId="77777777" w:rsidR="004F3DCC" w:rsidRPr="001F143D" w:rsidRDefault="004F3DCC" w:rsidP="004F3DCC">
            <w:pPr>
              <w:spacing w:after="0"/>
              <w:jc w:val="left"/>
              <w:rPr>
                <w:rFonts w:ascii="Calibri" w:hAnsi="Calibri" w:cs="Calibri"/>
                <w:color w:val="000000"/>
                <w:sz w:val="22"/>
                <w:szCs w:val="22"/>
                <w:lang w:val="en-AU"/>
              </w:rPr>
            </w:pPr>
            <w:r>
              <w:rPr>
                <w:rFonts w:ascii="Calibri" w:hAnsi="Calibri" w:cs="Calibri"/>
                <w:color w:val="000000"/>
                <w:sz w:val="22"/>
                <w:szCs w:val="22"/>
              </w:rPr>
              <w:t>Sensor- Vessel outlet pressure switch (Safety)</w:t>
            </w:r>
          </w:p>
        </w:tc>
      </w:tr>
      <w:tr w:rsidR="004F3DCC" w14:paraId="0FAED56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230A578" w14:textId="77777777" w:rsidR="004F3DCC" w:rsidRDefault="004F3DCC" w:rsidP="004F3DCC">
            <w:pPr>
              <w:spacing w:after="0"/>
              <w:jc w:val="center"/>
              <w:rPr>
                <w:rFonts w:ascii="Calibri" w:hAnsi="Calibri" w:cs="Calibri"/>
                <w:color w:val="000000"/>
                <w:sz w:val="22"/>
                <w:szCs w:val="22"/>
              </w:rPr>
            </w:pPr>
            <w:r>
              <w:rPr>
                <w:rFonts w:ascii="Calibri" w:hAnsi="Calibri" w:cs="Calibri"/>
                <w:color w:val="000000"/>
                <w:sz w:val="22"/>
                <w:szCs w:val="22"/>
              </w:rPr>
              <w:t>LS372 (H)</w:t>
            </w:r>
          </w:p>
        </w:tc>
        <w:tc>
          <w:tcPr>
            <w:tcW w:w="2386" w:type="dxa"/>
            <w:tcBorders>
              <w:top w:val="single" w:sz="4" w:space="0" w:color="auto"/>
              <w:left w:val="single" w:sz="4" w:space="0" w:color="auto"/>
              <w:bottom w:val="single" w:sz="4" w:space="0" w:color="auto"/>
              <w:right w:val="single" w:sz="4" w:space="0" w:color="auto"/>
            </w:tcBorders>
            <w:vAlign w:val="bottom"/>
          </w:tcPr>
          <w:p w14:paraId="6F489E7E" w14:textId="77777777" w:rsidR="004F3DCC" w:rsidRDefault="004F3DCC" w:rsidP="004F3DCC">
            <w:pPr>
              <w:spacing w:after="0"/>
              <w:rPr>
                <w:rFonts w:ascii="Calibri" w:hAnsi="Calibri" w:cs="Calibri"/>
                <w:color w:val="000000"/>
                <w:sz w:val="22"/>
                <w:szCs w:val="22"/>
              </w:rPr>
            </w:pPr>
            <w:r>
              <w:rPr>
                <w:rFonts w:ascii="Calibri" w:hAnsi="Calibri" w:cs="Calibri"/>
                <w:color w:val="000000"/>
                <w:sz w:val="22"/>
                <w:szCs w:val="22"/>
              </w:rPr>
              <w:t>LS372</w:t>
            </w:r>
          </w:p>
        </w:tc>
        <w:tc>
          <w:tcPr>
            <w:tcW w:w="5103" w:type="dxa"/>
            <w:tcBorders>
              <w:top w:val="single" w:sz="4" w:space="0" w:color="auto"/>
              <w:left w:val="single" w:sz="4" w:space="0" w:color="auto"/>
              <w:bottom w:val="single" w:sz="4" w:space="0" w:color="auto"/>
              <w:right w:val="single" w:sz="4" w:space="0" w:color="auto"/>
            </w:tcBorders>
            <w:vAlign w:val="bottom"/>
          </w:tcPr>
          <w:p w14:paraId="4FF546ED" w14:textId="77777777" w:rsidR="004F3DCC" w:rsidRPr="001B3BAC" w:rsidRDefault="004F3DCC" w:rsidP="004F3DCC">
            <w:pPr>
              <w:jc w:val="left"/>
              <w:rPr>
                <w:rFonts w:cs="Arial"/>
              </w:rPr>
            </w:pPr>
            <w:r>
              <w:rPr>
                <w:rFonts w:ascii="Calibri" w:hAnsi="Calibri" w:cs="Calibri"/>
                <w:color w:val="000000"/>
                <w:sz w:val="22"/>
                <w:szCs w:val="22"/>
              </w:rPr>
              <w:t xml:space="preserve">Sensor-High level switch of the vessel </w:t>
            </w:r>
          </w:p>
        </w:tc>
      </w:tr>
      <w:tr w:rsidR="004F3DCC" w:rsidRPr="00A20495" w14:paraId="7B405E2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13CB791" w14:textId="77777777" w:rsidR="004F3DCC" w:rsidRDefault="004F3DCC" w:rsidP="004F3DCC">
            <w:pPr>
              <w:spacing w:after="0"/>
              <w:jc w:val="center"/>
              <w:rPr>
                <w:rFonts w:ascii="Calibri" w:hAnsi="Calibri" w:cs="Calibri"/>
                <w:color w:val="000000"/>
                <w:sz w:val="22"/>
                <w:szCs w:val="22"/>
              </w:rPr>
            </w:pPr>
            <w:r>
              <w:rPr>
                <w:rFonts w:ascii="Calibri" w:hAnsi="Calibri" w:cs="Calibri"/>
                <w:color w:val="000000"/>
                <w:sz w:val="22"/>
                <w:szCs w:val="22"/>
              </w:rPr>
              <w:t>PIT383 (H/L)</w:t>
            </w:r>
          </w:p>
        </w:tc>
        <w:tc>
          <w:tcPr>
            <w:tcW w:w="2386" w:type="dxa"/>
            <w:tcBorders>
              <w:top w:val="single" w:sz="4" w:space="0" w:color="auto"/>
              <w:left w:val="single" w:sz="4" w:space="0" w:color="auto"/>
              <w:bottom w:val="single" w:sz="4" w:space="0" w:color="auto"/>
              <w:right w:val="single" w:sz="4" w:space="0" w:color="auto"/>
            </w:tcBorders>
            <w:vAlign w:val="bottom"/>
          </w:tcPr>
          <w:p w14:paraId="515AFA89" w14:textId="77777777" w:rsidR="004F3DCC" w:rsidRDefault="004F3DCC" w:rsidP="004F3DCC">
            <w:pPr>
              <w:spacing w:after="0"/>
              <w:rPr>
                <w:rFonts w:ascii="Calibri" w:hAnsi="Calibri" w:cs="Calibri"/>
                <w:color w:val="000000"/>
                <w:sz w:val="22"/>
                <w:szCs w:val="22"/>
              </w:rPr>
            </w:pPr>
            <w:r>
              <w:rPr>
                <w:rFonts w:ascii="Calibri" w:hAnsi="Calibri" w:cs="Calibri"/>
                <w:color w:val="000000"/>
                <w:sz w:val="22"/>
                <w:szCs w:val="22"/>
              </w:rPr>
              <w:t>PIT383</w:t>
            </w:r>
          </w:p>
        </w:tc>
        <w:tc>
          <w:tcPr>
            <w:tcW w:w="5103" w:type="dxa"/>
            <w:tcBorders>
              <w:top w:val="single" w:sz="4" w:space="0" w:color="auto"/>
              <w:left w:val="single" w:sz="4" w:space="0" w:color="auto"/>
              <w:bottom w:val="single" w:sz="4" w:space="0" w:color="auto"/>
              <w:right w:val="single" w:sz="4" w:space="0" w:color="auto"/>
            </w:tcBorders>
            <w:vAlign w:val="bottom"/>
          </w:tcPr>
          <w:p w14:paraId="2A4A30D6" w14:textId="77777777" w:rsidR="004F3DCC" w:rsidRPr="00A20495" w:rsidRDefault="004F3DCC" w:rsidP="004F3DCC">
            <w:pPr>
              <w:spacing w:after="0"/>
              <w:jc w:val="left"/>
              <w:rPr>
                <w:rFonts w:ascii="Calibri" w:hAnsi="Calibri" w:cs="Calibri"/>
                <w:color w:val="000000"/>
                <w:sz w:val="22"/>
                <w:szCs w:val="22"/>
                <w:lang w:val="en-AU"/>
              </w:rPr>
            </w:pPr>
            <w:r>
              <w:rPr>
                <w:rFonts w:ascii="Calibri" w:hAnsi="Calibri" w:cs="Calibri"/>
                <w:color w:val="000000"/>
                <w:sz w:val="22"/>
                <w:szCs w:val="22"/>
              </w:rPr>
              <w:t>Sensor-Pressure transmitter (inside VZ012)</w:t>
            </w:r>
          </w:p>
        </w:tc>
      </w:tr>
      <w:tr w:rsidR="004F3DCC" w:rsidRPr="00A20495" w14:paraId="3B3780C3"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6F67F067" w14:textId="77777777" w:rsidR="004F3DCC" w:rsidRDefault="004F3DCC" w:rsidP="004F3DCC">
            <w:pPr>
              <w:spacing w:after="0"/>
              <w:jc w:val="center"/>
              <w:rPr>
                <w:rFonts w:ascii="Calibri" w:hAnsi="Calibri" w:cs="Calibri"/>
                <w:color w:val="000000"/>
                <w:sz w:val="22"/>
                <w:szCs w:val="22"/>
              </w:rPr>
            </w:pPr>
            <w:r>
              <w:rPr>
                <w:rFonts w:ascii="Calibri" w:hAnsi="Calibri" w:cs="Calibri"/>
                <w:color w:val="000000"/>
                <w:sz w:val="22"/>
                <w:szCs w:val="22"/>
              </w:rPr>
              <w:t>AY367</w:t>
            </w:r>
          </w:p>
        </w:tc>
        <w:tc>
          <w:tcPr>
            <w:tcW w:w="2386" w:type="dxa"/>
            <w:tcBorders>
              <w:top w:val="single" w:sz="4" w:space="0" w:color="auto"/>
              <w:left w:val="single" w:sz="4" w:space="0" w:color="auto"/>
              <w:bottom w:val="single" w:sz="4" w:space="0" w:color="auto"/>
              <w:right w:val="single" w:sz="4" w:space="0" w:color="auto"/>
            </w:tcBorders>
            <w:vAlign w:val="bottom"/>
          </w:tcPr>
          <w:p w14:paraId="017E8626" w14:textId="77777777" w:rsidR="004F3DCC" w:rsidRDefault="004F3DCC" w:rsidP="004F3DCC">
            <w:pPr>
              <w:spacing w:after="0"/>
              <w:rPr>
                <w:rFonts w:ascii="Calibri" w:hAnsi="Calibri" w:cs="Calibri"/>
                <w:color w:val="000000"/>
                <w:sz w:val="22"/>
                <w:szCs w:val="22"/>
              </w:rPr>
            </w:pPr>
            <w:r>
              <w:rPr>
                <w:rFonts w:ascii="Calibri" w:hAnsi="Calibri" w:cs="Calibri"/>
                <w:color w:val="000000"/>
                <w:sz w:val="22"/>
                <w:szCs w:val="22"/>
              </w:rPr>
              <w:t>AY367</w:t>
            </w:r>
          </w:p>
        </w:tc>
        <w:tc>
          <w:tcPr>
            <w:tcW w:w="5103" w:type="dxa"/>
            <w:tcBorders>
              <w:top w:val="single" w:sz="4" w:space="0" w:color="auto"/>
              <w:left w:val="single" w:sz="4" w:space="0" w:color="auto"/>
              <w:bottom w:val="single" w:sz="4" w:space="0" w:color="auto"/>
              <w:right w:val="single" w:sz="4" w:space="0" w:color="auto"/>
            </w:tcBorders>
            <w:vAlign w:val="bottom"/>
          </w:tcPr>
          <w:p w14:paraId="6DED147A" w14:textId="77777777" w:rsidR="004F3DCC" w:rsidRPr="00A20495" w:rsidRDefault="004F3DCC" w:rsidP="004F3DCC">
            <w:pPr>
              <w:spacing w:after="0"/>
              <w:jc w:val="left"/>
              <w:rPr>
                <w:rFonts w:ascii="Calibri" w:hAnsi="Calibri" w:cs="Calibri"/>
                <w:color w:val="000000"/>
                <w:sz w:val="22"/>
                <w:szCs w:val="22"/>
                <w:lang w:val="en-AU"/>
              </w:rPr>
            </w:pPr>
            <w:r>
              <w:rPr>
                <w:rFonts w:ascii="Calibri" w:hAnsi="Calibri" w:cs="Calibri"/>
                <w:color w:val="000000"/>
                <w:sz w:val="22"/>
                <w:szCs w:val="22"/>
              </w:rPr>
              <w:t>Indicator-Top Rupture Disk (Safety)</w:t>
            </w:r>
          </w:p>
        </w:tc>
      </w:tr>
      <w:tr w:rsidR="004F3DCC" w:rsidRPr="00A20495" w14:paraId="213C1C6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B538231" w14:textId="77777777" w:rsidR="004F3DCC" w:rsidRDefault="004F3DCC" w:rsidP="004F3DCC">
            <w:pPr>
              <w:spacing w:after="0"/>
              <w:jc w:val="center"/>
              <w:rPr>
                <w:rFonts w:ascii="Calibri" w:hAnsi="Calibri" w:cs="Calibri"/>
                <w:color w:val="000000"/>
                <w:sz w:val="22"/>
                <w:szCs w:val="22"/>
              </w:rPr>
            </w:pPr>
            <w:r>
              <w:rPr>
                <w:rFonts w:ascii="Calibri" w:hAnsi="Calibri" w:cs="Calibri"/>
                <w:color w:val="000000"/>
                <w:sz w:val="22"/>
                <w:szCs w:val="22"/>
              </w:rPr>
              <w:t>AY369</w:t>
            </w:r>
          </w:p>
        </w:tc>
        <w:tc>
          <w:tcPr>
            <w:tcW w:w="2386" w:type="dxa"/>
            <w:tcBorders>
              <w:top w:val="single" w:sz="4" w:space="0" w:color="auto"/>
              <w:left w:val="single" w:sz="4" w:space="0" w:color="auto"/>
              <w:bottom w:val="single" w:sz="4" w:space="0" w:color="auto"/>
              <w:right w:val="single" w:sz="4" w:space="0" w:color="auto"/>
            </w:tcBorders>
            <w:vAlign w:val="bottom"/>
          </w:tcPr>
          <w:p w14:paraId="2DB68B56" w14:textId="77777777" w:rsidR="004F3DCC" w:rsidRDefault="004F3DCC" w:rsidP="004F3DCC">
            <w:pPr>
              <w:spacing w:after="0"/>
              <w:rPr>
                <w:rFonts w:ascii="Calibri" w:hAnsi="Calibri" w:cs="Calibri"/>
                <w:color w:val="000000"/>
                <w:sz w:val="22"/>
                <w:szCs w:val="22"/>
              </w:rPr>
            </w:pPr>
            <w:r>
              <w:rPr>
                <w:rFonts w:ascii="Calibri" w:hAnsi="Calibri" w:cs="Calibri"/>
                <w:color w:val="000000"/>
                <w:sz w:val="22"/>
                <w:szCs w:val="22"/>
              </w:rPr>
              <w:t>AY369</w:t>
            </w:r>
          </w:p>
        </w:tc>
        <w:tc>
          <w:tcPr>
            <w:tcW w:w="5103" w:type="dxa"/>
            <w:tcBorders>
              <w:top w:val="single" w:sz="4" w:space="0" w:color="auto"/>
              <w:left w:val="single" w:sz="4" w:space="0" w:color="auto"/>
              <w:bottom w:val="single" w:sz="4" w:space="0" w:color="auto"/>
              <w:right w:val="single" w:sz="4" w:space="0" w:color="auto"/>
            </w:tcBorders>
            <w:vAlign w:val="bottom"/>
          </w:tcPr>
          <w:p w14:paraId="4F0C2D8B" w14:textId="77777777" w:rsidR="004F3DCC" w:rsidRPr="00A20495" w:rsidRDefault="004F3DCC" w:rsidP="004F3DCC">
            <w:pPr>
              <w:spacing w:after="0"/>
              <w:jc w:val="left"/>
              <w:rPr>
                <w:rFonts w:ascii="Calibri" w:hAnsi="Calibri" w:cs="Calibri"/>
                <w:color w:val="000000"/>
                <w:sz w:val="22"/>
                <w:szCs w:val="22"/>
                <w:lang w:val="en-AU"/>
              </w:rPr>
            </w:pPr>
            <w:r>
              <w:rPr>
                <w:rFonts w:ascii="Calibri" w:hAnsi="Calibri" w:cs="Calibri"/>
                <w:color w:val="000000"/>
                <w:sz w:val="22"/>
                <w:szCs w:val="22"/>
              </w:rPr>
              <w:t>Indicator-Top Rupture Disk (Safety)</w:t>
            </w:r>
          </w:p>
        </w:tc>
      </w:tr>
    </w:tbl>
    <w:p w14:paraId="1A19FB93" w14:textId="77777777" w:rsidR="0012252B" w:rsidRDefault="0012252B" w:rsidP="0012252B"/>
    <w:p w14:paraId="71D508AC" w14:textId="77777777" w:rsidR="002035C8" w:rsidRPr="009C29B9" w:rsidRDefault="002F3981">
      <w:pPr>
        <w:pStyle w:val="Heading3"/>
        <w:rPr>
          <w:iCs/>
          <w:szCs w:val="28"/>
        </w:rPr>
      </w:pPr>
      <w:bookmarkStart w:id="22" w:name="_Toc149556403"/>
      <w:r w:rsidRPr="009C29B9">
        <w:rPr>
          <w:iCs/>
          <w:szCs w:val="28"/>
        </w:rPr>
        <w:t>CB system c</w:t>
      </w:r>
      <w:r w:rsidR="002035C8" w:rsidRPr="009C29B9">
        <w:rPr>
          <w:iCs/>
          <w:szCs w:val="28"/>
        </w:rPr>
        <w:t>ontrol device instrumentation pneumatic transport VZ007.</w:t>
      </w:r>
      <w:bookmarkEnd w:id="22"/>
    </w:p>
    <w:p w14:paraId="14BA9943" w14:textId="77777777" w:rsidR="002035C8" w:rsidRDefault="002035C8" w:rsidP="002035C8"/>
    <w:p w14:paraId="55964CAC" w14:textId="77777777" w:rsidR="002035C8" w:rsidRPr="00A20495" w:rsidRDefault="002035C8" w:rsidP="002035C8">
      <w:pPr>
        <w:rPr>
          <w:lang w:val="en"/>
        </w:rPr>
      </w:pPr>
      <w:r>
        <w:rPr>
          <w:rStyle w:val="rynqvb"/>
          <w:lang w:val="en"/>
        </w:rPr>
        <w:t>The following table shows the VZ007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2035C8" w14:paraId="367B1D13" w14:textId="77777777" w:rsidTr="00183BDC">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02083835" w14:textId="77777777" w:rsidR="002035C8" w:rsidRDefault="002035C8" w:rsidP="00183BDC">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1060F4F1" w14:textId="77777777" w:rsidR="002035C8" w:rsidRDefault="002035C8" w:rsidP="00183BDC">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72A1710E" w14:textId="77777777" w:rsidR="002035C8" w:rsidRDefault="002035C8" w:rsidP="00183BDC">
            <w:pPr>
              <w:jc w:val="left"/>
            </w:pPr>
            <w:r w:rsidRPr="001B3BAC">
              <w:t>Description</w:t>
            </w:r>
          </w:p>
        </w:tc>
      </w:tr>
      <w:tr w:rsidR="007A05CB" w14:paraId="563EDCB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C172677" w14:textId="77777777" w:rsidR="007A05CB" w:rsidRPr="00253871" w:rsidRDefault="007A05CB" w:rsidP="007A05CB">
            <w:pPr>
              <w:spacing w:after="0"/>
              <w:jc w:val="center"/>
              <w:rPr>
                <w:rFonts w:ascii="Calibri" w:hAnsi="Calibri" w:cs="Calibri"/>
                <w:color w:val="000000"/>
                <w:sz w:val="22"/>
                <w:szCs w:val="22"/>
                <w:lang w:val="en-AU"/>
              </w:rPr>
            </w:pPr>
            <w:r>
              <w:rPr>
                <w:rFonts w:ascii="Calibri" w:hAnsi="Calibri" w:cs="Calibri"/>
                <w:color w:val="000000"/>
                <w:sz w:val="22"/>
                <w:szCs w:val="22"/>
              </w:rPr>
              <w:t>LP001 (Valve)</w:t>
            </w:r>
          </w:p>
        </w:tc>
        <w:tc>
          <w:tcPr>
            <w:tcW w:w="2386" w:type="dxa"/>
            <w:tcBorders>
              <w:top w:val="single" w:sz="4" w:space="0" w:color="auto"/>
              <w:left w:val="single" w:sz="4" w:space="0" w:color="auto"/>
              <w:bottom w:val="single" w:sz="4" w:space="0" w:color="auto"/>
              <w:right w:val="single" w:sz="4" w:space="0" w:color="auto"/>
            </w:tcBorders>
            <w:vAlign w:val="bottom"/>
          </w:tcPr>
          <w:p w14:paraId="0F2B5E6D" w14:textId="77777777" w:rsidR="007A05CB" w:rsidRPr="00253871" w:rsidRDefault="007A05CB" w:rsidP="007A05CB">
            <w:pPr>
              <w:spacing w:after="0"/>
              <w:rPr>
                <w:rFonts w:ascii="Calibri" w:hAnsi="Calibri" w:cs="Calibri"/>
                <w:color w:val="000000"/>
                <w:sz w:val="22"/>
                <w:szCs w:val="22"/>
                <w:lang w:val="en-AU"/>
              </w:rPr>
            </w:pPr>
            <w:r>
              <w:rPr>
                <w:rFonts w:ascii="Calibri" w:hAnsi="Calibri" w:cs="Calibri"/>
                <w:color w:val="000000"/>
                <w:sz w:val="22"/>
                <w:szCs w:val="22"/>
              </w:rPr>
              <w:t>AY006 (Open Solenoid)</w:t>
            </w:r>
          </w:p>
        </w:tc>
        <w:tc>
          <w:tcPr>
            <w:tcW w:w="5103" w:type="dxa"/>
            <w:tcBorders>
              <w:top w:val="single" w:sz="4" w:space="0" w:color="auto"/>
              <w:left w:val="single" w:sz="4" w:space="0" w:color="auto"/>
              <w:bottom w:val="single" w:sz="4" w:space="0" w:color="auto"/>
              <w:right w:val="single" w:sz="4" w:space="0" w:color="auto"/>
            </w:tcBorders>
            <w:vAlign w:val="bottom"/>
          </w:tcPr>
          <w:p w14:paraId="0DD2421C" w14:textId="77777777" w:rsidR="007A05CB" w:rsidRPr="00253871" w:rsidRDefault="007A05CB" w:rsidP="007A05CB">
            <w:pPr>
              <w:spacing w:after="0"/>
              <w:jc w:val="left"/>
              <w:rPr>
                <w:rFonts w:ascii="Calibri" w:hAnsi="Calibri" w:cs="Calibri"/>
                <w:color w:val="000000"/>
                <w:sz w:val="22"/>
                <w:szCs w:val="22"/>
                <w:lang w:val="en-AU"/>
              </w:rPr>
            </w:pPr>
            <w:r>
              <w:rPr>
                <w:rFonts w:ascii="Calibri" w:hAnsi="Calibri" w:cs="Calibri"/>
                <w:color w:val="000000"/>
                <w:sz w:val="22"/>
                <w:szCs w:val="22"/>
              </w:rPr>
              <w:t>Solenoid-Inlet valve of the transporter</w:t>
            </w:r>
          </w:p>
        </w:tc>
      </w:tr>
      <w:tr w:rsidR="007A05CB" w14:paraId="2AE3DFD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4A69A05" w14:textId="77777777" w:rsidR="007A05CB" w:rsidRPr="00253871" w:rsidRDefault="007A05CB" w:rsidP="007A05CB">
            <w:pPr>
              <w:spacing w:after="0"/>
              <w:jc w:val="center"/>
              <w:rPr>
                <w:rFonts w:ascii="Calibri" w:hAnsi="Calibri" w:cs="Calibri"/>
                <w:color w:val="000000"/>
                <w:sz w:val="22"/>
                <w:szCs w:val="22"/>
                <w:lang w:val="en-AU"/>
              </w:rPr>
            </w:pPr>
            <w:r>
              <w:rPr>
                <w:rFonts w:ascii="Calibri" w:hAnsi="Calibri" w:cs="Calibri"/>
                <w:color w:val="000000"/>
                <w:sz w:val="22"/>
                <w:szCs w:val="22"/>
              </w:rPr>
              <w:t>LP001 (Valve)</w:t>
            </w:r>
          </w:p>
        </w:tc>
        <w:tc>
          <w:tcPr>
            <w:tcW w:w="2386" w:type="dxa"/>
            <w:tcBorders>
              <w:top w:val="single" w:sz="4" w:space="0" w:color="auto"/>
              <w:left w:val="single" w:sz="4" w:space="0" w:color="auto"/>
              <w:bottom w:val="single" w:sz="4" w:space="0" w:color="auto"/>
              <w:right w:val="single" w:sz="4" w:space="0" w:color="auto"/>
            </w:tcBorders>
            <w:vAlign w:val="bottom"/>
          </w:tcPr>
          <w:p w14:paraId="466F9279" w14:textId="77777777" w:rsidR="007A05CB" w:rsidRPr="001B3BAC" w:rsidRDefault="007A05CB" w:rsidP="007A05CB">
            <w:pPr>
              <w:spacing w:after="0"/>
              <w:rPr>
                <w:rFonts w:cs="Arial"/>
                <w:color w:val="000000"/>
              </w:rPr>
            </w:pPr>
            <w:r>
              <w:rPr>
                <w:rFonts w:ascii="Calibri" w:hAnsi="Calibri" w:cs="Calibri"/>
                <w:color w:val="000000"/>
                <w:sz w:val="22"/>
                <w:szCs w:val="22"/>
              </w:rPr>
              <w:t>ZSL005</w:t>
            </w:r>
          </w:p>
        </w:tc>
        <w:tc>
          <w:tcPr>
            <w:tcW w:w="5103" w:type="dxa"/>
            <w:tcBorders>
              <w:top w:val="single" w:sz="4" w:space="0" w:color="auto"/>
              <w:left w:val="single" w:sz="4" w:space="0" w:color="auto"/>
              <w:bottom w:val="single" w:sz="4" w:space="0" w:color="auto"/>
              <w:right w:val="single" w:sz="4" w:space="0" w:color="auto"/>
            </w:tcBorders>
            <w:vAlign w:val="bottom"/>
          </w:tcPr>
          <w:p w14:paraId="415311EF" w14:textId="77777777" w:rsidR="007A05CB" w:rsidRPr="007A05CB" w:rsidRDefault="007A05CB" w:rsidP="007A05CB">
            <w:pPr>
              <w:spacing w:after="0"/>
              <w:jc w:val="left"/>
              <w:rPr>
                <w:rFonts w:ascii="Calibri" w:hAnsi="Calibri" w:cs="Calibri"/>
                <w:color w:val="000000"/>
                <w:sz w:val="22"/>
                <w:szCs w:val="22"/>
                <w:lang w:val="en-AU"/>
              </w:rPr>
            </w:pPr>
            <w:r>
              <w:rPr>
                <w:rFonts w:ascii="Calibri" w:hAnsi="Calibri" w:cs="Calibri"/>
                <w:color w:val="000000"/>
                <w:sz w:val="22"/>
                <w:szCs w:val="22"/>
              </w:rPr>
              <w:t>Sensor- Closed valve LP001 position confirmation</w:t>
            </w:r>
          </w:p>
        </w:tc>
      </w:tr>
      <w:tr w:rsidR="007A05CB" w14:paraId="5CD890B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30EB856" w14:textId="77777777" w:rsidR="007A05CB" w:rsidRPr="00253871" w:rsidRDefault="007A05CB" w:rsidP="007A05CB">
            <w:pPr>
              <w:spacing w:after="0"/>
              <w:jc w:val="center"/>
              <w:rPr>
                <w:rFonts w:ascii="Calibri" w:hAnsi="Calibri" w:cs="Calibri"/>
                <w:color w:val="000000"/>
                <w:sz w:val="22"/>
                <w:szCs w:val="22"/>
                <w:lang w:val="en-AU"/>
              </w:rPr>
            </w:pPr>
            <w:r>
              <w:rPr>
                <w:rFonts w:ascii="Calibri" w:hAnsi="Calibri" w:cs="Calibri"/>
                <w:color w:val="000000"/>
                <w:sz w:val="22"/>
                <w:szCs w:val="22"/>
              </w:rPr>
              <w:t>LP001 (Valve)</w:t>
            </w:r>
          </w:p>
        </w:tc>
        <w:tc>
          <w:tcPr>
            <w:tcW w:w="2386" w:type="dxa"/>
            <w:tcBorders>
              <w:top w:val="single" w:sz="4" w:space="0" w:color="auto"/>
              <w:left w:val="single" w:sz="4" w:space="0" w:color="auto"/>
              <w:bottom w:val="single" w:sz="4" w:space="0" w:color="auto"/>
              <w:right w:val="single" w:sz="4" w:space="0" w:color="auto"/>
            </w:tcBorders>
            <w:vAlign w:val="bottom"/>
          </w:tcPr>
          <w:p w14:paraId="66C2796E" w14:textId="77777777" w:rsidR="007A05CB" w:rsidRPr="001B3BAC" w:rsidRDefault="007A05CB" w:rsidP="007A05CB">
            <w:pPr>
              <w:spacing w:after="0"/>
              <w:rPr>
                <w:rFonts w:cs="Arial"/>
                <w:color w:val="000000"/>
              </w:rPr>
            </w:pPr>
            <w:r>
              <w:rPr>
                <w:rFonts w:ascii="Calibri" w:hAnsi="Calibri" w:cs="Calibri"/>
                <w:color w:val="000000"/>
                <w:sz w:val="22"/>
                <w:szCs w:val="22"/>
              </w:rPr>
              <w:t>ZSH005</w:t>
            </w:r>
          </w:p>
        </w:tc>
        <w:tc>
          <w:tcPr>
            <w:tcW w:w="5103" w:type="dxa"/>
            <w:tcBorders>
              <w:top w:val="single" w:sz="4" w:space="0" w:color="auto"/>
              <w:left w:val="single" w:sz="4" w:space="0" w:color="auto"/>
              <w:bottom w:val="single" w:sz="4" w:space="0" w:color="auto"/>
              <w:right w:val="single" w:sz="4" w:space="0" w:color="auto"/>
            </w:tcBorders>
            <w:vAlign w:val="bottom"/>
          </w:tcPr>
          <w:p w14:paraId="4DB96806" w14:textId="77777777" w:rsidR="007A05CB" w:rsidRPr="001B3BAC" w:rsidRDefault="007A05CB" w:rsidP="007A05CB">
            <w:pPr>
              <w:jc w:val="left"/>
              <w:rPr>
                <w:rFonts w:cs="Arial"/>
              </w:rPr>
            </w:pPr>
            <w:r>
              <w:rPr>
                <w:rFonts w:ascii="Calibri" w:hAnsi="Calibri" w:cs="Calibri"/>
                <w:color w:val="000000"/>
                <w:sz w:val="22"/>
                <w:szCs w:val="22"/>
              </w:rPr>
              <w:t>Sensor- Open valve LP001 position confirmation</w:t>
            </w:r>
          </w:p>
        </w:tc>
      </w:tr>
      <w:tr w:rsidR="007A05CB" w14:paraId="07D9D47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B346A7C" w14:textId="77777777" w:rsidR="007A05CB" w:rsidRPr="001B3BAC" w:rsidRDefault="007A05CB" w:rsidP="007A05CB">
            <w:pPr>
              <w:spacing w:after="0"/>
              <w:jc w:val="center"/>
              <w:rPr>
                <w:rFonts w:cs="Arial"/>
                <w:color w:val="000000"/>
              </w:rPr>
            </w:pPr>
            <w:r>
              <w:rPr>
                <w:rFonts w:ascii="Calibri" w:hAnsi="Calibri" w:cs="Calibri"/>
                <w:color w:val="000000"/>
                <w:sz w:val="22"/>
                <w:szCs w:val="22"/>
              </w:rPr>
              <w:t>HY005 (Valve)</w:t>
            </w:r>
          </w:p>
        </w:tc>
        <w:tc>
          <w:tcPr>
            <w:tcW w:w="2386" w:type="dxa"/>
            <w:tcBorders>
              <w:top w:val="single" w:sz="4" w:space="0" w:color="auto"/>
              <w:left w:val="single" w:sz="4" w:space="0" w:color="auto"/>
              <w:bottom w:val="single" w:sz="4" w:space="0" w:color="auto"/>
              <w:right w:val="single" w:sz="4" w:space="0" w:color="auto"/>
            </w:tcBorders>
            <w:vAlign w:val="bottom"/>
          </w:tcPr>
          <w:p w14:paraId="24E6051E" w14:textId="77777777" w:rsidR="007A05CB" w:rsidRPr="001B3BAC" w:rsidRDefault="007A05CB" w:rsidP="007A05CB">
            <w:pPr>
              <w:spacing w:after="0"/>
              <w:rPr>
                <w:rFonts w:cs="Arial"/>
                <w:color w:val="000000"/>
              </w:rPr>
            </w:pPr>
            <w:r>
              <w:rPr>
                <w:rFonts w:ascii="Calibri" w:hAnsi="Calibri" w:cs="Calibri"/>
                <w:color w:val="000000"/>
                <w:sz w:val="22"/>
                <w:szCs w:val="22"/>
              </w:rPr>
              <w:t>AY005</w:t>
            </w:r>
          </w:p>
        </w:tc>
        <w:tc>
          <w:tcPr>
            <w:tcW w:w="5103" w:type="dxa"/>
            <w:tcBorders>
              <w:top w:val="single" w:sz="4" w:space="0" w:color="auto"/>
              <w:left w:val="single" w:sz="4" w:space="0" w:color="auto"/>
              <w:bottom w:val="single" w:sz="4" w:space="0" w:color="auto"/>
              <w:right w:val="single" w:sz="4" w:space="0" w:color="auto"/>
            </w:tcBorders>
            <w:vAlign w:val="bottom"/>
          </w:tcPr>
          <w:p w14:paraId="275F234C" w14:textId="77777777" w:rsidR="007A05CB" w:rsidRPr="001B3BAC" w:rsidRDefault="007A05CB" w:rsidP="007A05CB">
            <w:pPr>
              <w:jc w:val="left"/>
              <w:rPr>
                <w:rFonts w:cs="Arial"/>
              </w:rPr>
            </w:pPr>
            <w:r>
              <w:rPr>
                <w:rFonts w:ascii="Calibri" w:hAnsi="Calibri" w:cs="Calibri"/>
                <w:color w:val="000000"/>
                <w:sz w:val="22"/>
                <w:szCs w:val="22"/>
              </w:rPr>
              <w:t>Solenoid-inject pressure N. to VZ007</w:t>
            </w:r>
          </w:p>
        </w:tc>
      </w:tr>
      <w:tr w:rsidR="00A23B4E" w14:paraId="3C37EB06"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AB848AC" w14:textId="77777777" w:rsidR="00A23B4E" w:rsidRDefault="00A23B4E" w:rsidP="00A23B4E">
            <w:pPr>
              <w:spacing w:after="0"/>
              <w:jc w:val="center"/>
              <w:rPr>
                <w:rFonts w:ascii="Calibri" w:hAnsi="Calibri" w:cs="Calibri"/>
                <w:color w:val="000000"/>
                <w:sz w:val="22"/>
                <w:szCs w:val="22"/>
              </w:rPr>
            </w:pPr>
            <w:r>
              <w:rPr>
                <w:rFonts w:ascii="Calibri" w:hAnsi="Calibri" w:cs="Calibri"/>
                <w:color w:val="000000"/>
                <w:sz w:val="22"/>
                <w:szCs w:val="22"/>
              </w:rPr>
              <w:t>LS002 (H)</w:t>
            </w:r>
          </w:p>
        </w:tc>
        <w:tc>
          <w:tcPr>
            <w:tcW w:w="2386" w:type="dxa"/>
            <w:tcBorders>
              <w:top w:val="single" w:sz="4" w:space="0" w:color="auto"/>
              <w:left w:val="single" w:sz="4" w:space="0" w:color="auto"/>
              <w:bottom w:val="single" w:sz="4" w:space="0" w:color="auto"/>
              <w:right w:val="single" w:sz="4" w:space="0" w:color="auto"/>
            </w:tcBorders>
            <w:vAlign w:val="bottom"/>
          </w:tcPr>
          <w:p w14:paraId="1AC8C2DB" w14:textId="77777777" w:rsidR="00A23B4E" w:rsidRDefault="00A23B4E" w:rsidP="00A23B4E">
            <w:pPr>
              <w:spacing w:after="0"/>
              <w:rPr>
                <w:rFonts w:ascii="Calibri" w:hAnsi="Calibri" w:cs="Calibri"/>
                <w:color w:val="000000"/>
                <w:sz w:val="22"/>
                <w:szCs w:val="22"/>
              </w:rPr>
            </w:pPr>
            <w:r>
              <w:rPr>
                <w:rFonts w:ascii="Calibri" w:hAnsi="Calibri" w:cs="Calibri"/>
                <w:color w:val="000000"/>
                <w:sz w:val="22"/>
                <w:szCs w:val="22"/>
              </w:rPr>
              <w:t>LS002</w:t>
            </w:r>
          </w:p>
        </w:tc>
        <w:tc>
          <w:tcPr>
            <w:tcW w:w="5103" w:type="dxa"/>
            <w:tcBorders>
              <w:top w:val="single" w:sz="4" w:space="0" w:color="auto"/>
              <w:left w:val="single" w:sz="4" w:space="0" w:color="auto"/>
              <w:bottom w:val="single" w:sz="4" w:space="0" w:color="auto"/>
              <w:right w:val="single" w:sz="4" w:space="0" w:color="auto"/>
            </w:tcBorders>
            <w:vAlign w:val="bottom"/>
          </w:tcPr>
          <w:p w14:paraId="22E81344" w14:textId="77777777" w:rsidR="00A23B4E" w:rsidRDefault="00A23B4E" w:rsidP="00A23B4E">
            <w:pPr>
              <w:jc w:val="left"/>
              <w:rPr>
                <w:rFonts w:ascii="Calibri" w:hAnsi="Calibri" w:cs="Calibri"/>
                <w:color w:val="000000"/>
                <w:sz w:val="22"/>
                <w:szCs w:val="22"/>
              </w:rPr>
            </w:pPr>
            <w:r>
              <w:rPr>
                <w:rFonts w:ascii="Calibri" w:hAnsi="Calibri" w:cs="Calibri"/>
                <w:color w:val="000000"/>
                <w:sz w:val="22"/>
                <w:szCs w:val="22"/>
              </w:rPr>
              <w:t>Sensor-High level switch of the vessel</w:t>
            </w:r>
          </w:p>
        </w:tc>
      </w:tr>
      <w:tr w:rsidR="00A23B4E" w14:paraId="0A663D1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8401E6B" w14:textId="77777777" w:rsidR="00A23B4E" w:rsidRPr="001B3BAC" w:rsidRDefault="00A23B4E" w:rsidP="00A23B4E">
            <w:pPr>
              <w:spacing w:after="0"/>
              <w:jc w:val="center"/>
              <w:rPr>
                <w:rFonts w:cs="Arial"/>
                <w:color w:val="000000"/>
              </w:rPr>
            </w:pPr>
            <w:r>
              <w:rPr>
                <w:rFonts w:ascii="Calibri" w:hAnsi="Calibri" w:cs="Calibri"/>
                <w:color w:val="000000"/>
                <w:sz w:val="22"/>
                <w:szCs w:val="22"/>
              </w:rPr>
              <w:t>PS001 (H/L)</w:t>
            </w:r>
          </w:p>
        </w:tc>
        <w:tc>
          <w:tcPr>
            <w:tcW w:w="2386" w:type="dxa"/>
            <w:tcBorders>
              <w:top w:val="single" w:sz="4" w:space="0" w:color="auto"/>
              <w:left w:val="single" w:sz="4" w:space="0" w:color="auto"/>
              <w:bottom w:val="single" w:sz="4" w:space="0" w:color="auto"/>
              <w:right w:val="single" w:sz="4" w:space="0" w:color="auto"/>
            </w:tcBorders>
            <w:vAlign w:val="bottom"/>
          </w:tcPr>
          <w:p w14:paraId="5EDBD585" w14:textId="77777777" w:rsidR="00A23B4E" w:rsidRPr="001B3BAC" w:rsidRDefault="00A23B4E" w:rsidP="00A23B4E">
            <w:pPr>
              <w:spacing w:after="0"/>
              <w:rPr>
                <w:rFonts w:cs="Arial"/>
                <w:color w:val="000000"/>
              </w:rPr>
            </w:pPr>
            <w:r>
              <w:rPr>
                <w:rFonts w:ascii="Calibri" w:hAnsi="Calibri" w:cs="Calibri"/>
                <w:color w:val="000000"/>
                <w:sz w:val="22"/>
                <w:szCs w:val="22"/>
              </w:rPr>
              <w:t>PS001</w:t>
            </w:r>
          </w:p>
        </w:tc>
        <w:tc>
          <w:tcPr>
            <w:tcW w:w="5103" w:type="dxa"/>
            <w:tcBorders>
              <w:top w:val="single" w:sz="4" w:space="0" w:color="auto"/>
              <w:left w:val="single" w:sz="4" w:space="0" w:color="auto"/>
              <w:bottom w:val="single" w:sz="4" w:space="0" w:color="auto"/>
              <w:right w:val="single" w:sz="4" w:space="0" w:color="auto"/>
            </w:tcBorders>
            <w:vAlign w:val="bottom"/>
          </w:tcPr>
          <w:p w14:paraId="329B49AD" w14:textId="77777777" w:rsidR="00A23B4E" w:rsidRPr="001B3BAC" w:rsidRDefault="00A23B4E" w:rsidP="00A23B4E">
            <w:pPr>
              <w:jc w:val="left"/>
              <w:rPr>
                <w:rFonts w:cs="Arial"/>
              </w:rPr>
            </w:pPr>
            <w:r>
              <w:rPr>
                <w:rFonts w:ascii="Calibri" w:hAnsi="Calibri" w:cs="Calibri"/>
                <w:color w:val="000000"/>
                <w:sz w:val="22"/>
                <w:szCs w:val="22"/>
              </w:rPr>
              <w:t>Sensor- Inlet VZ007 pressure N. switch</w:t>
            </w:r>
          </w:p>
        </w:tc>
      </w:tr>
      <w:tr w:rsidR="00A23B4E" w14:paraId="07C7DC8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F41E9D5" w14:textId="77777777" w:rsidR="00A23B4E" w:rsidRPr="001B3BAC" w:rsidRDefault="00A23B4E" w:rsidP="00A23B4E">
            <w:pPr>
              <w:spacing w:after="0"/>
              <w:jc w:val="center"/>
              <w:rPr>
                <w:rFonts w:cs="Arial"/>
                <w:color w:val="000000"/>
              </w:rPr>
            </w:pPr>
            <w:r>
              <w:rPr>
                <w:rFonts w:ascii="Calibri" w:hAnsi="Calibri" w:cs="Calibri"/>
                <w:color w:val="000000"/>
                <w:sz w:val="22"/>
                <w:szCs w:val="22"/>
              </w:rPr>
              <w:t>PS003 (H)</w:t>
            </w:r>
          </w:p>
        </w:tc>
        <w:tc>
          <w:tcPr>
            <w:tcW w:w="2386" w:type="dxa"/>
            <w:tcBorders>
              <w:top w:val="single" w:sz="4" w:space="0" w:color="auto"/>
              <w:left w:val="single" w:sz="4" w:space="0" w:color="auto"/>
              <w:bottom w:val="single" w:sz="4" w:space="0" w:color="auto"/>
              <w:right w:val="single" w:sz="4" w:space="0" w:color="auto"/>
            </w:tcBorders>
            <w:vAlign w:val="bottom"/>
          </w:tcPr>
          <w:p w14:paraId="6EB44161" w14:textId="77777777" w:rsidR="00A23B4E" w:rsidRPr="001B3BAC" w:rsidRDefault="00A23B4E" w:rsidP="00A23B4E">
            <w:pPr>
              <w:spacing w:after="0"/>
              <w:rPr>
                <w:rFonts w:cs="Arial"/>
                <w:color w:val="000000"/>
              </w:rPr>
            </w:pPr>
            <w:r>
              <w:rPr>
                <w:rFonts w:ascii="Calibri" w:hAnsi="Calibri" w:cs="Calibri"/>
                <w:color w:val="000000"/>
                <w:sz w:val="22"/>
                <w:szCs w:val="22"/>
              </w:rPr>
              <w:t>PS003</w:t>
            </w:r>
          </w:p>
        </w:tc>
        <w:tc>
          <w:tcPr>
            <w:tcW w:w="5103" w:type="dxa"/>
            <w:tcBorders>
              <w:top w:val="single" w:sz="4" w:space="0" w:color="auto"/>
              <w:left w:val="single" w:sz="4" w:space="0" w:color="auto"/>
              <w:bottom w:val="single" w:sz="4" w:space="0" w:color="auto"/>
              <w:right w:val="single" w:sz="4" w:space="0" w:color="auto"/>
            </w:tcBorders>
            <w:vAlign w:val="bottom"/>
          </w:tcPr>
          <w:p w14:paraId="143D1E80" w14:textId="77777777" w:rsidR="00A23B4E" w:rsidRPr="001B3BAC" w:rsidRDefault="00A23B4E" w:rsidP="00A23B4E">
            <w:pPr>
              <w:jc w:val="left"/>
              <w:rPr>
                <w:rFonts w:cs="Arial"/>
              </w:rPr>
            </w:pPr>
            <w:r>
              <w:rPr>
                <w:rFonts w:ascii="Calibri" w:hAnsi="Calibri" w:cs="Calibri"/>
                <w:color w:val="000000"/>
                <w:sz w:val="22"/>
                <w:szCs w:val="22"/>
              </w:rPr>
              <w:t>Sensor- VZ007 Inlet pressure switch (Safety)</w:t>
            </w:r>
          </w:p>
        </w:tc>
      </w:tr>
      <w:tr w:rsidR="00A23B4E" w14:paraId="604AAAE7"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963300F" w14:textId="77777777" w:rsidR="00A23B4E" w:rsidRPr="001B3BAC" w:rsidRDefault="00A23B4E" w:rsidP="00A23B4E">
            <w:pPr>
              <w:spacing w:after="0"/>
              <w:jc w:val="center"/>
              <w:rPr>
                <w:rFonts w:cs="Arial"/>
                <w:color w:val="000000"/>
              </w:rPr>
            </w:pPr>
            <w:r>
              <w:rPr>
                <w:rFonts w:ascii="Calibri" w:hAnsi="Calibri" w:cs="Calibri"/>
                <w:color w:val="000000"/>
                <w:sz w:val="22"/>
                <w:szCs w:val="22"/>
              </w:rPr>
              <w:t>AY036</w:t>
            </w:r>
          </w:p>
        </w:tc>
        <w:tc>
          <w:tcPr>
            <w:tcW w:w="2386" w:type="dxa"/>
            <w:tcBorders>
              <w:top w:val="single" w:sz="4" w:space="0" w:color="auto"/>
              <w:left w:val="single" w:sz="4" w:space="0" w:color="auto"/>
              <w:bottom w:val="single" w:sz="4" w:space="0" w:color="auto"/>
              <w:right w:val="single" w:sz="4" w:space="0" w:color="auto"/>
            </w:tcBorders>
            <w:vAlign w:val="bottom"/>
          </w:tcPr>
          <w:p w14:paraId="0D377835" w14:textId="77777777" w:rsidR="00A23B4E" w:rsidRPr="001B3BAC" w:rsidRDefault="00A23B4E" w:rsidP="00A23B4E">
            <w:pPr>
              <w:spacing w:after="0"/>
              <w:rPr>
                <w:rFonts w:cs="Arial"/>
                <w:color w:val="000000"/>
              </w:rPr>
            </w:pPr>
            <w:r>
              <w:rPr>
                <w:rFonts w:ascii="Calibri" w:hAnsi="Calibri" w:cs="Calibri"/>
                <w:color w:val="000000"/>
                <w:sz w:val="22"/>
                <w:szCs w:val="22"/>
              </w:rPr>
              <w:t>AY036</w:t>
            </w:r>
          </w:p>
        </w:tc>
        <w:tc>
          <w:tcPr>
            <w:tcW w:w="5103" w:type="dxa"/>
            <w:tcBorders>
              <w:top w:val="single" w:sz="4" w:space="0" w:color="auto"/>
              <w:left w:val="single" w:sz="4" w:space="0" w:color="auto"/>
              <w:bottom w:val="single" w:sz="4" w:space="0" w:color="auto"/>
              <w:right w:val="single" w:sz="4" w:space="0" w:color="auto"/>
            </w:tcBorders>
            <w:vAlign w:val="bottom"/>
          </w:tcPr>
          <w:p w14:paraId="240B4B0B" w14:textId="77777777" w:rsidR="00A23B4E" w:rsidRPr="001B3BAC" w:rsidRDefault="00A23B4E" w:rsidP="00A23B4E">
            <w:pPr>
              <w:jc w:val="left"/>
              <w:rPr>
                <w:rFonts w:cs="Arial"/>
              </w:rPr>
            </w:pPr>
            <w:r>
              <w:rPr>
                <w:rFonts w:ascii="Calibri" w:hAnsi="Calibri" w:cs="Calibri"/>
                <w:color w:val="000000"/>
                <w:sz w:val="22"/>
                <w:szCs w:val="22"/>
              </w:rPr>
              <w:t>Sensor- Top Rupture Disk (Safety)</w:t>
            </w:r>
          </w:p>
        </w:tc>
      </w:tr>
      <w:tr w:rsidR="00A23B4E" w14:paraId="42C26D42"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B8B4BD1" w14:textId="77777777" w:rsidR="00A23B4E" w:rsidRPr="001B3BAC" w:rsidRDefault="00A23B4E" w:rsidP="00A23B4E">
            <w:pPr>
              <w:spacing w:after="0"/>
              <w:jc w:val="center"/>
              <w:rPr>
                <w:rFonts w:cs="Arial"/>
                <w:color w:val="000000"/>
              </w:rPr>
            </w:pPr>
            <w:r>
              <w:rPr>
                <w:rFonts w:ascii="Calibri" w:hAnsi="Calibri" w:cs="Calibri"/>
                <w:color w:val="000000"/>
                <w:sz w:val="22"/>
                <w:szCs w:val="22"/>
              </w:rPr>
              <w:t>AY034</w:t>
            </w:r>
          </w:p>
        </w:tc>
        <w:tc>
          <w:tcPr>
            <w:tcW w:w="2386" w:type="dxa"/>
            <w:tcBorders>
              <w:top w:val="single" w:sz="4" w:space="0" w:color="auto"/>
              <w:left w:val="single" w:sz="4" w:space="0" w:color="auto"/>
              <w:bottom w:val="single" w:sz="4" w:space="0" w:color="auto"/>
              <w:right w:val="single" w:sz="4" w:space="0" w:color="auto"/>
            </w:tcBorders>
            <w:vAlign w:val="bottom"/>
          </w:tcPr>
          <w:p w14:paraId="19E859FC" w14:textId="77777777" w:rsidR="00A23B4E" w:rsidRPr="001B3BAC" w:rsidRDefault="00A23B4E" w:rsidP="00A23B4E">
            <w:pPr>
              <w:spacing w:after="0"/>
              <w:rPr>
                <w:rFonts w:cs="Arial"/>
                <w:color w:val="000000"/>
              </w:rPr>
            </w:pPr>
            <w:r>
              <w:rPr>
                <w:rFonts w:ascii="Calibri" w:hAnsi="Calibri" w:cs="Calibri"/>
                <w:color w:val="000000"/>
                <w:sz w:val="22"/>
                <w:szCs w:val="22"/>
              </w:rPr>
              <w:t>AY034</w:t>
            </w:r>
          </w:p>
        </w:tc>
        <w:tc>
          <w:tcPr>
            <w:tcW w:w="5103" w:type="dxa"/>
            <w:tcBorders>
              <w:top w:val="single" w:sz="4" w:space="0" w:color="auto"/>
              <w:left w:val="single" w:sz="4" w:space="0" w:color="auto"/>
              <w:bottom w:val="single" w:sz="4" w:space="0" w:color="auto"/>
              <w:right w:val="single" w:sz="4" w:space="0" w:color="auto"/>
            </w:tcBorders>
            <w:vAlign w:val="bottom"/>
          </w:tcPr>
          <w:p w14:paraId="01D0CFD9" w14:textId="77777777" w:rsidR="00A23B4E" w:rsidRPr="001B3BAC" w:rsidRDefault="00A23B4E" w:rsidP="00A23B4E">
            <w:pPr>
              <w:jc w:val="left"/>
              <w:rPr>
                <w:rFonts w:cs="Arial"/>
              </w:rPr>
            </w:pPr>
            <w:r>
              <w:rPr>
                <w:rFonts w:ascii="Calibri" w:hAnsi="Calibri" w:cs="Calibri"/>
                <w:color w:val="000000"/>
                <w:sz w:val="22"/>
                <w:szCs w:val="22"/>
              </w:rPr>
              <w:t>Sensor- Top Rupture Disk (Safety)</w:t>
            </w:r>
          </w:p>
        </w:tc>
      </w:tr>
    </w:tbl>
    <w:p w14:paraId="37E64403" w14:textId="77777777" w:rsidR="002035C8" w:rsidRPr="002035C8" w:rsidRDefault="002035C8" w:rsidP="0012252B"/>
    <w:p w14:paraId="17CBF910" w14:textId="77777777" w:rsidR="00A7468D" w:rsidRPr="00F5217D" w:rsidRDefault="00A7468D">
      <w:pPr>
        <w:pStyle w:val="Heading2"/>
      </w:pPr>
      <w:bookmarkStart w:id="23" w:name="_Toc149556404"/>
      <w:r w:rsidRPr="00FB385C">
        <w:t xml:space="preserve">LFP-NCO system </w:t>
      </w:r>
      <w:r w:rsidR="005252D1">
        <w:t>d</w:t>
      </w:r>
      <w:r w:rsidRPr="00A7468D">
        <w:t>iverter</w:t>
      </w:r>
      <w:r w:rsidR="009E239D">
        <w:t xml:space="preserve"> NZ460</w:t>
      </w:r>
      <w:r w:rsidR="009E239D" w:rsidRPr="00564F45">
        <w:t>.</w:t>
      </w:r>
      <w:bookmarkEnd w:id="23"/>
      <w:r>
        <w:t xml:space="preserve"> </w:t>
      </w:r>
    </w:p>
    <w:p w14:paraId="071EA9B7" w14:textId="77777777" w:rsidR="000C5CBB" w:rsidRDefault="000C5CBB" w:rsidP="000C5CBB">
      <w:r>
        <w:t xml:space="preserve">Destination of product in the transporters VZ007 is changed by switching the position of the diverter valve. The plug type diverter consists of an aluminum housing and end covers in </w:t>
      </w:r>
      <w:r>
        <w:lastRenderedPageBreak/>
        <w:t>which a plug with two pipes is installed. A cylinder is used to control the opening/closing of the plugs and an inflatable gasket is used when conveying.</w:t>
      </w:r>
    </w:p>
    <w:p w14:paraId="3E618F39" w14:textId="77777777" w:rsidR="000C5CBB" w:rsidRDefault="000C5CBB" w:rsidP="000C5CBB">
      <w:r>
        <w:t>Normally the gasket is deflated. This is checked before changing the position of the diverter, by verifying the status of the pressure switch.</w:t>
      </w:r>
    </w:p>
    <w:p w14:paraId="3FC04AF5" w14:textId="77777777" w:rsidR="00A7468D" w:rsidRPr="002B1B9F" w:rsidRDefault="000C5CBB" w:rsidP="000C5CBB">
      <w:pPr>
        <w:rPr>
          <w:rFonts w:cs="Arial"/>
        </w:rPr>
      </w:pPr>
      <w:r>
        <w:t xml:space="preserve">Before any conveying is done, the gasket is inflated. To inflate the gasket the solenoid energized. The correct inflation is verified against the pressure switch and the position proximity </w:t>
      </w:r>
      <w:r w:rsidR="005252D1">
        <w:t>feedback is</w:t>
      </w:r>
      <w:r>
        <w:t xml:space="preserve"> </w:t>
      </w:r>
      <w:r w:rsidR="009E239D">
        <w:t>verified before</w:t>
      </w:r>
      <w:r>
        <w:t xml:space="preserve"> conveying is started.</w:t>
      </w:r>
    </w:p>
    <w:p w14:paraId="4F087D42" w14:textId="77777777" w:rsidR="00A7468D" w:rsidRDefault="00A7468D">
      <w:pPr>
        <w:pStyle w:val="Heading3"/>
        <w:rPr>
          <w:b w:val="0"/>
          <w:iCs/>
          <w:szCs w:val="28"/>
        </w:rPr>
      </w:pPr>
      <w:bookmarkStart w:id="24" w:name="_Toc149556405"/>
      <w:r>
        <w:rPr>
          <w:iCs/>
          <w:szCs w:val="28"/>
        </w:rPr>
        <w:t>C</w:t>
      </w:r>
      <w:r w:rsidRPr="00564F45">
        <w:rPr>
          <w:iCs/>
          <w:szCs w:val="28"/>
        </w:rPr>
        <w:t>ontrol</w:t>
      </w:r>
      <w:r w:rsidRPr="001B3BAC">
        <w:rPr>
          <w:iCs/>
          <w:szCs w:val="28"/>
        </w:rPr>
        <w:t xml:space="preserve"> </w:t>
      </w:r>
      <w:r w:rsidR="005252D1">
        <w:rPr>
          <w:iCs/>
          <w:szCs w:val="28"/>
        </w:rPr>
        <w:t>device</w:t>
      </w:r>
      <w:r w:rsidR="005252D1" w:rsidRPr="00564F45">
        <w:rPr>
          <w:iCs/>
          <w:szCs w:val="28"/>
        </w:rPr>
        <w:t xml:space="preserve"> instrumentation</w:t>
      </w:r>
      <w:r w:rsidRPr="00564F45">
        <w:rPr>
          <w:iCs/>
          <w:szCs w:val="28"/>
        </w:rPr>
        <w:t xml:space="preserve"> </w:t>
      </w:r>
      <w:r w:rsidR="005252D1" w:rsidRPr="005252D1">
        <w:rPr>
          <w:iCs/>
          <w:szCs w:val="28"/>
        </w:rPr>
        <w:t>diverter</w:t>
      </w:r>
      <w:r w:rsidR="009E239D">
        <w:rPr>
          <w:b w:val="0"/>
          <w:iCs/>
          <w:szCs w:val="28"/>
        </w:rPr>
        <w:t>.</w:t>
      </w:r>
      <w:bookmarkEnd w:id="24"/>
    </w:p>
    <w:p w14:paraId="13BA282B" w14:textId="77777777" w:rsidR="00510AEC" w:rsidRDefault="00510AEC" w:rsidP="00510AEC">
      <w:pPr>
        <w:rPr>
          <w:rStyle w:val="rynqvb"/>
          <w:lang w:val="en"/>
        </w:rPr>
      </w:pPr>
    </w:p>
    <w:p w14:paraId="67A3AF45" w14:textId="77777777" w:rsidR="00510AEC" w:rsidRDefault="00510AEC" w:rsidP="00510AEC">
      <w:pPr>
        <w:rPr>
          <w:rStyle w:val="rynqvb"/>
          <w:lang w:val="en"/>
        </w:rPr>
      </w:pPr>
      <w:r>
        <w:rPr>
          <w:rStyle w:val="rynqvb"/>
          <w:lang w:val="en"/>
        </w:rPr>
        <w:t>The following table shows the NZ460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510AEC" w14:paraId="5F7214CF" w14:textId="77777777" w:rsidTr="00A21E32">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0D87C602" w14:textId="77777777" w:rsidR="00510AEC" w:rsidRDefault="00510AEC" w:rsidP="00A21E32">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2CC3E955" w14:textId="77777777" w:rsidR="00510AEC" w:rsidRDefault="00510AEC" w:rsidP="00A21E32">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72DB3AF7" w14:textId="77777777" w:rsidR="00510AEC" w:rsidRDefault="00510AEC" w:rsidP="00A21E32">
            <w:pPr>
              <w:jc w:val="left"/>
            </w:pPr>
            <w:r w:rsidRPr="001B3BAC">
              <w:t>Description</w:t>
            </w:r>
          </w:p>
        </w:tc>
      </w:tr>
      <w:tr w:rsidR="00510AEC" w14:paraId="2D3EC149"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6952570" w14:textId="77777777" w:rsidR="00510AEC" w:rsidRPr="001B3BAC" w:rsidRDefault="00510AEC" w:rsidP="00510AEC">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HY463 (Valve)</w:t>
            </w:r>
          </w:p>
        </w:tc>
        <w:tc>
          <w:tcPr>
            <w:tcW w:w="2386" w:type="dxa"/>
            <w:tcBorders>
              <w:top w:val="single" w:sz="4" w:space="0" w:color="auto"/>
              <w:left w:val="single" w:sz="4" w:space="0" w:color="auto"/>
              <w:bottom w:val="single" w:sz="4" w:space="0" w:color="auto"/>
              <w:right w:val="single" w:sz="4" w:space="0" w:color="auto"/>
            </w:tcBorders>
            <w:vAlign w:val="bottom"/>
          </w:tcPr>
          <w:p w14:paraId="12CA042B" w14:textId="77777777" w:rsidR="00510AEC" w:rsidRPr="001B3BAC" w:rsidRDefault="00510AEC" w:rsidP="00510AEC">
            <w:pPr>
              <w:spacing w:after="0"/>
              <w:rPr>
                <w:rFonts w:asciiTheme="minorHAnsi" w:hAnsiTheme="minorHAnsi" w:cstheme="minorHAnsi"/>
                <w:color w:val="000000"/>
                <w:sz w:val="22"/>
                <w:szCs w:val="22"/>
                <w:lang w:val="en-AU"/>
              </w:rPr>
            </w:pPr>
            <w:r>
              <w:rPr>
                <w:rFonts w:ascii="Calibri" w:hAnsi="Calibri" w:cs="Calibri"/>
                <w:color w:val="000000"/>
                <w:sz w:val="22"/>
                <w:szCs w:val="22"/>
              </w:rPr>
              <w:t xml:space="preserve">AY463 </w:t>
            </w:r>
          </w:p>
        </w:tc>
        <w:tc>
          <w:tcPr>
            <w:tcW w:w="5103" w:type="dxa"/>
            <w:tcBorders>
              <w:top w:val="single" w:sz="4" w:space="0" w:color="auto"/>
              <w:left w:val="single" w:sz="4" w:space="0" w:color="auto"/>
              <w:bottom w:val="single" w:sz="4" w:space="0" w:color="auto"/>
              <w:right w:val="single" w:sz="4" w:space="0" w:color="auto"/>
            </w:tcBorders>
            <w:vAlign w:val="bottom"/>
          </w:tcPr>
          <w:p w14:paraId="6B0EAE39" w14:textId="77777777" w:rsidR="00510AEC" w:rsidRPr="001B3BAC" w:rsidRDefault="00510AEC" w:rsidP="00510AEC">
            <w:pPr>
              <w:jc w:val="left"/>
              <w:rPr>
                <w:rFonts w:asciiTheme="minorHAnsi" w:hAnsiTheme="minorHAnsi" w:cstheme="minorHAnsi"/>
                <w:sz w:val="22"/>
                <w:szCs w:val="22"/>
              </w:rPr>
            </w:pPr>
            <w:r>
              <w:rPr>
                <w:rFonts w:ascii="Calibri" w:hAnsi="Calibri" w:cs="Calibri"/>
                <w:color w:val="000000"/>
                <w:sz w:val="22"/>
                <w:szCs w:val="22"/>
              </w:rPr>
              <w:t>Solenoid-Deviator Valve LFP</w:t>
            </w:r>
          </w:p>
        </w:tc>
      </w:tr>
      <w:tr w:rsidR="00510AEC" w14:paraId="5AF1C0C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5B89DBAB" w14:textId="77777777" w:rsidR="00510AEC" w:rsidRPr="001B3BAC" w:rsidRDefault="00510AEC" w:rsidP="00510AEC">
            <w:pPr>
              <w:spacing w:after="0"/>
              <w:jc w:val="center"/>
              <w:rPr>
                <w:rFonts w:cs="Arial"/>
                <w:color w:val="000000"/>
              </w:rPr>
            </w:pPr>
            <w:r>
              <w:rPr>
                <w:rFonts w:ascii="Calibri" w:hAnsi="Calibri" w:cs="Calibri"/>
                <w:color w:val="000000"/>
                <w:sz w:val="22"/>
                <w:szCs w:val="22"/>
              </w:rPr>
              <w:t>HY464 (Valve)</w:t>
            </w:r>
          </w:p>
        </w:tc>
        <w:tc>
          <w:tcPr>
            <w:tcW w:w="2386" w:type="dxa"/>
            <w:tcBorders>
              <w:top w:val="single" w:sz="4" w:space="0" w:color="auto"/>
              <w:left w:val="single" w:sz="4" w:space="0" w:color="auto"/>
              <w:bottom w:val="single" w:sz="4" w:space="0" w:color="auto"/>
              <w:right w:val="single" w:sz="4" w:space="0" w:color="auto"/>
            </w:tcBorders>
            <w:vAlign w:val="bottom"/>
          </w:tcPr>
          <w:p w14:paraId="52BD1A45" w14:textId="77777777" w:rsidR="00510AEC" w:rsidRPr="001B3BAC" w:rsidRDefault="00510AEC" w:rsidP="00510AEC">
            <w:pPr>
              <w:spacing w:after="0"/>
              <w:rPr>
                <w:rFonts w:cs="Arial"/>
                <w:color w:val="000000"/>
              </w:rPr>
            </w:pPr>
            <w:r>
              <w:rPr>
                <w:rFonts w:ascii="Calibri" w:hAnsi="Calibri" w:cs="Calibri"/>
                <w:color w:val="000000"/>
                <w:sz w:val="22"/>
                <w:szCs w:val="22"/>
              </w:rPr>
              <w:t xml:space="preserve">AY464 </w:t>
            </w:r>
          </w:p>
        </w:tc>
        <w:tc>
          <w:tcPr>
            <w:tcW w:w="5103" w:type="dxa"/>
            <w:tcBorders>
              <w:top w:val="single" w:sz="4" w:space="0" w:color="auto"/>
              <w:left w:val="single" w:sz="4" w:space="0" w:color="auto"/>
              <w:bottom w:val="single" w:sz="4" w:space="0" w:color="auto"/>
              <w:right w:val="single" w:sz="4" w:space="0" w:color="auto"/>
            </w:tcBorders>
            <w:vAlign w:val="bottom"/>
          </w:tcPr>
          <w:p w14:paraId="3BA5992A" w14:textId="77777777" w:rsidR="00510AEC" w:rsidRPr="001B3BAC" w:rsidRDefault="00510AEC" w:rsidP="00510AEC">
            <w:pPr>
              <w:jc w:val="left"/>
              <w:rPr>
                <w:rFonts w:cs="Arial"/>
              </w:rPr>
            </w:pPr>
            <w:r>
              <w:rPr>
                <w:rFonts w:ascii="Calibri" w:hAnsi="Calibri" w:cs="Calibri"/>
                <w:color w:val="000000"/>
                <w:sz w:val="22"/>
                <w:szCs w:val="22"/>
              </w:rPr>
              <w:t>Solenoid-Deviator Valve NMC</w:t>
            </w:r>
          </w:p>
        </w:tc>
      </w:tr>
      <w:tr w:rsidR="00510AEC" w14:paraId="17182BF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77CF73F" w14:textId="77777777" w:rsidR="00510AEC" w:rsidRPr="001B3BAC" w:rsidRDefault="00510AEC" w:rsidP="00510AEC">
            <w:pPr>
              <w:spacing w:after="0"/>
              <w:jc w:val="center"/>
              <w:rPr>
                <w:rFonts w:cs="Arial"/>
                <w:color w:val="000000"/>
              </w:rPr>
            </w:pPr>
            <w:r>
              <w:rPr>
                <w:rFonts w:ascii="Calibri" w:hAnsi="Calibri" w:cs="Calibri"/>
                <w:color w:val="000000"/>
                <w:sz w:val="22"/>
                <w:szCs w:val="22"/>
              </w:rPr>
              <w:t>HY466 (Valve)</w:t>
            </w:r>
          </w:p>
        </w:tc>
        <w:tc>
          <w:tcPr>
            <w:tcW w:w="2386" w:type="dxa"/>
            <w:tcBorders>
              <w:top w:val="single" w:sz="4" w:space="0" w:color="auto"/>
              <w:left w:val="single" w:sz="4" w:space="0" w:color="auto"/>
              <w:bottom w:val="single" w:sz="4" w:space="0" w:color="auto"/>
              <w:right w:val="single" w:sz="4" w:space="0" w:color="auto"/>
            </w:tcBorders>
            <w:vAlign w:val="bottom"/>
          </w:tcPr>
          <w:p w14:paraId="6025EFC5" w14:textId="77777777" w:rsidR="00510AEC" w:rsidRPr="001B3BAC" w:rsidRDefault="00510AEC" w:rsidP="00510AEC">
            <w:pPr>
              <w:spacing w:after="0"/>
              <w:rPr>
                <w:rFonts w:cs="Arial"/>
                <w:color w:val="000000"/>
              </w:rPr>
            </w:pPr>
            <w:r>
              <w:rPr>
                <w:rFonts w:ascii="Calibri" w:hAnsi="Calibri" w:cs="Calibri"/>
                <w:color w:val="000000"/>
                <w:sz w:val="22"/>
                <w:szCs w:val="22"/>
              </w:rPr>
              <w:t xml:space="preserve">AY466 </w:t>
            </w:r>
          </w:p>
        </w:tc>
        <w:tc>
          <w:tcPr>
            <w:tcW w:w="5103" w:type="dxa"/>
            <w:tcBorders>
              <w:top w:val="single" w:sz="4" w:space="0" w:color="auto"/>
              <w:left w:val="single" w:sz="4" w:space="0" w:color="auto"/>
              <w:bottom w:val="single" w:sz="4" w:space="0" w:color="auto"/>
              <w:right w:val="single" w:sz="4" w:space="0" w:color="auto"/>
            </w:tcBorders>
            <w:vAlign w:val="bottom"/>
          </w:tcPr>
          <w:p w14:paraId="2A6C4823" w14:textId="77777777" w:rsidR="00510AEC" w:rsidRPr="001B3BAC" w:rsidRDefault="00510AEC" w:rsidP="00510AEC">
            <w:pPr>
              <w:jc w:val="left"/>
              <w:rPr>
                <w:rFonts w:cs="Arial"/>
              </w:rPr>
            </w:pPr>
            <w:r>
              <w:rPr>
                <w:rFonts w:ascii="Calibri" w:hAnsi="Calibri" w:cs="Calibri"/>
                <w:color w:val="000000"/>
                <w:sz w:val="22"/>
                <w:szCs w:val="22"/>
              </w:rPr>
              <w:t xml:space="preserve">Solenoid-Increase pressure in NZ460 </w:t>
            </w:r>
            <w:r w:rsidRPr="00510AEC">
              <w:rPr>
                <w:rFonts w:ascii="Calibri" w:hAnsi="Calibri" w:cs="Calibri"/>
                <w:color w:val="000000"/>
                <w:sz w:val="22"/>
                <w:szCs w:val="22"/>
              </w:rPr>
              <w:t>gasket inflated</w:t>
            </w:r>
          </w:p>
        </w:tc>
      </w:tr>
      <w:tr w:rsidR="00510AEC" w14:paraId="4712CA27"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55ADCD3" w14:textId="77777777" w:rsidR="00510AEC" w:rsidRPr="001B3BAC" w:rsidRDefault="00510AEC" w:rsidP="00510AEC">
            <w:pPr>
              <w:spacing w:after="0"/>
              <w:jc w:val="center"/>
              <w:rPr>
                <w:rFonts w:cs="Arial"/>
                <w:color w:val="000000"/>
              </w:rPr>
            </w:pPr>
            <w:r>
              <w:rPr>
                <w:rFonts w:ascii="Calibri" w:hAnsi="Calibri" w:cs="Calibri"/>
                <w:color w:val="000000"/>
                <w:sz w:val="22"/>
                <w:szCs w:val="22"/>
              </w:rPr>
              <w:t>NZ460</w:t>
            </w:r>
          </w:p>
        </w:tc>
        <w:tc>
          <w:tcPr>
            <w:tcW w:w="2386" w:type="dxa"/>
            <w:tcBorders>
              <w:top w:val="single" w:sz="4" w:space="0" w:color="auto"/>
              <w:left w:val="single" w:sz="4" w:space="0" w:color="auto"/>
              <w:bottom w:val="single" w:sz="4" w:space="0" w:color="auto"/>
              <w:right w:val="single" w:sz="4" w:space="0" w:color="auto"/>
            </w:tcBorders>
            <w:vAlign w:val="bottom"/>
          </w:tcPr>
          <w:p w14:paraId="59D6526F" w14:textId="77777777" w:rsidR="00510AEC" w:rsidRPr="001B3BAC" w:rsidRDefault="00510AEC" w:rsidP="00510AEC">
            <w:pPr>
              <w:spacing w:after="0"/>
              <w:rPr>
                <w:rFonts w:cs="Arial"/>
                <w:color w:val="000000"/>
              </w:rPr>
            </w:pPr>
            <w:r>
              <w:rPr>
                <w:rFonts w:ascii="Calibri" w:hAnsi="Calibri" w:cs="Calibri"/>
                <w:color w:val="000000"/>
                <w:sz w:val="22"/>
                <w:szCs w:val="22"/>
              </w:rPr>
              <w:t>ZSL461</w:t>
            </w:r>
          </w:p>
        </w:tc>
        <w:tc>
          <w:tcPr>
            <w:tcW w:w="5103" w:type="dxa"/>
            <w:tcBorders>
              <w:top w:val="single" w:sz="4" w:space="0" w:color="auto"/>
              <w:left w:val="single" w:sz="4" w:space="0" w:color="auto"/>
              <w:bottom w:val="single" w:sz="4" w:space="0" w:color="auto"/>
              <w:right w:val="single" w:sz="4" w:space="0" w:color="auto"/>
            </w:tcBorders>
            <w:vAlign w:val="bottom"/>
          </w:tcPr>
          <w:p w14:paraId="0E25469E" w14:textId="77777777" w:rsidR="00510AEC" w:rsidRPr="001B3BAC" w:rsidRDefault="00510AEC" w:rsidP="00510AEC">
            <w:pPr>
              <w:jc w:val="left"/>
              <w:rPr>
                <w:rFonts w:cs="Arial"/>
              </w:rPr>
            </w:pPr>
            <w:r>
              <w:rPr>
                <w:rFonts w:ascii="Calibri" w:hAnsi="Calibri" w:cs="Calibri"/>
                <w:color w:val="000000"/>
                <w:sz w:val="22"/>
                <w:szCs w:val="22"/>
              </w:rPr>
              <w:t>Sensor-Deviator Valve NZ460 in straight position</w:t>
            </w:r>
          </w:p>
        </w:tc>
      </w:tr>
      <w:tr w:rsidR="00510AEC" w14:paraId="62565353"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6E22132" w14:textId="77777777" w:rsidR="00510AEC" w:rsidRPr="001B3BAC" w:rsidRDefault="00510AEC" w:rsidP="00510AEC">
            <w:pPr>
              <w:spacing w:after="0"/>
              <w:jc w:val="center"/>
              <w:rPr>
                <w:rFonts w:cs="Arial"/>
                <w:color w:val="000000"/>
              </w:rPr>
            </w:pPr>
            <w:r>
              <w:rPr>
                <w:rFonts w:ascii="Calibri" w:hAnsi="Calibri" w:cs="Calibri"/>
                <w:color w:val="000000"/>
                <w:sz w:val="22"/>
                <w:szCs w:val="22"/>
              </w:rPr>
              <w:t>NZ460</w:t>
            </w:r>
          </w:p>
        </w:tc>
        <w:tc>
          <w:tcPr>
            <w:tcW w:w="2386" w:type="dxa"/>
            <w:tcBorders>
              <w:top w:val="single" w:sz="4" w:space="0" w:color="auto"/>
              <w:left w:val="single" w:sz="4" w:space="0" w:color="auto"/>
              <w:bottom w:val="single" w:sz="4" w:space="0" w:color="auto"/>
              <w:right w:val="single" w:sz="4" w:space="0" w:color="auto"/>
            </w:tcBorders>
            <w:vAlign w:val="bottom"/>
          </w:tcPr>
          <w:p w14:paraId="1C204BA4" w14:textId="77777777" w:rsidR="00510AEC" w:rsidRPr="001B3BAC" w:rsidRDefault="00510AEC" w:rsidP="00510AEC">
            <w:pPr>
              <w:spacing w:after="0"/>
              <w:rPr>
                <w:rFonts w:cs="Arial"/>
                <w:color w:val="000000"/>
              </w:rPr>
            </w:pPr>
            <w:r>
              <w:rPr>
                <w:rFonts w:ascii="Calibri" w:hAnsi="Calibri" w:cs="Calibri"/>
                <w:color w:val="000000"/>
                <w:sz w:val="22"/>
                <w:szCs w:val="22"/>
              </w:rPr>
              <w:t>ZSH462</w:t>
            </w:r>
          </w:p>
        </w:tc>
        <w:tc>
          <w:tcPr>
            <w:tcW w:w="5103" w:type="dxa"/>
            <w:tcBorders>
              <w:top w:val="single" w:sz="4" w:space="0" w:color="auto"/>
              <w:left w:val="single" w:sz="4" w:space="0" w:color="auto"/>
              <w:bottom w:val="single" w:sz="4" w:space="0" w:color="auto"/>
              <w:right w:val="single" w:sz="4" w:space="0" w:color="auto"/>
            </w:tcBorders>
            <w:vAlign w:val="bottom"/>
          </w:tcPr>
          <w:p w14:paraId="1E028934" w14:textId="77777777" w:rsidR="00510AEC" w:rsidRPr="001B3BAC" w:rsidRDefault="00510AEC" w:rsidP="00510AEC">
            <w:pPr>
              <w:jc w:val="left"/>
              <w:rPr>
                <w:rFonts w:cs="Arial"/>
              </w:rPr>
            </w:pPr>
            <w:r>
              <w:rPr>
                <w:rFonts w:ascii="Calibri" w:hAnsi="Calibri" w:cs="Calibri"/>
                <w:color w:val="000000"/>
                <w:sz w:val="22"/>
                <w:szCs w:val="22"/>
              </w:rPr>
              <w:t xml:space="preserve">Sensor-Deviator Valve NZ460 in diverted position </w:t>
            </w:r>
          </w:p>
        </w:tc>
      </w:tr>
      <w:tr w:rsidR="00510AEC" w14:paraId="0C6F520A"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24C78347" w14:textId="77777777" w:rsidR="00510AEC" w:rsidRPr="001B3BAC" w:rsidRDefault="00510AEC" w:rsidP="00510AEC">
            <w:pPr>
              <w:spacing w:after="0"/>
              <w:jc w:val="center"/>
              <w:rPr>
                <w:rFonts w:cs="Arial"/>
                <w:color w:val="000000"/>
              </w:rPr>
            </w:pPr>
            <w:r>
              <w:rPr>
                <w:rFonts w:ascii="Calibri" w:hAnsi="Calibri" w:cs="Calibri"/>
                <w:color w:val="000000"/>
                <w:sz w:val="22"/>
                <w:szCs w:val="22"/>
              </w:rPr>
              <w:t>PSH465</w:t>
            </w:r>
          </w:p>
        </w:tc>
        <w:tc>
          <w:tcPr>
            <w:tcW w:w="2386" w:type="dxa"/>
            <w:tcBorders>
              <w:top w:val="single" w:sz="4" w:space="0" w:color="auto"/>
              <w:left w:val="single" w:sz="4" w:space="0" w:color="auto"/>
              <w:bottom w:val="single" w:sz="4" w:space="0" w:color="auto"/>
              <w:right w:val="single" w:sz="4" w:space="0" w:color="auto"/>
            </w:tcBorders>
            <w:vAlign w:val="bottom"/>
          </w:tcPr>
          <w:p w14:paraId="1503F265" w14:textId="77777777" w:rsidR="00510AEC" w:rsidRPr="001B3BAC" w:rsidRDefault="00510AEC" w:rsidP="00510AEC">
            <w:pPr>
              <w:spacing w:after="0"/>
              <w:rPr>
                <w:rFonts w:cs="Arial"/>
                <w:color w:val="000000"/>
              </w:rPr>
            </w:pPr>
            <w:r>
              <w:rPr>
                <w:rFonts w:ascii="Calibri" w:hAnsi="Calibri" w:cs="Calibri"/>
                <w:color w:val="000000"/>
                <w:sz w:val="22"/>
                <w:szCs w:val="22"/>
              </w:rPr>
              <w:t>PSH465</w:t>
            </w:r>
          </w:p>
        </w:tc>
        <w:tc>
          <w:tcPr>
            <w:tcW w:w="5103" w:type="dxa"/>
            <w:tcBorders>
              <w:top w:val="single" w:sz="4" w:space="0" w:color="auto"/>
              <w:left w:val="single" w:sz="4" w:space="0" w:color="auto"/>
              <w:bottom w:val="single" w:sz="4" w:space="0" w:color="auto"/>
              <w:right w:val="single" w:sz="4" w:space="0" w:color="auto"/>
            </w:tcBorders>
            <w:vAlign w:val="bottom"/>
          </w:tcPr>
          <w:p w14:paraId="5376B7A0" w14:textId="77777777" w:rsidR="00510AEC" w:rsidRPr="001B3BAC" w:rsidRDefault="00510AEC" w:rsidP="00510AEC">
            <w:pPr>
              <w:jc w:val="left"/>
              <w:rPr>
                <w:rFonts w:cs="Arial"/>
              </w:rPr>
            </w:pPr>
            <w:r>
              <w:rPr>
                <w:rFonts w:ascii="Calibri" w:hAnsi="Calibri" w:cs="Calibri"/>
                <w:color w:val="000000"/>
                <w:sz w:val="22"/>
                <w:szCs w:val="22"/>
              </w:rPr>
              <w:t xml:space="preserve">Sensor-inject pressure switch </w:t>
            </w:r>
            <w:r w:rsidRPr="00510AEC">
              <w:rPr>
                <w:rFonts w:ascii="Calibri" w:hAnsi="Calibri" w:cs="Calibri"/>
                <w:color w:val="000000"/>
                <w:sz w:val="22"/>
                <w:szCs w:val="22"/>
              </w:rPr>
              <w:t>gasket inflated</w:t>
            </w:r>
          </w:p>
        </w:tc>
      </w:tr>
    </w:tbl>
    <w:p w14:paraId="25AB061A" w14:textId="77777777" w:rsidR="005252D1" w:rsidRDefault="005252D1" w:rsidP="005252D1"/>
    <w:p w14:paraId="2D15DD53" w14:textId="77777777" w:rsidR="005252D1" w:rsidRPr="00F5217D" w:rsidRDefault="005252D1">
      <w:pPr>
        <w:pStyle w:val="Heading2"/>
      </w:pPr>
      <w:bookmarkStart w:id="25" w:name="_Toc149556406"/>
      <w:r w:rsidRPr="00FB385C">
        <w:t xml:space="preserve">LFP-NCO system </w:t>
      </w:r>
      <w:r>
        <w:t>m</w:t>
      </w:r>
      <w:r w:rsidR="00A53660">
        <w:t>illing</w:t>
      </w:r>
      <w:r>
        <w:t>.</w:t>
      </w:r>
      <w:bookmarkEnd w:id="25"/>
      <w:r>
        <w:t xml:space="preserve"> </w:t>
      </w:r>
    </w:p>
    <w:p w14:paraId="3AD896BD" w14:textId="77777777" w:rsidR="00A53660" w:rsidRDefault="00A53660" w:rsidP="00A53660">
      <w:pPr>
        <w:rPr>
          <w:rFonts w:cs="Arial"/>
        </w:rPr>
      </w:pPr>
    </w:p>
    <w:p w14:paraId="221BA57B" w14:textId="77777777" w:rsidR="00A53660" w:rsidRDefault="00A53660" w:rsidP="00A53660">
      <w:pPr>
        <w:rPr>
          <w:rFonts w:cs="Arial"/>
        </w:rPr>
      </w:pPr>
      <w:r w:rsidRPr="00A53660">
        <w:rPr>
          <w:rFonts w:cs="Arial"/>
        </w:rPr>
        <w:t>The milling system, as previously mentioned, fulfills the function of milling material for production. Although not under full control of the system, it communicates with the NTE PLC via hardwired contacts.</w:t>
      </w:r>
      <w:r>
        <w:rPr>
          <w:rFonts w:cs="Arial"/>
        </w:rPr>
        <w:t xml:space="preserve"> Here below is described a table which resumes the signal exchanging.</w:t>
      </w:r>
    </w:p>
    <w:p w14:paraId="19A82AD7" w14:textId="77777777" w:rsidR="00756EDA" w:rsidRDefault="00756EDA" w:rsidP="00A53660">
      <w:pPr>
        <w:rPr>
          <w:rFonts w:cs="Arial"/>
        </w:rPr>
      </w:pPr>
    </w:p>
    <w:p w14:paraId="638034B3" w14:textId="77777777" w:rsidR="00A53660" w:rsidRDefault="00A53660" w:rsidP="00A53660">
      <w:pPr>
        <w:rPr>
          <w:rFonts w:cs="Arial"/>
        </w:rPr>
      </w:pPr>
      <w:r>
        <w:rPr>
          <w:rFonts w:cs="Arial"/>
        </w:rPr>
        <w:t xml:space="preserve">For the charge powder process to the milling station, the following signals exchanging have been </w:t>
      </w:r>
      <w:r w:rsidR="00A925F2">
        <w:rPr>
          <w:rFonts w:cs="Arial"/>
        </w:rPr>
        <w:t>foreseen.</w:t>
      </w:r>
    </w:p>
    <w:tbl>
      <w:tblPr>
        <w:tblW w:w="6880" w:type="dxa"/>
        <w:tblCellMar>
          <w:left w:w="70" w:type="dxa"/>
          <w:right w:w="70" w:type="dxa"/>
        </w:tblCellMar>
        <w:tblLook w:val="04A0" w:firstRow="1" w:lastRow="0" w:firstColumn="1" w:lastColumn="0" w:noHBand="0" w:noVBand="1"/>
      </w:tblPr>
      <w:tblGrid>
        <w:gridCol w:w="960"/>
        <w:gridCol w:w="960"/>
        <w:gridCol w:w="4960"/>
      </w:tblGrid>
      <w:tr w:rsidR="00A53660" w:rsidRPr="00DE286C" w14:paraId="59206478" w14:textId="77777777" w:rsidTr="00A21E32">
        <w:trPr>
          <w:trHeight w:val="315"/>
        </w:trPr>
        <w:tc>
          <w:tcPr>
            <w:tcW w:w="960" w:type="dxa"/>
            <w:tcBorders>
              <w:top w:val="single" w:sz="8" w:space="0" w:color="auto"/>
              <w:left w:val="single" w:sz="8" w:space="0" w:color="auto"/>
              <w:bottom w:val="single" w:sz="8" w:space="0" w:color="auto"/>
              <w:right w:val="single" w:sz="8" w:space="0" w:color="auto"/>
            </w:tcBorders>
            <w:shd w:val="clear" w:color="000000" w:fill="D0CECE"/>
            <w:noWrap/>
            <w:vAlign w:val="bottom"/>
            <w:hideMark/>
          </w:tcPr>
          <w:p w14:paraId="48729284" w14:textId="77777777" w:rsidR="00A53660" w:rsidRPr="00DE286C" w:rsidRDefault="00A53660" w:rsidP="00A21E32">
            <w:pPr>
              <w:spacing w:after="0"/>
              <w:jc w:val="center"/>
              <w:rPr>
                <w:rFonts w:ascii="Calibri" w:hAnsi="Calibri" w:cs="Calibri"/>
                <w:b/>
                <w:bCs/>
                <w:color w:val="000000"/>
                <w:sz w:val="22"/>
                <w:szCs w:val="22"/>
                <w:lang w:val="it-IT"/>
              </w:rPr>
            </w:pPr>
            <w:r w:rsidRPr="00DE286C">
              <w:rPr>
                <w:rFonts w:ascii="Calibri" w:hAnsi="Calibri" w:cs="Calibri"/>
                <w:b/>
                <w:bCs/>
                <w:color w:val="000000"/>
                <w:sz w:val="22"/>
                <w:szCs w:val="22"/>
                <w:lang w:val="it-IT"/>
              </w:rPr>
              <w:t xml:space="preserve">FROM </w:t>
            </w:r>
          </w:p>
        </w:tc>
        <w:tc>
          <w:tcPr>
            <w:tcW w:w="960" w:type="dxa"/>
            <w:tcBorders>
              <w:top w:val="single" w:sz="8" w:space="0" w:color="auto"/>
              <w:left w:val="nil"/>
              <w:bottom w:val="single" w:sz="8" w:space="0" w:color="auto"/>
              <w:right w:val="single" w:sz="8" w:space="0" w:color="auto"/>
            </w:tcBorders>
            <w:shd w:val="clear" w:color="000000" w:fill="D0CECE"/>
            <w:noWrap/>
            <w:vAlign w:val="bottom"/>
            <w:hideMark/>
          </w:tcPr>
          <w:p w14:paraId="6E6BA379" w14:textId="77777777" w:rsidR="00A53660" w:rsidRPr="00DE286C" w:rsidRDefault="00A53660" w:rsidP="00A21E32">
            <w:pPr>
              <w:spacing w:after="0"/>
              <w:jc w:val="center"/>
              <w:rPr>
                <w:rFonts w:ascii="Calibri" w:hAnsi="Calibri" w:cs="Calibri"/>
                <w:b/>
                <w:bCs/>
                <w:color w:val="000000"/>
                <w:sz w:val="22"/>
                <w:szCs w:val="22"/>
                <w:lang w:val="it-IT"/>
              </w:rPr>
            </w:pPr>
            <w:r w:rsidRPr="00DE286C">
              <w:rPr>
                <w:rFonts w:ascii="Calibri" w:hAnsi="Calibri" w:cs="Calibri"/>
                <w:b/>
                <w:bCs/>
                <w:color w:val="000000"/>
                <w:sz w:val="22"/>
                <w:szCs w:val="22"/>
                <w:lang w:val="it-IT"/>
              </w:rPr>
              <w:t>TO</w:t>
            </w:r>
          </w:p>
        </w:tc>
        <w:tc>
          <w:tcPr>
            <w:tcW w:w="4960" w:type="dxa"/>
            <w:tcBorders>
              <w:top w:val="single" w:sz="8" w:space="0" w:color="auto"/>
              <w:left w:val="nil"/>
              <w:bottom w:val="single" w:sz="8" w:space="0" w:color="auto"/>
              <w:right w:val="single" w:sz="8" w:space="0" w:color="auto"/>
            </w:tcBorders>
            <w:shd w:val="clear" w:color="000000" w:fill="D0CECE"/>
            <w:noWrap/>
            <w:vAlign w:val="bottom"/>
            <w:hideMark/>
          </w:tcPr>
          <w:p w14:paraId="326B4AC6" w14:textId="77777777" w:rsidR="00A53660" w:rsidRPr="00DE286C" w:rsidRDefault="00A53660" w:rsidP="00A21E32">
            <w:pPr>
              <w:spacing w:after="0"/>
              <w:jc w:val="center"/>
              <w:rPr>
                <w:rFonts w:ascii="Calibri" w:hAnsi="Calibri" w:cs="Calibri"/>
                <w:b/>
                <w:bCs/>
                <w:color w:val="000000"/>
                <w:sz w:val="22"/>
                <w:szCs w:val="22"/>
                <w:lang w:val="it-IT"/>
              </w:rPr>
            </w:pPr>
            <w:r w:rsidRPr="00DE286C">
              <w:rPr>
                <w:rFonts w:ascii="Calibri" w:hAnsi="Calibri" w:cs="Calibri"/>
                <w:b/>
                <w:bCs/>
                <w:color w:val="000000"/>
                <w:sz w:val="22"/>
                <w:szCs w:val="22"/>
                <w:lang w:val="it-IT"/>
              </w:rPr>
              <w:t>DESCRIPTION</w:t>
            </w:r>
          </w:p>
        </w:tc>
      </w:tr>
      <w:tr w:rsidR="00A53660" w:rsidRPr="00DE286C" w14:paraId="1D04454C"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ABB47EE"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960" w:type="dxa"/>
            <w:tcBorders>
              <w:top w:val="nil"/>
              <w:left w:val="nil"/>
              <w:bottom w:val="single" w:sz="4" w:space="0" w:color="auto"/>
              <w:right w:val="single" w:sz="4" w:space="0" w:color="auto"/>
            </w:tcBorders>
            <w:shd w:val="clear" w:color="auto" w:fill="auto"/>
            <w:noWrap/>
            <w:vAlign w:val="bottom"/>
            <w:hideMark/>
          </w:tcPr>
          <w:p w14:paraId="0DC3445D"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4960" w:type="dxa"/>
            <w:tcBorders>
              <w:top w:val="nil"/>
              <w:left w:val="nil"/>
              <w:bottom w:val="single" w:sz="4" w:space="0" w:color="auto"/>
              <w:right w:val="single" w:sz="4" w:space="0" w:color="auto"/>
            </w:tcBorders>
            <w:shd w:val="clear" w:color="auto" w:fill="auto"/>
            <w:noWrap/>
            <w:vAlign w:val="bottom"/>
            <w:hideMark/>
          </w:tcPr>
          <w:p w14:paraId="17226187"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CP  In normal operation</w:t>
            </w:r>
          </w:p>
        </w:tc>
      </w:tr>
      <w:tr w:rsidR="00A53660" w:rsidRPr="00DE286C" w14:paraId="117FC038"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7E33280"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960" w:type="dxa"/>
            <w:tcBorders>
              <w:top w:val="nil"/>
              <w:left w:val="nil"/>
              <w:bottom w:val="single" w:sz="4" w:space="0" w:color="auto"/>
              <w:right w:val="single" w:sz="4" w:space="0" w:color="auto"/>
            </w:tcBorders>
            <w:shd w:val="clear" w:color="auto" w:fill="auto"/>
            <w:noWrap/>
            <w:vAlign w:val="bottom"/>
            <w:hideMark/>
          </w:tcPr>
          <w:p w14:paraId="721533AF"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4960" w:type="dxa"/>
            <w:tcBorders>
              <w:top w:val="nil"/>
              <w:left w:val="nil"/>
              <w:bottom w:val="single" w:sz="4" w:space="0" w:color="auto"/>
              <w:right w:val="single" w:sz="4" w:space="0" w:color="auto"/>
            </w:tcBorders>
            <w:shd w:val="clear" w:color="auto" w:fill="auto"/>
            <w:noWrap/>
            <w:vAlign w:val="bottom"/>
            <w:hideMark/>
          </w:tcPr>
          <w:p w14:paraId="326CC2F3"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 can charge powder.</w:t>
            </w:r>
          </w:p>
        </w:tc>
      </w:tr>
      <w:tr w:rsidR="00A53660" w:rsidRPr="00DE286C" w14:paraId="2B770565"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CFDD2F2"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960" w:type="dxa"/>
            <w:tcBorders>
              <w:top w:val="nil"/>
              <w:left w:val="nil"/>
              <w:bottom w:val="single" w:sz="4" w:space="0" w:color="auto"/>
              <w:right w:val="single" w:sz="4" w:space="0" w:color="auto"/>
            </w:tcBorders>
            <w:shd w:val="clear" w:color="auto" w:fill="auto"/>
            <w:noWrap/>
            <w:vAlign w:val="bottom"/>
            <w:hideMark/>
          </w:tcPr>
          <w:p w14:paraId="60928D5E"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4960" w:type="dxa"/>
            <w:tcBorders>
              <w:top w:val="nil"/>
              <w:left w:val="nil"/>
              <w:bottom w:val="single" w:sz="4" w:space="0" w:color="auto"/>
              <w:right w:val="single" w:sz="4" w:space="0" w:color="auto"/>
            </w:tcBorders>
            <w:shd w:val="clear" w:color="auto" w:fill="auto"/>
            <w:noWrap/>
            <w:vAlign w:val="bottom"/>
            <w:hideMark/>
          </w:tcPr>
          <w:p w14:paraId="714627F0" w14:textId="77777777" w:rsidR="00A53660" w:rsidRPr="00DE286C" w:rsidRDefault="00A53660" w:rsidP="00A21E32">
            <w:pPr>
              <w:spacing w:after="0"/>
              <w:jc w:val="left"/>
              <w:rPr>
                <w:rFonts w:ascii="Calibri" w:hAnsi="Calibri" w:cs="Calibri"/>
                <w:color w:val="000000"/>
                <w:sz w:val="22"/>
                <w:szCs w:val="22"/>
                <w:lang w:val="en-GB"/>
              </w:rPr>
            </w:pPr>
            <w:r w:rsidRPr="00DE286C">
              <w:rPr>
                <w:rFonts w:ascii="Calibri" w:hAnsi="Calibri" w:cs="Calibri"/>
                <w:color w:val="000000"/>
                <w:sz w:val="22"/>
                <w:szCs w:val="22"/>
                <w:lang w:val="en-GB"/>
              </w:rPr>
              <w:t>NTE can not charge powder.</w:t>
            </w:r>
          </w:p>
        </w:tc>
      </w:tr>
      <w:tr w:rsidR="00A53660" w:rsidRPr="00DE286C" w14:paraId="64C80A89"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016BA0D"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960" w:type="dxa"/>
            <w:tcBorders>
              <w:top w:val="nil"/>
              <w:left w:val="nil"/>
              <w:bottom w:val="single" w:sz="4" w:space="0" w:color="auto"/>
              <w:right w:val="single" w:sz="4" w:space="0" w:color="auto"/>
            </w:tcBorders>
            <w:shd w:val="clear" w:color="auto" w:fill="auto"/>
            <w:noWrap/>
            <w:vAlign w:val="bottom"/>
            <w:hideMark/>
          </w:tcPr>
          <w:p w14:paraId="52EC4DB4"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4960" w:type="dxa"/>
            <w:tcBorders>
              <w:top w:val="nil"/>
              <w:left w:val="nil"/>
              <w:bottom w:val="single" w:sz="4" w:space="0" w:color="auto"/>
              <w:right w:val="single" w:sz="4" w:space="0" w:color="auto"/>
            </w:tcBorders>
            <w:shd w:val="clear" w:color="auto" w:fill="auto"/>
            <w:noWrap/>
            <w:vAlign w:val="bottom"/>
            <w:hideMark/>
          </w:tcPr>
          <w:p w14:paraId="4E6DC915"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CP Discharge Valve Open</w:t>
            </w:r>
          </w:p>
        </w:tc>
      </w:tr>
      <w:tr w:rsidR="00A53660" w:rsidRPr="00DE286C" w14:paraId="0550618F"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94916CA"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960" w:type="dxa"/>
            <w:tcBorders>
              <w:top w:val="nil"/>
              <w:left w:val="nil"/>
              <w:bottom w:val="single" w:sz="4" w:space="0" w:color="auto"/>
              <w:right w:val="single" w:sz="4" w:space="0" w:color="auto"/>
            </w:tcBorders>
            <w:shd w:val="clear" w:color="auto" w:fill="auto"/>
            <w:noWrap/>
            <w:vAlign w:val="bottom"/>
            <w:hideMark/>
          </w:tcPr>
          <w:p w14:paraId="33FC283D"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4960" w:type="dxa"/>
            <w:tcBorders>
              <w:top w:val="nil"/>
              <w:left w:val="nil"/>
              <w:bottom w:val="single" w:sz="4" w:space="0" w:color="auto"/>
              <w:right w:val="single" w:sz="4" w:space="0" w:color="auto"/>
            </w:tcBorders>
            <w:shd w:val="clear" w:color="auto" w:fill="auto"/>
            <w:noWrap/>
            <w:vAlign w:val="bottom"/>
            <w:hideMark/>
          </w:tcPr>
          <w:p w14:paraId="6BA0725E"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CP Discharge Valve Close</w:t>
            </w:r>
          </w:p>
        </w:tc>
      </w:tr>
      <w:tr w:rsidR="00A53660" w:rsidRPr="00DE286C" w14:paraId="5EBD4955"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BB6384"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lastRenderedPageBreak/>
              <w:t>NCE</w:t>
            </w:r>
          </w:p>
        </w:tc>
        <w:tc>
          <w:tcPr>
            <w:tcW w:w="960" w:type="dxa"/>
            <w:tcBorders>
              <w:top w:val="nil"/>
              <w:left w:val="nil"/>
              <w:bottom w:val="single" w:sz="4" w:space="0" w:color="auto"/>
              <w:right w:val="single" w:sz="4" w:space="0" w:color="auto"/>
            </w:tcBorders>
            <w:shd w:val="clear" w:color="auto" w:fill="auto"/>
            <w:noWrap/>
            <w:vAlign w:val="bottom"/>
            <w:hideMark/>
          </w:tcPr>
          <w:p w14:paraId="6AE5C479"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4960" w:type="dxa"/>
            <w:tcBorders>
              <w:top w:val="nil"/>
              <w:left w:val="nil"/>
              <w:bottom w:val="single" w:sz="4" w:space="0" w:color="auto"/>
              <w:right w:val="single" w:sz="4" w:space="0" w:color="auto"/>
            </w:tcBorders>
            <w:shd w:val="clear" w:color="auto" w:fill="auto"/>
            <w:noWrap/>
            <w:vAlign w:val="bottom"/>
            <w:hideMark/>
          </w:tcPr>
          <w:p w14:paraId="0BAF4A2D"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CP requires powder.</w:t>
            </w:r>
          </w:p>
        </w:tc>
      </w:tr>
      <w:tr w:rsidR="00A53660" w:rsidRPr="00DE286C" w14:paraId="3189DB4D"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B3296F"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960" w:type="dxa"/>
            <w:tcBorders>
              <w:top w:val="nil"/>
              <w:left w:val="nil"/>
              <w:bottom w:val="single" w:sz="4" w:space="0" w:color="auto"/>
              <w:right w:val="single" w:sz="4" w:space="0" w:color="auto"/>
            </w:tcBorders>
            <w:shd w:val="clear" w:color="auto" w:fill="auto"/>
            <w:noWrap/>
            <w:vAlign w:val="bottom"/>
            <w:hideMark/>
          </w:tcPr>
          <w:p w14:paraId="5A493BD9"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4960" w:type="dxa"/>
            <w:tcBorders>
              <w:top w:val="nil"/>
              <w:left w:val="nil"/>
              <w:bottom w:val="single" w:sz="4" w:space="0" w:color="auto"/>
              <w:right w:val="single" w:sz="4" w:space="0" w:color="auto"/>
            </w:tcBorders>
            <w:shd w:val="clear" w:color="auto" w:fill="auto"/>
            <w:noWrap/>
            <w:vAlign w:val="bottom"/>
            <w:hideMark/>
          </w:tcPr>
          <w:p w14:paraId="4689DA55" w14:textId="77777777" w:rsidR="00A53660" w:rsidRPr="00DE286C" w:rsidRDefault="00A53660" w:rsidP="00A21E32">
            <w:pPr>
              <w:spacing w:after="0"/>
              <w:jc w:val="left"/>
              <w:rPr>
                <w:rFonts w:ascii="Calibri" w:hAnsi="Calibri" w:cs="Calibri"/>
                <w:color w:val="000000"/>
                <w:sz w:val="22"/>
                <w:szCs w:val="22"/>
                <w:lang w:val="en-GB"/>
              </w:rPr>
            </w:pPr>
            <w:r w:rsidRPr="00DE286C">
              <w:rPr>
                <w:rFonts w:ascii="Calibri" w:hAnsi="Calibri" w:cs="Calibri"/>
                <w:color w:val="000000"/>
                <w:sz w:val="22"/>
                <w:szCs w:val="22"/>
                <w:lang w:val="en-GB"/>
              </w:rPr>
              <w:t>CP is ready to discharge powder.</w:t>
            </w:r>
          </w:p>
        </w:tc>
      </w:tr>
      <w:tr w:rsidR="00A53660" w:rsidRPr="00DE286C" w14:paraId="2063D86E"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0AEEC72"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960" w:type="dxa"/>
            <w:tcBorders>
              <w:top w:val="nil"/>
              <w:left w:val="nil"/>
              <w:bottom w:val="single" w:sz="4" w:space="0" w:color="auto"/>
              <w:right w:val="single" w:sz="4" w:space="0" w:color="auto"/>
            </w:tcBorders>
            <w:shd w:val="clear" w:color="auto" w:fill="auto"/>
            <w:noWrap/>
            <w:vAlign w:val="bottom"/>
            <w:hideMark/>
          </w:tcPr>
          <w:p w14:paraId="21B1923B"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4960" w:type="dxa"/>
            <w:tcBorders>
              <w:top w:val="nil"/>
              <w:left w:val="nil"/>
              <w:bottom w:val="single" w:sz="4" w:space="0" w:color="auto"/>
              <w:right w:val="single" w:sz="4" w:space="0" w:color="auto"/>
            </w:tcBorders>
            <w:shd w:val="clear" w:color="auto" w:fill="auto"/>
            <w:noWrap/>
            <w:vAlign w:val="bottom"/>
            <w:hideMark/>
          </w:tcPr>
          <w:p w14:paraId="3443997B"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CP is discharging powder.</w:t>
            </w:r>
          </w:p>
        </w:tc>
      </w:tr>
    </w:tbl>
    <w:p w14:paraId="3172B826" w14:textId="77777777" w:rsidR="00A53660" w:rsidRDefault="00A53660" w:rsidP="00A53660">
      <w:pPr>
        <w:rPr>
          <w:rFonts w:cs="Arial"/>
        </w:rPr>
      </w:pPr>
    </w:p>
    <w:p w14:paraId="190F4886" w14:textId="77777777" w:rsidR="002F3981" w:rsidRDefault="002F3981" w:rsidP="00A53660">
      <w:pPr>
        <w:rPr>
          <w:rFonts w:cs="Arial"/>
        </w:rPr>
      </w:pPr>
    </w:p>
    <w:p w14:paraId="7A5DF16D" w14:textId="77777777" w:rsidR="002F3981" w:rsidRDefault="002F3981" w:rsidP="00A53660">
      <w:pPr>
        <w:rPr>
          <w:rFonts w:cs="Arial"/>
        </w:rPr>
      </w:pPr>
    </w:p>
    <w:p w14:paraId="0103DE02" w14:textId="77777777" w:rsidR="00A53660" w:rsidRDefault="00A53660" w:rsidP="00A53660">
      <w:pPr>
        <w:rPr>
          <w:rFonts w:cs="Arial"/>
        </w:rPr>
      </w:pPr>
      <w:r>
        <w:rPr>
          <w:rFonts w:cs="Arial"/>
        </w:rPr>
        <w:t xml:space="preserve">For the powder discharge process, from the milling system to the TE011, the following signals have been </w:t>
      </w:r>
      <w:r w:rsidR="002F3981">
        <w:rPr>
          <w:rFonts w:cs="Arial"/>
        </w:rPr>
        <w:t>foreseen.</w:t>
      </w:r>
    </w:p>
    <w:tbl>
      <w:tblPr>
        <w:tblW w:w="6880" w:type="dxa"/>
        <w:tblCellMar>
          <w:left w:w="70" w:type="dxa"/>
          <w:right w:w="70" w:type="dxa"/>
        </w:tblCellMar>
        <w:tblLook w:val="04A0" w:firstRow="1" w:lastRow="0" w:firstColumn="1" w:lastColumn="0" w:noHBand="0" w:noVBand="1"/>
      </w:tblPr>
      <w:tblGrid>
        <w:gridCol w:w="960"/>
        <w:gridCol w:w="960"/>
        <w:gridCol w:w="4960"/>
      </w:tblGrid>
      <w:tr w:rsidR="00A53660" w:rsidRPr="00DE286C" w14:paraId="59B0A7CC" w14:textId="77777777" w:rsidTr="00A21E32">
        <w:trPr>
          <w:trHeight w:val="315"/>
        </w:trPr>
        <w:tc>
          <w:tcPr>
            <w:tcW w:w="960" w:type="dxa"/>
            <w:tcBorders>
              <w:top w:val="single" w:sz="8" w:space="0" w:color="auto"/>
              <w:left w:val="single" w:sz="8" w:space="0" w:color="auto"/>
              <w:bottom w:val="single" w:sz="8" w:space="0" w:color="auto"/>
              <w:right w:val="single" w:sz="8" w:space="0" w:color="auto"/>
            </w:tcBorders>
            <w:shd w:val="clear" w:color="000000" w:fill="D0CECE"/>
            <w:noWrap/>
            <w:vAlign w:val="bottom"/>
            <w:hideMark/>
          </w:tcPr>
          <w:p w14:paraId="0C68AC80" w14:textId="77777777" w:rsidR="00A53660" w:rsidRPr="00DE286C" w:rsidRDefault="00A53660" w:rsidP="00A21E32">
            <w:pPr>
              <w:spacing w:after="0"/>
              <w:jc w:val="center"/>
              <w:rPr>
                <w:rFonts w:ascii="Calibri" w:hAnsi="Calibri" w:cs="Calibri"/>
                <w:b/>
                <w:bCs/>
                <w:color w:val="000000"/>
                <w:sz w:val="22"/>
                <w:szCs w:val="22"/>
                <w:lang w:val="it-IT"/>
              </w:rPr>
            </w:pPr>
            <w:r w:rsidRPr="00DE286C">
              <w:rPr>
                <w:rFonts w:ascii="Calibri" w:hAnsi="Calibri" w:cs="Calibri"/>
                <w:b/>
                <w:bCs/>
                <w:color w:val="000000"/>
                <w:sz w:val="22"/>
                <w:szCs w:val="22"/>
                <w:lang w:val="it-IT"/>
              </w:rPr>
              <w:t xml:space="preserve">FROM </w:t>
            </w:r>
          </w:p>
        </w:tc>
        <w:tc>
          <w:tcPr>
            <w:tcW w:w="960" w:type="dxa"/>
            <w:tcBorders>
              <w:top w:val="single" w:sz="8" w:space="0" w:color="auto"/>
              <w:left w:val="nil"/>
              <w:bottom w:val="single" w:sz="8" w:space="0" w:color="auto"/>
              <w:right w:val="single" w:sz="8" w:space="0" w:color="auto"/>
            </w:tcBorders>
            <w:shd w:val="clear" w:color="000000" w:fill="D0CECE"/>
            <w:noWrap/>
            <w:vAlign w:val="bottom"/>
            <w:hideMark/>
          </w:tcPr>
          <w:p w14:paraId="26AE5FB4" w14:textId="77777777" w:rsidR="00A53660" w:rsidRPr="00DE286C" w:rsidRDefault="00A53660" w:rsidP="00A21E32">
            <w:pPr>
              <w:spacing w:after="0"/>
              <w:jc w:val="center"/>
              <w:rPr>
                <w:rFonts w:ascii="Calibri" w:hAnsi="Calibri" w:cs="Calibri"/>
                <w:b/>
                <w:bCs/>
                <w:color w:val="000000"/>
                <w:sz w:val="22"/>
                <w:szCs w:val="22"/>
                <w:lang w:val="it-IT"/>
              </w:rPr>
            </w:pPr>
            <w:r w:rsidRPr="00DE286C">
              <w:rPr>
                <w:rFonts w:ascii="Calibri" w:hAnsi="Calibri" w:cs="Calibri"/>
                <w:b/>
                <w:bCs/>
                <w:color w:val="000000"/>
                <w:sz w:val="22"/>
                <w:szCs w:val="22"/>
                <w:lang w:val="it-IT"/>
              </w:rPr>
              <w:t>TO</w:t>
            </w:r>
          </w:p>
        </w:tc>
        <w:tc>
          <w:tcPr>
            <w:tcW w:w="4960" w:type="dxa"/>
            <w:tcBorders>
              <w:top w:val="single" w:sz="8" w:space="0" w:color="auto"/>
              <w:left w:val="nil"/>
              <w:bottom w:val="single" w:sz="8" w:space="0" w:color="auto"/>
              <w:right w:val="single" w:sz="8" w:space="0" w:color="auto"/>
            </w:tcBorders>
            <w:shd w:val="clear" w:color="000000" w:fill="D0CECE"/>
            <w:noWrap/>
            <w:vAlign w:val="bottom"/>
            <w:hideMark/>
          </w:tcPr>
          <w:p w14:paraId="0A9A3A06" w14:textId="77777777" w:rsidR="00A53660" w:rsidRPr="00DE286C" w:rsidRDefault="00A53660" w:rsidP="00A21E32">
            <w:pPr>
              <w:spacing w:after="0"/>
              <w:jc w:val="center"/>
              <w:rPr>
                <w:rFonts w:ascii="Calibri" w:hAnsi="Calibri" w:cs="Calibri"/>
                <w:b/>
                <w:bCs/>
                <w:color w:val="000000"/>
                <w:sz w:val="22"/>
                <w:szCs w:val="22"/>
                <w:lang w:val="it-IT"/>
              </w:rPr>
            </w:pPr>
            <w:r w:rsidRPr="00DE286C">
              <w:rPr>
                <w:rFonts w:ascii="Calibri" w:hAnsi="Calibri" w:cs="Calibri"/>
                <w:b/>
                <w:bCs/>
                <w:color w:val="000000"/>
                <w:sz w:val="22"/>
                <w:szCs w:val="22"/>
                <w:lang w:val="it-IT"/>
              </w:rPr>
              <w:t>DESCRIPTION</w:t>
            </w:r>
          </w:p>
        </w:tc>
      </w:tr>
      <w:tr w:rsidR="00A53660" w:rsidRPr="00DE286C" w14:paraId="5968EC4B"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922145C"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960" w:type="dxa"/>
            <w:tcBorders>
              <w:top w:val="nil"/>
              <w:left w:val="nil"/>
              <w:bottom w:val="single" w:sz="4" w:space="0" w:color="auto"/>
              <w:right w:val="single" w:sz="4" w:space="0" w:color="auto"/>
            </w:tcBorders>
            <w:shd w:val="clear" w:color="auto" w:fill="auto"/>
            <w:noWrap/>
            <w:vAlign w:val="bottom"/>
            <w:hideMark/>
          </w:tcPr>
          <w:p w14:paraId="5B740E72"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4960" w:type="dxa"/>
            <w:tcBorders>
              <w:top w:val="nil"/>
              <w:left w:val="nil"/>
              <w:bottom w:val="single" w:sz="4" w:space="0" w:color="auto"/>
              <w:right w:val="single" w:sz="4" w:space="0" w:color="auto"/>
            </w:tcBorders>
            <w:shd w:val="clear" w:color="auto" w:fill="auto"/>
            <w:noWrap/>
            <w:vAlign w:val="bottom"/>
            <w:hideMark/>
          </w:tcPr>
          <w:p w14:paraId="0E5B2361" w14:textId="77777777" w:rsidR="00A53660" w:rsidRPr="00DE286C" w:rsidRDefault="00A53660" w:rsidP="00A21E32">
            <w:pPr>
              <w:spacing w:after="0"/>
              <w:jc w:val="left"/>
              <w:rPr>
                <w:rFonts w:ascii="Calibri" w:hAnsi="Calibri" w:cs="Calibri"/>
                <w:color w:val="000000"/>
                <w:sz w:val="22"/>
                <w:szCs w:val="22"/>
                <w:lang w:val="en-GB"/>
              </w:rPr>
            </w:pPr>
            <w:r w:rsidRPr="00DE286C">
              <w:rPr>
                <w:rFonts w:ascii="Calibri" w:hAnsi="Calibri" w:cs="Calibri"/>
                <w:color w:val="000000"/>
                <w:sz w:val="22"/>
                <w:szCs w:val="22"/>
                <w:lang w:val="en-GB"/>
              </w:rPr>
              <w:t>NTE SYSTEM In normal operation</w:t>
            </w:r>
          </w:p>
        </w:tc>
      </w:tr>
      <w:tr w:rsidR="00A53660" w:rsidRPr="00DE286C" w14:paraId="433E9E92"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93DF1F5"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960" w:type="dxa"/>
            <w:tcBorders>
              <w:top w:val="nil"/>
              <w:left w:val="nil"/>
              <w:bottom w:val="single" w:sz="4" w:space="0" w:color="auto"/>
              <w:right w:val="single" w:sz="4" w:space="0" w:color="auto"/>
            </w:tcBorders>
            <w:shd w:val="clear" w:color="auto" w:fill="auto"/>
            <w:noWrap/>
            <w:vAlign w:val="bottom"/>
            <w:hideMark/>
          </w:tcPr>
          <w:p w14:paraId="48780F62"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4960" w:type="dxa"/>
            <w:tcBorders>
              <w:top w:val="nil"/>
              <w:left w:val="nil"/>
              <w:bottom w:val="single" w:sz="4" w:space="0" w:color="auto"/>
              <w:right w:val="single" w:sz="4" w:space="0" w:color="auto"/>
            </w:tcBorders>
            <w:shd w:val="clear" w:color="auto" w:fill="auto"/>
            <w:noWrap/>
            <w:vAlign w:val="bottom"/>
            <w:hideMark/>
          </w:tcPr>
          <w:p w14:paraId="40F2F21A"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NTE1 Valve Open</w:t>
            </w:r>
          </w:p>
        </w:tc>
      </w:tr>
      <w:tr w:rsidR="00A53660" w:rsidRPr="00DE286C" w14:paraId="2E609488"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45619AF"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960" w:type="dxa"/>
            <w:tcBorders>
              <w:top w:val="nil"/>
              <w:left w:val="nil"/>
              <w:bottom w:val="single" w:sz="4" w:space="0" w:color="auto"/>
              <w:right w:val="single" w:sz="4" w:space="0" w:color="auto"/>
            </w:tcBorders>
            <w:shd w:val="clear" w:color="auto" w:fill="auto"/>
            <w:noWrap/>
            <w:vAlign w:val="bottom"/>
            <w:hideMark/>
          </w:tcPr>
          <w:p w14:paraId="062435D4"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4960" w:type="dxa"/>
            <w:tcBorders>
              <w:top w:val="nil"/>
              <w:left w:val="nil"/>
              <w:bottom w:val="single" w:sz="4" w:space="0" w:color="auto"/>
              <w:right w:val="single" w:sz="4" w:space="0" w:color="auto"/>
            </w:tcBorders>
            <w:shd w:val="clear" w:color="auto" w:fill="auto"/>
            <w:noWrap/>
            <w:vAlign w:val="bottom"/>
            <w:hideMark/>
          </w:tcPr>
          <w:p w14:paraId="3631C508"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NTE1 Valve Close</w:t>
            </w:r>
          </w:p>
        </w:tc>
      </w:tr>
      <w:tr w:rsidR="00A53660" w:rsidRPr="00DE286C" w14:paraId="2CC5763F"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A2EE9F7"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960" w:type="dxa"/>
            <w:tcBorders>
              <w:top w:val="nil"/>
              <w:left w:val="nil"/>
              <w:bottom w:val="single" w:sz="4" w:space="0" w:color="auto"/>
              <w:right w:val="single" w:sz="4" w:space="0" w:color="auto"/>
            </w:tcBorders>
            <w:shd w:val="clear" w:color="auto" w:fill="auto"/>
            <w:noWrap/>
            <w:vAlign w:val="bottom"/>
            <w:hideMark/>
          </w:tcPr>
          <w:p w14:paraId="04D28A4B"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4960" w:type="dxa"/>
            <w:tcBorders>
              <w:top w:val="nil"/>
              <w:left w:val="nil"/>
              <w:bottom w:val="single" w:sz="4" w:space="0" w:color="auto"/>
              <w:right w:val="single" w:sz="4" w:space="0" w:color="auto"/>
            </w:tcBorders>
            <w:shd w:val="clear" w:color="auto" w:fill="auto"/>
            <w:noWrap/>
            <w:vAlign w:val="bottom"/>
            <w:hideMark/>
          </w:tcPr>
          <w:p w14:paraId="1C0FFF65"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NTE2 Valve Open</w:t>
            </w:r>
          </w:p>
        </w:tc>
      </w:tr>
      <w:tr w:rsidR="00A53660" w:rsidRPr="00DE286C" w14:paraId="61ABB869"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E561D57"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960" w:type="dxa"/>
            <w:tcBorders>
              <w:top w:val="nil"/>
              <w:left w:val="nil"/>
              <w:bottom w:val="single" w:sz="4" w:space="0" w:color="auto"/>
              <w:right w:val="single" w:sz="4" w:space="0" w:color="auto"/>
            </w:tcBorders>
            <w:shd w:val="clear" w:color="auto" w:fill="auto"/>
            <w:noWrap/>
            <w:vAlign w:val="bottom"/>
            <w:hideMark/>
          </w:tcPr>
          <w:p w14:paraId="38B04CE7"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4960" w:type="dxa"/>
            <w:tcBorders>
              <w:top w:val="nil"/>
              <w:left w:val="nil"/>
              <w:bottom w:val="single" w:sz="4" w:space="0" w:color="auto"/>
              <w:right w:val="single" w:sz="4" w:space="0" w:color="auto"/>
            </w:tcBorders>
            <w:shd w:val="clear" w:color="auto" w:fill="auto"/>
            <w:noWrap/>
            <w:vAlign w:val="bottom"/>
            <w:hideMark/>
          </w:tcPr>
          <w:p w14:paraId="5E82F988"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NTE2 Valve Close</w:t>
            </w:r>
          </w:p>
        </w:tc>
      </w:tr>
      <w:tr w:rsidR="00A53660" w:rsidRPr="00DE286C" w14:paraId="53443E6D"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3CE8477"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960" w:type="dxa"/>
            <w:tcBorders>
              <w:top w:val="nil"/>
              <w:left w:val="nil"/>
              <w:bottom w:val="single" w:sz="4" w:space="0" w:color="auto"/>
              <w:right w:val="single" w:sz="4" w:space="0" w:color="auto"/>
            </w:tcBorders>
            <w:shd w:val="clear" w:color="auto" w:fill="auto"/>
            <w:noWrap/>
            <w:vAlign w:val="bottom"/>
            <w:hideMark/>
          </w:tcPr>
          <w:p w14:paraId="74BC876B"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4960" w:type="dxa"/>
            <w:tcBorders>
              <w:top w:val="nil"/>
              <w:left w:val="nil"/>
              <w:bottom w:val="single" w:sz="4" w:space="0" w:color="auto"/>
              <w:right w:val="single" w:sz="4" w:space="0" w:color="auto"/>
            </w:tcBorders>
            <w:shd w:val="clear" w:color="auto" w:fill="auto"/>
            <w:noWrap/>
            <w:vAlign w:val="bottom"/>
            <w:hideMark/>
          </w:tcPr>
          <w:p w14:paraId="7FA40AEE" w14:textId="77777777" w:rsidR="00A53660" w:rsidRPr="00DE286C" w:rsidRDefault="00A53660" w:rsidP="00A21E32">
            <w:pPr>
              <w:spacing w:after="0"/>
              <w:jc w:val="left"/>
              <w:rPr>
                <w:rFonts w:ascii="Calibri" w:hAnsi="Calibri" w:cs="Calibri"/>
                <w:color w:val="000000"/>
                <w:sz w:val="22"/>
                <w:szCs w:val="22"/>
                <w:lang w:val="en-GB"/>
              </w:rPr>
            </w:pPr>
            <w:r w:rsidRPr="00DE286C">
              <w:rPr>
                <w:rFonts w:ascii="Calibri" w:hAnsi="Calibri" w:cs="Calibri"/>
                <w:color w:val="000000"/>
                <w:sz w:val="22"/>
                <w:szCs w:val="22"/>
                <w:lang w:val="en-GB"/>
              </w:rPr>
              <w:t>NTE1 is ready to charge powder.</w:t>
            </w:r>
          </w:p>
        </w:tc>
      </w:tr>
      <w:tr w:rsidR="00A53660" w:rsidRPr="00DE286C" w14:paraId="081BC396"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C1BC013"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960" w:type="dxa"/>
            <w:tcBorders>
              <w:top w:val="nil"/>
              <w:left w:val="nil"/>
              <w:bottom w:val="single" w:sz="4" w:space="0" w:color="auto"/>
              <w:right w:val="single" w:sz="4" w:space="0" w:color="auto"/>
            </w:tcBorders>
            <w:shd w:val="clear" w:color="auto" w:fill="auto"/>
            <w:noWrap/>
            <w:vAlign w:val="bottom"/>
            <w:hideMark/>
          </w:tcPr>
          <w:p w14:paraId="4FA488FF"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4960" w:type="dxa"/>
            <w:tcBorders>
              <w:top w:val="nil"/>
              <w:left w:val="nil"/>
              <w:bottom w:val="single" w:sz="4" w:space="0" w:color="auto"/>
              <w:right w:val="single" w:sz="4" w:space="0" w:color="auto"/>
            </w:tcBorders>
            <w:shd w:val="clear" w:color="auto" w:fill="auto"/>
            <w:noWrap/>
            <w:vAlign w:val="bottom"/>
            <w:hideMark/>
          </w:tcPr>
          <w:p w14:paraId="76286E48"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NTE1 is charging powder.</w:t>
            </w:r>
          </w:p>
        </w:tc>
      </w:tr>
      <w:tr w:rsidR="00A53660" w:rsidRPr="00DE286C" w14:paraId="667E2B14"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C2AF5AF"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960" w:type="dxa"/>
            <w:tcBorders>
              <w:top w:val="nil"/>
              <w:left w:val="nil"/>
              <w:bottom w:val="single" w:sz="4" w:space="0" w:color="auto"/>
              <w:right w:val="single" w:sz="4" w:space="0" w:color="auto"/>
            </w:tcBorders>
            <w:shd w:val="clear" w:color="auto" w:fill="auto"/>
            <w:noWrap/>
            <w:vAlign w:val="bottom"/>
            <w:hideMark/>
          </w:tcPr>
          <w:p w14:paraId="07200A27"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4960" w:type="dxa"/>
            <w:tcBorders>
              <w:top w:val="nil"/>
              <w:left w:val="nil"/>
              <w:bottom w:val="single" w:sz="4" w:space="0" w:color="auto"/>
              <w:right w:val="single" w:sz="4" w:space="0" w:color="auto"/>
            </w:tcBorders>
            <w:shd w:val="clear" w:color="auto" w:fill="auto"/>
            <w:noWrap/>
            <w:vAlign w:val="bottom"/>
            <w:hideMark/>
          </w:tcPr>
          <w:p w14:paraId="733229E5"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NTE2 requires powder.</w:t>
            </w:r>
          </w:p>
        </w:tc>
      </w:tr>
      <w:tr w:rsidR="00A53660" w:rsidRPr="00DE286C" w14:paraId="23825183" w14:textId="77777777" w:rsidTr="00A21E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14785E5"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NTE</w:t>
            </w:r>
          </w:p>
        </w:tc>
        <w:tc>
          <w:tcPr>
            <w:tcW w:w="960" w:type="dxa"/>
            <w:tcBorders>
              <w:top w:val="nil"/>
              <w:left w:val="nil"/>
              <w:bottom w:val="single" w:sz="4" w:space="0" w:color="auto"/>
              <w:right w:val="single" w:sz="4" w:space="0" w:color="auto"/>
            </w:tcBorders>
            <w:shd w:val="clear" w:color="auto" w:fill="auto"/>
            <w:noWrap/>
            <w:vAlign w:val="bottom"/>
            <w:hideMark/>
          </w:tcPr>
          <w:p w14:paraId="7FE85DAE" w14:textId="77777777" w:rsidR="00A53660" w:rsidRPr="00DE286C" w:rsidRDefault="00A53660" w:rsidP="00A21E32">
            <w:pPr>
              <w:spacing w:after="0"/>
              <w:jc w:val="left"/>
              <w:rPr>
                <w:rFonts w:ascii="Calibri" w:hAnsi="Calibri" w:cs="Calibri"/>
                <w:color w:val="000000"/>
                <w:sz w:val="22"/>
                <w:szCs w:val="22"/>
                <w:lang w:val="it-IT"/>
              </w:rPr>
            </w:pPr>
            <w:r w:rsidRPr="00DE286C">
              <w:rPr>
                <w:rFonts w:ascii="Calibri" w:hAnsi="Calibri" w:cs="Calibri"/>
                <w:color w:val="000000"/>
                <w:sz w:val="22"/>
                <w:szCs w:val="22"/>
                <w:lang w:val="it-IT"/>
              </w:rPr>
              <w:t>NCE</w:t>
            </w:r>
          </w:p>
        </w:tc>
        <w:tc>
          <w:tcPr>
            <w:tcW w:w="4960" w:type="dxa"/>
            <w:tcBorders>
              <w:top w:val="nil"/>
              <w:left w:val="nil"/>
              <w:bottom w:val="single" w:sz="4" w:space="0" w:color="auto"/>
              <w:right w:val="single" w:sz="4" w:space="0" w:color="auto"/>
            </w:tcBorders>
            <w:shd w:val="clear" w:color="auto" w:fill="auto"/>
            <w:noWrap/>
            <w:vAlign w:val="bottom"/>
            <w:hideMark/>
          </w:tcPr>
          <w:p w14:paraId="105EE4F5" w14:textId="77777777" w:rsidR="00A53660" w:rsidRPr="00DE286C" w:rsidRDefault="00A53660" w:rsidP="00A21E32">
            <w:pPr>
              <w:spacing w:after="0"/>
              <w:jc w:val="left"/>
              <w:rPr>
                <w:rFonts w:ascii="Calibri" w:hAnsi="Calibri" w:cs="Calibri"/>
                <w:color w:val="000000"/>
                <w:sz w:val="22"/>
                <w:szCs w:val="22"/>
                <w:lang w:val="en-GB"/>
              </w:rPr>
            </w:pPr>
            <w:r w:rsidRPr="00DE286C">
              <w:rPr>
                <w:rFonts w:ascii="Calibri" w:hAnsi="Calibri" w:cs="Calibri"/>
                <w:color w:val="000000"/>
                <w:sz w:val="22"/>
                <w:szCs w:val="22"/>
                <w:lang w:val="en-GB"/>
              </w:rPr>
              <w:t>NTE2 have completed the sampling of the product.</w:t>
            </w:r>
          </w:p>
        </w:tc>
      </w:tr>
    </w:tbl>
    <w:p w14:paraId="597DE581" w14:textId="77777777" w:rsidR="00A53660" w:rsidRDefault="00A53660" w:rsidP="00A53660">
      <w:pPr>
        <w:rPr>
          <w:rFonts w:cs="Arial"/>
        </w:rPr>
      </w:pPr>
    </w:p>
    <w:p w14:paraId="4DDA7AAD" w14:textId="77777777" w:rsidR="00A53660" w:rsidRDefault="00A53660" w:rsidP="00A53660">
      <w:pPr>
        <w:rPr>
          <w:rFonts w:cs="Arial"/>
        </w:rPr>
      </w:pPr>
      <w:r>
        <w:rPr>
          <w:rFonts w:cs="Arial"/>
        </w:rPr>
        <w:t>Note: tag number for these signals are yet to be defined.</w:t>
      </w:r>
    </w:p>
    <w:p w14:paraId="51A11F81" w14:textId="77777777" w:rsidR="005252D1" w:rsidRDefault="005252D1">
      <w:pPr>
        <w:pStyle w:val="Heading3"/>
        <w:rPr>
          <w:b w:val="0"/>
          <w:iCs/>
          <w:szCs w:val="28"/>
        </w:rPr>
      </w:pPr>
      <w:bookmarkStart w:id="26" w:name="_Toc149556407"/>
      <w:r>
        <w:rPr>
          <w:iCs/>
          <w:szCs w:val="28"/>
        </w:rPr>
        <w:t>C</w:t>
      </w:r>
      <w:r w:rsidRPr="00564F45">
        <w:rPr>
          <w:iCs/>
          <w:szCs w:val="28"/>
        </w:rPr>
        <w:t>ontrol</w:t>
      </w:r>
      <w:r w:rsidRPr="001B3BAC">
        <w:rPr>
          <w:iCs/>
          <w:szCs w:val="28"/>
        </w:rPr>
        <w:t xml:space="preserve"> </w:t>
      </w:r>
      <w:r>
        <w:rPr>
          <w:iCs/>
          <w:szCs w:val="28"/>
        </w:rPr>
        <w:t>device</w:t>
      </w:r>
      <w:r w:rsidRPr="00564F45">
        <w:rPr>
          <w:iCs/>
          <w:szCs w:val="28"/>
        </w:rPr>
        <w:t xml:space="preserve"> instrumentation </w:t>
      </w:r>
      <w:r w:rsidR="00A925F2" w:rsidRPr="00A925F2">
        <w:rPr>
          <w:iCs/>
          <w:szCs w:val="28"/>
        </w:rPr>
        <w:t>milling</w:t>
      </w:r>
      <w:r w:rsidRPr="00564F45">
        <w:rPr>
          <w:iCs/>
          <w:szCs w:val="28"/>
        </w:rPr>
        <w:t>.</w:t>
      </w:r>
      <w:bookmarkEnd w:id="26"/>
    </w:p>
    <w:p w14:paraId="2D427DD8" w14:textId="77777777" w:rsidR="00A925F2" w:rsidRDefault="00A925F2" w:rsidP="00A925F2"/>
    <w:p w14:paraId="6AE2831C" w14:textId="77777777" w:rsidR="005252D1" w:rsidRDefault="00A925F2" w:rsidP="00A925F2">
      <w:r>
        <w:t>In order to ensure proper grinding, a sample cylinder and a series of valves are to be utilized. By taking a sample and running it through the valves, the operation can either accept or reject the production of the material. The equipment used is outlined in the below table.</w:t>
      </w:r>
    </w:p>
    <w:p w14:paraId="0ECCB97E" w14:textId="77777777" w:rsidR="00847D46" w:rsidRPr="005116E3" w:rsidRDefault="00847D46" w:rsidP="00A925F2"/>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A925F2" w14:paraId="7CA44C1F" w14:textId="77777777" w:rsidTr="00A21E32">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5EF4D50A" w14:textId="77777777" w:rsidR="00A925F2" w:rsidRDefault="00A925F2" w:rsidP="00A21E32">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719DB84C" w14:textId="77777777" w:rsidR="00A925F2" w:rsidRDefault="00A925F2" w:rsidP="00A21E32">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4AB42961" w14:textId="77777777" w:rsidR="00A925F2" w:rsidRDefault="00A925F2" w:rsidP="00A21E32">
            <w:pPr>
              <w:jc w:val="left"/>
            </w:pPr>
            <w:r w:rsidRPr="001B3BAC">
              <w:t>Description</w:t>
            </w:r>
          </w:p>
        </w:tc>
      </w:tr>
      <w:tr w:rsidR="00A925F2" w14:paraId="4DE0A0F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60931F4" w14:textId="77777777" w:rsidR="00A925F2" w:rsidRPr="001B3BAC" w:rsidRDefault="00A925F2" w:rsidP="00A925F2">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HY475A/B</w:t>
            </w:r>
          </w:p>
        </w:tc>
        <w:tc>
          <w:tcPr>
            <w:tcW w:w="2386" w:type="dxa"/>
            <w:tcBorders>
              <w:top w:val="single" w:sz="4" w:space="0" w:color="auto"/>
              <w:left w:val="single" w:sz="4" w:space="0" w:color="auto"/>
              <w:bottom w:val="single" w:sz="4" w:space="0" w:color="auto"/>
              <w:right w:val="single" w:sz="4" w:space="0" w:color="auto"/>
            </w:tcBorders>
            <w:vAlign w:val="bottom"/>
          </w:tcPr>
          <w:p w14:paraId="69CE3EAC" w14:textId="77777777" w:rsidR="00A925F2" w:rsidRPr="001B3BAC" w:rsidRDefault="00A925F2" w:rsidP="00A925F2">
            <w:pPr>
              <w:spacing w:after="0"/>
              <w:rPr>
                <w:rFonts w:asciiTheme="minorHAnsi" w:hAnsiTheme="minorHAnsi" w:cstheme="minorHAnsi"/>
                <w:color w:val="000000"/>
                <w:sz w:val="22"/>
                <w:szCs w:val="22"/>
                <w:lang w:val="en-AU"/>
              </w:rPr>
            </w:pPr>
            <w:r>
              <w:rPr>
                <w:rFonts w:ascii="Calibri" w:hAnsi="Calibri" w:cs="Calibri"/>
                <w:color w:val="000000"/>
                <w:sz w:val="22"/>
                <w:szCs w:val="22"/>
              </w:rPr>
              <w:t>AY475A</w:t>
            </w:r>
          </w:p>
        </w:tc>
        <w:tc>
          <w:tcPr>
            <w:tcW w:w="5103" w:type="dxa"/>
            <w:tcBorders>
              <w:top w:val="single" w:sz="4" w:space="0" w:color="auto"/>
              <w:left w:val="single" w:sz="4" w:space="0" w:color="auto"/>
              <w:bottom w:val="single" w:sz="4" w:space="0" w:color="auto"/>
              <w:right w:val="single" w:sz="4" w:space="0" w:color="auto"/>
            </w:tcBorders>
            <w:vAlign w:val="bottom"/>
          </w:tcPr>
          <w:p w14:paraId="28472EF1" w14:textId="77777777" w:rsidR="00A925F2" w:rsidRPr="001B3BAC" w:rsidRDefault="00A925F2" w:rsidP="00A925F2">
            <w:pPr>
              <w:jc w:val="left"/>
              <w:rPr>
                <w:rFonts w:asciiTheme="minorHAnsi" w:hAnsiTheme="minorHAnsi" w:cstheme="minorHAnsi"/>
                <w:sz w:val="22"/>
                <w:szCs w:val="22"/>
              </w:rPr>
            </w:pPr>
            <w:r>
              <w:rPr>
                <w:rFonts w:ascii="Calibri" w:hAnsi="Calibri" w:cs="Calibri"/>
                <w:color w:val="000000"/>
                <w:sz w:val="22"/>
                <w:szCs w:val="22"/>
              </w:rPr>
              <w:t>Solenoid-Piston extension (sampling cylinder)</w:t>
            </w:r>
          </w:p>
        </w:tc>
      </w:tr>
      <w:tr w:rsidR="00A925F2" w14:paraId="0CB97217"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D8B7C78" w14:textId="77777777" w:rsidR="00A925F2" w:rsidRPr="001B3BAC" w:rsidRDefault="00A925F2" w:rsidP="00A925F2">
            <w:pPr>
              <w:spacing w:after="0"/>
              <w:jc w:val="center"/>
              <w:rPr>
                <w:rFonts w:cs="Arial"/>
                <w:color w:val="000000"/>
              </w:rPr>
            </w:pPr>
            <w:r>
              <w:rPr>
                <w:rFonts w:ascii="Calibri" w:hAnsi="Calibri" w:cs="Calibri"/>
                <w:color w:val="000000"/>
                <w:sz w:val="22"/>
                <w:szCs w:val="22"/>
              </w:rPr>
              <w:t>HY475A/B</w:t>
            </w:r>
          </w:p>
        </w:tc>
        <w:tc>
          <w:tcPr>
            <w:tcW w:w="2386" w:type="dxa"/>
            <w:tcBorders>
              <w:top w:val="single" w:sz="4" w:space="0" w:color="auto"/>
              <w:left w:val="single" w:sz="4" w:space="0" w:color="auto"/>
              <w:bottom w:val="single" w:sz="4" w:space="0" w:color="auto"/>
              <w:right w:val="single" w:sz="4" w:space="0" w:color="auto"/>
            </w:tcBorders>
            <w:vAlign w:val="bottom"/>
          </w:tcPr>
          <w:p w14:paraId="2B32DA8A" w14:textId="77777777" w:rsidR="00A925F2" w:rsidRPr="001B3BAC" w:rsidRDefault="00A925F2" w:rsidP="00A925F2">
            <w:pPr>
              <w:spacing w:after="0"/>
              <w:rPr>
                <w:rFonts w:cs="Arial"/>
                <w:color w:val="000000"/>
              </w:rPr>
            </w:pPr>
            <w:r>
              <w:rPr>
                <w:rFonts w:ascii="Calibri" w:hAnsi="Calibri" w:cs="Calibri"/>
                <w:color w:val="000000"/>
                <w:sz w:val="22"/>
                <w:szCs w:val="22"/>
              </w:rPr>
              <w:t>AY475B</w:t>
            </w:r>
          </w:p>
        </w:tc>
        <w:tc>
          <w:tcPr>
            <w:tcW w:w="5103" w:type="dxa"/>
            <w:tcBorders>
              <w:top w:val="single" w:sz="4" w:space="0" w:color="auto"/>
              <w:left w:val="single" w:sz="4" w:space="0" w:color="auto"/>
              <w:bottom w:val="single" w:sz="4" w:space="0" w:color="auto"/>
              <w:right w:val="single" w:sz="4" w:space="0" w:color="auto"/>
            </w:tcBorders>
            <w:vAlign w:val="bottom"/>
          </w:tcPr>
          <w:p w14:paraId="58F6BCE5" w14:textId="77777777" w:rsidR="00A925F2" w:rsidRPr="001B3BAC" w:rsidRDefault="00A925F2" w:rsidP="00A925F2">
            <w:pPr>
              <w:jc w:val="left"/>
              <w:rPr>
                <w:rFonts w:cs="Arial"/>
              </w:rPr>
            </w:pPr>
            <w:r>
              <w:rPr>
                <w:rFonts w:ascii="Calibri" w:hAnsi="Calibri" w:cs="Calibri"/>
                <w:color w:val="000000"/>
                <w:sz w:val="22"/>
                <w:szCs w:val="22"/>
              </w:rPr>
              <w:t>Solenoid-Piston retraction (sampling cylinder)</w:t>
            </w:r>
          </w:p>
        </w:tc>
      </w:tr>
      <w:tr w:rsidR="00A925F2" w14:paraId="122B2DE1"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15A881D" w14:textId="77777777" w:rsidR="00A925F2" w:rsidRPr="001B3BAC" w:rsidRDefault="00A925F2" w:rsidP="00A925F2">
            <w:pPr>
              <w:spacing w:after="0"/>
              <w:jc w:val="center"/>
              <w:rPr>
                <w:rFonts w:cs="Arial"/>
                <w:color w:val="000000"/>
              </w:rPr>
            </w:pPr>
            <w:r>
              <w:rPr>
                <w:rFonts w:ascii="Calibri" w:hAnsi="Calibri" w:cs="Calibri"/>
                <w:color w:val="000000"/>
                <w:sz w:val="22"/>
                <w:szCs w:val="22"/>
              </w:rPr>
              <w:t>HY475A/B</w:t>
            </w:r>
          </w:p>
        </w:tc>
        <w:tc>
          <w:tcPr>
            <w:tcW w:w="2386" w:type="dxa"/>
            <w:tcBorders>
              <w:top w:val="single" w:sz="4" w:space="0" w:color="auto"/>
              <w:left w:val="single" w:sz="4" w:space="0" w:color="auto"/>
              <w:bottom w:val="single" w:sz="4" w:space="0" w:color="auto"/>
              <w:right w:val="single" w:sz="4" w:space="0" w:color="auto"/>
            </w:tcBorders>
            <w:vAlign w:val="bottom"/>
          </w:tcPr>
          <w:p w14:paraId="49249D5F" w14:textId="77777777" w:rsidR="00A925F2" w:rsidRPr="001B3BAC" w:rsidRDefault="00A925F2" w:rsidP="00A925F2">
            <w:pPr>
              <w:spacing w:after="0"/>
              <w:rPr>
                <w:rFonts w:cs="Arial"/>
                <w:color w:val="000000"/>
              </w:rPr>
            </w:pPr>
            <w:r>
              <w:rPr>
                <w:rFonts w:ascii="Calibri" w:hAnsi="Calibri" w:cs="Calibri"/>
                <w:color w:val="000000"/>
                <w:sz w:val="22"/>
                <w:szCs w:val="22"/>
              </w:rPr>
              <w:t>ZSL479</w:t>
            </w:r>
          </w:p>
        </w:tc>
        <w:tc>
          <w:tcPr>
            <w:tcW w:w="5103" w:type="dxa"/>
            <w:tcBorders>
              <w:top w:val="single" w:sz="4" w:space="0" w:color="auto"/>
              <w:left w:val="single" w:sz="4" w:space="0" w:color="auto"/>
              <w:bottom w:val="single" w:sz="4" w:space="0" w:color="auto"/>
              <w:right w:val="single" w:sz="4" w:space="0" w:color="auto"/>
            </w:tcBorders>
            <w:vAlign w:val="bottom"/>
          </w:tcPr>
          <w:p w14:paraId="1CB62160" w14:textId="77777777" w:rsidR="00A925F2" w:rsidRPr="001B3BAC" w:rsidRDefault="00A925F2" w:rsidP="00A925F2">
            <w:pPr>
              <w:jc w:val="left"/>
              <w:rPr>
                <w:rFonts w:cs="Arial"/>
              </w:rPr>
            </w:pPr>
            <w:r>
              <w:rPr>
                <w:rFonts w:ascii="Calibri" w:hAnsi="Calibri" w:cs="Calibri"/>
                <w:color w:val="000000"/>
                <w:sz w:val="22"/>
                <w:szCs w:val="22"/>
              </w:rPr>
              <w:t>Sensor-Piston retraction position confirmation</w:t>
            </w:r>
          </w:p>
        </w:tc>
      </w:tr>
      <w:tr w:rsidR="00A925F2" w14:paraId="7CF221CC"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D8BC797" w14:textId="77777777" w:rsidR="00A925F2" w:rsidRPr="001B3BAC" w:rsidRDefault="00A925F2" w:rsidP="00A925F2">
            <w:pPr>
              <w:spacing w:after="0"/>
              <w:jc w:val="center"/>
              <w:rPr>
                <w:rFonts w:cs="Arial"/>
                <w:color w:val="000000"/>
              </w:rPr>
            </w:pPr>
            <w:r>
              <w:rPr>
                <w:rFonts w:ascii="Calibri" w:hAnsi="Calibri" w:cs="Calibri"/>
                <w:color w:val="000000"/>
                <w:sz w:val="22"/>
                <w:szCs w:val="22"/>
              </w:rPr>
              <w:t>HY475A/B</w:t>
            </w:r>
          </w:p>
        </w:tc>
        <w:tc>
          <w:tcPr>
            <w:tcW w:w="2386" w:type="dxa"/>
            <w:tcBorders>
              <w:top w:val="single" w:sz="4" w:space="0" w:color="auto"/>
              <w:left w:val="single" w:sz="4" w:space="0" w:color="auto"/>
              <w:bottom w:val="single" w:sz="4" w:space="0" w:color="auto"/>
              <w:right w:val="single" w:sz="4" w:space="0" w:color="auto"/>
            </w:tcBorders>
            <w:vAlign w:val="bottom"/>
          </w:tcPr>
          <w:p w14:paraId="16749DD6" w14:textId="77777777" w:rsidR="00A925F2" w:rsidRPr="001B3BAC" w:rsidRDefault="00A925F2" w:rsidP="00A925F2">
            <w:pPr>
              <w:spacing w:after="0"/>
              <w:rPr>
                <w:rFonts w:cs="Arial"/>
                <w:color w:val="000000"/>
              </w:rPr>
            </w:pPr>
            <w:r>
              <w:rPr>
                <w:rFonts w:ascii="Calibri" w:hAnsi="Calibri" w:cs="Calibri"/>
                <w:color w:val="000000"/>
                <w:sz w:val="22"/>
                <w:szCs w:val="22"/>
              </w:rPr>
              <w:t>ZSH480</w:t>
            </w:r>
          </w:p>
        </w:tc>
        <w:tc>
          <w:tcPr>
            <w:tcW w:w="5103" w:type="dxa"/>
            <w:tcBorders>
              <w:top w:val="single" w:sz="4" w:space="0" w:color="auto"/>
              <w:left w:val="single" w:sz="4" w:space="0" w:color="auto"/>
              <w:bottom w:val="single" w:sz="4" w:space="0" w:color="auto"/>
              <w:right w:val="single" w:sz="4" w:space="0" w:color="auto"/>
            </w:tcBorders>
            <w:vAlign w:val="bottom"/>
          </w:tcPr>
          <w:p w14:paraId="12D7D424" w14:textId="77777777" w:rsidR="00A925F2" w:rsidRPr="001B3BAC" w:rsidRDefault="00A925F2" w:rsidP="00A925F2">
            <w:pPr>
              <w:jc w:val="left"/>
              <w:rPr>
                <w:rFonts w:cs="Arial"/>
              </w:rPr>
            </w:pPr>
            <w:r>
              <w:rPr>
                <w:rFonts w:ascii="Calibri" w:hAnsi="Calibri" w:cs="Calibri"/>
                <w:color w:val="000000"/>
                <w:sz w:val="22"/>
                <w:szCs w:val="22"/>
              </w:rPr>
              <w:t>Sensor-Piston extension position confirmation</w:t>
            </w:r>
          </w:p>
        </w:tc>
      </w:tr>
      <w:tr w:rsidR="00A925F2" w14:paraId="04388455"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0077C34" w14:textId="77777777" w:rsidR="00A925F2" w:rsidRPr="001B3BAC" w:rsidRDefault="00A925F2" w:rsidP="00A925F2">
            <w:pPr>
              <w:spacing w:after="0"/>
              <w:jc w:val="center"/>
              <w:rPr>
                <w:rFonts w:cs="Arial"/>
                <w:color w:val="000000"/>
              </w:rPr>
            </w:pPr>
            <w:r>
              <w:rPr>
                <w:rFonts w:ascii="Calibri" w:hAnsi="Calibri" w:cs="Calibri"/>
                <w:color w:val="000000"/>
                <w:sz w:val="22"/>
                <w:szCs w:val="22"/>
              </w:rPr>
              <w:t>HY476A/B</w:t>
            </w:r>
          </w:p>
        </w:tc>
        <w:tc>
          <w:tcPr>
            <w:tcW w:w="2386" w:type="dxa"/>
            <w:tcBorders>
              <w:top w:val="single" w:sz="4" w:space="0" w:color="auto"/>
              <w:left w:val="single" w:sz="4" w:space="0" w:color="auto"/>
              <w:bottom w:val="single" w:sz="4" w:space="0" w:color="auto"/>
              <w:right w:val="single" w:sz="4" w:space="0" w:color="auto"/>
            </w:tcBorders>
            <w:vAlign w:val="bottom"/>
          </w:tcPr>
          <w:p w14:paraId="6A34C2B6" w14:textId="77777777" w:rsidR="00A925F2" w:rsidRPr="001B3BAC" w:rsidRDefault="00A925F2" w:rsidP="00A925F2">
            <w:pPr>
              <w:spacing w:after="0"/>
              <w:rPr>
                <w:rFonts w:cs="Arial"/>
                <w:color w:val="000000"/>
              </w:rPr>
            </w:pPr>
            <w:r>
              <w:rPr>
                <w:rFonts w:ascii="Calibri" w:hAnsi="Calibri" w:cs="Calibri"/>
                <w:color w:val="000000"/>
                <w:sz w:val="22"/>
                <w:szCs w:val="22"/>
              </w:rPr>
              <w:t>AY476A</w:t>
            </w:r>
          </w:p>
        </w:tc>
        <w:tc>
          <w:tcPr>
            <w:tcW w:w="5103" w:type="dxa"/>
            <w:tcBorders>
              <w:top w:val="single" w:sz="4" w:space="0" w:color="auto"/>
              <w:left w:val="single" w:sz="4" w:space="0" w:color="auto"/>
              <w:bottom w:val="single" w:sz="4" w:space="0" w:color="auto"/>
              <w:right w:val="single" w:sz="4" w:space="0" w:color="auto"/>
            </w:tcBorders>
            <w:vAlign w:val="bottom"/>
          </w:tcPr>
          <w:p w14:paraId="051EA8A5" w14:textId="77777777" w:rsidR="00A925F2" w:rsidRPr="001B3BAC" w:rsidRDefault="00A925F2" w:rsidP="00A925F2">
            <w:pPr>
              <w:jc w:val="left"/>
              <w:rPr>
                <w:rFonts w:cs="Arial"/>
              </w:rPr>
            </w:pPr>
            <w:r>
              <w:rPr>
                <w:rFonts w:ascii="Calibri" w:hAnsi="Calibri" w:cs="Calibri"/>
                <w:color w:val="000000"/>
                <w:sz w:val="22"/>
                <w:szCs w:val="22"/>
              </w:rPr>
              <w:t xml:space="preserve">Solenoid-Rotation of the sampling cylinder </w:t>
            </w:r>
          </w:p>
        </w:tc>
      </w:tr>
      <w:tr w:rsidR="00A925F2" w14:paraId="5B91A27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073961D0" w14:textId="77777777" w:rsidR="00A925F2" w:rsidRPr="001B3BAC" w:rsidRDefault="00A925F2" w:rsidP="00A925F2">
            <w:pPr>
              <w:spacing w:after="0"/>
              <w:jc w:val="center"/>
              <w:rPr>
                <w:rFonts w:cs="Arial"/>
                <w:color w:val="000000"/>
              </w:rPr>
            </w:pPr>
            <w:r>
              <w:rPr>
                <w:rFonts w:ascii="Calibri" w:hAnsi="Calibri" w:cs="Calibri"/>
                <w:color w:val="000000"/>
                <w:sz w:val="22"/>
                <w:szCs w:val="22"/>
              </w:rPr>
              <w:t>HY476A/B</w:t>
            </w:r>
          </w:p>
        </w:tc>
        <w:tc>
          <w:tcPr>
            <w:tcW w:w="2386" w:type="dxa"/>
            <w:tcBorders>
              <w:top w:val="single" w:sz="4" w:space="0" w:color="auto"/>
              <w:left w:val="single" w:sz="4" w:space="0" w:color="auto"/>
              <w:bottom w:val="single" w:sz="4" w:space="0" w:color="auto"/>
              <w:right w:val="single" w:sz="4" w:space="0" w:color="auto"/>
            </w:tcBorders>
            <w:vAlign w:val="bottom"/>
          </w:tcPr>
          <w:p w14:paraId="3F6A0D21" w14:textId="77777777" w:rsidR="00A925F2" w:rsidRPr="001B3BAC" w:rsidRDefault="00A925F2" w:rsidP="00A925F2">
            <w:pPr>
              <w:spacing w:after="0"/>
              <w:rPr>
                <w:rFonts w:cs="Arial"/>
                <w:color w:val="000000"/>
              </w:rPr>
            </w:pPr>
            <w:r>
              <w:rPr>
                <w:rFonts w:ascii="Calibri" w:hAnsi="Calibri" w:cs="Calibri"/>
                <w:color w:val="000000"/>
                <w:sz w:val="22"/>
                <w:szCs w:val="22"/>
              </w:rPr>
              <w:t>AY476B</w:t>
            </w:r>
          </w:p>
        </w:tc>
        <w:tc>
          <w:tcPr>
            <w:tcW w:w="5103" w:type="dxa"/>
            <w:tcBorders>
              <w:top w:val="single" w:sz="4" w:space="0" w:color="auto"/>
              <w:left w:val="single" w:sz="4" w:space="0" w:color="auto"/>
              <w:bottom w:val="single" w:sz="4" w:space="0" w:color="auto"/>
              <w:right w:val="single" w:sz="4" w:space="0" w:color="auto"/>
            </w:tcBorders>
            <w:vAlign w:val="bottom"/>
          </w:tcPr>
          <w:p w14:paraId="6286770A" w14:textId="77777777" w:rsidR="00A925F2" w:rsidRPr="001B3BAC" w:rsidRDefault="00A925F2" w:rsidP="00A925F2">
            <w:pPr>
              <w:jc w:val="left"/>
              <w:rPr>
                <w:rFonts w:cs="Arial"/>
              </w:rPr>
            </w:pPr>
            <w:r>
              <w:rPr>
                <w:rFonts w:ascii="Calibri" w:hAnsi="Calibri" w:cs="Calibri"/>
                <w:color w:val="000000"/>
                <w:sz w:val="22"/>
                <w:szCs w:val="22"/>
              </w:rPr>
              <w:t xml:space="preserve">Solenoid-Rotation of sampler in rest position </w:t>
            </w:r>
          </w:p>
        </w:tc>
      </w:tr>
      <w:tr w:rsidR="00A925F2" w14:paraId="7008867C"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D133F71" w14:textId="77777777" w:rsidR="00A925F2" w:rsidRDefault="00A925F2" w:rsidP="00A925F2">
            <w:pPr>
              <w:spacing w:after="0"/>
              <w:jc w:val="center"/>
              <w:rPr>
                <w:rFonts w:ascii="Calibri" w:hAnsi="Calibri" w:cs="Calibri"/>
                <w:color w:val="000000"/>
                <w:sz w:val="22"/>
                <w:szCs w:val="22"/>
              </w:rPr>
            </w:pPr>
            <w:r>
              <w:rPr>
                <w:rFonts w:ascii="Calibri" w:hAnsi="Calibri" w:cs="Calibri"/>
                <w:color w:val="000000"/>
                <w:sz w:val="22"/>
                <w:szCs w:val="22"/>
              </w:rPr>
              <w:t>HY473</w:t>
            </w:r>
          </w:p>
        </w:tc>
        <w:tc>
          <w:tcPr>
            <w:tcW w:w="2386" w:type="dxa"/>
            <w:tcBorders>
              <w:top w:val="single" w:sz="4" w:space="0" w:color="auto"/>
              <w:left w:val="single" w:sz="4" w:space="0" w:color="auto"/>
              <w:bottom w:val="single" w:sz="4" w:space="0" w:color="auto"/>
              <w:right w:val="single" w:sz="4" w:space="0" w:color="auto"/>
            </w:tcBorders>
            <w:vAlign w:val="bottom"/>
          </w:tcPr>
          <w:p w14:paraId="6675CE6E" w14:textId="77777777" w:rsidR="00A925F2" w:rsidRDefault="00A925F2" w:rsidP="00A925F2">
            <w:pPr>
              <w:spacing w:after="0"/>
              <w:rPr>
                <w:rFonts w:ascii="Calibri" w:hAnsi="Calibri" w:cs="Calibri"/>
                <w:color w:val="000000"/>
                <w:sz w:val="22"/>
                <w:szCs w:val="22"/>
              </w:rPr>
            </w:pPr>
            <w:r>
              <w:rPr>
                <w:rFonts w:ascii="Calibri" w:hAnsi="Calibri" w:cs="Calibri"/>
                <w:color w:val="000000"/>
                <w:sz w:val="22"/>
                <w:szCs w:val="22"/>
              </w:rPr>
              <w:t>AY473</w:t>
            </w:r>
          </w:p>
        </w:tc>
        <w:tc>
          <w:tcPr>
            <w:tcW w:w="5103" w:type="dxa"/>
            <w:tcBorders>
              <w:top w:val="single" w:sz="4" w:space="0" w:color="auto"/>
              <w:left w:val="single" w:sz="4" w:space="0" w:color="auto"/>
              <w:bottom w:val="single" w:sz="4" w:space="0" w:color="auto"/>
              <w:right w:val="single" w:sz="4" w:space="0" w:color="auto"/>
            </w:tcBorders>
            <w:vAlign w:val="bottom"/>
          </w:tcPr>
          <w:p w14:paraId="507D3FE1" w14:textId="77777777" w:rsidR="00A925F2" w:rsidRDefault="00A925F2" w:rsidP="00A925F2">
            <w:pPr>
              <w:jc w:val="left"/>
              <w:rPr>
                <w:rFonts w:ascii="Calibri" w:hAnsi="Calibri" w:cs="Calibri"/>
                <w:color w:val="000000"/>
                <w:sz w:val="22"/>
                <w:szCs w:val="22"/>
              </w:rPr>
            </w:pPr>
            <w:r>
              <w:rPr>
                <w:rFonts w:ascii="Calibri" w:hAnsi="Calibri" w:cs="Calibri"/>
                <w:color w:val="000000"/>
                <w:sz w:val="22"/>
                <w:szCs w:val="22"/>
              </w:rPr>
              <w:t>Solenoid-Gasket inflation</w:t>
            </w:r>
          </w:p>
        </w:tc>
      </w:tr>
      <w:tr w:rsidR="00A925F2" w14:paraId="5912829B"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21C2488" w14:textId="77777777" w:rsidR="00A925F2" w:rsidRDefault="00A925F2" w:rsidP="00A925F2">
            <w:pPr>
              <w:spacing w:after="0"/>
              <w:jc w:val="center"/>
              <w:rPr>
                <w:rFonts w:ascii="Calibri" w:hAnsi="Calibri" w:cs="Calibri"/>
                <w:color w:val="000000"/>
                <w:sz w:val="22"/>
                <w:szCs w:val="22"/>
              </w:rPr>
            </w:pPr>
            <w:r>
              <w:rPr>
                <w:rFonts w:ascii="Calibri" w:hAnsi="Calibri" w:cs="Calibri"/>
                <w:color w:val="000000"/>
                <w:sz w:val="22"/>
                <w:szCs w:val="22"/>
              </w:rPr>
              <w:lastRenderedPageBreak/>
              <w:t>HY474</w:t>
            </w:r>
          </w:p>
        </w:tc>
        <w:tc>
          <w:tcPr>
            <w:tcW w:w="2386" w:type="dxa"/>
            <w:tcBorders>
              <w:top w:val="single" w:sz="4" w:space="0" w:color="auto"/>
              <w:left w:val="single" w:sz="4" w:space="0" w:color="auto"/>
              <w:bottom w:val="single" w:sz="4" w:space="0" w:color="auto"/>
              <w:right w:val="single" w:sz="4" w:space="0" w:color="auto"/>
            </w:tcBorders>
            <w:vAlign w:val="bottom"/>
          </w:tcPr>
          <w:p w14:paraId="5CB23505" w14:textId="77777777" w:rsidR="00A925F2" w:rsidRDefault="00A925F2" w:rsidP="00A925F2">
            <w:pPr>
              <w:spacing w:after="0"/>
              <w:rPr>
                <w:rFonts w:ascii="Calibri" w:hAnsi="Calibri" w:cs="Calibri"/>
                <w:color w:val="000000"/>
                <w:sz w:val="22"/>
                <w:szCs w:val="22"/>
              </w:rPr>
            </w:pPr>
            <w:r>
              <w:rPr>
                <w:rFonts w:ascii="Calibri" w:hAnsi="Calibri" w:cs="Calibri"/>
                <w:color w:val="000000"/>
                <w:sz w:val="22"/>
                <w:szCs w:val="22"/>
              </w:rPr>
              <w:t>AY474</w:t>
            </w:r>
          </w:p>
        </w:tc>
        <w:tc>
          <w:tcPr>
            <w:tcW w:w="5103" w:type="dxa"/>
            <w:tcBorders>
              <w:top w:val="single" w:sz="4" w:space="0" w:color="auto"/>
              <w:left w:val="single" w:sz="4" w:space="0" w:color="auto"/>
              <w:bottom w:val="single" w:sz="4" w:space="0" w:color="auto"/>
              <w:right w:val="single" w:sz="4" w:space="0" w:color="auto"/>
            </w:tcBorders>
            <w:vAlign w:val="bottom"/>
          </w:tcPr>
          <w:p w14:paraId="3BA8E2D3" w14:textId="77777777" w:rsidR="00A925F2" w:rsidRDefault="00A925F2" w:rsidP="00A925F2">
            <w:pPr>
              <w:jc w:val="left"/>
              <w:rPr>
                <w:rFonts w:ascii="Calibri" w:hAnsi="Calibri" w:cs="Calibri"/>
                <w:color w:val="000000"/>
                <w:sz w:val="22"/>
                <w:szCs w:val="22"/>
              </w:rPr>
            </w:pPr>
            <w:r>
              <w:rPr>
                <w:rFonts w:ascii="Calibri" w:hAnsi="Calibri" w:cs="Calibri"/>
                <w:color w:val="000000"/>
                <w:sz w:val="22"/>
                <w:szCs w:val="22"/>
              </w:rPr>
              <w:t>Solenoid-Gasket inflation</w:t>
            </w:r>
          </w:p>
        </w:tc>
      </w:tr>
      <w:tr w:rsidR="00847D46" w:rsidRPr="00847D46" w14:paraId="32FC3F57"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362958DD" w14:textId="77777777" w:rsidR="00847D46" w:rsidRDefault="00847D46" w:rsidP="00847D46">
            <w:pPr>
              <w:spacing w:after="0"/>
              <w:jc w:val="center"/>
              <w:rPr>
                <w:rFonts w:ascii="Calibri" w:hAnsi="Calibri" w:cs="Calibri"/>
                <w:color w:val="000000"/>
                <w:sz w:val="22"/>
                <w:szCs w:val="22"/>
              </w:rPr>
            </w:pPr>
            <w:r>
              <w:rPr>
                <w:rFonts w:ascii="Calibri" w:hAnsi="Calibri" w:cs="Calibri"/>
                <w:color w:val="000000"/>
                <w:sz w:val="22"/>
                <w:szCs w:val="22"/>
              </w:rPr>
              <w:t>PS472 (L)</w:t>
            </w:r>
          </w:p>
        </w:tc>
        <w:tc>
          <w:tcPr>
            <w:tcW w:w="2386" w:type="dxa"/>
            <w:tcBorders>
              <w:top w:val="single" w:sz="4" w:space="0" w:color="auto"/>
              <w:left w:val="single" w:sz="4" w:space="0" w:color="auto"/>
              <w:bottom w:val="single" w:sz="4" w:space="0" w:color="auto"/>
              <w:right w:val="single" w:sz="4" w:space="0" w:color="auto"/>
            </w:tcBorders>
            <w:vAlign w:val="bottom"/>
          </w:tcPr>
          <w:p w14:paraId="6B42E6FB" w14:textId="77777777" w:rsidR="00847D46" w:rsidRDefault="00847D46" w:rsidP="00847D46">
            <w:pPr>
              <w:spacing w:after="0"/>
              <w:rPr>
                <w:rFonts w:ascii="Calibri" w:hAnsi="Calibri" w:cs="Calibri"/>
                <w:color w:val="000000"/>
                <w:sz w:val="22"/>
                <w:szCs w:val="22"/>
              </w:rPr>
            </w:pPr>
            <w:r>
              <w:rPr>
                <w:rFonts w:ascii="Calibri" w:hAnsi="Calibri" w:cs="Calibri"/>
                <w:color w:val="000000"/>
                <w:sz w:val="22"/>
                <w:szCs w:val="22"/>
              </w:rPr>
              <w:t>PS472</w:t>
            </w:r>
          </w:p>
        </w:tc>
        <w:tc>
          <w:tcPr>
            <w:tcW w:w="5103" w:type="dxa"/>
            <w:tcBorders>
              <w:top w:val="single" w:sz="4" w:space="0" w:color="auto"/>
              <w:left w:val="single" w:sz="4" w:space="0" w:color="auto"/>
              <w:bottom w:val="single" w:sz="4" w:space="0" w:color="auto"/>
              <w:right w:val="single" w:sz="4" w:space="0" w:color="auto"/>
            </w:tcBorders>
            <w:vAlign w:val="bottom"/>
          </w:tcPr>
          <w:p w14:paraId="00A41D14" w14:textId="77777777" w:rsidR="00847D46" w:rsidRPr="00847D46" w:rsidRDefault="00847D46" w:rsidP="00847D46">
            <w:pPr>
              <w:spacing w:after="0"/>
              <w:jc w:val="left"/>
              <w:rPr>
                <w:rFonts w:ascii="Calibri" w:hAnsi="Calibri" w:cs="Calibri"/>
                <w:color w:val="000000"/>
                <w:sz w:val="22"/>
                <w:szCs w:val="22"/>
                <w:lang w:val="en-AU"/>
              </w:rPr>
            </w:pPr>
            <w:r>
              <w:rPr>
                <w:rFonts w:ascii="Calibri" w:hAnsi="Calibri" w:cs="Calibri"/>
                <w:color w:val="000000"/>
                <w:sz w:val="22"/>
                <w:szCs w:val="22"/>
              </w:rPr>
              <w:t>Sensor-Gasket inflation pressure switch</w:t>
            </w:r>
          </w:p>
        </w:tc>
      </w:tr>
      <w:tr w:rsidR="00847D46" w:rsidRPr="00847D46" w14:paraId="406B66BE"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216B37E" w14:textId="77777777" w:rsidR="00847D46" w:rsidRPr="00847D46" w:rsidRDefault="00847D46" w:rsidP="00847D46">
            <w:pPr>
              <w:spacing w:after="0"/>
              <w:jc w:val="center"/>
              <w:rPr>
                <w:rFonts w:ascii="Calibri" w:hAnsi="Calibri" w:cs="Calibri"/>
                <w:color w:val="000000"/>
                <w:sz w:val="22"/>
                <w:szCs w:val="22"/>
                <w:lang w:val="en-AU"/>
              </w:rPr>
            </w:pPr>
            <w:r>
              <w:rPr>
                <w:rFonts w:ascii="Calibri" w:hAnsi="Calibri" w:cs="Calibri"/>
                <w:color w:val="000000"/>
                <w:sz w:val="22"/>
                <w:szCs w:val="22"/>
              </w:rPr>
              <w:t>LP478 (Valve)</w:t>
            </w:r>
          </w:p>
        </w:tc>
        <w:tc>
          <w:tcPr>
            <w:tcW w:w="2386" w:type="dxa"/>
            <w:tcBorders>
              <w:top w:val="single" w:sz="4" w:space="0" w:color="auto"/>
              <w:left w:val="single" w:sz="4" w:space="0" w:color="auto"/>
              <w:bottom w:val="single" w:sz="4" w:space="0" w:color="auto"/>
              <w:right w:val="single" w:sz="4" w:space="0" w:color="auto"/>
            </w:tcBorders>
            <w:vAlign w:val="bottom"/>
          </w:tcPr>
          <w:p w14:paraId="0BF0A14F" w14:textId="77777777" w:rsidR="00847D46" w:rsidRDefault="00847D46" w:rsidP="00847D46">
            <w:pPr>
              <w:spacing w:after="0"/>
              <w:rPr>
                <w:rFonts w:ascii="Calibri" w:hAnsi="Calibri" w:cs="Calibri"/>
                <w:color w:val="000000"/>
                <w:sz w:val="22"/>
                <w:szCs w:val="22"/>
              </w:rPr>
            </w:pPr>
            <w:r w:rsidRPr="00847D46">
              <w:rPr>
                <w:rFonts w:ascii="Calibri" w:hAnsi="Calibri" w:cs="Calibri"/>
                <w:color w:val="000000"/>
                <w:sz w:val="22"/>
                <w:szCs w:val="22"/>
              </w:rPr>
              <w:t>AY477</w:t>
            </w:r>
          </w:p>
        </w:tc>
        <w:tc>
          <w:tcPr>
            <w:tcW w:w="5103" w:type="dxa"/>
            <w:tcBorders>
              <w:top w:val="single" w:sz="4" w:space="0" w:color="auto"/>
              <w:left w:val="single" w:sz="4" w:space="0" w:color="auto"/>
              <w:bottom w:val="single" w:sz="4" w:space="0" w:color="auto"/>
              <w:right w:val="single" w:sz="4" w:space="0" w:color="auto"/>
            </w:tcBorders>
            <w:vAlign w:val="bottom"/>
          </w:tcPr>
          <w:p w14:paraId="29691C32" w14:textId="77777777" w:rsidR="00847D46" w:rsidRDefault="00847D46" w:rsidP="00847D46">
            <w:pPr>
              <w:spacing w:after="0"/>
              <w:jc w:val="left"/>
              <w:rPr>
                <w:rFonts w:ascii="Calibri" w:hAnsi="Calibri" w:cs="Calibri"/>
                <w:color w:val="000000"/>
                <w:sz w:val="22"/>
                <w:szCs w:val="22"/>
              </w:rPr>
            </w:pPr>
            <w:r>
              <w:rPr>
                <w:rFonts w:ascii="Calibri" w:hAnsi="Calibri" w:cs="Calibri"/>
                <w:color w:val="000000"/>
                <w:sz w:val="22"/>
                <w:szCs w:val="22"/>
              </w:rPr>
              <w:t>Solenoid-</w:t>
            </w:r>
            <w:r w:rsidRPr="00847D46">
              <w:rPr>
                <w:rFonts w:ascii="Calibri" w:hAnsi="Calibri" w:cs="Calibri"/>
                <w:color w:val="000000"/>
                <w:sz w:val="22"/>
                <w:szCs w:val="22"/>
              </w:rPr>
              <w:t>Outlet valve of the milling</w:t>
            </w:r>
          </w:p>
        </w:tc>
      </w:tr>
      <w:tr w:rsidR="00847D46" w:rsidRPr="00847D46" w14:paraId="3F617FB8"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3516E89" w14:textId="77777777" w:rsidR="00847D46" w:rsidRDefault="00847D46" w:rsidP="00847D46">
            <w:pPr>
              <w:spacing w:after="0"/>
              <w:jc w:val="center"/>
              <w:rPr>
                <w:rFonts w:ascii="Calibri" w:hAnsi="Calibri" w:cs="Calibri"/>
                <w:color w:val="000000"/>
                <w:sz w:val="22"/>
                <w:szCs w:val="22"/>
              </w:rPr>
            </w:pPr>
            <w:r>
              <w:rPr>
                <w:rFonts w:ascii="Calibri" w:hAnsi="Calibri" w:cs="Calibri"/>
                <w:color w:val="000000"/>
                <w:sz w:val="22"/>
                <w:szCs w:val="22"/>
              </w:rPr>
              <w:t>LP478 (Valve)</w:t>
            </w:r>
          </w:p>
        </w:tc>
        <w:tc>
          <w:tcPr>
            <w:tcW w:w="2386" w:type="dxa"/>
            <w:tcBorders>
              <w:top w:val="single" w:sz="4" w:space="0" w:color="auto"/>
              <w:left w:val="single" w:sz="4" w:space="0" w:color="auto"/>
              <w:bottom w:val="single" w:sz="4" w:space="0" w:color="auto"/>
              <w:right w:val="single" w:sz="4" w:space="0" w:color="auto"/>
            </w:tcBorders>
            <w:vAlign w:val="bottom"/>
          </w:tcPr>
          <w:p w14:paraId="160A6852" w14:textId="77777777" w:rsidR="00847D46" w:rsidRDefault="00847D46" w:rsidP="00847D46">
            <w:pPr>
              <w:spacing w:after="0"/>
              <w:rPr>
                <w:rFonts w:ascii="Calibri" w:hAnsi="Calibri" w:cs="Calibri"/>
                <w:color w:val="000000"/>
                <w:sz w:val="22"/>
                <w:szCs w:val="22"/>
              </w:rPr>
            </w:pPr>
            <w:r>
              <w:rPr>
                <w:rFonts w:ascii="Calibri" w:hAnsi="Calibri" w:cs="Calibri"/>
                <w:color w:val="000000"/>
                <w:sz w:val="22"/>
                <w:szCs w:val="22"/>
              </w:rPr>
              <w:t>ZSL481</w:t>
            </w:r>
          </w:p>
        </w:tc>
        <w:tc>
          <w:tcPr>
            <w:tcW w:w="5103" w:type="dxa"/>
            <w:tcBorders>
              <w:top w:val="single" w:sz="4" w:space="0" w:color="auto"/>
              <w:left w:val="single" w:sz="4" w:space="0" w:color="auto"/>
              <w:bottom w:val="single" w:sz="4" w:space="0" w:color="auto"/>
              <w:right w:val="single" w:sz="4" w:space="0" w:color="auto"/>
            </w:tcBorders>
            <w:vAlign w:val="bottom"/>
          </w:tcPr>
          <w:p w14:paraId="2850D0A8" w14:textId="77777777" w:rsidR="00847D46" w:rsidRDefault="00847D46" w:rsidP="00847D46">
            <w:pPr>
              <w:spacing w:after="0"/>
              <w:jc w:val="left"/>
              <w:rPr>
                <w:rFonts w:ascii="Calibri" w:hAnsi="Calibri" w:cs="Calibri"/>
                <w:color w:val="000000"/>
                <w:sz w:val="22"/>
                <w:szCs w:val="22"/>
              </w:rPr>
            </w:pPr>
            <w:r>
              <w:rPr>
                <w:rFonts w:ascii="Calibri" w:hAnsi="Calibri" w:cs="Calibri"/>
                <w:color w:val="000000"/>
                <w:sz w:val="22"/>
                <w:szCs w:val="22"/>
              </w:rPr>
              <w:t>Sensor-Closed valve LP478 position confirmation</w:t>
            </w:r>
          </w:p>
        </w:tc>
      </w:tr>
      <w:tr w:rsidR="00847D46" w:rsidRPr="00847D46" w14:paraId="55F03ED0"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1A6D82A6" w14:textId="77777777" w:rsidR="00847D46" w:rsidRDefault="00847D46" w:rsidP="00847D46">
            <w:pPr>
              <w:spacing w:after="0"/>
              <w:jc w:val="center"/>
              <w:rPr>
                <w:rFonts w:ascii="Calibri" w:hAnsi="Calibri" w:cs="Calibri"/>
                <w:color w:val="000000"/>
                <w:sz w:val="22"/>
                <w:szCs w:val="22"/>
              </w:rPr>
            </w:pPr>
            <w:r>
              <w:rPr>
                <w:rFonts w:ascii="Calibri" w:hAnsi="Calibri" w:cs="Calibri"/>
                <w:color w:val="000000"/>
                <w:sz w:val="22"/>
                <w:szCs w:val="22"/>
              </w:rPr>
              <w:t>LP478 (Valve)</w:t>
            </w:r>
          </w:p>
        </w:tc>
        <w:tc>
          <w:tcPr>
            <w:tcW w:w="2386" w:type="dxa"/>
            <w:tcBorders>
              <w:top w:val="single" w:sz="4" w:space="0" w:color="auto"/>
              <w:left w:val="single" w:sz="4" w:space="0" w:color="auto"/>
              <w:bottom w:val="single" w:sz="4" w:space="0" w:color="auto"/>
              <w:right w:val="single" w:sz="4" w:space="0" w:color="auto"/>
            </w:tcBorders>
            <w:vAlign w:val="bottom"/>
          </w:tcPr>
          <w:p w14:paraId="7639D4BF" w14:textId="77777777" w:rsidR="00847D46" w:rsidRDefault="00847D46" w:rsidP="00847D46">
            <w:pPr>
              <w:spacing w:after="0"/>
              <w:rPr>
                <w:rFonts w:ascii="Calibri" w:hAnsi="Calibri" w:cs="Calibri"/>
                <w:color w:val="000000"/>
                <w:sz w:val="22"/>
                <w:szCs w:val="22"/>
              </w:rPr>
            </w:pPr>
            <w:r>
              <w:rPr>
                <w:rFonts w:ascii="Calibri" w:hAnsi="Calibri" w:cs="Calibri"/>
                <w:color w:val="000000"/>
                <w:sz w:val="22"/>
                <w:szCs w:val="22"/>
              </w:rPr>
              <w:t>ZSH482</w:t>
            </w:r>
          </w:p>
        </w:tc>
        <w:tc>
          <w:tcPr>
            <w:tcW w:w="5103" w:type="dxa"/>
            <w:tcBorders>
              <w:top w:val="single" w:sz="4" w:space="0" w:color="auto"/>
              <w:left w:val="single" w:sz="4" w:space="0" w:color="auto"/>
              <w:bottom w:val="single" w:sz="4" w:space="0" w:color="auto"/>
              <w:right w:val="single" w:sz="4" w:space="0" w:color="auto"/>
            </w:tcBorders>
            <w:vAlign w:val="bottom"/>
          </w:tcPr>
          <w:p w14:paraId="23A3974E" w14:textId="77777777" w:rsidR="00847D46" w:rsidRDefault="00847D46" w:rsidP="00847D46">
            <w:pPr>
              <w:spacing w:after="0"/>
              <w:jc w:val="left"/>
              <w:rPr>
                <w:rFonts w:ascii="Calibri" w:hAnsi="Calibri" w:cs="Calibri"/>
                <w:color w:val="000000"/>
                <w:sz w:val="22"/>
                <w:szCs w:val="22"/>
              </w:rPr>
            </w:pPr>
            <w:r>
              <w:rPr>
                <w:rFonts w:ascii="Calibri" w:hAnsi="Calibri" w:cs="Calibri"/>
                <w:color w:val="000000"/>
                <w:sz w:val="22"/>
                <w:szCs w:val="22"/>
              </w:rPr>
              <w:t>Sensor-Open valve LP478 position confirmation</w:t>
            </w:r>
          </w:p>
        </w:tc>
      </w:tr>
      <w:tr w:rsidR="00847D46" w:rsidRPr="00847D46" w14:paraId="34C02662"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7CA6833B" w14:textId="77777777" w:rsidR="00847D46" w:rsidRDefault="00847D46" w:rsidP="00847D46">
            <w:pPr>
              <w:spacing w:after="0"/>
              <w:jc w:val="center"/>
              <w:rPr>
                <w:rFonts w:ascii="Calibri" w:hAnsi="Calibri" w:cs="Calibri"/>
                <w:color w:val="000000"/>
                <w:sz w:val="22"/>
                <w:szCs w:val="22"/>
              </w:rPr>
            </w:pPr>
            <w:r>
              <w:rPr>
                <w:rFonts w:ascii="Calibri" w:hAnsi="Calibri" w:cs="Calibri"/>
                <w:color w:val="000000"/>
                <w:sz w:val="22"/>
                <w:szCs w:val="22"/>
              </w:rPr>
              <w:t>NZ216</w:t>
            </w:r>
          </w:p>
        </w:tc>
        <w:tc>
          <w:tcPr>
            <w:tcW w:w="2386" w:type="dxa"/>
            <w:tcBorders>
              <w:top w:val="single" w:sz="4" w:space="0" w:color="auto"/>
              <w:left w:val="single" w:sz="4" w:space="0" w:color="auto"/>
              <w:bottom w:val="single" w:sz="4" w:space="0" w:color="auto"/>
              <w:right w:val="single" w:sz="4" w:space="0" w:color="auto"/>
            </w:tcBorders>
            <w:vAlign w:val="bottom"/>
          </w:tcPr>
          <w:p w14:paraId="1B056E30" w14:textId="77777777" w:rsidR="00847D46" w:rsidRDefault="00847D46" w:rsidP="00847D46">
            <w:pPr>
              <w:spacing w:after="0"/>
              <w:rPr>
                <w:rFonts w:ascii="Calibri" w:hAnsi="Calibri" w:cs="Calibri"/>
                <w:color w:val="000000"/>
                <w:sz w:val="22"/>
                <w:szCs w:val="22"/>
              </w:rPr>
            </w:pPr>
            <w:r>
              <w:rPr>
                <w:rFonts w:ascii="Calibri" w:hAnsi="Calibri" w:cs="Calibri"/>
                <w:color w:val="000000"/>
                <w:sz w:val="22"/>
                <w:szCs w:val="22"/>
              </w:rPr>
              <w:t>AY148A</w:t>
            </w:r>
          </w:p>
        </w:tc>
        <w:tc>
          <w:tcPr>
            <w:tcW w:w="5103" w:type="dxa"/>
            <w:tcBorders>
              <w:top w:val="single" w:sz="4" w:space="0" w:color="auto"/>
              <w:left w:val="single" w:sz="4" w:space="0" w:color="auto"/>
              <w:bottom w:val="single" w:sz="4" w:space="0" w:color="auto"/>
              <w:right w:val="single" w:sz="4" w:space="0" w:color="auto"/>
            </w:tcBorders>
            <w:vAlign w:val="bottom"/>
          </w:tcPr>
          <w:p w14:paraId="3A60F5BD" w14:textId="77777777" w:rsidR="00847D46" w:rsidRDefault="00847D46" w:rsidP="00847D46">
            <w:pPr>
              <w:spacing w:after="0"/>
              <w:jc w:val="left"/>
              <w:rPr>
                <w:rFonts w:ascii="Calibri" w:hAnsi="Calibri" w:cs="Calibri"/>
                <w:color w:val="000000"/>
                <w:sz w:val="22"/>
                <w:szCs w:val="22"/>
              </w:rPr>
            </w:pPr>
            <w:r>
              <w:rPr>
                <w:rFonts w:ascii="Calibri" w:hAnsi="Calibri" w:cs="Calibri"/>
                <w:color w:val="000000"/>
                <w:sz w:val="22"/>
                <w:szCs w:val="22"/>
              </w:rPr>
              <w:t xml:space="preserve">Solenoid-NZ216 Straight position </w:t>
            </w:r>
          </w:p>
        </w:tc>
      </w:tr>
      <w:tr w:rsidR="00847D46" w:rsidRPr="00847D46" w14:paraId="7DD80824" w14:textId="77777777" w:rsidTr="00A21E32">
        <w:tc>
          <w:tcPr>
            <w:tcW w:w="2576" w:type="dxa"/>
            <w:tcBorders>
              <w:top w:val="single" w:sz="4" w:space="0" w:color="auto"/>
              <w:left w:val="single" w:sz="4" w:space="0" w:color="auto"/>
              <w:bottom w:val="single" w:sz="4" w:space="0" w:color="auto"/>
              <w:right w:val="single" w:sz="4" w:space="0" w:color="auto"/>
            </w:tcBorders>
            <w:vAlign w:val="bottom"/>
          </w:tcPr>
          <w:p w14:paraId="4A8D4575" w14:textId="77777777" w:rsidR="00847D46" w:rsidRDefault="00847D46" w:rsidP="00847D46">
            <w:pPr>
              <w:spacing w:after="0"/>
              <w:jc w:val="center"/>
              <w:rPr>
                <w:rFonts w:ascii="Calibri" w:hAnsi="Calibri" w:cs="Calibri"/>
                <w:color w:val="000000"/>
                <w:sz w:val="22"/>
                <w:szCs w:val="22"/>
              </w:rPr>
            </w:pPr>
            <w:r>
              <w:rPr>
                <w:rFonts w:ascii="Calibri" w:hAnsi="Calibri" w:cs="Calibri"/>
                <w:color w:val="000000"/>
                <w:sz w:val="22"/>
                <w:szCs w:val="22"/>
              </w:rPr>
              <w:t>NZ216</w:t>
            </w:r>
          </w:p>
        </w:tc>
        <w:tc>
          <w:tcPr>
            <w:tcW w:w="2386" w:type="dxa"/>
            <w:tcBorders>
              <w:top w:val="single" w:sz="4" w:space="0" w:color="auto"/>
              <w:left w:val="single" w:sz="4" w:space="0" w:color="auto"/>
              <w:bottom w:val="single" w:sz="4" w:space="0" w:color="auto"/>
              <w:right w:val="single" w:sz="4" w:space="0" w:color="auto"/>
            </w:tcBorders>
            <w:vAlign w:val="bottom"/>
          </w:tcPr>
          <w:p w14:paraId="28AE7AC3" w14:textId="77777777" w:rsidR="00847D46" w:rsidRDefault="00847D46" w:rsidP="00847D46">
            <w:pPr>
              <w:spacing w:after="0"/>
              <w:rPr>
                <w:rFonts w:ascii="Calibri" w:hAnsi="Calibri" w:cs="Calibri"/>
                <w:color w:val="000000"/>
                <w:sz w:val="22"/>
                <w:szCs w:val="22"/>
              </w:rPr>
            </w:pPr>
            <w:r>
              <w:rPr>
                <w:rFonts w:ascii="Calibri" w:hAnsi="Calibri" w:cs="Calibri"/>
                <w:color w:val="000000"/>
                <w:sz w:val="22"/>
                <w:szCs w:val="22"/>
              </w:rPr>
              <w:t>AY148B</w:t>
            </w:r>
          </w:p>
        </w:tc>
        <w:tc>
          <w:tcPr>
            <w:tcW w:w="5103" w:type="dxa"/>
            <w:tcBorders>
              <w:top w:val="single" w:sz="4" w:space="0" w:color="auto"/>
              <w:left w:val="single" w:sz="4" w:space="0" w:color="auto"/>
              <w:bottom w:val="single" w:sz="4" w:space="0" w:color="auto"/>
              <w:right w:val="single" w:sz="4" w:space="0" w:color="auto"/>
            </w:tcBorders>
            <w:vAlign w:val="bottom"/>
          </w:tcPr>
          <w:p w14:paraId="48A85BD6" w14:textId="77777777" w:rsidR="00847D46" w:rsidRDefault="00847D46" w:rsidP="00847D46">
            <w:pPr>
              <w:spacing w:after="0"/>
              <w:jc w:val="left"/>
              <w:rPr>
                <w:rFonts w:ascii="Calibri" w:hAnsi="Calibri" w:cs="Calibri"/>
                <w:color w:val="000000"/>
                <w:sz w:val="22"/>
                <w:szCs w:val="22"/>
              </w:rPr>
            </w:pPr>
            <w:r>
              <w:rPr>
                <w:rFonts w:ascii="Calibri" w:hAnsi="Calibri" w:cs="Calibri"/>
                <w:color w:val="000000"/>
                <w:sz w:val="22"/>
                <w:szCs w:val="22"/>
              </w:rPr>
              <w:t xml:space="preserve">Solenoid-NZ216 Reject position </w:t>
            </w:r>
          </w:p>
        </w:tc>
      </w:tr>
    </w:tbl>
    <w:p w14:paraId="63BD4064" w14:textId="77777777" w:rsidR="00847D46" w:rsidRDefault="00847D46" w:rsidP="00847D46"/>
    <w:p w14:paraId="6E5C2B25" w14:textId="77777777" w:rsidR="00847D46" w:rsidRPr="00F5217D" w:rsidRDefault="002159D1">
      <w:pPr>
        <w:pStyle w:val="Heading2"/>
      </w:pPr>
      <w:bookmarkStart w:id="27" w:name="_Toc149556408"/>
      <w:r>
        <w:t>Dryer and Cooler</w:t>
      </w:r>
      <w:r w:rsidR="00847D46">
        <w:t>.</w:t>
      </w:r>
      <w:bookmarkEnd w:id="27"/>
      <w:r w:rsidR="00847D46">
        <w:t xml:space="preserve"> </w:t>
      </w:r>
    </w:p>
    <w:p w14:paraId="60F01D14" w14:textId="77777777" w:rsidR="00847D46" w:rsidRDefault="00847D46" w:rsidP="00847D46">
      <w:r>
        <w:t xml:space="preserve">The description in the following section refers to the </w:t>
      </w:r>
      <w:r w:rsidR="00253871">
        <w:t>dryer and cooler</w:t>
      </w:r>
      <w:r>
        <w:t>, see the P&amp;ID for actual component tag numbers.</w:t>
      </w:r>
    </w:p>
    <w:p w14:paraId="7698852B" w14:textId="77777777" w:rsidR="00253871" w:rsidRDefault="00253871" w:rsidP="00847D46"/>
    <w:p w14:paraId="5439BAF4" w14:textId="77777777" w:rsidR="00253871" w:rsidRDefault="00253871" w:rsidP="00847D46">
      <w:r w:rsidRPr="00253871">
        <w:t xml:space="preserve">The primary purpose of the drying system is to raise the temperature of the product during the drying process. The system features a jacketed container with a serpentine pipe, through which high-temperature oil flows, to evenly distribute the heat to the material via an agitator until the desired drying point is reached. To remove moisture, the system is equipped with a vacuum </w:t>
      </w:r>
      <w:ins w:id="28" w:author="Kasper Simonsen" w:date="2023-10-17T11:41:00Z">
        <w:r w:rsidR="003A2D6A">
          <w:t>pump</w:t>
        </w:r>
      </w:ins>
      <w:del w:id="29" w:author="Kasper Simonsen" w:date="2023-10-17T11:41:00Z">
        <w:r w:rsidRPr="00253871" w:rsidDel="003A2D6A">
          <w:delText>cleaner</w:delText>
        </w:r>
      </w:del>
      <w:r w:rsidRPr="00253871">
        <w:t xml:space="preserve">, which is protected by filters to prevent the material from being sucked through. The cooling system operates on the same principle, with the only difference being that the fluid passing through the serpentine pipe is </w:t>
      </w:r>
      <w:ins w:id="30" w:author="Kasper Simonsen" w:date="2023-10-17T11:41:00Z">
        <w:r w:rsidR="003A2D6A">
          <w:t xml:space="preserve">cooling </w:t>
        </w:r>
      </w:ins>
      <w:r w:rsidRPr="00253871">
        <w:t>water.</w:t>
      </w:r>
    </w:p>
    <w:p w14:paraId="45C6180E" w14:textId="77777777" w:rsidR="00847D46" w:rsidRDefault="009E239D">
      <w:pPr>
        <w:pStyle w:val="Heading3"/>
        <w:rPr>
          <w:b w:val="0"/>
          <w:iCs/>
          <w:szCs w:val="28"/>
        </w:rPr>
      </w:pPr>
      <w:bookmarkStart w:id="31" w:name="_Toc149556409"/>
      <w:r w:rsidRPr="009E239D">
        <w:rPr>
          <w:iCs/>
          <w:szCs w:val="28"/>
        </w:rPr>
        <w:t xml:space="preserve">LFP-NCO system </w:t>
      </w:r>
      <w:r>
        <w:rPr>
          <w:b w:val="0"/>
          <w:iCs/>
          <w:szCs w:val="28"/>
        </w:rPr>
        <w:t>c</w:t>
      </w:r>
      <w:r w:rsidR="00847D46" w:rsidRPr="00564F45">
        <w:rPr>
          <w:iCs/>
          <w:szCs w:val="28"/>
        </w:rPr>
        <w:t>ontrol</w:t>
      </w:r>
      <w:r w:rsidR="00847D46" w:rsidRPr="001B3BAC">
        <w:rPr>
          <w:iCs/>
          <w:szCs w:val="28"/>
        </w:rPr>
        <w:t xml:space="preserve"> </w:t>
      </w:r>
      <w:r w:rsidR="00847D46">
        <w:rPr>
          <w:iCs/>
          <w:szCs w:val="28"/>
        </w:rPr>
        <w:t>device</w:t>
      </w:r>
      <w:r w:rsidR="00847D46" w:rsidRPr="00564F45">
        <w:rPr>
          <w:iCs/>
          <w:szCs w:val="28"/>
        </w:rPr>
        <w:t xml:space="preserve"> instrumentation </w:t>
      </w:r>
      <w:r w:rsidR="00A20495" w:rsidRPr="00A20495">
        <w:rPr>
          <w:iCs/>
          <w:szCs w:val="28"/>
        </w:rPr>
        <w:t>Dryer</w:t>
      </w:r>
      <w:r>
        <w:rPr>
          <w:b w:val="0"/>
          <w:iCs/>
          <w:szCs w:val="28"/>
        </w:rPr>
        <w:t xml:space="preserve"> </w:t>
      </w:r>
      <w:r w:rsidRPr="009E239D">
        <w:rPr>
          <w:iCs/>
          <w:szCs w:val="28"/>
        </w:rPr>
        <w:t>HX014</w:t>
      </w:r>
      <w:r>
        <w:rPr>
          <w:b w:val="0"/>
          <w:iCs/>
          <w:szCs w:val="28"/>
        </w:rPr>
        <w:t xml:space="preserve"> </w:t>
      </w:r>
      <w:r w:rsidR="00A20495" w:rsidRPr="00A20495">
        <w:rPr>
          <w:iCs/>
          <w:szCs w:val="28"/>
        </w:rPr>
        <w:t>and Cooler</w:t>
      </w:r>
      <w:r>
        <w:rPr>
          <w:b w:val="0"/>
          <w:iCs/>
          <w:szCs w:val="28"/>
        </w:rPr>
        <w:t xml:space="preserve"> </w:t>
      </w:r>
      <w:r w:rsidRPr="009E239D">
        <w:rPr>
          <w:iCs/>
          <w:szCs w:val="28"/>
        </w:rPr>
        <w:t>V</w:t>
      </w:r>
      <w:r w:rsidR="00CB29BC">
        <w:rPr>
          <w:iCs/>
          <w:szCs w:val="28"/>
        </w:rPr>
        <w:t>K</w:t>
      </w:r>
      <w:r w:rsidRPr="009E239D">
        <w:rPr>
          <w:iCs/>
          <w:szCs w:val="28"/>
        </w:rPr>
        <w:t>016</w:t>
      </w:r>
      <w:r w:rsidR="00847D46" w:rsidRPr="00564F45">
        <w:rPr>
          <w:iCs/>
          <w:szCs w:val="28"/>
        </w:rPr>
        <w:t>.</w:t>
      </w:r>
      <w:bookmarkEnd w:id="31"/>
    </w:p>
    <w:p w14:paraId="5B959CC3" w14:textId="77777777" w:rsidR="009E239D" w:rsidRDefault="009E239D" w:rsidP="009E239D"/>
    <w:p w14:paraId="15ABD037" w14:textId="77777777" w:rsidR="009E239D" w:rsidRPr="009E239D" w:rsidRDefault="009E239D" w:rsidP="009E239D">
      <w:pPr>
        <w:rPr>
          <w:lang w:val="en"/>
        </w:rPr>
      </w:pPr>
      <w:r>
        <w:rPr>
          <w:rStyle w:val="rynqvb"/>
          <w:lang w:val="en"/>
        </w:rPr>
        <w:t xml:space="preserve">The following table shows the </w:t>
      </w:r>
      <w:r w:rsidR="00480A20">
        <w:rPr>
          <w:rStyle w:val="rynqvb"/>
          <w:lang w:val="en"/>
        </w:rPr>
        <w:t>HX014</w:t>
      </w:r>
      <w:r>
        <w:rPr>
          <w:rStyle w:val="rynqvb"/>
          <w:lang w:val="en"/>
        </w:rPr>
        <w:t xml:space="preserve">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9E239D" w14:paraId="770AB8F7" w14:textId="77777777" w:rsidTr="00183BDC">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7B5F8C9E" w14:textId="77777777" w:rsidR="009E239D" w:rsidRDefault="009E239D" w:rsidP="00183BDC">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1BA283E9" w14:textId="77777777" w:rsidR="009E239D" w:rsidRDefault="009E239D" w:rsidP="00183BDC">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44AB3485" w14:textId="77777777" w:rsidR="009E239D" w:rsidRDefault="009E239D" w:rsidP="00183BDC">
            <w:pPr>
              <w:jc w:val="left"/>
            </w:pPr>
            <w:r w:rsidRPr="001B3BAC">
              <w:t>Description</w:t>
            </w:r>
          </w:p>
        </w:tc>
      </w:tr>
      <w:tr w:rsidR="00370209" w14:paraId="50081937"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166D616" w14:textId="77777777" w:rsidR="00370209" w:rsidRPr="001B3BAC" w:rsidRDefault="00370209" w:rsidP="00370209">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CA013 (Filter)</w:t>
            </w:r>
          </w:p>
        </w:tc>
        <w:tc>
          <w:tcPr>
            <w:tcW w:w="2386" w:type="dxa"/>
            <w:tcBorders>
              <w:top w:val="single" w:sz="4" w:space="0" w:color="auto"/>
              <w:left w:val="single" w:sz="4" w:space="0" w:color="auto"/>
              <w:bottom w:val="single" w:sz="4" w:space="0" w:color="auto"/>
              <w:right w:val="single" w:sz="4" w:space="0" w:color="auto"/>
            </w:tcBorders>
            <w:vAlign w:val="bottom"/>
          </w:tcPr>
          <w:p w14:paraId="112FFBA9" w14:textId="77777777" w:rsidR="00370209" w:rsidRPr="001B3BAC" w:rsidRDefault="00370209" w:rsidP="00370209">
            <w:pPr>
              <w:spacing w:after="0"/>
              <w:rPr>
                <w:rFonts w:asciiTheme="minorHAnsi" w:hAnsiTheme="minorHAnsi" w:cstheme="minorHAnsi"/>
                <w:color w:val="000000"/>
                <w:sz w:val="22"/>
                <w:szCs w:val="22"/>
                <w:lang w:val="en-AU"/>
              </w:rPr>
            </w:pPr>
            <w:r>
              <w:rPr>
                <w:rFonts w:ascii="Calibri" w:hAnsi="Calibri" w:cs="Calibri"/>
                <w:color w:val="000000"/>
                <w:sz w:val="22"/>
                <w:szCs w:val="22"/>
              </w:rPr>
              <w:t xml:space="preserve">KC235 </w:t>
            </w:r>
          </w:p>
        </w:tc>
        <w:tc>
          <w:tcPr>
            <w:tcW w:w="5103" w:type="dxa"/>
            <w:tcBorders>
              <w:top w:val="single" w:sz="4" w:space="0" w:color="auto"/>
              <w:left w:val="single" w:sz="4" w:space="0" w:color="auto"/>
              <w:bottom w:val="single" w:sz="4" w:space="0" w:color="auto"/>
              <w:right w:val="single" w:sz="4" w:space="0" w:color="auto"/>
            </w:tcBorders>
            <w:vAlign w:val="bottom"/>
          </w:tcPr>
          <w:p w14:paraId="78D64AFF" w14:textId="77777777" w:rsidR="00370209" w:rsidRPr="001B3BAC" w:rsidRDefault="00370209" w:rsidP="00370209">
            <w:pPr>
              <w:jc w:val="left"/>
              <w:rPr>
                <w:rFonts w:asciiTheme="minorHAnsi" w:hAnsiTheme="minorHAnsi" w:cstheme="minorHAnsi"/>
                <w:sz w:val="22"/>
                <w:szCs w:val="22"/>
              </w:rPr>
            </w:pPr>
            <w:r>
              <w:rPr>
                <w:rFonts w:ascii="Calibri" w:hAnsi="Calibri" w:cs="Calibri"/>
                <w:color w:val="000000"/>
                <w:sz w:val="22"/>
                <w:szCs w:val="22"/>
              </w:rPr>
              <w:t>Run Filter</w:t>
            </w:r>
          </w:p>
        </w:tc>
      </w:tr>
      <w:tr w:rsidR="00370209" w14:paraId="08734C1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1BC2121" w14:textId="77777777" w:rsidR="00370209" w:rsidRPr="001B3BAC" w:rsidRDefault="00370209" w:rsidP="00370209">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LP236 (Valve)</w:t>
            </w:r>
          </w:p>
        </w:tc>
        <w:tc>
          <w:tcPr>
            <w:tcW w:w="2386" w:type="dxa"/>
            <w:tcBorders>
              <w:top w:val="single" w:sz="4" w:space="0" w:color="auto"/>
              <w:left w:val="single" w:sz="4" w:space="0" w:color="auto"/>
              <w:bottom w:val="single" w:sz="4" w:space="0" w:color="auto"/>
              <w:right w:val="single" w:sz="4" w:space="0" w:color="auto"/>
            </w:tcBorders>
            <w:vAlign w:val="bottom"/>
          </w:tcPr>
          <w:p w14:paraId="094FDA24" w14:textId="77777777" w:rsidR="00370209" w:rsidRPr="001B3BAC" w:rsidRDefault="00370209" w:rsidP="00370209">
            <w:pPr>
              <w:spacing w:after="0"/>
              <w:rPr>
                <w:rFonts w:asciiTheme="minorHAnsi" w:hAnsiTheme="minorHAnsi" w:cstheme="minorHAnsi"/>
                <w:color w:val="000000"/>
                <w:sz w:val="22"/>
                <w:szCs w:val="22"/>
                <w:lang w:val="en-AU"/>
              </w:rPr>
            </w:pPr>
            <w:r>
              <w:rPr>
                <w:rFonts w:ascii="Calibri" w:hAnsi="Calibri" w:cs="Calibri"/>
                <w:color w:val="000000"/>
                <w:sz w:val="22"/>
                <w:szCs w:val="22"/>
              </w:rPr>
              <w:t>AY337A</w:t>
            </w:r>
          </w:p>
        </w:tc>
        <w:tc>
          <w:tcPr>
            <w:tcW w:w="5103" w:type="dxa"/>
            <w:tcBorders>
              <w:top w:val="single" w:sz="4" w:space="0" w:color="auto"/>
              <w:left w:val="single" w:sz="4" w:space="0" w:color="auto"/>
              <w:bottom w:val="single" w:sz="4" w:space="0" w:color="auto"/>
              <w:right w:val="single" w:sz="4" w:space="0" w:color="auto"/>
            </w:tcBorders>
            <w:vAlign w:val="bottom"/>
          </w:tcPr>
          <w:p w14:paraId="577040D0" w14:textId="77777777" w:rsidR="00370209" w:rsidRPr="001B3BAC" w:rsidRDefault="00370209" w:rsidP="00370209">
            <w:pPr>
              <w:jc w:val="left"/>
              <w:rPr>
                <w:rFonts w:asciiTheme="minorHAnsi" w:hAnsiTheme="minorHAnsi" w:cstheme="minorHAnsi"/>
                <w:sz w:val="22"/>
                <w:szCs w:val="22"/>
              </w:rPr>
            </w:pPr>
            <w:r>
              <w:rPr>
                <w:rFonts w:ascii="Calibri" w:hAnsi="Calibri" w:cs="Calibri"/>
                <w:color w:val="000000"/>
                <w:sz w:val="22"/>
                <w:szCs w:val="22"/>
              </w:rPr>
              <w:t>Solenoid-Outlet filter CA013 valve open</w:t>
            </w:r>
          </w:p>
        </w:tc>
      </w:tr>
      <w:tr w:rsidR="00370209" w14:paraId="3DA748A1" w14:textId="77777777" w:rsidTr="00370209">
        <w:trPr>
          <w:trHeight w:val="350"/>
        </w:trPr>
        <w:tc>
          <w:tcPr>
            <w:tcW w:w="2576" w:type="dxa"/>
            <w:tcBorders>
              <w:top w:val="single" w:sz="4" w:space="0" w:color="auto"/>
              <w:left w:val="single" w:sz="4" w:space="0" w:color="auto"/>
              <w:bottom w:val="single" w:sz="4" w:space="0" w:color="auto"/>
              <w:right w:val="single" w:sz="4" w:space="0" w:color="auto"/>
            </w:tcBorders>
            <w:vAlign w:val="bottom"/>
          </w:tcPr>
          <w:p w14:paraId="4A3A2694" w14:textId="77777777" w:rsidR="00370209" w:rsidRPr="001B3BAC" w:rsidRDefault="00370209" w:rsidP="00370209">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 LP236 (Valve)</w:t>
            </w:r>
          </w:p>
        </w:tc>
        <w:tc>
          <w:tcPr>
            <w:tcW w:w="2386" w:type="dxa"/>
            <w:tcBorders>
              <w:top w:val="single" w:sz="4" w:space="0" w:color="auto"/>
              <w:left w:val="single" w:sz="4" w:space="0" w:color="auto"/>
              <w:bottom w:val="single" w:sz="4" w:space="0" w:color="auto"/>
              <w:right w:val="single" w:sz="4" w:space="0" w:color="auto"/>
            </w:tcBorders>
            <w:vAlign w:val="bottom"/>
          </w:tcPr>
          <w:p w14:paraId="33E6E604" w14:textId="77777777" w:rsidR="00370209" w:rsidRPr="001B3BAC" w:rsidRDefault="00370209" w:rsidP="00370209">
            <w:pPr>
              <w:spacing w:after="0"/>
              <w:rPr>
                <w:rFonts w:asciiTheme="minorHAnsi" w:hAnsiTheme="minorHAnsi" w:cstheme="minorHAnsi"/>
                <w:color w:val="000000"/>
                <w:sz w:val="22"/>
                <w:szCs w:val="22"/>
                <w:lang w:val="en-AU"/>
              </w:rPr>
            </w:pPr>
            <w:r>
              <w:rPr>
                <w:rFonts w:ascii="Calibri" w:hAnsi="Calibri" w:cs="Calibri"/>
                <w:color w:val="000000"/>
                <w:sz w:val="22"/>
                <w:szCs w:val="22"/>
              </w:rPr>
              <w:t>AY3</w:t>
            </w:r>
            <w:r w:rsidR="00774E33">
              <w:rPr>
                <w:rFonts w:ascii="Calibri" w:hAnsi="Calibri" w:cs="Calibri"/>
                <w:color w:val="000000"/>
                <w:sz w:val="22"/>
                <w:szCs w:val="22"/>
              </w:rPr>
              <w:t>3</w:t>
            </w:r>
            <w:r>
              <w:rPr>
                <w:rFonts w:ascii="Calibri" w:hAnsi="Calibri" w:cs="Calibri"/>
                <w:color w:val="000000"/>
                <w:sz w:val="22"/>
                <w:szCs w:val="22"/>
              </w:rPr>
              <w:t>7B</w:t>
            </w:r>
          </w:p>
        </w:tc>
        <w:tc>
          <w:tcPr>
            <w:tcW w:w="5103" w:type="dxa"/>
            <w:tcBorders>
              <w:top w:val="single" w:sz="4" w:space="0" w:color="auto"/>
              <w:left w:val="single" w:sz="4" w:space="0" w:color="auto"/>
              <w:bottom w:val="single" w:sz="4" w:space="0" w:color="auto"/>
              <w:right w:val="single" w:sz="4" w:space="0" w:color="auto"/>
            </w:tcBorders>
            <w:vAlign w:val="bottom"/>
          </w:tcPr>
          <w:p w14:paraId="3C12F0A9" w14:textId="77777777" w:rsidR="00370209" w:rsidRPr="001B3BAC" w:rsidRDefault="00370209" w:rsidP="00370209">
            <w:pPr>
              <w:jc w:val="left"/>
              <w:rPr>
                <w:rFonts w:asciiTheme="minorHAnsi" w:hAnsiTheme="minorHAnsi" w:cstheme="minorHAnsi"/>
                <w:sz w:val="22"/>
                <w:szCs w:val="22"/>
              </w:rPr>
            </w:pPr>
            <w:r>
              <w:rPr>
                <w:rFonts w:ascii="Calibri" w:hAnsi="Calibri" w:cs="Calibri"/>
                <w:color w:val="000000"/>
                <w:sz w:val="22"/>
                <w:szCs w:val="22"/>
              </w:rPr>
              <w:t>Solenoid-Outlet filter CA013 valve close</w:t>
            </w:r>
          </w:p>
        </w:tc>
      </w:tr>
      <w:tr w:rsidR="00370209" w14:paraId="13333636" w14:textId="77777777" w:rsidTr="00370209">
        <w:trPr>
          <w:trHeight w:val="350"/>
        </w:trPr>
        <w:tc>
          <w:tcPr>
            <w:tcW w:w="2576" w:type="dxa"/>
            <w:tcBorders>
              <w:top w:val="single" w:sz="4" w:space="0" w:color="auto"/>
              <w:left w:val="single" w:sz="4" w:space="0" w:color="auto"/>
              <w:bottom w:val="single" w:sz="4" w:space="0" w:color="auto"/>
              <w:right w:val="single" w:sz="4" w:space="0" w:color="auto"/>
            </w:tcBorders>
            <w:vAlign w:val="bottom"/>
          </w:tcPr>
          <w:p w14:paraId="559A1C08"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LP236 (Valve)</w:t>
            </w:r>
          </w:p>
        </w:tc>
        <w:tc>
          <w:tcPr>
            <w:tcW w:w="2386" w:type="dxa"/>
            <w:tcBorders>
              <w:top w:val="single" w:sz="4" w:space="0" w:color="auto"/>
              <w:left w:val="single" w:sz="4" w:space="0" w:color="auto"/>
              <w:bottom w:val="single" w:sz="4" w:space="0" w:color="auto"/>
              <w:right w:val="single" w:sz="4" w:space="0" w:color="auto"/>
            </w:tcBorders>
            <w:vAlign w:val="bottom"/>
          </w:tcPr>
          <w:p w14:paraId="14324D0E"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ZSL238</w:t>
            </w:r>
          </w:p>
        </w:tc>
        <w:tc>
          <w:tcPr>
            <w:tcW w:w="5103" w:type="dxa"/>
            <w:tcBorders>
              <w:top w:val="single" w:sz="4" w:space="0" w:color="auto"/>
              <w:left w:val="single" w:sz="4" w:space="0" w:color="auto"/>
              <w:bottom w:val="single" w:sz="4" w:space="0" w:color="auto"/>
              <w:right w:val="single" w:sz="4" w:space="0" w:color="auto"/>
            </w:tcBorders>
            <w:vAlign w:val="bottom"/>
          </w:tcPr>
          <w:p w14:paraId="68C2C602" w14:textId="77777777" w:rsidR="00370209" w:rsidRPr="001B3BAC" w:rsidRDefault="00370209" w:rsidP="00370209">
            <w:pPr>
              <w:jc w:val="left"/>
              <w:rPr>
                <w:rFonts w:asciiTheme="minorHAnsi" w:hAnsiTheme="minorHAnsi" w:cstheme="minorHAnsi"/>
                <w:sz w:val="22"/>
                <w:szCs w:val="22"/>
              </w:rPr>
            </w:pPr>
            <w:r>
              <w:rPr>
                <w:rFonts w:ascii="Calibri" w:hAnsi="Calibri" w:cs="Calibri"/>
                <w:color w:val="000000"/>
                <w:sz w:val="22"/>
                <w:szCs w:val="22"/>
              </w:rPr>
              <w:t>Sensor-Closed valve LP236 position confirmation</w:t>
            </w:r>
          </w:p>
        </w:tc>
      </w:tr>
      <w:tr w:rsidR="00370209" w14:paraId="6D082CC1" w14:textId="77777777" w:rsidTr="00370209">
        <w:trPr>
          <w:trHeight w:val="350"/>
        </w:trPr>
        <w:tc>
          <w:tcPr>
            <w:tcW w:w="2576" w:type="dxa"/>
            <w:tcBorders>
              <w:top w:val="single" w:sz="4" w:space="0" w:color="auto"/>
              <w:left w:val="single" w:sz="4" w:space="0" w:color="auto"/>
              <w:bottom w:val="single" w:sz="4" w:space="0" w:color="auto"/>
              <w:right w:val="single" w:sz="4" w:space="0" w:color="auto"/>
            </w:tcBorders>
            <w:vAlign w:val="bottom"/>
          </w:tcPr>
          <w:p w14:paraId="2EB37648"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 LP236 (Valve)</w:t>
            </w:r>
          </w:p>
        </w:tc>
        <w:tc>
          <w:tcPr>
            <w:tcW w:w="2386" w:type="dxa"/>
            <w:tcBorders>
              <w:top w:val="single" w:sz="4" w:space="0" w:color="auto"/>
              <w:left w:val="single" w:sz="4" w:space="0" w:color="auto"/>
              <w:bottom w:val="single" w:sz="4" w:space="0" w:color="auto"/>
              <w:right w:val="single" w:sz="4" w:space="0" w:color="auto"/>
            </w:tcBorders>
            <w:vAlign w:val="bottom"/>
          </w:tcPr>
          <w:p w14:paraId="35CD78A1"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ZSH237</w:t>
            </w:r>
          </w:p>
        </w:tc>
        <w:tc>
          <w:tcPr>
            <w:tcW w:w="5103" w:type="dxa"/>
            <w:tcBorders>
              <w:top w:val="single" w:sz="4" w:space="0" w:color="auto"/>
              <w:left w:val="single" w:sz="4" w:space="0" w:color="auto"/>
              <w:bottom w:val="single" w:sz="4" w:space="0" w:color="auto"/>
              <w:right w:val="single" w:sz="4" w:space="0" w:color="auto"/>
            </w:tcBorders>
            <w:vAlign w:val="bottom"/>
          </w:tcPr>
          <w:p w14:paraId="2699957A" w14:textId="77777777" w:rsidR="00370209" w:rsidRPr="001B3BAC" w:rsidRDefault="00370209" w:rsidP="00370209">
            <w:pPr>
              <w:jc w:val="left"/>
              <w:rPr>
                <w:rFonts w:asciiTheme="minorHAnsi" w:hAnsiTheme="minorHAnsi" w:cstheme="minorHAnsi"/>
                <w:sz w:val="22"/>
                <w:szCs w:val="22"/>
              </w:rPr>
            </w:pPr>
            <w:r>
              <w:rPr>
                <w:rFonts w:ascii="Calibri" w:hAnsi="Calibri" w:cs="Calibri"/>
                <w:color w:val="000000"/>
                <w:sz w:val="22"/>
                <w:szCs w:val="22"/>
              </w:rPr>
              <w:t>Sensor-Open valve LP236 position confirmation</w:t>
            </w:r>
          </w:p>
        </w:tc>
      </w:tr>
      <w:tr w:rsidR="00370209" w14:paraId="79266099" w14:textId="77777777" w:rsidTr="00370209">
        <w:trPr>
          <w:trHeight w:val="350"/>
        </w:trPr>
        <w:tc>
          <w:tcPr>
            <w:tcW w:w="2576" w:type="dxa"/>
            <w:tcBorders>
              <w:top w:val="single" w:sz="4" w:space="0" w:color="auto"/>
              <w:left w:val="single" w:sz="4" w:space="0" w:color="auto"/>
              <w:bottom w:val="single" w:sz="4" w:space="0" w:color="auto"/>
              <w:right w:val="single" w:sz="4" w:space="0" w:color="auto"/>
            </w:tcBorders>
            <w:vAlign w:val="bottom"/>
          </w:tcPr>
          <w:p w14:paraId="6DA9D43B"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CA013-PDIT234 (H)</w:t>
            </w:r>
          </w:p>
        </w:tc>
        <w:tc>
          <w:tcPr>
            <w:tcW w:w="2386" w:type="dxa"/>
            <w:tcBorders>
              <w:top w:val="single" w:sz="4" w:space="0" w:color="auto"/>
              <w:left w:val="single" w:sz="4" w:space="0" w:color="auto"/>
              <w:bottom w:val="single" w:sz="4" w:space="0" w:color="auto"/>
              <w:right w:val="single" w:sz="4" w:space="0" w:color="auto"/>
            </w:tcBorders>
            <w:vAlign w:val="bottom"/>
          </w:tcPr>
          <w:p w14:paraId="273FDFD5"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PDIT234</w:t>
            </w:r>
          </w:p>
        </w:tc>
        <w:tc>
          <w:tcPr>
            <w:tcW w:w="5103" w:type="dxa"/>
            <w:tcBorders>
              <w:top w:val="single" w:sz="4" w:space="0" w:color="auto"/>
              <w:left w:val="single" w:sz="4" w:space="0" w:color="auto"/>
              <w:bottom w:val="single" w:sz="4" w:space="0" w:color="auto"/>
              <w:right w:val="single" w:sz="4" w:space="0" w:color="auto"/>
            </w:tcBorders>
            <w:vAlign w:val="bottom"/>
          </w:tcPr>
          <w:p w14:paraId="587AC6B8" w14:textId="77777777" w:rsidR="00370209" w:rsidRDefault="00370209" w:rsidP="00370209">
            <w:pPr>
              <w:jc w:val="left"/>
              <w:rPr>
                <w:rFonts w:ascii="Calibri" w:hAnsi="Calibri" w:cs="Calibri"/>
                <w:color w:val="000000"/>
                <w:sz w:val="22"/>
                <w:szCs w:val="22"/>
              </w:rPr>
            </w:pPr>
            <w:r>
              <w:rPr>
                <w:rFonts w:ascii="Calibri" w:hAnsi="Calibri" w:cs="Calibri"/>
                <w:color w:val="000000"/>
                <w:sz w:val="22"/>
                <w:szCs w:val="22"/>
              </w:rPr>
              <w:t>Sensor-Filter CA013 pressure difference transmitter</w:t>
            </w:r>
          </w:p>
        </w:tc>
      </w:tr>
      <w:tr w:rsidR="00370209" w14:paraId="0669A09D" w14:textId="77777777" w:rsidTr="00370209">
        <w:trPr>
          <w:trHeight w:val="350"/>
        </w:trPr>
        <w:tc>
          <w:tcPr>
            <w:tcW w:w="2576" w:type="dxa"/>
            <w:tcBorders>
              <w:top w:val="single" w:sz="4" w:space="0" w:color="auto"/>
              <w:left w:val="single" w:sz="4" w:space="0" w:color="auto"/>
              <w:bottom w:val="single" w:sz="4" w:space="0" w:color="auto"/>
              <w:right w:val="single" w:sz="4" w:space="0" w:color="auto"/>
            </w:tcBorders>
            <w:vAlign w:val="bottom"/>
          </w:tcPr>
          <w:p w14:paraId="5054D307"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CA013-PDIT141 (H)</w:t>
            </w:r>
          </w:p>
        </w:tc>
        <w:tc>
          <w:tcPr>
            <w:tcW w:w="2386" w:type="dxa"/>
            <w:tcBorders>
              <w:top w:val="single" w:sz="4" w:space="0" w:color="auto"/>
              <w:left w:val="single" w:sz="4" w:space="0" w:color="auto"/>
              <w:bottom w:val="single" w:sz="4" w:space="0" w:color="auto"/>
              <w:right w:val="single" w:sz="4" w:space="0" w:color="auto"/>
            </w:tcBorders>
            <w:vAlign w:val="bottom"/>
          </w:tcPr>
          <w:p w14:paraId="6130A0B6"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PDIT141</w:t>
            </w:r>
          </w:p>
        </w:tc>
        <w:tc>
          <w:tcPr>
            <w:tcW w:w="5103" w:type="dxa"/>
            <w:tcBorders>
              <w:top w:val="single" w:sz="4" w:space="0" w:color="auto"/>
              <w:left w:val="single" w:sz="4" w:space="0" w:color="auto"/>
              <w:bottom w:val="single" w:sz="4" w:space="0" w:color="auto"/>
              <w:right w:val="single" w:sz="4" w:space="0" w:color="auto"/>
            </w:tcBorders>
            <w:vAlign w:val="bottom"/>
          </w:tcPr>
          <w:p w14:paraId="219258E9" w14:textId="77777777" w:rsidR="00370209" w:rsidRDefault="00370209" w:rsidP="00370209">
            <w:pPr>
              <w:jc w:val="left"/>
              <w:rPr>
                <w:rFonts w:ascii="Calibri" w:hAnsi="Calibri" w:cs="Calibri"/>
                <w:color w:val="000000"/>
                <w:sz w:val="22"/>
                <w:szCs w:val="22"/>
              </w:rPr>
            </w:pPr>
            <w:r>
              <w:rPr>
                <w:rFonts w:ascii="Calibri" w:hAnsi="Calibri" w:cs="Calibri"/>
                <w:color w:val="000000"/>
                <w:sz w:val="22"/>
                <w:szCs w:val="22"/>
              </w:rPr>
              <w:t>Sensor-Filter CA013 outlet pressure difference transmitter</w:t>
            </w:r>
          </w:p>
        </w:tc>
      </w:tr>
      <w:tr w:rsidR="00370209" w14:paraId="33441EAB" w14:textId="77777777" w:rsidTr="00370209">
        <w:trPr>
          <w:trHeight w:val="350"/>
        </w:trPr>
        <w:tc>
          <w:tcPr>
            <w:tcW w:w="2576" w:type="dxa"/>
            <w:tcBorders>
              <w:top w:val="single" w:sz="4" w:space="0" w:color="auto"/>
              <w:left w:val="single" w:sz="4" w:space="0" w:color="auto"/>
              <w:bottom w:val="single" w:sz="4" w:space="0" w:color="auto"/>
              <w:right w:val="single" w:sz="4" w:space="0" w:color="auto"/>
            </w:tcBorders>
            <w:vAlign w:val="bottom"/>
          </w:tcPr>
          <w:p w14:paraId="1D4362D5"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CA013-LS142 (H)</w:t>
            </w:r>
          </w:p>
        </w:tc>
        <w:tc>
          <w:tcPr>
            <w:tcW w:w="2386" w:type="dxa"/>
            <w:tcBorders>
              <w:top w:val="single" w:sz="4" w:space="0" w:color="auto"/>
              <w:left w:val="single" w:sz="4" w:space="0" w:color="auto"/>
              <w:bottom w:val="single" w:sz="4" w:space="0" w:color="auto"/>
              <w:right w:val="single" w:sz="4" w:space="0" w:color="auto"/>
            </w:tcBorders>
            <w:vAlign w:val="bottom"/>
          </w:tcPr>
          <w:p w14:paraId="3D3336E8"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LS142</w:t>
            </w:r>
          </w:p>
        </w:tc>
        <w:tc>
          <w:tcPr>
            <w:tcW w:w="5103" w:type="dxa"/>
            <w:tcBorders>
              <w:top w:val="single" w:sz="4" w:space="0" w:color="auto"/>
              <w:left w:val="single" w:sz="4" w:space="0" w:color="auto"/>
              <w:bottom w:val="single" w:sz="4" w:space="0" w:color="auto"/>
              <w:right w:val="single" w:sz="4" w:space="0" w:color="auto"/>
            </w:tcBorders>
            <w:vAlign w:val="bottom"/>
          </w:tcPr>
          <w:p w14:paraId="70CE3E97" w14:textId="77777777" w:rsidR="00370209" w:rsidRDefault="00370209" w:rsidP="00370209">
            <w:pPr>
              <w:jc w:val="left"/>
              <w:rPr>
                <w:rFonts w:ascii="Calibri" w:hAnsi="Calibri" w:cs="Calibri"/>
                <w:color w:val="000000"/>
                <w:sz w:val="22"/>
                <w:szCs w:val="22"/>
              </w:rPr>
            </w:pPr>
            <w:r>
              <w:rPr>
                <w:rFonts w:ascii="Calibri" w:hAnsi="Calibri" w:cs="Calibri"/>
                <w:color w:val="000000"/>
                <w:sz w:val="22"/>
                <w:szCs w:val="22"/>
              </w:rPr>
              <w:t xml:space="preserve">Sensor-High level of the Filter CA013 </w:t>
            </w:r>
          </w:p>
        </w:tc>
      </w:tr>
      <w:tr w:rsidR="00370209" w14:paraId="54FD51D1" w14:textId="77777777" w:rsidTr="00370209">
        <w:trPr>
          <w:trHeight w:val="350"/>
        </w:trPr>
        <w:tc>
          <w:tcPr>
            <w:tcW w:w="2576" w:type="dxa"/>
            <w:tcBorders>
              <w:top w:val="single" w:sz="4" w:space="0" w:color="auto"/>
              <w:left w:val="single" w:sz="4" w:space="0" w:color="auto"/>
              <w:bottom w:val="single" w:sz="4" w:space="0" w:color="auto"/>
              <w:right w:val="single" w:sz="4" w:space="0" w:color="auto"/>
            </w:tcBorders>
            <w:vAlign w:val="bottom"/>
          </w:tcPr>
          <w:p w14:paraId="57594AAE"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CA013-TIT233 (H)</w:t>
            </w:r>
          </w:p>
        </w:tc>
        <w:tc>
          <w:tcPr>
            <w:tcW w:w="2386" w:type="dxa"/>
            <w:tcBorders>
              <w:top w:val="single" w:sz="4" w:space="0" w:color="auto"/>
              <w:left w:val="single" w:sz="4" w:space="0" w:color="auto"/>
              <w:bottom w:val="single" w:sz="4" w:space="0" w:color="auto"/>
              <w:right w:val="single" w:sz="4" w:space="0" w:color="auto"/>
            </w:tcBorders>
            <w:vAlign w:val="bottom"/>
          </w:tcPr>
          <w:p w14:paraId="1792D6C5"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TIT233</w:t>
            </w:r>
          </w:p>
        </w:tc>
        <w:tc>
          <w:tcPr>
            <w:tcW w:w="5103" w:type="dxa"/>
            <w:tcBorders>
              <w:top w:val="single" w:sz="4" w:space="0" w:color="auto"/>
              <w:left w:val="single" w:sz="4" w:space="0" w:color="auto"/>
              <w:bottom w:val="single" w:sz="4" w:space="0" w:color="auto"/>
              <w:right w:val="single" w:sz="4" w:space="0" w:color="auto"/>
            </w:tcBorders>
            <w:vAlign w:val="bottom"/>
          </w:tcPr>
          <w:p w14:paraId="77460A12" w14:textId="77777777" w:rsidR="00370209" w:rsidRDefault="00370209" w:rsidP="00370209">
            <w:pPr>
              <w:jc w:val="left"/>
              <w:rPr>
                <w:rFonts w:ascii="Calibri" w:hAnsi="Calibri" w:cs="Calibri"/>
                <w:color w:val="000000"/>
                <w:sz w:val="22"/>
                <w:szCs w:val="22"/>
              </w:rPr>
            </w:pPr>
            <w:r>
              <w:rPr>
                <w:rFonts w:ascii="Calibri" w:hAnsi="Calibri" w:cs="Calibri"/>
                <w:color w:val="000000"/>
                <w:sz w:val="22"/>
                <w:szCs w:val="22"/>
              </w:rPr>
              <w:t>Sensor-Filter CA013 Temperature transmitter</w:t>
            </w:r>
          </w:p>
        </w:tc>
      </w:tr>
      <w:tr w:rsidR="00370209" w14:paraId="347E206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538B3BE"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lastRenderedPageBreak/>
              <w:t>LP222 (Valve)</w:t>
            </w:r>
          </w:p>
        </w:tc>
        <w:tc>
          <w:tcPr>
            <w:tcW w:w="2386" w:type="dxa"/>
            <w:tcBorders>
              <w:top w:val="single" w:sz="4" w:space="0" w:color="auto"/>
              <w:left w:val="single" w:sz="4" w:space="0" w:color="auto"/>
              <w:bottom w:val="single" w:sz="4" w:space="0" w:color="auto"/>
              <w:right w:val="single" w:sz="4" w:space="0" w:color="auto"/>
            </w:tcBorders>
            <w:vAlign w:val="bottom"/>
          </w:tcPr>
          <w:p w14:paraId="3B543A51"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 xml:space="preserve">AY223 </w:t>
            </w:r>
          </w:p>
        </w:tc>
        <w:tc>
          <w:tcPr>
            <w:tcW w:w="5103" w:type="dxa"/>
            <w:tcBorders>
              <w:top w:val="single" w:sz="4" w:space="0" w:color="auto"/>
              <w:left w:val="single" w:sz="4" w:space="0" w:color="auto"/>
              <w:bottom w:val="single" w:sz="4" w:space="0" w:color="auto"/>
              <w:right w:val="single" w:sz="4" w:space="0" w:color="auto"/>
            </w:tcBorders>
            <w:vAlign w:val="bottom"/>
          </w:tcPr>
          <w:p w14:paraId="294E1B68" w14:textId="77777777" w:rsidR="00370209" w:rsidRDefault="00370209" w:rsidP="00370209">
            <w:pPr>
              <w:jc w:val="left"/>
              <w:rPr>
                <w:rFonts w:ascii="Calibri" w:hAnsi="Calibri" w:cs="Calibri"/>
                <w:color w:val="000000"/>
                <w:sz w:val="22"/>
                <w:szCs w:val="22"/>
              </w:rPr>
            </w:pPr>
            <w:r>
              <w:rPr>
                <w:rFonts w:ascii="Calibri" w:hAnsi="Calibri" w:cs="Calibri"/>
                <w:color w:val="000000"/>
                <w:sz w:val="22"/>
                <w:szCs w:val="22"/>
              </w:rPr>
              <w:t>Solenoid-inject pressure to the bag filter unit from VX006</w:t>
            </w:r>
          </w:p>
        </w:tc>
      </w:tr>
      <w:tr w:rsidR="00370209" w14:paraId="62C45DE0"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5AEBF8D" w14:textId="77777777" w:rsidR="00370209" w:rsidRPr="001B3BAC" w:rsidRDefault="00370209" w:rsidP="00370209">
            <w:pPr>
              <w:spacing w:after="0"/>
              <w:jc w:val="center"/>
              <w:rPr>
                <w:rFonts w:cs="Arial"/>
                <w:color w:val="000000"/>
              </w:rPr>
            </w:pPr>
            <w:r>
              <w:rPr>
                <w:rFonts w:ascii="Calibri" w:hAnsi="Calibri" w:cs="Calibri"/>
                <w:color w:val="000000"/>
                <w:sz w:val="22"/>
                <w:szCs w:val="22"/>
              </w:rPr>
              <w:t>LP225 (Valve)</w:t>
            </w:r>
          </w:p>
        </w:tc>
        <w:tc>
          <w:tcPr>
            <w:tcW w:w="2386" w:type="dxa"/>
            <w:tcBorders>
              <w:top w:val="single" w:sz="4" w:space="0" w:color="auto"/>
              <w:left w:val="single" w:sz="4" w:space="0" w:color="auto"/>
              <w:bottom w:val="single" w:sz="4" w:space="0" w:color="auto"/>
              <w:right w:val="single" w:sz="4" w:space="0" w:color="auto"/>
            </w:tcBorders>
            <w:vAlign w:val="bottom"/>
          </w:tcPr>
          <w:p w14:paraId="7BF768C6" w14:textId="77777777" w:rsidR="00370209" w:rsidRPr="001B3BAC" w:rsidRDefault="00370209" w:rsidP="00370209">
            <w:pPr>
              <w:spacing w:after="0"/>
              <w:rPr>
                <w:rFonts w:cs="Arial"/>
                <w:color w:val="000000"/>
              </w:rPr>
            </w:pPr>
            <w:r>
              <w:rPr>
                <w:rFonts w:ascii="Calibri" w:hAnsi="Calibri" w:cs="Calibri"/>
                <w:color w:val="000000"/>
                <w:sz w:val="22"/>
                <w:szCs w:val="22"/>
              </w:rPr>
              <w:t xml:space="preserve">AY226 </w:t>
            </w:r>
          </w:p>
        </w:tc>
        <w:tc>
          <w:tcPr>
            <w:tcW w:w="5103" w:type="dxa"/>
            <w:tcBorders>
              <w:top w:val="single" w:sz="4" w:space="0" w:color="auto"/>
              <w:left w:val="single" w:sz="4" w:space="0" w:color="auto"/>
              <w:bottom w:val="single" w:sz="4" w:space="0" w:color="auto"/>
              <w:right w:val="single" w:sz="4" w:space="0" w:color="auto"/>
            </w:tcBorders>
            <w:vAlign w:val="bottom"/>
          </w:tcPr>
          <w:p w14:paraId="5D7B6AFD" w14:textId="77777777" w:rsidR="00370209" w:rsidRPr="001B3BAC" w:rsidRDefault="00370209" w:rsidP="00370209">
            <w:pPr>
              <w:jc w:val="left"/>
              <w:rPr>
                <w:rFonts w:cs="Arial"/>
              </w:rPr>
            </w:pPr>
            <w:r>
              <w:rPr>
                <w:rFonts w:ascii="Calibri" w:hAnsi="Calibri" w:cs="Calibri"/>
                <w:color w:val="000000"/>
                <w:sz w:val="22"/>
                <w:szCs w:val="22"/>
              </w:rPr>
              <w:t xml:space="preserve">Solenoid-inject pressure to the bag filter unit from VX006 </w:t>
            </w:r>
          </w:p>
        </w:tc>
      </w:tr>
      <w:tr w:rsidR="00370209" w14:paraId="28F0654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2523EC8" w14:textId="77777777" w:rsidR="00370209" w:rsidRPr="001B3BAC" w:rsidRDefault="00370209" w:rsidP="00370209">
            <w:pPr>
              <w:spacing w:after="0"/>
              <w:jc w:val="center"/>
              <w:rPr>
                <w:rFonts w:cs="Arial"/>
                <w:color w:val="000000"/>
              </w:rPr>
            </w:pPr>
            <w:r>
              <w:rPr>
                <w:rFonts w:ascii="Calibri" w:hAnsi="Calibri" w:cs="Calibri"/>
                <w:color w:val="000000"/>
                <w:sz w:val="22"/>
                <w:szCs w:val="22"/>
              </w:rPr>
              <w:t>HY447 (Valve)</w:t>
            </w:r>
          </w:p>
        </w:tc>
        <w:tc>
          <w:tcPr>
            <w:tcW w:w="2386" w:type="dxa"/>
            <w:tcBorders>
              <w:top w:val="single" w:sz="4" w:space="0" w:color="auto"/>
              <w:left w:val="single" w:sz="4" w:space="0" w:color="auto"/>
              <w:bottom w:val="single" w:sz="4" w:space="0" w:color="auto"/>
              <w:right w:val="single" w:sz="4" w:space="0" w:color="auto"/>
            </w:tcBorders>
            <w:vAlign w:val="bottom"/>
          </w:tcPr>
          <w:p w14:paraId="483F416B" w14:textId="77777777" w:rsidR="00370209" w:rsidRPr="001B3BAC" w:rsidRDefault="00370209" w:rsidP="00370209">
            <w:pPr>
              <w:spacing w:after="0"/>
              <w:rPr>
                <w:rFonts w:cs="Arial"/>
                <w:color w:val="000000"/>
              </w:rPr>
            </w:pPr>
            <w:r>
              <w:rPr>
                <w:rFonts w:ascii="Calibri" w:hAnsi="Calibri" w:cs="Calibri"/>
                <w:color w:val="000000"/>
                <w:sz w:val="22"/>
                <w:szCs w:val="22"/>
              </w:rPr>
              <w:t xml:space="preserve">AY447 </w:t>
            </w:r>
          </w:p>
        </w:tc>
        <w:tc>
          <w:tcPr>
            <w:tcW w:w="5103" w:type="dxa"/>
            <w:tcBorders>
              <w:top w:val="single" w:sz="4" w:space="0" w:color="auto"/>
              <w:left w:val="single" w:sz="4" w:space="0" w:color="auto"/>
              <w:bottom w:val="single" w:sz="4" w:space="0" w:color="auto"/>
              <w:right w:val="single" w:sz="4" w:space="0" w:color="auto"/>
            </w:tcBorders>
            <w:vAlign w:val="bottom"/>
          </w:tcPr>
          <w:p w14:paraId="3DBD79A4" w14:textId="77777777" w:rsidR="00370209" w:rsidRPr="001B3BAC" w:rsidRDefault="00370209" w:rsidP="00370209">
            <w:pPr>
              <w:jc w:val="left"/>
              <w:rPr>
                <w:rFonts w:cs="Arial"/>
              </w:rPr>
            </w:pPr>
            <w:r>
              <w:rPr>
                <w:rFonts w:ascii="Calibri" w:hAnsi="Calibri" w:cs="Calibri"/>
                <w:color w:val="000000"/>
                <w:sz w:val="22"/>
                <w:szCs w:val="22"/>
              </w:rPr>
              <w:t xml:space="preserve">Solenoid-Outlet VX006 cleaning Blades Riboccone </w:t>
            </w:r>
          </w:p>
        </w:tc>
      </w:tr>
      <w:tr w:rsidR="00370209" w14:paraId="4AEDAD1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969AFA1" w14:textId="77777777" w:rsidR="00370209" w:rsidRPr="001B3BAC" w:rsidRDefault="00370209" w:rsidP="00370209">
            <w:pPr>
              <w:spacing w:after="0"/>
              <w:jc w:val="center"/>
              <w:rPr>
                <w:rFonts w:cs="Arial"/>
                <w:color w:val="000000"/>
              </w:rPr>
            </w:pPr>
            <w:r>
              <w:rPr>
                <w:rFonts w:ascii="Calibri" w:hAnsi="Calibri" w:cs="Calibri"/>
                <w:color w:val="000000"/>
                <w:sz w:val="22"/>
                <w:szCs w:val="22"/>
              </w:rPr>
              <w:t>PSV279-HY457 (Valve)</w:t>
            </w:r>
          </w:p>
        </w:tc>
        <w:tc>
          <w:tcPr>
            <w:tcW w:w="2386" w:type="dxa"/>
            <w:tcBorders>
              <w:top w:val="single" w:sz="4" w:space="0" w:color="auto"/>
              <w:left w:val="single" w:sz="4" w:space="0" w:color="auto"/>
              <w:bottom w:val="single" w:sz="4" w:space="0" w:color="auto"/>
              <w:right w:val="single" w:sz="4" w:space="0" w:color="auto"/>
            </w:tcBorders>
            <w:vAlign w:val="bottom"/>
          </w:tcPr>
          <w:p w14:paraId="568389BB" w14:textId="77777777" w:rsidR="00370209" w:rsidRPr="001B3BAC" w:rsidRDefault="00370209" w:rsidP="00370209">
            <w:pPr>
              <w:spacing w:after="0"/>
              <w:rPr>
                <w:rFonts w:cs="Arial"/>
                <w:color w:val="000000"/>
              </w:rPr>
            </w:pPr>
            <w:r>
              <w:rPr>
                <w:rFonts w:ascii="Calibri" w:hAnsi="Calibri" w:cs="Calibri"/>
                <w:color w:val="000000"/>
                <w:sz w:val="22"/>
                <w:szCs w:val="22"/>
              </w:rPr>
              <w:t xml:space="preserve">AY457 </w:t>
            </w:r>
          </w:p>
        </w:tc>
        <w:tc>
          <w:tcPr>
            <w:tcW w:w="5103" w:type="dxa"/>
            <w:tcBorders>
              <w:top w:val="single" w:sz="4" w:space="0" w:color="auto"/>
              <w:left w:val="single" w:sz="4" w:space="0" w:color="auto"/>
              <w:bottom w:val="single" w:sz="4" w:space="0" w:color="auto"/>
              <w:right w:val="single" w:sz="4" w:space="0" w:color="auto"/>
            </w:tcBorders>
            <w:vAlign w:val="bottom"/>
          </w:tcPr>
          <w:p w14:paraId="0F47A766" w14:textId="77777777" w:rsidR="00370209" w:rsidRPr="001B3BAC" w:rsidRDefault="00370209" w:rsidP="00370209">
            <w:pPr>
              <w:jc w:val="left"/>
              <w:rPr>
                <w:rFonts w:cs="Arial"/>
              </w:rPr>
            </w:pPr>
            <w:r>
              <w:rPr>
                <w:rFonts w:ascii="Calibri" w:hAnsi="Calibri" w:cs="Calibri"/>
                <w:color w:val="000000"/>
                <w:sz w:val="22"/>
                <w:szCs w:val="22"/>
              </w:rPr>
              <w:t>Solenoid-Outlet Bag filter auto release PDIT280&gt;atm</w:t>
            </w:r>
          </w:p>
        </w:tc>
      </w:tr>
      <w:tr w:rsidR="00370209" w14:paraId="4A400E0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B159483" w14:textId="77777777" w:rsidR="00370209" w:rsidRPr="001B3BAC" w:rsidRDefault="00370209" w:rsidP="00370209">
            <w:pPr>
              <w:spacing w:after="0"/>
              <w:jc w:val="center"/>
              <w:rPr>
                <w:rFonts w:cs="Arial"/>
                <w:color w:val="000000"/>
              </w:rPr>
            </w:pPr>
            <w:r>
              <w:rPr>
                <w:rFonts w:ascii="Calibri" w:hAnsi="Calibri" w:cs="Calibri"/>
                <w:color w:val="000000"/>
                <w:sz w:val="22"/>
                <w:szCs w:val="22"/>
              </w:rPr>
              <w:t>LP356 (Valve)</w:t>
            </w:r>
          </w:p>
        </w:tc>
        <w:tc>
          <w:tcPr>
            <w:tcW w:w="2386" w:type="dxa"/>
            <w:tcBorders>
              <w:top w:val="single" w:sz="4" w:space="0" w:color="auto"/>
              <w:left w:val="single" w:sz="4" w:space="0" w:color="auto"/>
              <w:bottom w:val="single" w:sz="4" w:space="0" w:color="auto"/>
              <w:right w:val="single" w:sz="4" w:space="0" w:color="auto"/>
            </w:tcBorders>
            <w:vAlign w:val="bottom"/>
          </w:tcPr>
          <w:p w14:paraId="25EF1A91" w14:textId="77777777" w:rsidR="00370209" w:rsidRPr="001B3BAC" w:rsidRDefault="00370209" w:rsidP="00370209">
            <w:pPr>
              <w:spacing w:after="0"/>
              <w:rPr>
                <w:rFonts w:cs="Arial"/>
                <w:color w:val="000000"/>
              </w:rPr>
            </w:pPr>
            <w:r>
              <w:rPr>
                <w:rFonts w:ascii="Calibri" w:hAnsi="Calibri" w:cs="Calibri"/>
                <w:color w:val="000000"/>
                <w:sz w:val="22"/>
                <w:szCs w:val="22"/>
              </w:rPr>
              <w:t xml:space="preserve">AY362 </w:t>
            </w:r>
          </w:p>
        </w:tc>
        <w:tc>
          <w:tcPr>
            <w:tcW w:w="5103" w:type="dxa"/>
            <w:tcBorders>
              <w:top w:val="single" w:sz="4" w:space="0" w:color="auto"/>
              <w:left w:val="single" w:sz="4" w:space="0" w:color="auto"/>
              <w:bottom w:val="single" w:sz="4" w:space="0" w:color="auto"/>
              <w:right w:val="single" w:sz="4" w:space="0" w:color="auto"/>
            </w:tcBorders>
            <w:vAlign w:val="bottom"/>
          </w:tcPr>
          <w:p w14:paraId="60DAF042" w14:textId="77777777" w:rsidR="00370209" w:rsidRPr="001B3BAC" w:rsidRDefault="00370209" w:rsidP="00370209">
            <w:pPr>
              <w:jc w:val="left"/>
              <w:rPr>
                <w:rFonts w:cs="Arial"/>
              </w:rPr>
            </w:pPr>
            <w:r>
              <w:rPr>
                <w:rFonts w:ascii="Calibri" w:hAnsi="Calibri" w:cs="Calibri"/>
                <w:color w:val="000000"/>
                <w:sz w:val="22"/>
                <w:szCs w:val="22"/>
              </w:rPr>
              <w:t>Solenoid-Outlet Bag filter vacuum breaker solenoid valve</w:t>
            </w:r>
          </w:p>
        </w:tc>
      </w:tr>
      <w:tr w:rsidR="00370209" w14:paraId="53FE4DFE"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66744FE" w14:textId="77777777" w:rsidR="00370209" w:rsidRPr="001B3BAC" w:rsidRDefault="00370209" w:rsidP="00370209">
            <w:pPr>
              <w:spacing w:after="0"/>
              <w:jc w:val="center"/>
              <w:rPr>
                <w:rFonts w:cs="Arial"/>
                <w:color w:val="000000"/>
              </w:rPr>
            </w:pPr>
            <w:r>
              <w:rPr>
                <w:rFonts w:ascii="Calibri" w:hAnsi="Calibri" w:cs="Calibri"/>
                <w:color w:val="000000"/>
                <w:sz w:val="22"/>
                <w:szCs w:val="22"/>
              </w:rPr>
              <w:t>LP356 (Valve)</w:t>
            </w:r>
          </w:p>
        </w:tc>
        <w:tc>
          <w:tcPr>
            <w:tcW w:w="2386" w:type="dxa"/>
            <w:tcBorders>
              <w:top w:val="single" w:sz="4" w:space="0" w:color="auto"/>
              <w:left w:val="single" w:sz="4" w:space="0" w:color="auto"/>
              <w:bottom w:val="single" w:sz="4" w:space="0" w:color="auto"/>
              <w:right w:val="single" w:sz="4" w:space="0" w:color="auto"/>
            </w:tcBorders>
            <w:vAlign w:val="bottom"/>
          </w:tcPr>
          <w:p w14:paraId="12CE6FF6" w14:textId="77777777" w:rsidR="00370209" w:rsidRPr="001B3BAC" w:rsidRDefault="00370209" w:rsidP="00370209">
            <w:pPr>
              <w:spacing w:after="0"/>
              <w:rPr>
                <w:rFonts w:cs="Arial"/>
                <w:color w:val="000000"/>
              </w:rPr>
            </w:pPr>
            <w:r>
              <w:rPr>
                <w:rFonts w:ascii="Calibri" w:hAnsi="Calibri" w:cs="Calibri"/>
                <w:color w:val="000000"/>
                <w:sz w:val="22"/>
                <w:szCs w:val="22"/>
              </w:rPr>
              <w:t>ZSL491</w:t>
            </w:r>
          </w:p>
        </w:tc>
        <w:tc>
          <w:tcPr>
            <w:tcW w:w="5103" w:type="dxa"/>
            <w:tcBorders>
              <w:top w:val="single" w:sz="4" w:space="0" w:color="auto"/>
              <w:left w:val="single" w:sz="4" w:space="0" w:color="auto"/>
              <w:bottom w:val="single" w:sz="4" w:space="0" w:color="auto"/>
              <w:right w:val="single" w:sz="4" w:space="0" w:color="auto"/>
            </w:tcBorders>
            <w:vAlign w:val="bottom"/>
          </w:tcPr>
          <w:p w14:paraId="14A9DFE0" w14:textId="77777777" w:rsidR="00370209" w:rsidRPr="001B3BAC" w:rsidRDefault="00370209" w:rsidP="00370209">
            <w:pPr>
              <w:jc w:val="left"/>
              <w:rPr>
                <w:rFonts w:cs="Arial"/>
              </w:rPr>
            </w:pPr>
            <w:r>
              <w:rPr>
                <w:rFonts w:ascii="Calibri" w:hAnsi="Calibri" w:cs="Calibri"/>
                <w:color w:val="000000"/>
                <w:sz w:val="22"/>
                <w:szCs w:val="22"/>
              </w:rPr>
              <w:t>Sensor-Closed valve LP356 position confirmation</w:t>
            </w:r>
          </w:p>
        </w:tc>
      </w:tr>
      <w:tr w:rsidR="00370209" w14:paraId="799AA9EE"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E02FD43"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LP356 (Valve)</w:t>
            </w:r>
          </w:p>
        </w:tc>
        <w:tc>
          <w:tcPr>
            <w:tcW w:w="2386" w:type="dxa"/>
            <w:tcBorders>
              <w:top w:val="single" w:sz="4" w:space="0" w:color="auto"/>
              <w:left w:val="single" w:sz="4" w:space="0" w:color="auto"/>
              <w:bottom w:val="single" w:sz="4" w:space="0" w:color="auto"/>
              <w:right w:val="single" w:sz="4" w:space="0" w:color="auto"/>
            </w:tcBorders>
            <w:vAlign w:val="bottom"/>
          </w:tcPr>
          <w:p w14:paraId="33BAD413"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ZSH492</w:t>
            </w:r>
          </w:p>
        </w:tc>
        <w:tc>
          <w:tcPr>
            <w:tcW w:w="5103" w:type="dxa"/>
            <w:tcBorders>
              <w:top w:val="single" w:sz="4" w:space="0" w:color="auto"/>
              <w:left w:val="single" w:sz="4" w:space="0" w:color="auto"/>
              <w:bottom w:val="single" w:sz="4" w:space="0" w:color="auto"/>
              <w:right w:val="single" w:sz="4" w:space="0" w:color="auto"/>
            </w:tcBorders>
            <w:vAlign w:val="bottom"/>
          </w:tcPr>
          <w:p w14:paraId="2166A37D" w14:textId="77777777" w:rsidR="00370209" w:rsidRDefault="00370209" w:rsidP="00370209">
            <w:pPr>
              <w:jc w:val="left"/>
              <w:rPr>
                <w:rFonts w:ascii="Calibri" w:hAnsi="Calibri" w:cs="Calibri"/>
                <w:color w:val="000000"/>
                <w:sz w:val="22"/>
                <w:szCs w:val="22"/>
              </w:rPr>
            </w:pPr>
            <w:r>
              <w:rPr>
                <w:rFonts w:ascii="Calibri" w:hAnsi="Calibri" w:cs="Calibri"/>
                <w:color w:val="000000"/>
                <w:sz w:val="22"/>
                <w:szCs w:val="22"/>
              </w:rPr>
              <w:t>Sensor-Open valve LP356 position confirmation</w:t>
            </w:r>
          </w:p>
        </w:tc>
      </w:tr>
      <w:tr w:rsidR="00370209" w14:paraId="7C21801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D760027"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LP357 (Valve)</w:t>
            </w:r>
          </w:p>
        </w:tc>
        <w:tc>
          <w:tcPr>
            <w:tcW w:w="2386" w:type="dxa"/>
            <w:tcBorders>
              <w:top w:val="single" w:sz="4" w:space="0" w:color="auto"/>
              <w:left w:val="single" w:sz="4" w:space="0" w:color="auto"/>
              <w:bottom w:val="single" w:sz="4" w:space="0" w:color="auto"/>
              <w:right w:val="single" w:sz="4" w:space="0" w:color="auto"/>
            </w:tcBorders>
            <w:vAlign w:val="bottom"/>
          </w:tcPr>
          <w:p w14:paraId="72F0B933"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 xml:space="preserve">AY360 </w:t>
            </w:r>
          </w:p>
        </w:tc>
        <w:tc>
          <w:tcPr>
            <w:tcW w:w="5103" w:type="dxa"/>
            <w:tcBorders>
              <w:top w:val="single" w:sz="4" w:space="0" w:color="auto"/>
              <w:left w:val="single" w:sz="4" w:space="0" w:color="auto"/>
              <w:bottom w:val="single" w:sz="4" w:space="0" w:color="auto"/>
              <w:right w:val="single" w:sz="4" w:space="0" w:color="auto"/>
            </w:tcBorders>
            <w:vAlign w:val="bottom"/>
          </w:tcPr>
          <w:p w14:paraId="17FDBBFC" w14:textId="77777777" w:rsidR="00370209" w:rsidRDefault="00370209" w:rsidP="00370209">
            <w:pPr>
              <w:jc w:val="left"/>
              <w:rPr>
                <w:rFonts w:ascii="Calibri" w:hAnsi="Calibri" w:cs="Calibri"/>
                <w:color w:val="000000"/>
                <w:sz w:val="22"/>
                <w:szCs w:val="22"/>
              </w:rPr>
            </w:pPr>
            <w:r>
              <w:rPr>
                <w:rFonts w:ascii="Calibri" w:hAnsi="Calibri" w:cs="Calibri"/>
                <w:color w:val="000000"/>
                <w:sz w:val="22"/>
                <w:szCs w:val="22"/>
              </w:rPr>
              <w:t>Solenoid-Vacuum breaker nitrogen line</w:t>
            </w:r>
          </w:p>
        </w:tc>
      </w:tr>
      <w:tr w:rsidR="00370209" w:rsidRPr="00847D46" w14:paraId="1A969BC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C3C18D9"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LP357 (Valve)</w:t>
            </w:r>
          </w:p>
        </w:tc>
        <w:tc>
          <w:tcPr>
            <w:tcW w:w="2386" w:type="dxa"/>
            <w:tcBorders>
              <w:top w:val="single" w:sz="4" w:space="0" w:color="auto"/>
              <w:left w:val="single" w:sz="4" w:space="0" w:color="auto"/>
              <w:bottom w:val="single" w:sz="4" w:space="0" w:color="auto"/>
              <w:right w:val="single" w:sz="4" w:space="0" w:color="auto"/>
            </w:tcBorders>
            <w:vAlign w:val="bottom"/>
          </w:tcPr>
          <w:p w14:paraId="189207B0"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ZSL358</w:t>
            </w:r>
          </w:p>
        </w:tc>
        <w:tc>
          <w:tcPr>
            <w:tcW w:w="5103" w:type="dxa"/>
            <w:tcBorders>
              <w:top w:val="single" w:sz="4" w:space="0" w:color="auto"/>
              <w:left w:val="single" w:sz="4" w:space="0" w:color="auto"/>
              <w:bottom w:val="single" w:sz="4" w:space="0" w:color="auto"/>
              <w:right w:val="single" w:sz="4" w:space="0" w:color="auto"/>
            </w:tcBorders>
            <w:vAlign w:val="bottom"/>
          </w:tcPr>
          <w:p w14:paraId="353DB006" w14:textId="77777777" w:rsidR="00370209" w:rsidRPr="00847D46" w:rsidRDefault="00370209" w:rsidP="00370209">
            <w:pPr>
              <w:spacing w:after="0"/>
              <w:jc w:val="left"/>
              <w:rPr>
                <w:rFonts w:ascii="Calibri" w:hAnsi="Calibri" w:cs="Calibri"/>
                <w:color w:val="000000"/>
                <w:sz w:val="22"/>
                <w:szCs w:val="22"/>
                <w:lang w:val="en-AU"/>
              </w:rPr>
            </w:pPr>
            <w:r>
              <w:rPr>
                <w:rFonts w:ascii="Calibri" w:hAnsi="Calibri" w:cs="Calibri"/>
                <w:color w:val="000000"/>
                <w:sz w:val="22"/>
                <w:szCs w:val="22"/>
              </w:rPr>
              <w:t>Sensor-Closed valve LP357 position confirmation</w:t>
            </w:r>
          </w:p>
        </w:tc>
      </w:tr>
      <w:tr w:rsidR="00370209" w:rsidRPr="00847D46" w14:paraId="73A8E026"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EE36469" w14:textId="77777777" w:rsidR="00370209" w:rsidRPr="00847D46" w:rsidRDefault="00370209" w:rsidP="00370209">
            <w:pPr>
              <w:spacing w:after="0"/>
              <w:jc w:val="center"/>
              <w:rPr>
                <w:rFonts w:ascii="Calibri" w:hAnsi="Calibri" w:cs="Calibri"/>
                <w:color w:val="000000"/>
                <w:sz w:val="22"/>
                <w:szCs w:val="22"/>
                <w:lang w:val="en-AU"/>
              </w:rPr>
            </w:pPr>
            <w:r>
              <w:rPr>
                <w:rFonts w:ascii="Calibri" w:hAnsi="Calibri" w:cs="Calibri"/>
                <w:color w:val="000000"/>
                <w:sz w:val="22"/>
                <w:szCs w:val="22"/>
              </w:rPr>
              <w:t>LP357 (Valve)</w:t>
            </w:r>
          </w:p>
        </w:tc>
        <w:tc>
          <w:tcPr>
            <w:tcW w:w="2386" w:type="dxa"/>
            <w:tcBorders>
              <w:top w:val="single" w:sz="4" w:space="0" w:color="auto"/>
              <w:left w:val="single" w:sz="4" w:space="0" w:color="auto"/>
              <w:bottom w:val="single" w:sz="4" w:space="0" w:color="auto"/>
              <w:right w:val="single" w:sz="4" w:space="0" w:color="auto"/>
            </w:tcBorders>
            <w:vAlign w:val="bottom"/>
          </w:tcPr>
          <w:p w14:paraId="148FC353"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ZSH359</w:t>
            </w:r>
          </w:p>
        </w:tc>
        <w:tc>
          <w:tcPr>
            <w:tcW w:w="5103" w:type="dxa"/>
            <w:tcBorders>
              <w:top w:val="single" w:sz="4" w:space="0" w:color="auto"/>
              <w:left w:val="single" w:sz="4" w:space="0" w:color="auto"/>
              <w:bottom w:val="single" w:sz="4" w:space="0" w:color="auto"/>
              <w:right w:val="single" w:sz="4" w:space="0" w:color="auto"/>
            </w:tcBorders>
            <w:vAlign w:val="bottom"/>
          </w:tcPr>
          <w:p w14:paraId="6A44FCF3"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Sensor-Open valve LP357 position confirmation</w:t>
            </w:r>
          </w:p>
        </w:tc>
      </w:tr>
      <w:tr w:rsidR="00370209" w:rsidRPr="00847D46" w14:paraId="66165227"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0AC04E5"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LP352 (Valve)</w:t>
            </w:r>
          </w:p>
        </w:tc>
        <w:tc>
          <w:tcPr>
            <w:tcW w:w="2386" w:type="dxa"/>
            <w:tcBorders>
              <w:top w:val="single" w:sz="4" w:space="0" w:color="auto"/>
              <w:left w:val="single" w:sz="4" w:space="0" w:color="auto"/>
              <w:bottom w:val="single" w:sz="4" w:space="0" w:color="auto"/>
              <w:right w:val="single" w:sz="4" w:space="0" w:color="auto"/>
            </w:tcBorders>
            <w:vAlign w:val="bottom"/>
          </w:tcPr>
          <w:p w14:paraId="52449F08"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 xml:space="preserve">AY351 </w:t>
            </w:r>
          </w:p>
        </w:tc>
        <w:tc>
          <w:tcPr>
            <w:tcW w:w="5103" w:type="dxa"/>
            <w:tcBorders>
              <w:top w:val="single" w:sz="4" w:space="0" w:color="auto"/>
              <w:left w:val="single" w:sz="4" w:space="0" w:color="auto"/>
              <w:bottom w:val="single" w:sz="4" w:space="0" w:color="auto"/>
              <w:right w:val="single" w:sz="4" w:space="0" w:color="auto"/>
            </w:tcBorders>
            <w:vAlign w:val="bottom"/>
          </w:tcPr>
          <w:p w14:paraId="2D95C794"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Solenoid-Vacuum breaker Silencer line</w:t>
            </w:r>
          </w:p>
        </w:tc>
      </w:tr>
      <w:tr w:rsidR="00370209" w:rsidRPr="00847D46" w14:paraId="74E51B87"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15A96C3"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LP352 (Valve)</w:t>
            </w:r>
          </w:p>
        </w:tc>
        <w:tc>
          <w:tcPr>
            <w:tcW w:w="2386" w:type="dxa"/>
            <w:tcBorders>
              <w:top w:val="single" w:sz="4" w:space="0" w:color="auto"/>
              <w:left w:val="single" w:sz="4" w:space="0" w:color="auto"/>
              <w:bottom w:val="single" w:sz="4" w:space="0" w:color="auto"/>
              <w:right w:val="single" w:sz="4" w:space="0" w:color="auto"/>
            </w:tcBorders>
            <w:vAlign w:val="bottom"/>
          </w:tcPr>
          <w:p w14:paraId="0B565C3C"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ZSL353</w:t>
            </w:r>
          </w:p>
        </w:tc>
        <w:tc>
          <w:tcPr>
            <w:tcW w:w="5103" w:type="dxa"/>
            <w:tcBorders>
              <w:top w:val="single" w:sz="4" w:space="0" w:color="auto"/>
              <w:left w:val="single" w:sz="4" w:space="0" w:color="auto"/>
              <w:bottom w:val="single" w:sz="4" w:space="0" w:color="auto"/>
              <w:right w:val="single" w:sz="4" w:space="0" w:color="auto"/>
            </w:tcBorders>
            <w:vAlign w:val="bottom"/>
          </w:tcPr>
          <w:p w14:paraId="0B1D0F6A"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Sensor- Closed valve LP352 position confirmation</w:t>
            </w:r>
          </w:p>
        </w:tc>
      </w:tr>
      <w:tr w:rsidR="00370209" w:rsidRPr="00847D46" w14:paraId="1311753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45DED37"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LP352 (Valve)</w:t>
            </w:r>
          </w:p>
        </w:tc>
        <w:tc>
          <w:tcPr>
            <w:tcW w:w="2386" w:type="dxa"/>
            <w:tcBorders>
              <w:top w:val="single" w:sz="4" w:space="0" w:color="auto"/>
              <w:left w:val="single" w:sz="4" w:space="0" w:color="auto"/>
              <w:bottom w:val="single" w:sz="4" w:space="0" w:color="auto"/>
              <w:right w:val="single" w:sz="4" w:space="0" w:color="auto"/>
            </w:tcBorders>
            <w:vAlign w:val="bottom"/>
          </w:tcPr>
          <w:p w14:paraId="726206B5"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ZSH354</w:t>
            </w:r>
          </w:p>
        </w:tc>
        <w:tc>
          <w:tcPr>
            <w:tcW w:w="5103" w:type="dxa"/>
            <w:tcBorders>
              <w:top w:val="single" w:sz="4" w:space="0" w:color="auto"/>
              <w:left w:val="single" w:sz="4" w:space="0" w:color="auto"/>
              <w:bottom w:val="single" w:sz="4" w:space="0" w:color="auto"/>
              <w:right w:val="single" w:sz="4" w:space="0" w:color="auto"/>
            </w:tcBorders>
            <w:vAlign w:val="bottom"/>
          </w:tcPr>
          <w:p w14:paraId="35A842A5"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Sensor-Open valve LP352 position confirmation</w:t>
            </w:r>
          </w:p>
        </w:tc>
      </w:tr>
      <w:tr w:rsidR="00370209" w:rsidRPr="00847D46" w14:paraId="20A095F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FCA2DC0"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PRV346</w:t>
            </w:r>
          </w:p>
        </w:tc>
        <w:tc>
          <w:tcPr>
            <w:tcW w:w="2386" w:type="dxa"/>
            <w:tcBorders>
              <w:top w:val="single" w:sz="4" w:space="0" w:color="auto"/>
              <w:left w:val="single" w:sz="4" w:space="0" w:color="auto"/>
              <w:bottom w:val="single" w:sz="4" w:space="0" w:color="auto"/>
              <w:right w:val="single" w:sz="4" w:space="0" w:color="auto"/>
            </w:tcBorders>
            <w:vAlign w:val="bottom"/>
          </w:tcPr>
          <w:p w14:paraId="2A49DAC5"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ZIC346</w:t>
            </w:r>
          </w:p>
        </w:tc>
        <w:tc>
          <w:tcPr>
            <w:tcW w:w="5103" w:type="dxa"/>
            <w:tcBorders>
              <w:top w:val="single" w:sz="4" w:space="0" w:color="auto"/>
              <w:left w:val="single" w:sz="4" w:space="0" w:color="auto"/>
              <w:bottom w:val="single" w:sz="4" w:space="0" w:color="auto"/>
              <w:right w:val="single" w:sz="4" w:space="0" w:color="auto"/>
            </w:tcBorders>
            <w:vAlign w:val="bottom"/>
          </w:tcPr>
          <w:p w14:paraId="6E5A7DFF" w14:textId="77777777" w:rsidR="00370209" w:rsidRPr="00AE6665" w:rsidRDefault="00370209" w:rsidP="00370209">
            <w:pPr>
              <w:spacing w:after="0"/>
              <w:jc w:val="left"/>
              <w:rPr>
                <w:rFonts w:ascii="Calibri" w:hAnsi="Calibri" w:cs="Calibri"/>
                <w:color w:val="000000"/>
                <w:sz w:val="22"/>
                <w:szCs w:val="22"/>
                <w:lang w:val="en-AU"/>
              </w:rPr>
            </w:pPr>
            <w:r>
              <w:rPr>
                <w:rFonts w:ascii="Calibri" w:hAnsi="Calibri" w:cs="Calibri"/>
                <w:color w:val="000000"/>
                <w:sz w:val="22"/>
                <w:szCs w:val="22"/>
              </w:rPr>
              <w:t>Proportional Valve- Outlet Bag filter Vacuum pressure Control</w:t>
            </w:r>
          </w:p>
        </w:tc>
      </w:tr>
      <w:tr w:rsidR="00370209" w:rsidRPr="00847D46" w14:paraId="0A8391B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BA55DEC"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PRV346</w:t>
            </w:r>
          </w:p>
        </w:tc>
        <w:tc>
          <w:tcPr>
            <w:tcW w:w="2386" w:type="dxa"/>
            <w:tcBorders>
              <w:top w:val="single" w:sz="4" w:space="0" w:color="auto"/>
              <w:left w:val="single" w:sz="4" w:space="0" w:color="auto"/>
              <w:bottom w:val="single" w:sz="4" w:space="0" w:color="auto"/>
              <w:right w:val="single" w:sz="4" w:space="0" w:color="auto"/>
            </w:tcBorders>
            <w:vAlign w:val="bottom"/>
          </w:tcPr>
          <w:p w14:paraId="22110DFD"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ZIT346</w:t>
            </w:r>
          </w:p>
        </w:tc>
        <w:tc>
          <w:tcPr>
            <w:tcW w:w="5103" w:type="dxa"/>
            <w:tcBorders>
              <w:top w:val="single" w:sz="4" w:space="0" w:color="auto"/>
              <w:left w:val="single" w:sz="4" w:space="0" w:color="auto"/>
              <w:bottom w:val="single" w:sz="4" w:space="0" w:color="auto"/>
              <w:right w:val="single" w:sz="4" w:space="0" w:color="auto"/>
            </w:tcBorders>
            <w:vAlign w:val="bottom"/>
          </w:tcPr>
          <w:p w14:paraId="035261EE" w14:textId="77777777" w:rsidR="00370209" w:rsidRPr="00013FFB" w:rsidRDefault="00370209" w:rsidP="00370209">
            <w:pPr>
              <w:spacing w:after="0"/>
              <w:jc w:val="left"/>
              <w:rPr>
                <w:rFonts w:ascii="Calibri" w:hAnsi="Calibri" w:cs="Calibri"/>
                <w:color w:val="000000"/>
                <w:sz w:val="22"/>
                <w:szCs w:val="22"/>
                <w:lang w:val="en-AU"/>
              </w:rPr>
            </w:pPr>
            <w:r>
              <w:rPr>
                <w:rFonts w:ascii="Calibri" w:hAnsi="Calibri" w:cs="Calibri"/>
                <w:color w:val="000000"/>
                <w:sz w:val="22"/>
                <w:szCs w:val="22"/>
              </w:rPr>
              <w:t>Feedback- Outlet Bag filter Vacuum pressure Control</w:t>
            </w:r>
          </w:p>
        </w:tc>
      </w:tr>
      <w:tr w:rsidR="00370209" w:rsidRPr="00847D46" w14:paraId="007EDD5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47A2AC4"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LP347 (Valve)</w:t>
            </w:r>
          </w:p>
        </w:tc>
        <w:tc>
          <w:tcPr>
            <w:tcW w:w="2386" w:type="dxa"/>
            <w:tcBorders>
              <w:top w:val="single" w:sz="4" w:space="0" w:color="auto"/>
              <w:left w:val="single" w:sz="4" w:space="0" w:color="auto"/>
              <w:bottom w:val="single" w:sz="4" w:space="0" w:color="auto"/>
              <w:right w:val="single" w:sz="4" w:space="0" w:color="auto"/>
            </w:tcBorders>
            <w:vAlign w:val="bottom"/>
          </w:tcPr>
          <w:p w14:paraId="0DC799C2"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 xml:space="preserve">AY350 </w:t>
            </w:r>
          </w:p>
        </w:tc>
        <w:tc>
          <w:tcPr>
            <w:tcW w:w="5103" w:type="dxa"/>
            <w:tcBorders>
              <w:top w:val="single" w:sz="4" w:space="0" w:color="auto"/>
              <w:left w:val="single" w:sz="4" w:space="0" w:color="auto"/>
              <w:bottom w:val="single" w:sz="4" w:space="0" w:color="auto"/>
              <w:right w:val="single" w:sz="4" w:space="0" w:color="auto"/>
            </w:tcBorders>
            <w:vAlign w:val="bottom"/>
          </w:tcPr>
          <w:p w14:paraId="3D6255B5"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Solenoid-Vacuum pressure Control nitrogen line (?)</w:t>
            </w:r>
          </w:p>
        </w:tc>
      </w:tr>
      <w:tr w:rsidR="00370209" w:rsidRPr="00847D46" w14:paraId="67D049A1"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DFF261C"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LP347 (Valve)</w:t>
            </w:r>
          </w:p>
        </w:tc>
        <w:tc>
          <w:tcPr>
            <w:tcW w:w="2386" w:type="dxa"/>
            <w:tcBorders>
              <w:top w:val="single" w:sz="4" w:space="0" w:color="auto"/>
              <w:left w:val="single" w:sz="4" w:space="0" w:color="auto"/>
              <w:bottom w:val="single" w:sz="4" w:space="0" w:color="auto"/>
              <w:right w:val="single" w:sz="4" w:space="0" w:color="auto"/>
            </w:tcBorders>
            <w:vAlign w:val="bottom"/>
          </w:tcPr>
          <w:p w14:paraId="6065B42C"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ZSL358</w:t>
            </w:r>
          </w:p>
        </w:tc>
        <w:tc>
          <w:tcPr>
            <w:tcW w:w="5103" w:type="dxa"/>
            <w:tcBorders>
              <w:top w:val="single" w:sz="4" w:space="0" w:color="auto"/>
              <w:left w:val="single" w:sz="4" w:space="0" w:color="auto"/>
              <w:bottom w:val="single" w:sz="4" w:space="0" w:color="auto"/>
              <w:right w:val="single" w:sz="4" w:space="0" w:color="auto"/>
            </w:tcBorders>
            <w:vAlign w:val="bottom"/>
          </w:tcPr>
          <w:p w14:paraId="38BDE393"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Sensor- Closed valve LP347 position confirmation</w:t>
            </w:r>
          </w:p>
        </w:tc>
      </w:tr>
      <w:tr w:rsidR="00370209" w:rsidRPr="00847D46" w14:paraId="1F293E5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CA58D6A"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LP347 (Valve)</w:t>
            </w:r>
          </w:p>
        </w:tc>
        <w:tc>
          <w:tcPr>
            <w:tcW w:w="2386" w:type="dxa"/>
            <w:tcBorders>
              <w:top w:val="single" w:sz="4" w:space="0" w:color="auto"/>
              <w:left w:val="single" w:sz="4" w:space="0" w:color="auto"/>
              <w:bottom w:val="single" w:sz="4" w:space="0" w:color="auto"/>
              <w:right w:val="single" w:sz="4" w:space="0" w:color="auto"/>
            </w:tcBorders>
            <w:vAlign w:val="bottom"/>
          </w:tcPr>
          <w:p w14:paraId="362EF2E0"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ZSH359</w:t>
            </w:r>
          </w:p>
        </w:tc>
        <w:tc>
          <w:tcPr>
            <w:tcW w:w="5103" w:type="dxa"/>
            <w:tcBorders>
              <w:top w:val="single" w:sz="4" w:space="0" w:color="auto"/>
              <w:left w:val="single" w:sz="4" w:space="0" w:color="auto"/>
              <w:bottom w:val="single" w:sz="4" w:space="0" w:color="auto"/>
              <w:right w:val="single" w:sz="4" w:space="0" w:color="auto"/>
            </w:tcBorders>
            <w:vAlign w:val="bottom"/>
          </w:tcPr>
          <w:p w14:paraId="42284D46"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Sensor-Open valve LP347 position confirmation</w:t>
            </w:r>
          </w:p>
        </w:tc>
      </w:tr>
      <w:tr w:rsidR="00370209" w:rsidRPr="00847D46" w14:paraId="235188D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C4A37A7"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LP342 (Valve)</w:t>
            </w:r>
          </w:p>
        </w:tc>
        <w:tc>
          <w:tcPr>
            <w:tcW w:w="2386" w:type="dxa"/>
            <w:tcBorders>
              <w:top w:val="single" w:sz="4" w:space="0" w:color="auto"/>
              <w:left w:val="single" w:sz="4" w:space="0" w:color="auto"/>
              <w:bottom w:val="single" w:sz="4" w:space="0" w:color="auto"/>
              <w:right w:val="single" w:sz="4" w:space="0" w:color="auto"/>
            </w:tcBorders>
            <w:vAlign w:val="bottom"/>
          </w:tcPr>
          <w:p w14:paraId="1645A82F"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AY341</w:t>
            </w:r>
          </w:p>
        </w:tc>
        <w:tc>
          <w:tcPr>
            <w:tcW w:w="5103" w:type="dxa"/>
            <w:tcBorders>
              <w:top w:val="single" w:sz="4" w:space="0" w:color="auto"/>
              <w:left w:val="single" w:sz="4" w:space="0" w:color="auto"/>
              <w:bottom w:val="single" w:sz="4" w:space="0" w:color="auto"/>
              <w:right w:val="single" w:sz="4" w:space="0" w:color="auto"/>
            </w:tcBorders>
            <w:vAlign w:val="bottom"/>
          </w:tcPr>
          <w:p w14:paraId="0951D47E"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Solenoid-Vacuum pressure Control Silencer line</w:t>
            </w:r>
          </w:p>
        </w:tc>
      </w:tr>
      <w:tr w:rsidR="00370209" w:rsidRPr="00847D46" w14:paraId="6702EE2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9FB7A3F"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LP342 (Valve)</w:t>
            </w:r>
          </w:p>
        </w:tc>
        <w:tc>
          <w:tcPr>
            <w:tcW w:w="2386" w:type="dxa"/>
            <w:tcBorders>
              <w:top w:val="single" w:sz="4" w:space="0" w:color="auto"/>
              <w:left w:val="single" w:sz="4" w:space="0" w:color="auto"/>
              <w:bottom w:val="single" w:sz="4" w:space="0" w:color="auto"/>
              <w:right w:val="single" w:sz="4" w:space="0" w:color="auto"/>
            </w:tcBorders>
            <w:vAlign w:val="bottom"/>
          </w:tcPr>
          <w:p w14:paraId="0F8D8A12"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ZSL353</w:t>
            </w:r>
          </w:p>
        </w:tc>
        <w:tc>
          <w:tcPr>
            <w:tcW w:w="5103" w:type="dxa"/>
            <w:tcBorders>
              <w:top w:val="single" w:sz="4" w:space="0" w:color="auto"/>
              <w:left w:val="single" w:sz="4" w:space="0" w:color="auto"/>
              <w:bottom w:val="single" w:sz="4" w:space="0" w:color="auto"/>
              <w:right w:val="single" w:sz="4" w:space="0" w:color="auto"/>
            </w:tcBorders>
            <w:vAlign w:val="bottom"/>
          </w:tcPr>
          <w:p w14:paraId="43F69D72"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Sensor- Closed valve LP342 position confirmation</w:t>
            </w:r>
          </w:p>
        </w:tc>
      </w:tr>
      <w:tr w:rsidR="00370209" w:rsidRPr="00847D46" w14:paraId="2D774FB1"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67698BE"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LP342 (Valve)</w:t>
            </w:r>
          </w:p>
        </w:tc>
        <w:tc>
          <w:tcPr>
            <w:tcW w:w="2386" w:type="dxa"/>
            <w:tcBorders>
              <w:top w:val="single" w:sz="4" w:space="0" w:color="auto"/>
              <w:left w:val="single" w:sz="4" w:space="0" w:color="auto"/>
              <w:bottom w:val="single" w:sz="4" w:space="0" w:color="auto"/>
              <w:right w:val="single" w:sz="4" w:space="0" w:color="auto"/>
            </w:tcBorders>
            <w:vAlign w:val="bottom"/>
          </w:tcPr>
          <w:p w14:paraId="3ECE9DAB"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ZSH354</w:t>
            </w:r>
          </w:p>
        </w:tc>
        <w:tc>
          <w:tcPr>
            <w:tcW w:w="5103" w:type="dxa"/>
            <w:tcBorders>
              <w:top w:val="single" w:sz="4" w:space="0" w:color="auto"/>
              <w:left w:val="single" w:sz="4" w:space="0" w:color="auto"/>
              <w:bottom w:val="single" w:sz="4" w:space="0" w:color="auto"/>
              <w:right w:val="single" w:sz="4" w:space="0" w:color="auto"/>
            </w:tcBorders>
            <w:vAlign w:val="bottom"/>
          </w:tcPr>
          <w:p w14:paraId="178391A6"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Sensor-Open valve LP342 position confirmation</w:t>
            </w:r>
          </w:p>
        </w:tc>
      </w:tr>
      <w:tr w:rsidR="00370209" w:rsidRPr="00847D46" w14:paraId="1DC8146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5391097" w14:textId="77777777" w:rsidR="00370209" w:rsidRDefault="00370209" w:rsidP="00370209">
            <w:pPr>
              <w:spacing w:after="0"/>
              <w:jc w:val="center"/>
              <w:rPr>
                <w:rFonts w:ascii="Calibri" w:hAnsi="Calibri" w:cs="Calibri"/>
                <w:color w:val="000000"/>
                <w:sz w:val="22"/>
                <w:szCs w:val="22"/>
              </w:rPr>
            </w:pPr>
            <w:r>
              <w:rPr>
                <w:rFonts w:ascii="Calibri" w:hAnsi="Calibri" w:cs="Calibri"/>
                <w:color w:val="000000"/>
                <w:sz w:val="22"/>
                <w:szCs w:val="22"/>
              </w:rPr>
              <w:t>AMOT-M03(Motor)</w:t>
            </w:r>
          </w:p>
        </w:tc>
        <w:tc>
          <w:tcPr>
            <w:tcW w:w="2386" w:type="dxa"/>
            <w:tcBorders>
              <w:top w:val="single" w:sz="4" w:space="0" w:color="auto"/>
              <w:left w:val="single" w:sz="4" w:space="0" w:color="auto"/>
              <w:bottom w:val="single" w:sz="4" w:space="0" w:color="auto"/>
              <w:right w:val="single" w:sz="4" w:space="0" w:color="auto"/>
            </w:tcBorders>
            <w:vAlign w:val="bottom"/>
          </w:tcPr>
          <w:p w14:paraId="093E6227" w14:textId="77777777" w:rsidR="00370209" w:rsidRDefault="00370209" w:rsidP="00370209">
            <w:pPr>
              <w:spacing w:after="0"/>
              <w:rPr>
                <w:rFonts w:ascii="Calibri" w:hAnsi="Calibri" w:cs="Calibri"/>
                <w:color w:val="000000"/>
                <w:sz w:val="22"/>
                <w:szCs w:val="22"/>
              </w:rPr>
            </w:pPr>
            <w:r>
              <w:rPr>
                <w:rFonts w:ascii="Calibri" w:hAnsi="Calibri" w:cs="Calibri"/>
                <w:color w:val="000000"/>
                <w:sz w:val="22"/>
                <w:szCs w:val="22"/>
              </w:rPr>
              <w:t>PG398-M03-VFD</w:t>
            </w:r>
          </w:p>
        </w:tc>
        <w:tc>
          <w:tcPr>
            <w:tcW w:w="5103" w:type="dxa"/>
            <w:tcBorders>
              <w:top w:val="single" w:sz="4" w:space="0" w:color="auto"/>
              <w:left w:val="single" w:sz="4" w:space="0" w:color="auto"/>
              <w:bottom w:val="single" w:sz="4" w:space="0" w:color="auto"/>
              <w:right w:val="single" w:sz="4" w:space="0" w:color="auto"/>
            </w:tcBorders>
            <w:vAlign w:val="bottom"/>
          </w:tcPr>
          <w:p w14:paraId="394817DC" w14:textId="77777777" w:rsidR="00370209" w:rsidRDefault="00370209" w:rsidP="00370209">
            <w:pPr>
              <w:spacing w:after="0"/>
              <w:jc w:val="left"/>
              <w:rPr>
                <w:rFonts w:ascii="Calibri" w:hAnsi="Calibri" w:cs="Calibri"/>
                <w:color w:val="000000"/>
                <w:sz w:val="22"/>
                <w:szCs w:val="22"/>
              </w:rPr>
            </w:pPr>
            <w:r>
              <w:rPr>
                <w:rFonts w:ascii="Calibri" w:hAnsi="Calibri" w:cs="Calibri"/>
                <w:color w:val="000000"/>
                <w:sz w:val="22"/>
                <w:szCs w:val="22"/>
              </w:rPr>
              <w:t>Motor-Vacuum pump</w:t>
            </w:r>
          </w:p>
        </w:tc>
      </w:tr>
      <w:tr w:rsidR="00774E33" w:rsidRPr="00847D46" w14:paraId="5271E3F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FC3D08B"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LP239 (Valve)</w:t>
            </w:r>
          </w:p>
        </w:tc>
        <w:tc>
          <w:tcPr>
            <w:tcW w:w="2386" w:type="dxa"/>
            <w:tcBorders>
              <w:top w:val="single" w:sz="4" w:space="0" w:color="auto"/>
              <w:left w:val="single" w:sz="4" w:space="0" w:color="auto"/>
              <w:bottom w:val="single" w:sz="4" w:space="0" w:color="auto"/>
              <w:right w:val="single" w:sz="4" w:space="0" w:color="auto"/>
            </w:tcBorders>
            <w:vAlign w:val="bottom"/>
          </w:tcPr>
          <w:p w14:paraId="36243A84"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AY336A</w:t>
            </w:r>
          </w:p>
        </w:tc>
        <w:tc>
          <w:tcPr>
            <w:tcW w:w="5103" w:type="dxa"/>
            <w:tcBorders>
              <w:top w:val="single" w:sz="4" w:space="0" w:color="auto"/>
              <w:left w:val="single" w:sz="4" w:space="0" w:color="auto"/>
              <w:bottom w:val="single" w:sz="4" w:space="0" w:color="auto"/>
              <w:right w:val="single" w:sz="4" w:space="0" w:color="auto"/>
            </w:tcBorders>
            <w:vAlign w:val="bottom"/>
          </w:tcPr>
          <w:p w14:paraId="26E5A183"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Solenoid-Material Inlet valve open</w:t>
            </w:r>
          </w:p>
        </w:tc>
      </w:tr>
      <w:tr w:rsidR="00774E33" w:rsidRPr="00847D46" w14:paraId="4D8EB6C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643A8F0"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LP239 (Valve)</w:t>
            </w:r>
          </w:p>
        </w:tc>
        <w:tc>
          <w:tcPr>
            <w:tcW w:w="2386" w:type="dxa"/>
            <w:tcBorders>
              <w:top w:val="single" w:sz="4" w:space="0" w:color="auto"/>
              <w:left w:val="single" w:sz="4" w:space="0" w:color="auto"/>
              <w:bottom w:val="single" w:sz="4" w:space="0" w:color="auto"/>
              <w:right w:val="single" w:sz="4" w:space="0" w:color="auto"/>
            </w:tcBorders>
            <w:vAlign w:val="bottom"/>
          </w:tcPr>
          <w:p w14:paraId="1CB4E518"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AY336B</w:t>
            </w:r>
          </w:p>
        </w:tc>
        <w:tc>
          <w:tcPr>
            <w:tcW w:w="5103" w:type="dxa"/>
            <w:tcBorders>
              <w:top w:val="single" w:sz="4" w:space="0" w:color="auto"/>
              <w:left w:val="single" w:sz="4" w:space="0" w:color="auto"/>
              <w:bottom w:val="single" w:sz="4" w:space="0" w:color="auto"/>
              <w:right w:val="single" w:sz="4" w:space="0" w:color="auto"/>
            </w:tcBorders>
            <w:vAlign w:val="bottom"/>
          </w:tcPr>
          <w:p w14:paraId="62C57E64"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Solenoid-Material Inlet valve close</w:t>
            </w:r>
          </w:p>
        </w:tc>
      </w:tr>
      <w:tr w:rsidR="00774E33" w:rsidRPr="00847D46" w14:paraId="2681C2CC"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7066161"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LP239 (Valve)</w:t>
            </w:r>
          </w:p>
        </w:tc>
        <w:tc>
          <w:tcPr>
            <w:tcW w:w="2386" w:type="dxa"/>
            <w:tcBorders>
              <w:top w:val="single" w:sz="4" w:space="0" w:color="auto"/>
              <w:left w:val="single" w:sz="4" w:space="0" w:color="auto"/>
              <w:bottom w:val="single" w:sz="4" w:space="0" w:color="auto"/>
              <w:right w:val="single" w:sz="4" w:space="0" w:color="auto"/>
            </w:tcBorders>
            <w:vAlign w:val="bottom"/>
          </w:tcPr>
          <w:p w14:paraId="4AD2C0D2"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ZSL2</w:t>
            </w:r>
            <w:r w:rsidR="0040499B">
              <w:rPr>
                <w:rFonts w:ascii="Calibri" w:hAnsi="Calibri" w:cs="Calibri"/>
                <w:color w:val="000000"/>
                <w:sz w:val="22"/>
                <w:szCs w:val="22"/>
              </w:rPr>
              <w:t>41</w:t>
            </w:r>
          </w:p>
        </w:tc>
        <w:tc>
          <w:tcPr>
            <w:tcW w:w="5103" w:type="dxa"/>
            <w:tcBorders>
              <w:top w:val="single" w:sz="4" w:space="0" w:color="auto"/>
              <w:left w:val="single" w:sz="4" w:space="0" w:color="auto"/>
              <w:bottom w:val="single" w:sz="4" w:space="0" w:color="auto"/>
              <w:right w:val="single" w:sz="4" w:space="0" w:color="auto"/>
            </w:tcBorders>
            <w:vAlign w:val="bottom"/>
          </w:tcPr>
          <w:p w14:paraId="123C186D"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Sensor-Closed valve LP239 position confirmation</w:t>
            </w:r>
          </w:p>
        </w:tc>
      </w:tr>
      <w:tr w:rsidR="00774E33" w:rsidRPr="00847D46" w14:paraId="5144EDB2"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B1AE499"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LP239 (Valve)</w:t>
            </w:r>
          </w:p>
        </w:tc>
        <w:tc>
          <w:tcPr>
            <w:tcW w:w="2386" w:type="dxa"/>
            <w:tcBorders>
              <w:top w:val="single" w:sz="4" w:space="0" w:color="auto"/>
              <w:left w:val="single" w:sz="4" w:space="0" w:color="auto"/>
              <w:bottom w:val="single" w:sz="4" w:space="0" w:color="auto"/>
              <w:right w:val="single" w:sz="4" w:space="0" w:color="auto"/>
            </w:tcBorders>
            <w:vAlign w:val="bottom"/>
          </w:tcPr>
          <w:p w14:paraId="31C0AF47"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ZSH2</w:t>
            </w:r>
            <w:r w:rsidR="0040499B">
              <w:rPr>
                <w:rFonts w:ascii="Calibri" w:hAnsi="Calibri" w:cs="Calibri"/>
                <w:color w:val="000000"/>
                <w:sz w:val="22"/>
                <w:szCs w:val="22"/>
              </w:rPr>
              <w:t>40</w:t>
            </w:r>
          </w:p>
        </w:tc>
        <w:tc>
          <w:tcPr>
            <w:tcW w:w="5103" w:type="dxa"/>
            <w:tcBorders>
              <w:top w:val="single" w:sz="4" w:space="0" w:color="auto"/>
              <w:left w:val="single" w:sz="4" w:space="0" w:color="auto"/>
              <w:bottom w:val="single" w:sz="4" w:space="0" w:color="auto"/>
              <w:right w:val="single" w:sz="4" w:space="0" w:color="auto"/>
            </w:tcBorders>
            <w:vAlign w:val="bottom"/>
          </w:tcPr>
          <w:p w14:paraId="48110DA2"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Sensor-Open valve LP239 position confirmation</w:t>
            </w:r>
          </w:p>
        </w:tc>
      </w:tr>
      <w:tr w:rsidR="00774E33" w:rsidRPr="00847D46" w14:paraId="3D80DEB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C5FAA71"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AMOT-M01(Motor)</w:t>
            </w:r>
          </w:p>
        </w:tc>
        <w:tc>
          <w:tcPr>
            <w:tcW w:w="2386" w:type="dxa"/>
            <w:tcBorders>
              <w:top w:val="single" w:sz="4" w:space="0" w:color="auto"/>
              <w:left w:val="single" w:sz="4" w:space="0" w:color="auto"/>
              <w:bottom w:val="single" w:sz="4" w:space="0" w:color="auto"/>
              <w:right w:val="single" w:sz="4" w:space="0" w:color="auto"/>
            </w:tcBorders>
            <w:vAlign w:val="bottom"/>
          </w:tcPr>
          <w:p w14:paraId="5D1A96A7"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HX014-M01-VFD</w:t>
            </w:r>
          </w:p>
        </w:tc>
        <w:tc>
          <w:tcPr>
            <w:tcW w:w="5103" w:type="dxa"/>
            <w:tcBorders>
              <w:top w:val="single" w:sz="4" w:space="0" w:color="auto"/>
              <w:left w:val="single" w:sz="4" w:space="0" w:color="auto"/>
              <w:bottom w:val="single" w:sz="4" w:space="0" w:color="auto"/>
              <w:right w:val="single" w:sz="4" w:space="0" w:color="auto"/>
            </w:tcBorders>
            <w:vAlign w:val="bottom"/>
          </w:tcPr>
          <w:p w14:paraId="60126A32"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 xml:space="preserve">Motor-Rotating drive </w:t>
            </w:r>
          </w:p>
        </w:tc>
      </w:tr>
      <w:tr w:rsidR="00774E33" w:rsidRPr="00847D46" w14:paraId="2871B0C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3ED41E4"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HY448 (Valve)</w:t>
            </w:r>
          </w:p>
        </w:tc>
        <w:tc>
          <w:tcPr>
            <w:tcW w:w="2386" w:type="dxa"/>
            <w:tcBorders>
              <w:top w:val="single" w:sz="4" w:space="0" w:color="auto"/>
              <w:left w:val="single" w:sz="4" w:space="0" w:color="auto"/>
              <w:bottom w:val="single" w:sz="4" w:space="0" w:color="auto"/>
              <w:right w:val="single" w:sz="4" w:space="0" w:color="auto"/>
            </w:tcBorders>
            <w:vAlign w:val="bottom"/>
          </w:tcPr>
          <w:p w14:paraId="100583C6"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 xml:space="preserve">AY448 </w:t>
            </w:r>
          </w:p>
        </w:tc>
        <w:tc>
          <w:tcPr>
            <w:tcW w:w="5103" w:type="dxa"/>
            <w:tcBorders>
              <w:top w:val="single" w:sz="4" w:space="0" w:color="auto"/>
              <w:left w:val="single" w:sz="4" w:space="0" w:color="auto"/>
              <w:bottom w:val="single" w:sz="4" w:space="0" w:color="auto"/>
              <w:right w:val="single" w:sz="4" w:space="0" w:color="auto"/>
            </w:tcBorders>
            <w:vAlign w:val="bottom"/>
          </w:tcPr>
          <w:p w14:paraId="3E9D0265" w14:textId="77777777" w:rsidR="00774E33" w:rsidRPr="00DC24EF" w:rsidRDefault="00774E33" w:rsidP="00774E33">
            <w:pPr>
              <w:spacing w:after="0"/>
              <w:jc w:val="left"/>
              <w:rPr>
                <w:rFonts w:ascii="Calibri" w:hAnsi="Calibri" w:cs="Calibri"/>
                <w:color w:val="000000"/>
                <w:sz w:val="22"/>
                <w:szCs w:val="22"/>
                <w:lang w:val="en-AU"/>
              </w:rPr>
            </w:pPr>
            <w:r>
              <w:rPr>
                <w:rFonts w:ascii="Calibri" w:hAnsi="Calibri" w:cs="Calibri"/>
                <w:color w:val="000000"/>
                <w:sz w:val="22"/>
                <w:szCs w:val="22"/>
              </w:rPr>
              <w:t xml:space="preserve">Solenoid-Cleaning Blades Riboccone </w:t>
            </w:r>
          </w:p>
        </w:tc>
      </w:tr>
      <w:tr w:rsidR="00774E33" w:rsidRPr="00847D46" w14:paraId="3C3A4451"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C96FB0A"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HY449 (Valve)</w:t>
            </w:r>
          </w:p>
        </w:tc>
        <w:tc>
          <w:tcPr>
            <w:tcW w:w="2386" w:type="dxa"/>
            <w:tcBorders>
              <w:top w:val="single" w:sz="4" w:space="0" w:color="auto"/>
              <w:left w:val="single" w:sz="4" w:space="0" w:color="auto"/>
              <w:bottom w:val="single" w:sz="4" w:space="0" w:color="auto"/>
              <w:right w:val="single" w:sz="4" w:space="0" w:color="auto"/>
            </w:tcBorders>
            <w:vAlign w:val="bottom"/>
          </w:tcPr>
          <w:p w14:paraId="37296C13"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 xml:space="preserve">AY449 </w:t>
            </w:r>
          </w:p>
        </w:tc>
        <w:tc>
          <w:tcPr>
            <w:tcW w:w="5103" w:type="dxa"/>
            <w:tcBorders>
              <w:top w:val="single" w:sz="4" w:space="0" w:color="auto"/>
              <w:left w:val="single" w:sz="4" w:space="0" w:color="auto"/>
              <w:bottom w:val="single" w:sz="4" w:space="0" w:color="auto"/>
              <w:right w:val="single" w:sz="4" w:space="0" w:color="auto"/>
            </w:tcBorders>
            <w:vAlign w:val="bottom"/>
          </w:tcPr>
          <w:p w14:paraId="4B23ECA5"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 xml:space="preserve">Solenoid-Cleaning with Gas from Below </w:t>
            </w:r>
          </w:p>
        </w:tc>
      </w:tr>
      <w:tr w:rsidR="00774E33" w:rsidRPr="00847D46" w14:paraId="68E8318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25BB11E"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HY450 (Valve)</w:t>
            </w:r>
          </w:p>
        </w:tc>
        <w:tc>
          <w:tcPr>
            <w:tcW w:w="2386" w:type="dxa"/>
            <w:tcBorders>
              <w:top w:val="single" w:sz="4" w:space="0" w:color="auto"/>
              <w:left w:val="single" w:sz="4" w:space="0" w:color="auto"/>
              <w:bottom w:val="single" w:sz="4" w:space="0" w:color="auto"/>
              <w:right w:val="single" w:sz="4" w:space="0" w:color="auto"/>
            </w:tcBorders>
            <w:vAlign w:val="bottom"/>
          </w:tcPr>
          <w:p w14:paraId="32A68FA2"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 xml:space="preserve">AY450 </w:t>
            </w:r>
          </w:p>
        </w:tc>
        <w:tc>
          <w:tcPr>
            <w:tcW w:w="5103" w:type="dxa"/>
            <w:tcBorders>
              <w:top w:val="single" w:sz="4" w:space="0" w:color="auto"/>
              <w:left w:val="single" w:sz="4" w:space="0" w:color="auto"/>
              <w:bottom w:val="single" w:sz="4" w:space="0" w:color="auto"/>
              <w:right w:val="single" w:sz="4" w:space="0" w:color="auto"/>
            </w:tcBorders>
            <w:vAlign w:val="bottom"/>
          </w:tcPr>
          <w:p w14:paraId="3AE11B7C"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Solenoid-Cleaning Exhaust valve gasket</w:t>
            </w:r>
          </w:p>
        </w:tc>
      </w:tr>
      <w:tr w:rsidR="00774E33" w:rsidRPr="00847D46" w14:paraId="670A5A2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EC0B47A"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HY451 (Valve)</w:t>
            </w:r>
          </w:p>
        </w:tc>
        <w:tc>
          <w:tcPr>
            <w:tcW w:w="2386" w:type="dxa"/>
            <w:tcBorders>
              <w:top w:val="single" w:sz="4" w:space="0" w:color="auto"/>
              <w:left w:val="single" w:sz="4" w:space="0" w:color="auto"/>
              <w:bottom w:val="single" w:sz="4" w:space="0" w:color="auto"/>
              <w:right w:val="single" w:sz="4" w:space="0" w:color="auto"/>
            </w:tcBorders>
            <w:vAlign w:val="bottom"/>
          </w:tcPr>
          <w:p w14:paraId="31D87B25"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 xml:space="preserve">AY451 </w:t>
            </w:r>
          </w:p>
        </w:tc>
        <w:tc>
          <w:tcPr>
            <w:tcW w:w="5103" w:type="dxa"/>
            <w:tcBorders>
              <w:top w:val="single" w:sz="4" w:space="0" w:color="auto"/>
              <w:left w:val="single" w:sz="4" w:space="0" w:color="auto"/>
              <w:bottom w:val="single" w:sz="4" w:space="0" w:color="auto"/>
              <w:right w:val="single" w:sz="4" w:space="0" w:color="auto"/>
            </w:tcBorders>
            <w:vAlign w:val="bottom"/>
          </w:tcPr>
          <w:p w14:paraId="58F91793"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Solenoid-Cleaning Exhaust valve gasket</w:t>
            </w:r>
          </w:p>
        </w:tc>
      </w:tr>
      <w:tr w:rsidR="00774E33" w:rsidRPr="00847D46" w14:paraId="295C1B8C"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330D499"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HY335 (Valve)</w:t>
            </w:r>
          </w:p>
        </w:tc>
        <w:tc>
          <w:tcPr>
            <w:tcW w:w="2386" w:type="dxa"/>
            <w:tcBorders>
              <w:top w:val="single" w:sz="4" w:space="0" w:color="auto"/>
              <w:left w:val="single" w:sz="4" w:space="0" w:color="auto"/>
              <w:bottom w:val="single" w:sz="4" w:space="0" w:color="auto"/>
              <w:right w:val="single" w:sz="4" w:space="0" w:color="auto"/>
            </w:tcBorders>
            <w:vAlign w:val="bottom"/>
          </w:tcPr>
          <w:p w14:paraId="5358A9ED"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 xml:space="preserve">AY335 </w:t>
            </w:r>
          </w:p>
        </w:tc>
        <w:tc>
          <w:tcPr>
            <w:tcW w:w="5103" w:type="dxa"/>
            <w:tcBorders>
              <w:top w:val="single" w:sz="4" w:space="0" w:color="auto"/>
              <w:left w:val="single" w:sz="4" w:space="0" w:color="auto"/>
              <w:bottom w:val="single" w:sz="4" w:space="0" w:color="auto"/>
              <w:right w:val="single" w:sz="4" w:space="0" w:color="auto"/>
            </w:tcBorders>
            <w:vAlign w:val="bottom"/>
          </w:tcPr>
          <w:p w14:paraId="0B7BD9B8"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Solenoid-Air knocker ctrl sys</w:t>
            </w:r>
          </w:p>
        </w:tc>
      </w:tr>
      <w:tr w:rsidR="00774E33" w:rsidRPr="00847D46" w14:paraId="4AA720C0"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D998A13"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HY333A/B (Valve)</w:t>
            </w:r>
          </w:p>
        </w:tc>
        <w:tc>
          <w:tcPr>
            <w:tcW w:w="2386" w:type="dxa"/>
            <w:tcBorders>
              <w:top w:val="single" w:sz="4" w:space="0" w:color="auto"/>
              <w:left w:val="single" w:sz="4" w:space="0" w:color="auto"/>
              <w:bottom w:val="single" w:sz="4" w:space="0" w:color="auto"/>
              <w:right w:val="single" w:sz="4" w:space="0" w:color="auto"/>
            </w:tcBorders>
            <w:vAlign w:val="bottom"/>
          </w:tcPr>
          <w:p w14:paraId="1652C7EE"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 xml:space="preserve">AY333A </w:t>
            </w:r>
          </w:p>
        </w:tc>
        <w:tc>
          <w:tcPr>
            <w:tcW w:w="5103" w:type="dxa"/>
            <w:tcBorders>
              <w:top w:val="single" w:sz="4" w:space="0" w:color="auto"/>
              <w:left w:val="single" w:sz="4" w:space="0" w:color="auto"/>
              <w:bottom w:val="single" w:sz="4" w:space="0" w:color="auto"/>
              <w:right w:val="single" w:sz="4" w:space="0" w:color="auto"/>
            </w:tcBorders>
            <w:vAlign w:val="bottom"/>
          </w:tcPr>
          <w:p w14:paraId="00CCC4D0"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Solenoid-Discharge valve Open position</w:t>
            </w:r>
          </w:p>
        </w:tc>
      </w:tr>
      <w:tr w:rsidR="00774E33" w:rsidRPr="00847D46" w14:paraId="46B31DA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8A040A5"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HY333A/B (Valve) </w:t>
            </w:r>
          </w:p>
        </w:tc>
        <w:tc>
          <w:tcPr>
            <w:tcW w:w="2386" w:type="dxa"/>
            <w:tcBorders>
              <w:top w:val="single" w:sz="4" w:space="0" w:color="auto"/>
              <w:left w:val="single" w:sz="4" w:space="0" w:color="auto"/>
              <w:bottom w:val="single" w:sz="4" w:space="0" w:color="auto"/>
              <w:right w:val="single" w:sz="4" w:space="0" w:color="auto"/>
            </w:tcBorders>
            <w:vAlign w:val="bottom"/>
          </w:tcPr>
          <w:p w14:paraId="06DC9F2F"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 xml:space="preserve">AY333B </w:t>
            </w:r>
          </w:p>
        </w:tc>
        <w:tc>
          <w:tcPr>
            <w:tcW w:w="5103" w:type="dxa"/>
            <w:tcBorders>
              <w:top w:val="single" w:sz="4" w:space="0" w:color="auto"/>
              <w:left w:val="single" w:sz="4" w:space="0" w:color="auto"/>
              <w:bottom w:val="single" w:sz="4" w:space="0" w:color="auto"/>
              <w:right w:val="single" w:sz="4" w:space="0" w:color="auto"/>
            </w:tcBorders>
            <w:vAlign w:val="bottom"/>
          </w:tcPr>
          <w:p w14:paraId="58D38C1D"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Solenoid-Discharge valve Close position</w:t>
            </w:r>
          </w:p>
        </w:tc>
      </w:tr>
      <w:tr w:rsidR="00774E33" w:rsidRPr="00847D46" w14:paraId="27774A5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085B02A"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HY333A/B (Valve)</w:t>
            </w:r>
          </w:p>
        </w:tc>
        <w:tc>
          <w:tcPr>
            <w:tcW w:w="2386" w:type="dxa"/>
            <w:tcBorders>
              <w:top w:val="single" w:sz="4" w:space="0" w:color="auto"/>
              <w:left w:val="single" w:sz="4" w:space="0" w:color="auto"/>
              <w:bottom w:val="single" w:sz="4" w:space="0" w:color="auto"/>
              <w:right w:val="single" w:sz="4" w:space="0" w:color="auto"/>
            </w:tcBorders>
            <w:vAlign w:val="bottom"/>
          </w:tcPr>
          <w:p w14:paraId="03C417F3"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ZSL262</w:t>
            </w:r>
          </w:p>
        </w:tc>
        <w:tc>
          <w:tcPr>
            <w:tcW w:w="5103" w:type="dxa"/>
            <w:tcBorders>
              <w:top w:val="single" w:sz="4" w:space="0" w:color="auto"/>
              <w:left w:val="single" w:sz="4" w:space="0" w:color="auto"/>
              <w:bottom w:val="single" w:sz="4" w:space="0" w:color="auto"/>
              <w:right w:val="single" w:sz="4" w:space="0" w:color="auto"/>
            </w:tcBorders>
            <w:vAlign w:val="bottom"/>
          </w:tcPr>
          <w:p w14:paraId="14D76CD8"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Sensor- Closed Discharge valve position confirmation</w:t>
            </w:r>
          </w:p>
        </w:tc>
      </w:tr>
      <w:tr w:rsidR="00774E33" w:rsidRPr="00847D46" w14:paraId="022EED8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66C14CC"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HY333A/B (Valve)</w:t>
            </w:r>
          </w:p>
        </w:tc>
        <w:tc>
          <w:tcPr>
            <w:tcW w:w="2386" w:type="dxa"/>
            <w:tcBorders>
              <w:top w:val="single" w:sz="4" w:space="0" w:color="auto"/>
              <w:left w:val="single" w:sz="4" w:space="0" w:color="auto"/>
              <w:bottom w:val="single" w:sz="4" w:space="0" w:color="auto"/>
              <w:right w:val="single" w:sz="4" w:space="0" w:color="auto"/>
            </w:tcBorders>
            <w:vAlign w:val="bottom"/>
          </w:tcPr>
          <w:p w14:paraId="1B668F22"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ZSH263</w:t>
            </w:r>
          </w:p>
        </w:tc>
        <w:tc>
          <w:tcPr>
            <w:tcW w:w="5103" w:type="dxa"/>
            <w:tcBorders>
              <w:top w:val="single" w:sz="4" w:space="0" w:color="auto"/>
              <w:left w:val="single" w:sz="4" w:space="0" w:color="auto"/>
              <w:bottom w:val="single" w:sz="4" w:space="0" w:color="auto"/>
              <w:right w:val="single" w:sz="4" w:space="0" w:color="auto"/>
            </w:tcBorders>
            <w:vAlign w:val="bottom"/>
          </w:tcPr>
          <w:p w14:paraId="488DC798"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Sensor- Open Discharge valve position confirmation</w:t>
            </w:r>
          </w:p>
        </w:tc>
      </w:tr>
      <w:tr w:rsidR="00774E33" w:rsidRPr="00847D46" w14:paraId="43005B9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D5C4A88"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HY259 (Valve)</w:t>
            </w:r>
          </w:p>
        </w:tc>
        <w:tc>
          <w:tcPr>
            <w:tcW w:w="2386" w:type="dxa"/>
            <w:tcBorders>
              <w:top w:val="single" w:sz="4" w:space="0" w:color="auto"/>
              <w:left w:val="single" w:sz="4" w:space="0" w:color="auto"/>
              <w:bottom w:val="single" w:sz="4" w:space="0" w:color="auto"/>
              <w:right w:val="single" w:sz="4" w:space="0" w:color="auto"/>
            </w:tcBorders>
            <w:vAlign w:val="bottom"/>
          </w:tcPr>
          <w:p w14:paraId="38A43D78"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 xml:space="preserve">AY259 </w:t>
            </w:r>
          </w:p>
        </w:tc>
        <w:tc>
          <w:tcPr>
            <w:tcW w:w="5103" w:type="dxa"/>
            <w:tcBorders>
              <w:top w:val="single" w:sz="4" w:space="0" w:color="auto"/>
              <w:left w:val="single" w:sz="4" w:space="0" w:color="auto"/>
              <w:bottom w:val="single" w:sz="4" w:space="0" w:color="auto"/>
              <w:right w:val="single" w:sz="4" w:space="0" w:color="auto"/>
            </w:tcBorders>
            <w:vAlign w:val="bottom"/>
          </w:tcPr>
          <w:p w14:paraId="0FD6EAF4"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Solenoid-inject pressure to the Screw</w:t>
            </w:r>
          </w:p>
        </w:tc>
      </w:tr>
      <w:tr w:rsidR="00774E33" w:rsidRPr="00847D46" w14:paraId="00D5121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FC7B973"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lastRenderedPageBreak/>
              <w:t>AMOT-M01(Motor)</w:t>
            </w:r>
          </w:p>
        </w:tc>
        <w:tc>
          <w:tcPr>
            <w:tcW w:w="2386" w:type="dxa"/>
            <w:tcBorders>
              <w:top w:val="single" w:sz="4" w:space="0" w:color="auto"/>
              <w:left w:val="single" w:sz="4" w:space="0" w:color="auto"/>
              <w:bottom w:val="single" w:sz="4" w:space="0" w:color="auto"/>
              <w:right w:val="single" w:sz="4" w:space="0" w:color="auto"/>
            </w:tcBorders>
            <w:vAlign w:val="bottom"/>
          </w:tcPr>
          <w:p w14:paraId="2C22770D"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NC015-M01-VFD</w:t>
            </w:r>
          </w:p>
        </w:tc>
        <w:tc>
          <w:tcPr>
            <w:tcW w:w="5103" w:type="dxa"/>
            <w:tcBorders>
              <w:top w:val="single" w:sz="4" w:space="0" w:color="auto"/>
              <w:left w:val="single" w:sz="4" w:space="0" w:color="auto"/>
              <w:bottom w:val="single" w:sz="4" w:space="0" w:color="auto"/>
              <w:right w:val="single" w:sz="4" w:space="0" w:color="auto"/>
            </w:tcBorders>
            <w:vAlign w:val="bottom"/>
          </w:tcPr>
          <w:p w14:paraId="413DF461"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Motor-Screw Conveyor</w:t>
            </w:r>
          </w:p>
        </w:tc>
      </w:tr>
      <w:tr w:rsidR="00774E33" w:rsidRPr="00847D46" w14:paraId="20AD097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923E8EE"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HX014-PDIT280 (H)</w:t>
            </w:r>
          </w:p>
        </w:tc>
        <w:tc>
          <w:tcPr>
            <w:tcW w:w="2386" w:type="dxa"/>
            <w:tcBorders>
              <w:top w:val="single" w:sz="4" w:space="0" w:color="auto"/>
              <w:left w:val="single" w:sz="4" w:space="0" w:color="auto"/>
              <w:bottom w:val="single" w:sz="4" w:space="0" w:color="auto"/>
              <w:right w:val="single" w:sz="4" w:space="0" w:color="auto"/>
            </w:tcBorders>
            <w:vAlign w:val="bottom"/>
          </w:tcPr>
          <w:p w14:paraId="41ABAD81"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PDIT280</w:t>
            </w:r>
          </w:p>
        </w:tc>
        <w:tc>
          <w:tcPr>
            <w:tcW w:w="5103" w:type="dxa"/>
            <w:tcBorders>
              <w:top w:val="single" w:sz="4" w:space="0" w:color="auto"/>
              <w:left w:val="single" w:sz="4" w:space="0" w:color="auto"/>
              <w:bottom w:val="single" w:sz="4" w:space="0" w:color="auto"/>
              <w:right w:val="single" w:sz="4" w:space="0" w:color="auto"/>
            </w:tcBorders>
            <w:vAlign w:val="bottom"/>
          </w:tcPr>
          <w:p w14:paraId="722C184C"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Sensor- Bag filter pressure difference transmitter</w:t>
            </w:r>
          </w:p>
        </w:tc>
      </w:tr>
      <w:tr w:rsidR="00774E33" w:rsidRPr="00847D46" w14:paraId="0483368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9508C12"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TIT246 (H)</w:t>
            </w:r>
          </w:p>
        </w:tc>
        <w:tc>
          <w:tcPr>
            <w:tcW w:w="2386" w:type="dxa"/>
            <w:tcBorders>
              <w:top w:val="single" w:sz="4" w:space="0" w:color="auto"/>
              <w:left w:val="single" w:sz="4" w:space="0" w:color="auto"/>
              <w:bottom w:val="single" w:sz="4" w:space="0" w:color="auto"/>
              <w:right w:val="single" w:sz="4" w:space="0" w:color="auto"/>
            </w:tcBorders>
            <w:vAlign w:val="bottom"/>
          </w:tcPr>
          <w:p w14:paraId="121A5BB8" w14:textId="77777777" w:rsidR="00774E33" w:rsidRPr="0061557A" w:rsidRDefault="00774E33" w:rsidP="00774E33">
            <w:pPr>
              <w:spacing w:after="0"/>
              <w:rPr>
                <w:rFonts w:ascii="Calibri" w:hAnsi="Calibri" w:cs="Calibri"/>
                <w:color w:val="000000"/>
                <w:sz w:val="22"/>
                <w:szCs w:val="22"/>
                <w:lang w:val="en-AU"/>
              </w:rPr>
            </w:pPr>
            <w:r>
              <w:rPr>
                <w:rFonts w:ascii="Calibri" w:hAnsi="Calibri" w:cs="Calibri"/>
                <w:color w:val="000000"/>
                <w:sz w:val="22"/>
                <w:szCs w:val="22"/>
              </w:rPr>
              <w:t>TIT246</w:t>
            </w:r>
          </w:p>
        </w:tc>
        <w:tc>
          <w:tcPr>
            <w:tcW w:w="5103" w:type="dxa"/>
            <w:tcBorders>
              <w:top w:val="single" w:sz="4" w:space="0" w:color="auto"/>
              <w:left w:val="single" w:sz="4" w:space="0" w:color="auto"/>
              <w:bottom w:val="single" w:sz="4" w:space="0" w:color="auto"/>
              <w:right w:val="single" w:sz="4" w:space="0" w:color="auto"/>
            </w:tcBorders>
            <w:vAlign w:val="bottom"/>
          </w:tcPr>
          <w:p w14:paraId="183D58C5"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Sensor- P</w:t>
            </w:r>
            <w:r w:rsidRPr="0061557A">
              <w:rPr>
                <w:rFonts w:ascii="Calibri" w:hAnsi="Calibri" w:cs="Calibri"/>
                <w:color w:val="000000"/>
                <w:sz w:val="22"/>
                <w:szCs w:val="22"/>
              </w:rPr>
              <w:t>rocess</w:t>
            </w:r>
            <w:r>
              <w:rPr>
                <w:rFonts w:ascii="Calibri" w:hAnsi="Calibri" w:cs="Calibri"/>
                <w:color w:val="000000"/>
                <w:sz w:val="22"/>
                <w:szCs w:val="22"/>
              </w:rPr>
              <w:t xml:space="preserve"> temperature sensor transmitter</w:t>
            </w:r>
          </w:p>
        </w:tc>
      </w:tr>
      <w:tr w:rsidR="00774E33" w:rsidRPr="00847D46" w14:paraId="2AE82FB1"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8CF1B3A" w14:textId="77777777" w:rsidR="00774E33" w:rsidRDefault="00774E33" w:rsidP="00774E33">
            <w:pPr>
              <w:spacing w:after="0"/>
              <w:jc w:val="center"/>
              <w:rPr>
                <w:rFonts w:ascii="Calibri" w:hAnsi="Calibri" w:cs="Calibri"/>
                <w:color w:val="000000"/>
                <w:sz w:val="22"/>
                <w:szCs w:val="22"/>
              </w:rPr>
            </w:pPr>
            <w:r>
              <w:rPr>
                <w:rFonts w:ascii="Calibri" w:hAnsi="Calibri" w:cs="Calibri"/>
                <w:color w:val="000000"/>
                <w:sz w:val="22"/>
                <w:szCs w:val="22"/>
              </w:rPr>
              <w:t>AIT281 -AY281 (H)</w:t>
            </w:r>
          </w:p>
        </w:tc>
        <w:tc>
          <w:tcPr>
            <w:tcW w:w="2386" w:type="dxa"/>
            <w:tcBorders>
              <w:top w:val="single" w:sz="4" w:space="0" w:color="auto"/>
              <w:left w:val="single" w:sz="4" w:space="0" w:color="auto"/>
              <w:bottom w:val="single" w:sz="4" w:space="0" w:color="auto"/>
              <w:right w:val="single" w:sz="4" w:space="0" w:color="auto"/>
            </w:tcBorders>
            <w:vAlign w:val="bottom"/>
          </w:tcPr>
          <w:p w14:paraId="7C545F87" w14:textId="77777777" w:rsidR="00774E33" w:rsidRDefault="00774E33" w:rsidP="00774E33">
            <w:pPr>
              <w:spacing w:after="0"/>
              <w:rPr>
                <w:rFonts w:ascii="Calibri" w:hAnsi="Calibri" w:cs="Calibri"/>
                <w:color w:val="000000"/>
                <w:sz w:val="22"/>
                <w:szCs w:val="22"/>
              </w:rPr>
            </w:pPr>
            <w:r>
              <w:rPr>
                <w:rFonts w:ascii="Calibri" w:hAnsi="Calibri" w:cs="Calibri"/>
                <w:color w:val="000000"/>
                <w:sz w:val="22"/>
                <w:szCs w:val="22"/>
              </w:rPr>
              <w:t>AY281</w:t>
            </w:r>
          </w:p>
        </w:tc>
        <w:tc>
          <w:tcPr>
            <w:tcW w:w="5103" w:type="dxa"/>
            <w:tcBorders>
              <w:top w:val="single" w:sz="4" w:space="0" w:color="auto"/>
              <w:left w:val="single" w:sz="4" w:space="0" w:color="auto"/>
              <w:bottom w:val="single" w:sz="4" w:space="0" w:color="auto"/>
              <w:right w:val="single" w:sz="4" w:space="0" w:color="auto"/>
            </w:tcBorders>
            <w:vAlign w:val="bottom"/>
          </w:tcPr>
          <w:p w14:paraId="4BE1A79E" w14:textId="77777777" w:rsidR="00774E33" w:rsidRDefault="00774E33" w:rsidP="00774E33">
            <w:pPr>
              <w:spacing w:after="0"/>
              <w:jc w:val="left"/>
              <w:rPr>
                <w:rFonts w:ascii="Calibri" w:hAnsi="Calibri" w:cs="Calibri"/>
                <w:color w:val="000000"/>
                <w:sz w:val="22"/>
                <w:szCs w:val="22"/>
              </w:rPr>
            </w:pPr>
            <w:r>
              <w:rPr>
                <w:rFonts w:ascii="Calibri" w:hAnsi="Calibri" w:cs="Calibri"/>
                <w:color w:val="000000"/>
                <w:sz w:val="22"/>
                <w:szCs w:val="22"/>
              </w:rPr>
              <w:t>Indicator-Outlet Bag filter Control unit (Zirconia oxygen analyzer)</w:t>
            </w:r>
          </w:p>
        </w:tc>
      </w:tr>
    </w:tbl>
    <w:p w14:paraId="287A643B" w14:textId="77777777" w:rsidR="00847D46" w:rsidRDefault="00847D46" w:rsidP="00D44B1A"/>
    <w:p w14:paraId="7A63F77C" w14:textId="77777777" w:rsidR="0061557A" w:rsidRDefault="0061557A" w:rsidP="0061557A"/>
    <w:p w14:paraId="681A37E5" w14:textId="77777777" w:rsidR="0061557A" w:rsidRPr="009E239D" w:rsidRDefault="0061557A" w:rsidP="0061557A">
      <w:pPr>
        <w:rPr>
          <w:lang w:val="en"/>
        </w:rPr>
      </w:pPr>
      <w:r>
        <w:rPr>
          <w:rStyle w:val="rynqvb"/>
          <w:lang w:val="en"/>
        </w:rPr>
        <w:t>The following table shows the V</w:t>
      </w:r>
      <w:r w:rsidR="00CB29BC">
        <w:rPr>
          <w:rStyle w:val="rynqvb"/>
          <w:lang w:val="en"/>
        </w:rPr>
        <w:t>K</w:t>
      </w:r>
      <w:r>
        <w:rPr>
          <w:rStyle w:val="rynqvb"/>
          <w:lang w:val="en"/>
        </w:rPr>
        <w:t>016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Change w:id="32">
          <w:tblGrid>
            <w:gridCol w:w="2576"/>
            <w:gridCol w:w="2386"/>
            <w:gridCol w:w="5103"/>
          </w:tblGrid>
        </w:tblGridChange>
      </w:tblGrid>
      <w:tr w:rsidR="0061557A" w14:paraId="7880C86D" w14:textId="77777777" w:rsidTr="00183BDC">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50DF431A" w14:textId="77777777" w:rsidR="0061557A" w:rsidRDefault="0061557A" w:rsidP="00183BDC">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201E2067" w14:textId="77777777" w:rsidR="0061557A" w:rsidRDefault="0061557A" w:rsidP="00183BDC">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3ECDCEBC" w14:textId="77777777" w:rsidR="0061557A" w:rsidRDefault="0061557A" w:rsidP="00183BDC">
            <w:pPr>
              <w:jc w:val="left"/>
            </w:pPr>
            <w:r w:rsidRPr="001B3BAC">
              <w:t>Description</w:t>
            </w:r>
          </w:p>
        </w:tc>
      </w:tr>
      <w:tr w:rsidR="0061557A" w14:paraId="570623F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F95FE65" w14:textId="77777777" w:rsidR="0061557A" w:rsidRPr="001B3BAC" w:rsidRDefault="0061557A" w:rsidP="0061557A">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LP269 (Valve)</w:t>
            </w:r>
          </w:p>
        </w:tc>
        <w:tc>
          <w:tcPr>
            <w:tcW w:w="2386" w:type="dxa"/>
            <w:tcBorders>
              <w:top w:val="single" w:sz="4" w:space="0" w:color="auto"/>
              <w:left w:val="single" w:sz="4" w:space="0" w:color="auto"/>
              <w:bottom w:val="single" w:sz="4" w:space="0" w:color="auto"/>
              <w:right w:val="single" w:sz="4" w:space="0" w:color="auto"/>
            </w:tcBorders>
            <w:vAlign w:val="bottom"/>
          </w:tcPr>
          <w:p w14:paraId="384D7230" w14:textId="77777777" w:rsidR="0061557A" w:rsidRPr="001B3BAC" w:rsidRDefault="0061557A" w:rsidP="0061557A">
            <w:pPr>
              <w:spacing w:after="0"/>
              <w:rPr>
                <w:rFonts w:asciiTheme="minorHAnsi" w:hAnsiTheme="minorHAnsi" w:cstheme="minorHAnsi"/>
                <w:color w:val="000000"/>
                <w:sz w:val="22"/>
                <w:szCs w:val="22"/>
                <w:lang w:val="en-AU"/>
              </w:rPr>
            </w:pPr>
            <w:r>
              <w:rPr>
                <w:rFonts w:ascii="Calibri" w:hAnsi="Calibri" w:cs="Calibri"/>
                <w:color w:val="000000"/>
                <w:sz w:val="22"/>
                <w:szCs w:val="22"/>
              </w:rPr>
              <w:t>AY270</w:t>
            </w:r>
          </w:p>
        </w:tc>
        <w:tc>
          <w:tcPr>
            <w:tcW w:w="5103" w:type="dxa"/>
            <w:tcBorders>
              <w:top w:val="single" w:sz="4" w:space="0" w:color="auto"/>
              <w:left w:val="single" w:sz="4" w:space="0" w:color="auto"/>
              <w:bottom w:val="single" w:sz="4" w:space="0" w:color="auto"/>
              <w:right w:val="single" w:sz="4" w:space="0" w:color="auto"/>
            </w:tcBorders>
            <w:vAlign w:val="bottom"/>
          </w:tcPr>
          <w:p w14:paraId="0E225AE8" w14:textId="77777777" w:rsidR="0061557A" w:rsidRPr="001B3BAC" w:rsidRDefault="0061557A" w:rsidP="0061557A">
            <w:pPr>
              <w:jc w:val="left"/>
              <w:rPr>
                <w:rFonts w:asciiTheme="minorHAnsi" w:hAnsiTheme="minorHAnsi" w:cstheme="minorHAnsi"/>
                <w:sz w:val="22"/>
                <w:szCs w:val="22"/>
              </w:rPr>
            </w:pPr>
            <w:r>
              <w:rPr>
                <w:rFonts w:ascii="Calibri" w:hAnsi="Calibri" w:cs="Calibri"/>
                <w:color w:val="000000"/>
                <w:sz w:val="22"/>
                <w:szCs w:val="22"/>
              </w:rPr>
              <w:t>Solenoid-inject pressure to the bag filter unit from VX008</w:t>
            </w:r>
          </w:p>
        </w:tc>
      </w:tr>
      <w:tr w:rsidR="0061557A" w14:paraId="7208ACB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19F731C" w14:textId="77777777" w:rsidR="0061557A" w:rsidRPr="001B3BAC" w:rsidRDefault="0061557A" w:rsidP="0061557A">
            <w:pPr>
              <w:spacing w:after="0"/>
              <w:jc w:val="center"/>
              <w:rPr>
                <w:rFonts w:cs="Arial"/>
                <w:color w:val="000000"/>
              </w:rPr>
            </w:pPr>
            <w:r>
              <w:rPr>
                <w:rFonts w:ascii="Calibri" w:hAnsi="Calibri" w:cs="Calibri"/>
                <w:color w:val="000000"/>
                <w:sz w:val="22"/>
                <w:szCs w:val="22"/>
              </w:rPr>
              <w:t>LP271 (Valve)</w:t>
            </w:r>
          </w:p>
        </w:tc>
        <w:tc>
          <w:tcPr>
            <w:tcW w:w="2386" w:type="dxa"/>
            <w:tcBorders>
              <w:top w:val="single" w:sz="4" w:space="0" w:color="auto"/>
              <w:left w:val="single" w:sz="4" w:space="0" w:color="auto"/>
              <w:bottom w:val="single" w:sz="4" w:space="0" w:color="auto"/>
              <w:right w:val="single" w:sz="4" w:space="0" w:color="auto"/>
            </w:tcBorders>
            <w:vAlign w:val="bottom"/>
          </w:tcPr>
          <w:p w14:paraId="7D0FB69C" w14:textId="77777777" w:rsidR="0061557A" w:rsidRPr="001B3BAC" w:rsidRDefault="0061557A" w:rsidP="0061557A">
            <w:pPr>
              <w:spacing w:after="0"/>
              <w:rPr>
                <w:rFonts w:cs="Arial"/>
                <w:color w:val="000000"/>
              </w:rPr>
            </w:pPr>
            <w:r>
              <w:rPr>
                <w:rFonts w:ascii="Calibri" w:hAnsi="Calibri" w:cs="Calibri"/>
                <w:color w:val="000000"/>
                <w:sz w:val="22"/>
                <w:szCs w:val="22"/>
              </w:rPr>
              <w:t>AY272</w:t>
            </w:r>
          </w:p>
        </w:tc>
        <w:tc>
          <w:tcPr>
            <w:tcW w:w="5103" w:type="dxa"/>
            <w:tcBorders>
              <w:top w:val="single" w:sz="4" w:space="0" w:color="auto"/>
              <w:left w:val="single" w:sz="4" w:space="0" w:color="auto"/>
              <w:bottom w:val="single" w:sz="4" w:space="0" w:color="auto"/>
              <w:right w:val="single" w:sz="4" w:space="0" w:color="auto"/>
            </w:tcBorders>
            <w:vAlign w:val="bottom"/>
          </w:tcPr>
          <w:p w14:paraId="5EDD7CC6" w14:textId="77777777" w:rsidR="0061557A" w:rsidRPr="001B3BAC" w:rsidRDefault="0061557A" w:rsidP="0061557A">
            <w:pPr>
              <w:jc w:val="left"/>
              <w:rPr>
                <w:rFonts w:cs="Arial"/>
              </w:rPr>
            </w:pPr>
            <w:r>
              <w:rPr>
                <w:rFonts w:ascii="Calibri" w:hAnsi="Calibri" w:cs="Calibri"/>
                <w:color w:val="000000"/>
                <w:sz w:val="22"/>
                <w:szCs w:val="22"/>
              </w:rPr>
              <w:t>Solenoid-inject pressure to the bag filter unit from VX008</w:t>
            </w:r>
          </w:p>
        </w:tc>
      </w:tr>
      <w:tr w:rsidR="0061557A" w14:paraId="6DD54426"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1D7D5AE" w14:textId="77777777" w:rsidR="0061557A" w:rsidRPr="001B3BAC" w:rsidRDefault="0061557A" w:rsidP="0061557A">
            <w:pPr>
              <w:spacing w:after="0"/>
              <w:jc w:val="center"/>
              <w:rPr>
                <w:rFonts w:cs="Arial"/>
                <w:color w:val="000000"/>
              </w:rPr>
            </w:pPr>
            <w:r>
              <w:rPr>
                <w:rFonts w:ascii="Calibri" w:hAnsi="Calibri" w:cs="Calibri"/>
                <w:color w:val="000000"/>
                <w:sz w:val="22"/>
                <w:szCs w:val="22"/>
              </w:rPr>
              <w:t>HY452 (Valve)</w:t>
            </w:r>
          </w:p>
        </w:tc>
        <w:tc>
          <w:tcPr>
            <w:tcW w:w="2386" w:type="dxa"/>
            <w:tcBorders>
              <w:top w:val="single" w:sz="4" w:space="0" w:color="auto"/>
              <w:left w:val="single" w:sz="4" w:space="0" w:color="auto"/>
              <w:bottom w:val="single" w:sz="4" w:space="0" w:color="auto"/>
              <w:right w:val="single" w:sz="4" w:space="0" w:color="auto"/>
            </w:tcBorders>
            <w:vAlign w:val="bottom"/>
          </w:tcPr>
          <w:p w14:paraId="602D5A56" w14:textId="77777777" w:rsidR="0061557A" w:rsidRPr="001B3BAC" w:rsidRDefault="0061557A" w:rsidP="0061557A">
            <w:pPr>
              <w:spacing w:after="0"/>
              <w:rPr>
                <w:rFonts w:cs="Arial"/>
                <w:color w:val="000000"/>
              </w:rPr>
            </w:pPr>
            <w:r>
              <w:rPr>
                <w:rFonts w:ascii="Calibri" w:hAnsi="Calibri" w:cs="Calibri"/>
                <w:color w:val="000000"/>
                <w:sz w:val="22"/>
                <w:szCs w:val="22"/>
              </w:rPr>
              <w:t xml:space="preserve">AY452 </w:t>
            </w:r>
          </w:p>
        </w:tc>
        <w:tc>
          <w:tcPr>
            <w:tcW w:w="5103" w:type="dxa"/>
            <w:tcBorders>
              <w:top w:val="single" w:sz="4" w:space="0" w:color="auto"/>
              <w:left w:val="single" w:sz="4" w:space="0" w:color="auto"/>
              <w:bottom w:val="single" w:sz="4" w:space="0" w:color="auto"/>
              <w:right w:val="single" w:sz="4" w:space="0" w:color="auto"/>
            </w:tcBorders>
            <w:vAlign w:val="bottom"/>
          </w:tcPr>
          <w:p w14:paraId="46EF852F" w14:textId="77777777" w:rsidR="0061557A" w:rsidRPr="001B3BAC" w:rsidRDefault="0061557A" w:rsidP="0061557A">
            <w:pPr>
              <w:jc w:val="left"/>
              <w:rPr>
                <w:rFonts w:cs="Arial"/>
              </w:rPr>
            </w:pPr>
            <w:r>
              <w:rPr>
                <w:rFonts w:ascii="Calibri" w:hAnsi="Calibri" w:cs="Calibri"/>
                <w:color w:val="000000"/>
                <w:sz w:val="22"/>
                <w:szCs w:val="22"/>
              </w:rPr>
              <w:t xml:space="preserve">Solenoid-Outlet VX008 cleaning Blades Riboccone </w:t>
            </w:r>
          </w:p>
        </w:tc>
      </w:tr>
      <w:tr w:rsidR="0061557A" w14:paraId="21B650D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9A44B1C" w14:textId="77777777" w:rsidR="0061557A" w:rsidRPr="001B3BAC" w:rsidRDefault="0061557A" w:rsidP="0061557A">
            <w:pPr>
              <w:spacing w:after="0"/>
              <w:jc w:val="center"/>
              <w:rPr>
                <w:rFonts w:cs="Arial"/>
                <w:color w:val="000000"/>
              </w:rPr>
            </w:pPr>
            <w:r>
              <w:rPr>
                <w:rFonts w:ascii="Calibri" w:hAnsi="Calibri" w:cs="Calibri"/>
                <w:color w:val="000000"/>
                <w:sz w:val="22"/>
                <w:szCs w:val="22"/>
              </w:rPr>
              <w:t>PSV275-HY242 (Valve)</w:t>
            </w:r>
          </w:p>
        </w:tc>
        <w:tc>
          <w:tcPr>
            <w:tcW w:w="2386" w:type="dxa"/>
            <w:tcBorders>
              <w:top w:val="single" w:sz="4" w:space="0" w:color="auto"/>
              <w:left w:val="single" w:sz="4" w:space="0" w:color="auto"/>
              <w:bottom w:val="single" w:sz="4" w:space="0" w:color="auto"/>
              <w:right w:val="single" w:sz="4" w:space="0" w:color="auto"/>
            </w:tcBorders>
            <w:vAlign w:val="bottom"/>
          </w:tcPr>
          <w:p w14:paraId="1EE23AD4" w14:textId="77777777" w:rsidR="0061557A" w:rsidRPr="001B3BAC" w:rsidRDefault="0061557A" w:rsidP="0061557A">
            <w:pPr>
              <w:spacing w:after="0"/>
              <w:rPr>
                <w:rFonts w:cs="Arial"/>
                <w:color w:val="000000"/>
              </w:rPr>
            </w:pPr>
            <w:r>
              <w:rPr>
                <w:rFonts w:ascii="Calibri" w:hAnsi="Calibri" w:cs="Calibri"/>
                <w:color w:val="000000"/>
                <w:sz w:val="22"/>
                <w:szCs w:val="22"/>
              </w:rPr>
              <w:t xml:space="preserve">AY242 </w:t>
            </w:r>
          </w:p>
        </w:tc>
        <w:tc>
          <w:tcPr>
            <w:tcW w:w="5103" w:type="dxa"/>
            <w:tcBorders>
              <w:top w:val="single" w:sz="4" w:space="0" w:color="auto"/>
              <w:left w:val="single" w:sz="4" w:space="0" w:color="auto"/>
              <w:bottom w:val="single" w:sz="4" w:space="0" w:color="auto"/>
              <w:right w:val="single" w:sz="4" w:space="0" w:color="auto"/>
            </w:tcBorders>
            <w:vAlign w:val="bottom"/>
          </w:tcPr>
          <w:p w14:paraId="67F79FB2" w14:textId="77777777" w:rsidR="0061557A" w:rsidRPr="001B3BAC" w:rsidRDefault="0061557A" w:rsidP="0061557A">
            <w:pPr>
              <w:jc w:val="left"/>
              <w:rPr>
                <w:rFonts w:cs="Arial"/>
              </w:rPr>
            </w:pPr>
            <w:r>
              <w:rPr>
                <w:rFonts w:ascii="Calibri" w:hAnsi="Calibri" w:cs="Calibri"/>
                <w:color w:val="000000"/>
                <w:sz w:val="22"/>
                <w:szCs w:val="22"/>
              </w:rPr>
              <w:t>Solenoid-Outlet Bag filter auto release PDIT276&gt;atm</w:t>
            </w:r>
          </w:p>
        </w:tc>
      </w:tr>
      <w:tr w:rsidR="0061557A" w14:paraId="0FEBAA5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A485EDC" w14:textId="77777777" w:rsidR="0061557A" w:rsidRPr="001B3BAC" w:rsidRDefault="0061557A" w:rsidP="0061557A">
            <w:pPr>
              <w:spacing w:after="0"/>
              <w:jc w:val="center"/>
              <w:rPr>
                <w:rFonts w:cs="Arial"/>
                <w:color w:val="000000"/>
              </w:rPr>
            </w:pPr>
            <w:r>
              <w:rPr>
                <w:rFonts w:ascii="Calibri" w:hAnsi="Calibri" w:cs="Calibri"/>
                <w:color w:val="000000"/>
                <w:sz w:val="22"/>
                <w:szCs w:val="22"/>
              </w:rPr>
              <w:t>LP322 (Valve)</w:t>
            </w:r>
          </w:p>
        </w:tc>
        <w:tc>
          <w:tcPr>
            <w:tcW w:w="2386" w:type="dxa"/>
            <w:tcBorders>
              <w:top w:val="single" w:sz="4" w:space="0" w:color="auto"/>
              <w:left w:val="single" w:sz="4" w:space="0" w:color="auto"/>
              <w:bottom w:val="single" w:sz="4" w:space="0" w:color="auto"/>
              <w:right w:val="single" w:sz="4" w:space="0" w:color="auto"/>
            </w:tcBorders>
            <w:vAlign w:val="bottom"/>
          </w:tcPr>
          <w:p w14:paraId="756C0971" w14:textId="77777777" w:rsidR="0061557A" w:rsidRPr="001B3BAC" w:rsidRDefault="0061557A" w:rsidP="0061557A">
            <w:pPr>
              <w:spacing w:after="0"/>
              <w:rPr>
                <w:rFonts w:cs="Arial"/>
                <w:color w:val="000000"/>
              </w:rPr>
            </w:pPr>
            <w:r>
              <w:rPr>
                <w:rFonts w:ascii="Calibri" w:hAnsi="Calibri" w:cs="Calibri"/>
                <w:color w:val="000000"/>
                <w:sz w:val="22"/>
                <w:szCs w:val="22"/>
              </w:rPr>
              <w:t>AY328</w:t>
            </w:r>
          </w:p>
        </w:tc>
        <w:tc>
          <w:tcPr>
            <w:tcW w:w="5103" w:type="dxa"/>
            <w:tcBorders>
              <w:top w:val="single" w:sz="4" w:space="0" w:color="auto"/>
              <w:left w:val="single" w:sz="4" w:space="0" w:color="auto"/>
              <w:bottom w:val="single" w:sz="4" w:space="0" w:color="auto"/>
              <w:right w:val="single" w:sz="4" w:space="0" w:color="auto"/>
            </w:tcBorders>
            <w:vAlign w:val="bottom"/>
          </w:tcPr>
          <w:p w14:paraId="4CB326FE" w14:textId="77777777" w:rsidR="0061557A" w:rsidRPr="001B3BAC" w:rsidRDefault="0061557A" w:rsidP="0061557A">
            <w:pPr>
              <w:jc w:val="left"/>
              <w:rPr>
                <w:rFonts w:cs="Arial"/>
              </w:rPr>
            </w:pPr>
            <w:r>
              <w:rPr>
                <w:rFonts w:ascii="Calibri" w:hAnsi="Calibri" w:cs="Calibri"/>
                <w:color w:val="000000"/>
                <w:sz w:val="22"/>
                <w:szCs w:val="22"/>
              </w:rPr>
              <w:t>Solenoid-Outlet Bag filter vacuum breaker solenoid valve</w:t>
            </w:r>
          </w:p>
        </w:tc>
      </w:tr>
      <w:tr w:rsidR="0061557A" w14:paraId="7D5E7D7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EF21A00" w14:textId="77777777" w:rsidR="0061557A" w:rsidRPr="001B3BAC" w:rsidRDefault="0061557A" w:rsidP="0061557A">
            <w:pPr>
              <w:spacing w:after="0"/>
              <w:jc w:val="center"/>
              <w:rPr>
                <w:rFonts w:cs="Arial"/>
                <w:color w:val="000000"/>
              </w:rPr>
            </w:pPr>
            <w:r>
              <w:rPr>
                <w:rFonts w:ascii="Calibri" w:hAnsi="Calibri" w:cs="Calibri"/>
                <w:color w:val="000000"/>
                <w:sz w:val="22"/>
                <w:szCs w:val="22"/>
              </w:rPr>
              <w:t>LP322 (Valve)</w:t>
            </w:r>
          </w:p>
        </w:tc>
        <w:tc>
          <w:tcPr>
            <w:tcW w:w="2386" w:type="dxa"/>
            <w:tcBorders>
              <w:top w:val="single" w:sz="4" w:space="0" w:color="auto"/>
              <w:left w:val="single" w:sz="4" w:space="0" w:color="auto"/>
              <w:bottom w:val="single" w:sz="4" w:space="0" w:color="auto"/>
              <w:right w:val="single" w:sz="4" w:space="0" w:color="auto"/>
            </w:tcBorders>
            <w:vAlign w:val="bottom"/>
          </w:tcPr>
          <w:p w14:paraId="08DC68C4" w14:textId="77777777" w:rsidR="0061557A" w:rsidRPr="001B3BAC" w:rsidRDefault="0061557A" w:rsidP="0061557A">
            <w:pPr>
              <w:spacing w:after="0"/>
              <w:rPr>
                <w:rFonts w:cs="Arial"/>
                <w:color w:val="000000"/>
              </w:rPr>
            </w:pPr>
            <w:r>
              <w:rPr>
                <w:rFonts w:ascii="Calibri" w:hAnsi="Calibri" w:cs="Calibri"/>
                <w:color w:val="000000"/>
                <w:sz w:val="22"/>
                <w:szCs w:val="22"/>
              </w:rPr>
              <w:t>ZSL493</w:t>
            </w:r>
          </w:p>
        </w:tc>
        <w:tc>
          <w:tcPr>
            <w:tcW w:w="5103" w:type="dxa"/>
            <w:tcBorders>
              <w:top w:val="single" w:sz="4" w:space="0" w:color="auto"/>
              <w:left w:val="single" w:sz="4" w:space="0" w:color="auto"/>
              <w:bottom w:val="single" w:sz="4" w:space="0" w:color="auto"/>
              <w:right w:val="single" w:sz="4" w:space="0" w:color="auto"/>
            </w:tcBorders>
            <w:vAlign w:val="bottom"/>
          </w:tcPr>
          <w:p w14:paraId="0AABD6DC" w14:textId="77777777" w:rsidR="0061557A" w:rsidRPr="001B3BAC" w:rsidRDefault="0061557A" w:rsidP="0061557A">
            <w:pPr>
              <w:jc w:val="left"/>
              <w:rPr>
                <w:rFonts w:cs="Arial"/>
              </w:rPr>
            </w:pPr>
            <w:r>
              <w:rPr>
                <w:rFonts w:ascii="Calibri" w:hAnsi="Calibri" w:cs="Calibri"/>
                <w:color w:val="000000"/>
                <w:sz w:val="22"/>
                <w:szCs w:val="22"/>
              </w:rPr>
              <w:t>Sensor-Closed valve LP322 position confirmation</w:t>
            </w:r>
          </w:p>
        </w:tc>
      </w:tr>
      <w:tr w:rsidR="0061557A" w14:paraId="337EAFA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D009D12" w14:textId="77777777" w:rsidR="0061557A" w:rsidRDefault="0061557A" w:rsidP="0061557A">
            <w:pPr>
              <w:spacing w:after="0"/>
              <w:jc w:val="center"/>
              <w:rPr>
                <w:rFonts w:ascii="Calibri" w:hAnsi="Calibri" w:cs="Calibri"/>
                <w:color w:val="000000"/>
                <w:sz w:val="22"/>
                <w:szCs w:val="22"/>
              </w:rPr>
            </w:pPr>
            <w:r>
              <w:rPr>
                <w:rFonts w:ascii="Calibri" w:hAnsi="Calibri" w:cs="Calibri"/>
                <w:color w:val="000000"/>
                <w:sz w:val="22"/>
                <w:szCs w:val="22"/>
              </w:rPr>
              <w:t>LP322 (Valve)</w:t>
            </w:r>
          </w:p>
        </w:tc>
        <w:tc>
          <w:tcPr>
            <w:tcW w:w="2386" w:type="dxa"/>
            <w:tcBorders>
              <w:top w:val="single" w:sz="4" w:space="0" w:color="auto"/>
              <w:left w:val="single" w:sz="4" w:space="0" w:color="auto"/>
              <w:bottom w:val="single" w:sz="4" w:space="0" w:color="auto"/>
              <w:right w:val="single" w:sz="4" w:space="0" w:color="auto"/>
            </w:tcBorders>
            <w:vAlign w:val="bottom"/>
          </w:tcPr>
          <w:p w14:paraId="0B9676D0" w14:textId="77777777" w:rsidR="0061557A" w:rsidRDefault="0061557A" w:rsidP="0061557A">
            <w:pPr>
              <w:spacing w:after="0"/>
              <w:rPr>
                <w:rFonts w:ascii="Calibri" w:hAnsi="Calibri" w:cs="Calibri"/>
                <w:color w:val="000000"/>
                <w:sz w:val="22"/>
                <w:szCs w:val="22"/>
              </w:rPr>
            </w:pPr>
            <w:r>
              <w:rPr>
                <w:rFonts w:ascii="Calibri" w:hAnsi="Calibri" w:cs="Calibri"/>
                <w:color w:val="000000"/>
                <w:sz w:val="22"/>
                <w:szCs w:val="22"/>
              </w:rPr>
              <w:t>ZSH494</w:t>
            </w:r>
          </w:p>
        </w:tc>
        <w:tc>
          <w:tcPr>
            <w:tcW w:w="5103" w:type="dxa"/>
            <w:tcBorders>
              <w:top w:val="single" w:sz="4" w:space="0" w:color="auto"/>
              <w:left w:val="single" w:sz="4" w:space="0" w:color="auto"/>
              <w:bottom w:val="single" w:sz="4" w:space="0" w:color="auto"/>
              <w:right w:val="single" w:sz="4" w:space="0" w:color="auto"/>
            </w:tcBorders>
            <w:vAlign w:val="bottom"/>
          </w:tcPr>
          <w:p w14:paraId="2658B0AD" w14:textId="77777777" w:rsidR="0061557A" w:rsidRDefault="0061557A" w:rsidP="0061557A">
            <w:pPr>
              <w:jc w:val="left"/>
              <w:rPr>
                <w:rFonts w:ascii="Calibri" w:hAnsi="Calibri" w:cs="Calibri"/>
                <w:color w:val="000000"/>
                <w:sz w:val="22"/>
                <w:szCs w:val="22"/>
              </w:rPr>
            </w:pPr>
            <w:r>
              <w:rPr>
                <w:rFonts w:ascii="Calibri" w:hAnsi="Calibri" w:cs="Calibri"/>
                <w:color w:val="000000"/>
                <w:sz w:val="22"/>
                <w:szCs w:val="22"/>
              </w:rPr>
              <w:t>Sensor-Open valve LP322 position confirmation</w:t>
            </w:r>
          </w:p>
        </w:tc>
      </w:tr>
      <w:tr w:rsidR="0061557A" w14:paraId="65392FB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E251BC5" w14:textId="77777777" w:rsidR="0061557A" w:rsidRDefault="0061557A" w:rsidP="0061557A">
            <w:pPr>
              <w:spacing w:after="0"/>
              <w:jc w:val="center"/>
              <w:rPr>
                <w:rFonts w:ascii="Calibri" w:hAnsi="Calibri" w:cs="Calibri"/>
                <w:color w:val="000000"/>
                <w:sz w:val="22"/>
                <w:szCs w:val="22"/>
              </w:rPr>
            </w:pPr>
            <w:r>
              <w:rPr>
                <w:rFonts w:ascii="Calibri" w:hAnsi="Calibri" w:cs="Calibri"/>
                <w:color w:val="000000"/>
                <w:sz w:val="22"/>
                <w:szCs w:val="22"/>
              </w:rPr>
              <w:t>LP323 (Valve)</w:t>
            </w:r>
          </w:p>
        </w:tc>
        <w:tc>
          <w:tcPr>
            <w:tcW w:w="2386" w:type="dxa"/>
            <w:tcBorders>
              <w:top w:val="single" w:sz="4" w:space="0" w:color="auto"/>
              <w:left w:val="single" w:sz="4" w:space="0" w:color="auto"/>
              <w:bottom w:val="single" w:sz="4" w:space="0" w:color="auto"/>
              <w:right w:val="single" w:sz="4" w:space="0" w:color="auto"/>
            </w:tcBorders>
            <w:vAlign w:val="bottom"/>
          </w:tcPr>
          <w:p w14:paraId="10A70B58" w14:textId="77777777" w:rsidR="0061557A" w:rsidRDefault="0061557A" w:rsidP="0061557A">
            <w:pPr>
              <w:spacing w:after="0"/>
              <w:rPr>
                <w:rFonts w:ascii="Calibri" w:hAnsi="Calibri" w:cs="Calibri"/>
                <w:color w:val="000000"/>
                <w:sz w:val="22"/>
                <w:szCs w:val="22"/>
              </w:rPr>
            </w:pPr>
            <w:r>
              <w:rPr>
                <w:rFonts w:ascii="Calibri" w:hAnsi="Calibri" w:cs="Calibri"/>
                <w:color w:val="000000"/>
                <w:sz w:val="22"/>
                <w:szCs w:val="22"/>
              </w:rPr>
              <w:t xml:space="preserve">AY326 </w:t>
            </w:r>
          </w:p>
        </w:tc>
        <w:tc>
          <w:tcPr>
            <w:tcW w:w="5103" w:type="dxa"/>
            <w:tcBorders>
              <w:top w:val="single" w:sz="4" w:space="0" w:color="auto"/>
              <w:left w:val="single" w:sz="4" w:space="0" w:color="auto"/>
              <w:bottom w:val="single" w:sz="4" w:space="0" w:color="auto"/>
              <w:right w:val="single" w:sz="4" w:space="0" w:color="auto"/>
            </w:tcBorders>
            <w:vAlign w:val="bottom"/>
          </w:tcPr>
          <w:p w14:paraId="736AD9FA" w14:textId="77777777" w:rsidR="0061557A" w:rsidRDefault="0061557A" w:rsidP="0061557A">
            <w:pPr>
              <w:jc w:val="left"/>
              <w:rPr>
                <w:rFonts w:ascii="Calibri" w:hAnsi="Calibri" w:cs="Calibri"/>
                <w:color w:val="000000"/>
                <w:sz w:val="22"/>
                <w:szCs w:val="22"/>
              </w:rPr>
            </w:pPr>
            <w:r>
              <w:rPr>
                <w:rFonts w:ascii="Calibri" w:hAnsi="Calibri" w:cs="Calibri"/>
                <w:color w:val="000000"/>
                <w:sz w:val="22"/>
                <w:szCs w:val="22"/>
              </w:rPr>
              <w:t>Solenoid-Vacuum breaker nitrogen line</w:t>
            </w:r>
          </w:p>
        </w:tc>
      </w:tr>
      <w:tr w:rsidR="0061557A" w:rsidRPr="00847D46" w14:paraId="1F401852"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DE7C4CF" w14:textId="77777777" w:rsidR="0061557A" w:rsidRDefault="0061557A" w:rsidP="0061557A">
            <w:pPr>
              <w:spacing w:after="0"/>
              <w:jc w:val="center"/>
              <w:rPr>
                <w:rFonts w:ascii="Calibri" w:hAnsi="Calibri" w:cs="Calibri"/>
                <w:color w:val="000000"/>
                <w:sz w:val="22"/>
                <w:szCs w:val="22"/>
              </w:rPr>
            </w:pPr>
            <w:r>
              <w:rPr>
                <w:rFonts w:ascii="Calibri" w:hAnsi="Calibri" w:cs="Calibri"/>
                <w:color w:val="000000"/>
                <w:sz w:val="22"/>
                <w:szCs w:val="22"/>
              </w:rPr>
              <w:t>LP323 (Valve)</w:t>
            </w:r>
          </w:p>
        </w:tc>
        <w:tc>
          <w:tcPr>
            <w:tcW w:w="2386" w:type="dxa"/>
            <w:tcBorders>
              <w:top w:val="single" w:sz="4" w:space="0" w:color="auto"/>
              <w:left w:val="single" w:sz="4" w:space="0" w:color="auto"/>
              <w:bottom w:val="single" w:sz="4" w:space="0" w:color="auto"/>
              <w:right w:val="single" w:sz="4" w:space="0" w:color="auto"/>
            </w:tcBorders>
            <w:vAlign w:val="bottom"/>
          </w:tcPr>
          <w:p w14:paraId="1F7630C9" w14:textId="77777777" w:rsidR="0061557A" w:rsidRDefault="0061557A" w:rsidP="0061557A">
            <w:pPr>
              <w:spacing w:after="0"/>
              <w:rPr>
                <w:rFonts w:ascii="Calibri" w:hAnsi="Calibri" w:cs="Calibri"/>
                <w:color w:val="000000"/>
                <w:sz w:val="22"/>
                <w:szCs w:val="22"/>
              </w:rPr>
            </w:pPr>
            <w:r>
              <w:rPr>
                <w:rFonts w:ascii="Calibri" w:hAnsi="Calibri" w:cs="Calibri"/>
                <w:color w:val="000000"/>
                <w:sz w:val="22"/>
                <w:szCs w:val="22"/>
              </w:rPr>
              <w:t>ZSL324</w:t>
            </w:r>
          </w:p>
        </w:tc>
        <w:tc>
          <w:tcPr>
            <w:tcW w:w="5103" w:type="dxa"/>
            <w:tcBorders>
              <w:top w:val="single" w:sz="4" w:space="0" w:color="auto"/>
              <w:left w:val="single" w:sz="4" w:space="0" w:color="auto"/>
              <w:bottom w:val="single" w:sz="4" w:space="0" w:color="auto"/>
              <w:right w:val="single" w:sz="4" w:space="0" w:color="auto"/>
            </w:tcBorders>
            <w:vAlign w:val="bottom"/>
          </w:tcPr>
          <w:p w14:paraId="143A64F7" w14:textId="77777777" w:rsidR="0061557A" w:rsidRPr="00847D46" w:rsidRDefault="0061557A" w:rsidP="0061557A">
            <w:pPr>
              <w:spacing w:after="0"/>
              <w:jc w:val="left"/>
              <w:rPr>
                <w:rFonts w:ascii="Calibri" w:hAnsi="Calibri" w:cs="Calibri"/>
                <w:color w:val="000000"/>
                <w:sz w:val="22"/>
                <w:szCs w:val="22"/>
                <w:lang w:val="en-AU"/>
              </w:rPr>
            </w:pPr>
            <w:r>
              <w:rPr>
                <w:rFonts w:ascii="Calibri" w:hAnsi="Calibri" w:cs="Calibri"/>
                <w:color w:val="000000"/>
                <w:sz w:val="22"/>
                <w:szCs w:val="22"/>
              </w:rPr>
              <w:t>Sensor-Closed valve LP323 position confirmation</w:t>
            </w:r>
          </w:p>
        </w:tc>
      </w:tr>
      <w:tr w:rsidR="0061557A" w:rsidRPr="00847D46" w14:paraId="6933019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8F1CB4A" w14:textId="77777777" w:rsidR="0061557A" w:rsidRPr="00847D46" w:rsidRDefault="0061557A" w:rsidP="0061557A">
            <w:pPr>
              <w:spacing w:after="0"/>
              <w:jc w:val="center"/>
              <w:rPr>
                <w:rFonts w:ascii="Calibri" w:hAnsi="Calibri" w:cs="Calibri"/>
                <w:color w:val="000000"/>
                <w:sz w:val="22"/>
                <w:szCs w:val="22"/>
                <w:lang w:val="en-AU"/>
              </w:rPr>
            </w:pPr>
            <w:r>
              <w:rPr>
                <w:rFonts w:ascii="Calibri" w:hAnsi="Calibri" w:cs="Calibri"/>
                <w:color w:val="000000"/>
                <w:sz w:val="22"/>
                <w:szCs w:val="22"/>
              </w:rPr>
              <w:t>LP323 (Valve)</w:t>
            </w:r>
          </w:p>
        </w:tc>
        <w:tc>
          <w:tcPr>
            <w:tcW w:w="2386" w:type="dxa"/>
            <w:tcBorders>
              <w:top w:val="single" w:sz="4" w:space="0" w:color="auto"/>
              <w:left w:val="single" w:sz="4" w:space="0" w:color="auto"/>
              <w:bottom w:val="single" w:sz="4" w:space="0" w:color="auto"/>
              <w:right w:val="single" w:sz="4" w:space="0" w:color="auto"/>
            </w:tcBorders>
            <w:vAlign w:val="bottom"/>
          </w:tcPr>
          <w:p w14:paraId="6F10DD5A" w14:textId="77777777" w:rsidR="0061557A" w:rsidRDefault="0061557A" w:rsidP="0061557A">
            <w:pPr>
              <w:spacing w:after="0"/>
              <w:rPr>
                <w:rFonts w:ascii="Calibri" w:hAnsi="Calibri" w:cs="Calibri"/>
                <w:color w:val="000000"/>
                <w:sz w:val="22"/>
                <w:szCs w:val="22"/>
              </w:rPr>
            </w:pPr>
            <w:r>
              <w:rPr>
                <w:rFonts w:ascii="Calibri" w:hAnsi="Calibri" w:cs="Calibri"/>
                <w:color w:val="000000"/>
                <w:sz w:val="22"/>
                <w:szCs w:val="22"/>
              </w:rPr>
              <w:t>ZSH325</w:t>
            </w:r>
          </w:p>
        </w:tc>
        <w:tc>
          <w:tcPr>
            <w:tcW w:w="5103" w:type="dxa"/>
            <w:tcBorders>
              <w:top w:val="single" w:sz="4" w:space="0" w:color="auto"/>
              <w:left w:val="single" w:sz="4" w:space="0" w:color="auto"/>
              <w:bottom w:val="single" w:sz="4" w:space="0" w:color="auto"/>
              <w:right w:val="single" w:sz="4" w:space="0" w:color="auto"/>
            </w:tcBorders>
            <w:vAlign w:val="bottom"/>
          </w:tcPr>
          <w:p w14:paraId="7508AF1E" w14:textId="77777777" w:rsidR="0061557A" w:rsidRDefault="0061557A" w:rsidP="0061557A">
            <w:pPr>
              <w:spacing w:after="0"/>
              <w:jc w:val="left"/>
              <w:rPr>
                <w:rFonts w:ascii="Calibri" w:hAnsi="Calibri" w:cs="Calibri"/>
                <w:color w:val="000000"/>
                <w:sz w:val="22"/>
                <w:szCs w:val="22"/>
              </w:rPr>
            </w:pPr>
            <w:r>
              <w:rPr>
                <w:rFonts w:ascii="Calibri" w:hAnsi="Calibri" w:cs="Calibri"/>
                <w:color w:val="000000"/>
                <w:sz w:val="22"/>
                <w:szCs w:val="22"/>
              </w:rPr>
              <w:t>Sensor-Open valve LP323 position confirmation</w:t>
            </w:r>
          </w:p>
        </w:tc>
      </w:tr>
      <w:tr w:rsidR="0061557A" w:rsidRPr="00847D46" w14:paraId="20A1C6F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4D1DDA4" w14:textId="77777777" w:rsidR="0061557A" w:rsidRDefault="0061557A" w:rsidP="0061557A">
            <w:pPr>
              <w:spacing w:after="0"/>
              <w:jc w:val="center"/>
              <w:rPr>
                <w:rFonts w:ascii="Calibri" w:hAnsi="Calibri" w:cs="Calibri"/>
                <w:color w:val="000000"/>
                <w:sz w:val="22"/>
                <w:szCs w:val="22"/>
              </w:rPr>
            </w:pPr>
            <w:r>
              <w:rPr>
                <w:rFonts w:ascii="Calibri" w:hAnsi="Calibri" w:cs="Calibri"/>
                <w:color w:val="000000"/>
                <w:sz w:val="22"/>
                <w:szCs w:val="22"/>
              </w:rPr>
              <w:t>LP318 (Valve)</w:t>
            </w:r>
          </w:p>
        </w:tc>
        <w:tc>
          <w:tcPr>
            <w:tcW w:w="2386" w:type="dxa"/>
            <w:tcBorders>
              <w:top w:val="single" w:sz="4" w:space="0" w:color="auto"/>
              <w:left w:val="single" w:sz="4" w:space="0" w:color="auto"/>
              <w:bottom w:val="single" w:sz="4" w:space="0" w:color="auto"/>
              <w:right w:val="single" w:sz="4" w:space="0" w:color="auto"/>
            </w:tcBorders>
            <w:vAlign w:val="bottom"/>
          </w:tcPr>
          <w:p w14:paraId="6230D536" w14:textId="77777777" w:rsidR="0061557A" w:rsidRDefault="0061557A" w:rsidP="0061557A">
            <w:pPr>
              <w:spacing w:after="0"/>
              <w:rPr>
                <w:rFonts w:ascii="Calibri" w:hAnsi="Calibri" w:cs="Calibri"/>
                <w:color w:val="000000"/>
                <w:sz w:val="22"/>
                <w:szCs w:val="22"/>
              </w:rPr>
            </w:pPr>
            <w:r>
              <w:rPr>
                <w:rFonts w:ascii="Calibri" w:hAnsi="Calibri" w:cs="Calibri"/>
                <w:color w:val="000000"/>
                <w:sz w:val="22"/>
                <w:szCs w:val="22"/>
              </w:rPr>
              <w:t>AY317</w:t>
            </w:r>
          </w:p>
        </w:tc>
        <w:tc>
          <w:tcPr>
            <w:tcW w:w="5103" w:type="dxa"/>
            <w:tcBorders>
              <w:top w:val="single" w:sz="4" w:space="0" w:color="auto"/>
              <w:left w:val="single" w:sz="4" w:space="0" w:color="auto"/>
              <w:bottom w:val="single" w:sz="4" w:space="0" w:color="auto"/>
              <w:right w:val="single" w:sz="4" w:space="0" w:color="auto"/>
            </w:tcBorders>
            <w:vAlign w:val="bottom"/>
          </w:tcPr>
          <w:p w14:paraId="06706365" w14:textId="77777777" w:rsidR="0061557A" w:rsidRDefault="0061557A" w:rsidP="0061557A">
            <w:pPr>
              <w:spacing w:after="0"/>
              <w:jc w:val="left"/>
              <w:rPr>
                <w:rFonts w:ascii="Calibri" w:hAnsi="Calibri" w:cs="Calibri"/>
                <w:color w:val="000000"/>
                <w:sz w:val="22"/>
                <w:szCs w:val="22"/>
              </w:rPr>
            </w:pPr>
            <w:r>
              <w:rPr>
                <w:rFonts w:ascii="Calibri" w:hAnsi="Calibri" w:cs="Calibri"/>
                <w:color w:val="000000"/>
                <w:sz w:val="22"/>
                <w:szCs w:val="22"/>
              </w:rPr>
              <w:t>Solenoid-Vacuum breaker Silencer line</w:t>
            </w:r>
          </w:p>
        </w:tc>
      </w:tr>
      <w:tr w:rsidR="00A94BFF" w:rsidRPr="00847D46" w14:paraId="7AB907E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95A2706"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LP318 (Valve)</w:t>
            </w:r>
          </w:p>
        </w:tc>
        <w:tc>
          <w:tcPr>
            <w:tcW w:w="2386" w:type="dxa"/>
            <w:tcBorders>
              <w:top w:val="single" w:sz="4" w:space="0" w:color="auto"/>
              <w:left w:val="single" w:sz="4" w:space="0" w:color="auto"/>
              <w:bottom w:val="single" w:sz="4" w:space="0" w:color="auto"/>
              <w:right w:val="single" w:sz="4" w:space="0" w:color="auto"/>
            </w:tcBorders>
            <w:vAlign w:val="bottom"/>
          </w:tcPr>
          <w:p w14:paraId="12980DB7"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ZSL319</w:t>
            </w:r>
          </w:p>
        </w:tc>
        <w:tc>
          <w:tcPr>
            <w:tcW w:w="5103" w:type="dxa"/>
            <w:tcBorders>
              <w:top w:val="single" w:sz="4" w:space="0" w:color="auto"/>
              <w:left w:val="single" w:sz="4" w:space="0" w:color="auto"/>
              <w:bottom w:val="single" w:sz="4" w:space="0" w:color="auto"/>
              <w:right w:val="single" w:sz="4" w:space="0" w:color="auto"/>
            </w:tcBorders>
            <w:vAlign w:val="bottom"/>
          </w:tcPr>
          <w:p w14:paraId="6E52D4C2"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 Closed valve LP318 position confirmation</w:t>
            </w:r>
          </w:p>
        </w:tc>
      </w:tr>
      <w:tr w:rsidR="00A94BFF" w:rsidRPr="00847D46" w14:paraId="2169235C"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7719C83"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LP318 (Valve)</w:t>
            </w:r>
          </w:p>
        </w:tc>
        <w:tc>
          <w:tcPr>
            <w:tcW w:w="2386" w:type="dxa"/>
            <w:tcBorders>
              <w:top w:val="single" w:sz="4" w:space="0" w:color="auto"/>
              <w:left w:val="single" w:sz="4" w:space="0" w:color="auto"/>
              <w:bottom w:val="single" w:sz="4" w:space="0" w:color="auto"/>
              <w:right w:val="single" w:sz="4" w:space="0" w:color="auto"/>
            </w:tcBorders>
            <w:vAlign w:val="bottom"/>
          </w:tcPr>
          <w:p w14:paraId="4C8E14D9"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ZSH320</w:t>
            </w:r>
          </w:p>
        </w:tc>
        <w:tc>
          <w:tcPr>
            <w:tcW w:w="5103" w:type="dxa"/>
            <w:tcBorders>
              <w:top w:val="single" w:sz="4" w:space="0" w:color="auto"/>
              <w:left w:val="single" w:sz="4" w:space="0" w:color="auto"/>
              <w:bottom w:val="single" w:sz="4" w:space="0" w:color="auto"/>
              <w:right w:val="single" w:sz="4" w:space="0" w:color="auto"/>
            </w:tcBorders>
            <w:vAlign w:val="bottom"/>
          </w:tcPr>
          <w:p w14:paraId="01C298B6"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Sensor-Open valve LP318 position confirmation</w:t>
            </w:r>
          </w:p>
        </w:tc>
      </w:tr>
      <w:tr w:rsidR="00A94BFF" w:rsidRPr="00847D46" w14:paraId="4C3B181E"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97E3E77"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PRV313</w:t>
            </w:r>
          </w:p>
        </w:tc>
        <w:tc>
          <w:tcPr>
            <w:tcW w:w="2386" w:type="dxa"/>
            <w:tcBorders>
              <w:top w:val="single" w:sz="4" w:space="0" w:color="auto"/>
              <w:left w:val="single" w:sz="4" w:space="0" w:color="auto"/>
              <w:bottom w:val="single" w:sz="4" w:space="0" w:color="auto"/>
              <w:right w:val="single" w:sz="4" w:space="0" w:color="auto"/>
            </w:tcBorders>
            <w:vAlign w:val="bottom"/>
          </w:tcPr>
          <w:p w14:paraId="5B2F34FE"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ZIC495</w:t>
            </w:r>
          </w:p>
        </w:tc>
        <w:tc>
          <w:tcPr>
            <w:tcW w:w="5103" w:type="dxa"/>
            <w:tcBorders>
              <w:top w:val="single" w:sz="4" w:space="0" w:color="auto"/>
              <w:left w:val="single" w:sz="4" w:space="0" w:color="auto"/>
              <w:bottom w:val="single" w:sz="4" w:space="0" w:color="auto"/>
              <w:right w:val="single" w:sz="4" w:space="0" w:color="auto"/>
            </w:tcBorders>
            <w:vAlign w:val="bottom"/>
          </w:tcPr>
          <w:p w14:paraId="3D10E557" w14:textId="77777777" w:rsidR="00A94BFF" w:rsidRPr="00AE6665" w:rsidRDefault="00A94BFF" w:rsidP="00A94BFF">
            <w:pPr>
              <w:spacing w:after="0"/>
              <w:jc w:val="left"/>
              <w:rPr>
                <w:rFonts w:ascii="Calibri" w:hAnsi="Calibri" w:cs="Calibri"/>
                <w:color w:val="000000"/>
                <w:sz w:val="22"/>
                <w:szCs w:val="22"/>
                <w:lang w:val="en-AU"/>
              </w:rPr>
            </w:pPr>
            <w:r>
              <w:rPr>
                <w:rFonts w:ascii="Calibri" w:hAnsi="Calibri" w:cs="Calibri"/>
                <w:color w:val="000000"/>
                <w:sz w:val="22"/>
                <w:szCs w:val="22"/>
              </w:rPr>
              <w:t>Proportional Valve- Outlet Bag filter Vacuum pressure Control</w:t>
            </w:r>
          </w:p>
        </w:tc>
      </w:tr>
      <w:tr w:rsidR="00A94BFF" w:rsidRPr="00847D46" w14:paraId="5DD316D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21904C1"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PRV313</w:t>
            </w:r>
          </w:p>
        </w:tc>
        <w:tc>
          <w:tcPr>
            <w:tcW w:w="2386" w:type="dxa"/>
            <w:tcBorders>
              <w:top w:val="single" w:sz="4" w:space="0" w:color="auto"/>
              <w:left w:val="single" w:sz="4" w:space="0" w:color="auto"/>
              <w:bottom w:val="single" w:sz="4" w:space="0" w:color="auto"/>
              <w:right w:val="single" w:sz="4" w:space="0" w:color="auto"/>
            </w:tcBorders>
            <w:vAlign w:val="bottom"/>
          </w:tcPr>
          <w:p w14:paraId="64D80906"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ZIT495</w:t>
            </w:r>
          </w:p>
        </w:tc>
        <w:tc>
          <w:tcPr>
            <w:tcW w:w="5103" w:type="dxa"/>
            <w:tcBorders>
              <w:top w:val="single" w:sz="4" w:space="0" w:color="auto"/>
              <w:left w:val="single" w:sz="4" w:space="0" w:color="auto"/>
              <w:bottom w:val="single" w:sz="4" w:space="0" w:color="auto"/>
              <w:right w:val="single" w:sz="4" w:space="0" w:color="auto"/>
            </w:tcBorders>
            <w:vAlign w:val="bottom"/>
          </w:tcPr>
          <w:p w14:paraId="4EDF0BC3" w14:textId="77777777" w:rsidR="00A94BFF" w:rsidRPr="00013FFB" w:rsidRDefault="00A94BFF" w:rsidP="00A94BFF">
            <w:pPr>
              <w:spacing w:after="0"/>
              <w:jc w:val="left"/>
              <w:rPr>
                <w:rFonts w:ascii="Calibri" w:hAnsi="Calibri" w:cs="Calibri"/>
                <w:color w:val="000000"/>
                <w:sz w:val="22"/>
                <w:szCs w:val="22"/>
                <w:lang w:val="en-AU"/>
              </w:rPr>
            </w:pPr>
            <w:r>
              <w:rPr>
                <w:rFonts w:ascii="Calibri" w:hAnsi="Calibri" w:cs="Calibri"/>
                <w:color w:val="000000"/>
                <w:sz w:val="22"/>
                <w:szCs w:val="22"/>
              </w:rPr>
              <w:t>Feedback- Outlet Bag filter Vacuum pressure Control</w:t>
            </w:r>
          </w:p>
        </w:tc>
      </w:tr>
      <w:tr w:rsidR="00A94BFF" w:rsidRPr="00847D46" w14:paraId="4BDCCC36"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62068F7"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LP314 (Valve)</w:t>
            </w:r>
          </w:p>
        </w:tc>
        <w:tc>
          <w:tcPr>
            <w:tcW w:w="2386" w:type="dxa"/>
            <w:tcBorders>
              <w:top w:val="single" w:sz="4" w:space="0" w:color="auto"/>
              <w:left w:val="single" w:sz="4" w:space="0" w:color="auto"/>
              <w:bottom w:val="single" w:sz="4" w:space="0" w:color="auto"/>
              <w:right w:val="single" w:sz="4" w:space="0" w:color="auto"/>
            </w:tcBorders>
            <w:vAlign w:val="bottom"/>
          </w:tcPr>
          <w:p w14:paraId="24676EF3"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AY316</w:t>
            </w:r>
          </w:p>
        </w:tc>
        <w:tc>
          <w:tcPr>
            <w:tcW w:w="5103" w:type="dxa"/>
            <w:tcBorders>
              <w:top w:val="single" w:sz="4" w:space="0" w:color="auto"/>
              <w:left w:val="single" w:sz="4" w:space="0" w:color="auto"/>
              <w:bottom w:val="single" w:sz="4" w:space="0" w:color="auto"/>
              <w:right w:val="single" w:sz="4" w:space="0" w:color="auto"/>
            </w:tcBorders>
            <w:vAlign w:val="bottom"/>
          </w:tcPr>
          <w:p w14:paraId="2F1821FE"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Solenoid-Vacuum pressure Control nitrogen line (?)</w:t>
            </w:r>
          </w:p>
        </w:tc>
      </w:tr>
      <w:tr w:rsidR="00A94BFF" w:rsidRPr="00847D46" w14:paraId="4F4162A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09323A2"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LP314 (Valve)</w:t>
            </w:r>
          </w:p>
        </w:tc>
        <w:tc>
          <w:tcPr>
            <w:tcW w:w="2386" w:type="dxa"/>
            <w:tcBorders>
              <w:top w:val="single" w:sz="4" w:space="0" w:color="auto"/>
              <w:left w:val="single" w:sz="4" w:space="0" w:color="auto"/>
              <w:bottom w:val="single" w:sz="4" w:space="0" w:color="auto"/>
              <w:right w:val="single" w:sz="4" w:space="0" w:color="auto"/>
            </w:tcBorders>
            <w:vAlign w:val="bottom"/>
          </w:tcPr>
          <w:p w14:paraId="57CAECE5"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ZSL315</w:t>
            </w:r>
          </w:p>
        </w:tc>
        <w:tc>
          <w:tcPr>
            <w:tcW w:w="5103" w:type="dxa"/>
            <w:tcBorders>
              <w:top w:val="single" w:sz="4" w:space="0" w:color="auto"/>
              <w:left w:val="single" w:sz="4" w:space="0" w:color="auto"/>
              <w:bottom w:val="single" w:sz="4" w:space="0" w:color="auto"/>
              <w:right w:val="single" w:sz="4" w:space="0" w:color="auto"/>
            </w:tcBorders>
            <w:vAlign w:val="bottom"/>
          </w:tcPr>
          <w:p w14:paraId="1EEEEE87"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 Closed valve LP314 position confirmation</w:t>
            </w:r>
          </w:p>
        </w:tc>
      </w:tr>
      <w:tr w:rsidR="00A94BFF" w:rsidRPr="00847D46" w14:paraId="4993DA0E"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A723739"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LP314 (Valve)</w:t>
            </w:r>
          </w:p>
        </w:tc>
        <w:tc>
          <w:tcPr>
            <w:tcW w:w="2386" w:type="dxa"/>
            <w:tcBorders>
              <w:top w:val="single" w:sz="4" w:space="0" w:color="auto"/>
              <w:left w:val="single" w:sz="4" w:space="0" w:color="auto"/>
              <w:bottom w:val="single" w:sz="4" w:space="0" w:color="auto"/>
              <w:right w:val="single" w:sz="4" w:space="0" w:color="auto"/>
            </w:tcBorders>
            <w:vAlign w:val="bottom"/>
          </w:tcPr>
          <w:p w14:paraId="2ABD5309"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ZSH314</w:t>
            </w:r>
          </w:p>
        </w:tc>
        <w:tc>
          <w:tcPr>
            <w:tcW w:w="5103" w:type="dxa"/>
            <w:tcBorders>
              <w:top w:val="single" w:sz="4" w:space="0" w:color="auto"/>
              <w:left w:val="single" w:sz="4" w:space="0" w:color="auto"/>
              <w:bottom w:val="single" w:sz="4" w:space="0" w:color="auto"/>
              <w:right w:val="single" w:sz="4" w:space="0" w:color="auto"/>
            </w:tcBorders>
            <w:vAlign w:val="bottom"/>
          </w:tcPr>
          <w:p w14:paraId="3C274521"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Sensor-Open valve LP314 position confirmation</w:t>
            </w:r>
          </w:p>
        </w:tc>
      </w:tr>
      <w:tr w:rsidR="00A94BFF" w:rsidRPr="00847D46" w14:paraId="1F25C320"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8212779"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LP309 (Valve)</w:t>
            </w:r>
          </w:p>
        </w:tc>
        <w:tc>
          <w:tcPr>
            <w:tcW w:w="2386" w:type="dxa"/>
            <w:tcBorders>
              <w:top w:val="single" w:sz="4" w:space="0" w:color="auto"/>
              <w:left w:val="single" w:sz="4" w:space="0" w:color="auto"/>
              <w:bottom w:val="single" w:sz="4" w:space="0" w:color="auto"/>
              <w:right w:val="single" w:sz="4" w:space="0" w:color="auto"/>
            </w:tcBorders>
            <w:vAlign w:val="bottom"/>
          </w:tcPr>
          <w:p w14:paraId="3AF42560"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AY308</w:t>
            </w:r>
          </w:p>
        </w:tc>
        <w:tc>
          <w:tcPr>
            <w:tcW w:w="5103" w:type="dxa"/>
            <w:tcBorders>
              <w:top w:val="single" w:sz="4" w:space="0" w:color="auto"/>
              <w:left w:val="single" w:sz="4" w:space="0" w:color="auto"/>
              <w:bottom w:val="single" w:sz="4" w:space="0" w:color="auto"/>
              <w:right w:val="single" w:sz="4" w:space="0" w:color="auto"/>
            </w:tcBorders>
            <w:vAlign w:val="bottom"/>
          </w:tcPr>
          <w:p w14:paraId="434A943D"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Solenoid-Vacuum pressure Control Silencer line</w:t>
            </w:r>
          </w:p>
        </w:tc>
      </w:tr>
      <w:tr w:rsidR="00A94BFF" w:rsidRPr="00847D46" w14:paraId="62A24F3B"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6BB69BC"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LP309 (Valve)</w:t>
            </w:r>
          </w:p>
        </w:tc>
        <w:tc>
          <w:tcPr>
            <w:tcW w:w="2386" w:type="dxa"/>
            <w:tcBorders>
              <w:top w:val="single" w:sz="4" w:space="0" w:color="auto"/>
              <w:left w:val="single" w:sz="4" w:space="0" w:color="auto"/>
              <w:bottom w:val="single" w:sz="4" w:space="0" w:color="auto"/>
              <w:right w:val="single" w:sz="4" w:space="0" w:color="auto"/>
            </w:tcBorders>
            <w:vAlign w:val="bottom"/>
          </w:tcPr>
          <w:p w14:paraId="5ED4133B"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ZSL311</w:t>
            </w:r>
          </w:p>
        </w:tc>
        <w:tc>
          <w:tcPr>
            <w:tcW w:w="5103" w:type="dxa"/>
            <w:tcBorders>
              <w:top w:val="single" w:sz="4" w:space="0" w:color="auto"/>
              <w:left w:val="single" w:sz="4" w:space="0" w:color="auto"/>
              <w:bottom w:val="single" w:sz="4" w:space="0" w:color="auto"/>
              <w:right w:val="single" w:sz="4" w:space="0" w:color="auto"/>
            </w:tcBorders>
            <w:vAlign w:val="bottom"/>
          </w:tcPr>
          <w:p w14:paraId="08F2B8A5"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 Closed valve LP309 position confirmation</w:t>
            </w:r>
          </w:p>
        </w:tc>
      </w:tr>
      <w:tr w:rsidR="00A94BFF" w:rsidRPr="00847D46" w14:paraId="3FEB3D6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7C67A9B"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LP309 (Valve)</w:t>
            </w:r>
          </w:p>
        </w:tc>
        <w:tc>
          <w:tcPr>
            <w:tcW w:w="2386" w:type="dxa"/>
            <w:tcBorders>
              <w:top w:val="single" w:sz="4" w:space="0" w:color="auto"/>
              <w:left w:val="single" w:sz="4" w:space="0" w:color="auto"/>
              <w:bottom w:val="single" w:sz="4" w:space="0" w:color="auto"/>
              <w:right w:val="single" w:sz="4" w:space="0" w:color="auto"/>
            </w:tcBorders>
            <w:vAlign w:val="bottom"/>
          </w:tcPr>
          <w:p w14:paraId="645A3C8F"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ZSH310</w:t>
            </w:r>
          </w:p>
        </w:tc>
        <w:tc>
          <w:tcPr>
            <w:tcW w:w="5103" w:type="dxa"/>
            <w:tcBorders>
              <w:top w:val="single" w:sz="4" w:space="0" w:color="auto"/>
              <w:left w:val="single" w:sz="4" w:space="0" w:color="auto"/>
              <w:bottom w:val="single" w:sz="4" w:space="0" w:color="auto"/>
              <w:right w:val="single" w:sz="4" w:space="0" w:color="auto"/>
            </w:tcBorders>
            <w:vAlign w:val="bottom"/>
          </w:tcPr>
          <w:p w14:paraId="74D23940"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Sensor-Open valve LP309 position confirmation</w:t>
            </w:r>
          </w:p>
        </w:tc>
      </w:tr>
      <w:tr w:rsidR="00A94BFF" w:rsidRPr="00847D46" w14:paraId="75FFECB6"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E9F09F5"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AMOT-M04(Motor)</w:t>
            </w:r>
          </w:p>
        </w:tc>
        <w:tc>
          <w:tcPr>
            <w:tcW w:w="2386" w:type="dxa"/>
            <w:tcBorders>
              <w:top w:val="single" w:sz="4" w:space="0" w:color="auto"/>
              <w:left w:val="single" w:sz="4" w:space="0" w:color="auto"/>
              <w:bottom w:val="single" w:sz="4" w:space="0" w:color="auto"/>
              <w:right w:val="single" w:sz="4" w:space="0" w:color="auto"/>
            </w:tcBorders>
            <w:vAlign w:val="bottom"/>
          </w:tcPr>
          <w:p w14:paraId="764DD3AB"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PG400-M04-VFD</w:t>
            </w:r>
          </w:p>
        </w:tc>
        <w:tc>
          <w:tcPr>
            <w:tcW w:w="5103" w:type="dxa"/>
            <w:tcBorders>
              <w:top w:val="single" w:sz="4" w:space="0" w:color="auto"/>
              <w:left w:val="single" w:sz="4" w:space="0" w:color="auto"/>
              <w:bottom w:val="single" w:sz="4" w:space="0" w:color="auto"/>
              <w:right w:val="single" w:sz="4" w:space="0" w:color="auto"/>
            </w:tcBorders>
            <w:vAlign w:val="bottom"/>
          </w:tcPr>
          <w:p w14:paraId="22BE34E5"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Motor-Vacuum pump</w:t>
            </w:r>
          </w:p>
        </w:tc>
      </w:tr>
      <w:tr w:rsidR="00A94BFF" w:rsidRPr="00847D46" w14:paraId="45AE5D1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628F2CE"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LP401 (Valve)</w:t>
            </w:r>
          </w:p>
        </w:tc>
        <w:tc>
          <w:tcPr>
            <w:tcW w:w="2386" w:type="dxa"/>
            <w:tcBorders>
              <w:top w:val="single" w:sz="4" w:space="0" w:color="auto"/>
              <w:left w:val="single" w:sz="4" w:space="0" w:color="auto"/>
              <w:bottom w:val="single" w:sz="4" w:space="0" w:color="auto"/>
              <w:right w:val="single" w:sz="4" w:space="0" w:color="auto"/>
            </w:tcBorders>
            <w:vAlign w:val="bottom"/>
          </w:tcPr>
          <w:p w14:paraId="1BF7D03C"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 xml:space="preserve">AY404 </w:t>
            </w:r>
          </w:p>
        </w:tc>
        <w:tc>
          <w:tcPr>
            <w:tcW w:w="5103" w:type="dxa"/>
            <w:tcBorders>
              <w:top w:val="single" w:sz="4" w:space="0" w:color="auto"/>
              <w:left w:val="single" w:sz="4" w:space="0" w:color="auto"/>
              <w:bottom w:val="single" w:sz="4" w:space="0" w:color="auto"/>
              <w:right w:val="single" w:sz="4" w:space="0" w:color="auto"/>
            </w:tcBorders>
            <w:vAlign w:val="bottom"/>
          </w:tcPr>
          <w:p w14:paraId="0CFC49F8"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Solenoid-Inlet valve of the cooler Vacuum pump</w:t>
            </w:r>
          </w:p>
        </w:tc>
      </w:tr>
      <w:tr w:rsidR="00A94BFF" w:rsidRPr="00847D46" w14:paraId="14BE1BF6"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D367627"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LP401 (Valve)</w:t>
            </w:r>
          </w:p>
        </w:tc>
        <w:tc>
          <w:tcPr>
            <w:tcW w:w="2386" w:type="dxa"/>
            <w:tcBorders>
              <w:top w:val="single" w:sz="4" w:space="0" w:color="auto"/>
              <w:left w:val="single" w:sz="4" w:space="0" w:color="auto"/>
              <w:bottom w:val="single" w:sz="4" w:space="0" w:color="auto"/>
              <w:right w:val="single" w:sz="4" w:space="0" w:color="auto"/>
            </w:tcBorders>
            <w:vAlign w:val="bottom"/>
          </w:tcPr>
          <w:p w14:paraId="3D5F897D"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ZSL402</w:t>
            </w:r>
          </w:p>
        </w:tc>
        <w:tc>
          <w:tcPr>
            <w:tcW w:w="5103" w:type="dxa"/>
            <w:tcBorders>
              <w:top w:val="single" w:sz="4" w:space="0" w:color="auto"/>
              <w:left w:val="single" w:sz="4" w:space="0" w:color="auto"/>
              <w:bottom w:val="single" w:sz="4" w:space="0" w:color="auto"/>
              <w:right w:val="single" w:sz="4" w:space="0" w:color="auto"/>
            </w:tcBorders>
            <w:vAlign w:val="bottom"/>
          </w:tcPr>
          <w:p w14:paraId="152A59A7"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Sensor-Closed valve LP401 position confirmation</w:t>
            </w:r>
          </w:p>
        </w:tc>
      </w:tr>
      <w:tr w:rsidR="00A94BFF" w:rsidRPr="00847D46" w14:paraId="64266B00"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C4359FF"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LP401 (Valve)</w:t>
            </w:r>
          </w:p>
        </w:tc>
        <w:tc>
          <w:tcPr>
            <w:tcW w:w="2386" w:type="dxa"/>
            <w:tcBorders>
              <w:top w:val="single" w:sz="4" w:space="0" w:color="auto"/>
              <w:left w:val="single" w:sz="4" w:space="0" w:color="auto"/>
              <w:bottom w:val="single" w:sz="4" w:space="0" w:color="auto"/>
              <w:right w:val="single" w:sz="4" w:space="0" w:color="auto"/>
            </w:tcBorders>
            <w:vAlign w:val="bottom"/>
          </w:tcPr>
          <w:p w14:paraId="1EE07D3B"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ZSH403</w:t>
            </w:r>
          </w:p>
        </w:tc>
        <w:tc>
          <w:tcPr>
            <w:tcW w:w="5103" w:type="dxa"/>
            <w:tcBorders>
              <w:top w:val="single" w:sz="4" w:space="0" w:color="auto"/>
              <w:left w:val="single" w:sz="4" w:space="0" w:color="auto"/>
              <w:bottom w:val="single" w:sz="4" w:space="0" w:color="auto"/>
              <w:right w:val="single" w:sz="4" w:space="0" w:color="auto"/>
            </w:tcBorders>
            <w:vAlign w:val="bottom"/>
          </w:tcPr>
          <w:p w14:paraId="253101FF"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Sensor-Open valve LP401 position confirmation</w:t>
            </w:r>
          </w:p>
        </w:tc>
      </w:tr>
      <w:tr w:rsidR="00547E94" w:rsidRPr="00847D46" w14:paraId="5B44021F" w14:textId="77777777" w:rsidTr="00260326">
        <w:tc>
          <w:tcPr>
            <w:tcW w:w="2576" w:type="dxa"/>
            <w:tcBorders>
              <w:top w:val="single" w:sz="4" w:space="0" w:color="auto"/>
              <w:left w:val="single" w:sz="4" w:space="0" w:color="auto"/>
              <w:bottom w:val="single" w:sz="4" w:space="0" w:color="auto"/>
              <w:right w:val="single" w:sz="4" w:space="0" w:color="auto"/>
            </w:tcBorders>
            <w:vAlign w:val="center"/>
          </w:tcPr>
          <w:p w14:paraId="30E3D743" w14:textId="77777777" w:rsidR="00547E94" w:rsidRDefault="00547E94" w:rsidP="00547E94">
            <w:pPr>
              <w:spacing w:after="0"/>
              <w:jc w:val="center"/>
              <w:rPr>
                <w:rFonts w:ascii="Calibri" w:hAnsi="Calibri" w:cs="Calibri"/>
                <w:color w:val="000000"/>
                <w:sz w:val="22"/>
                <w:szCs w:val="22"/>
              </w:rPr>
            </w:pPr>
            <w:r>
              <w:rPr>
                <w:rFonts w:ascii="Calibri" w:hAnsi="Calibri" w:cs="Calibri"/>
                <w:color w:val="000000"/>
                <w:sz w:val="22"/>
                <w:szCs w:val="22"/>
              </w:rPr>
              <w:t>LP264 (Valve)</w:t>
            </w:r>
          </w:p>
        </w:tc>
        <w:tc>
          <w:tcPr>
            <w:tcW w:w="2386" w:type="dxa"/>
            <w:tcBorders>
              <w:top w:val="single" w:sz="4" w:space="0" w:color="auto"/>
              <w:left w:val="single" w:sz="4" w:space="0" w:color="auto"/>
              <w:bottom w:val="single" w:sz="4" w:space="0" w:color="auto"/>
              <w:right w:val="single" w:sz="4" w:space="0" w:color="auto"/>
            </w:tcBorders>
            <w:vAlign w:val="bottom"/>
          </w:tcPr>
          <w:p w14:paraId="2FC5ED46" w14:textId="77777777" w:rsidR="00547E94" w:rsidRDefault="00547E94" w:rsidP="00547E94">
            <w:pPr>
              <w:spacing w:after="0"/>
              <w:rPr>
                <w:rFonts w:ascii="Calibri" w:hAnsi="Calibri" w:cs="Calibri"/>
                <w:color w:val="000000"/>
                <w:sz w:val="22"/>
                <w:szCs w:val="22"/>
              </w:rPr>
            </w:pPr>
            <w:r>
              <w:rPr>
                <w:rFonts w:ascii="Calibri" w:hAnsi="Calibri" w:cs="Calibri"/>
                <w:color w:val="000000"/>
                <w:sz w:val="22"/>
                <w:szCs w:val="22"/>
              </w:rPr>
              <w:t>AY339</w:t>
            </w:r>
          </w:p>
        </w:tc>
        <w:tc>
          <w:tcPr>
            <w:tcW w:w="5103" w:type="dxa"/>
            <w:tcBorders>
              <w:top w:val="single" w:sz="4" w:space="0" w:color="auto"/>
              <w:left w:val="single" w:sz="4" w:space="0" w:color="auto"/>
              <w:bottom w:val="single" w:sz="4" w:space="0" w:color="auto"/>
              <w:right w:val="single" w:sz="4" w:space="0" w:color="auto"/>
            </w:tcBorders>
            <w:vAlign w:val="bottom"/>
          </w:tcPr>
          <w:p w14:paraId="572C584A" w14:textId="77777777" w:rsidR="00547E94" w:rsidRPr="00547E94" w:rsidRDefault="00547E94" w:rsidP="00547E94">
            <w:pPr>
              <w:spacing w:after="0"/>
              <w:jc w:val="left"/>
              <w:rPr>
                <w:rFonts w:ascii="Calibri" w:hAnsi="Calibri" w:cs="Calibri"/>
                <w:color w:val="000000"/>
                <w:sz w:val="22"/>
                <w:szCs w:val="22"/>
              </w:rPr>
            </w:pPr>
            <w:r>
              <w:rPr>
                <w:rFonts w:ascii="Calibri" w:hAnsi="Calibri" w:cs="Calibri"/>
                <w:color w:val="000000"/>
                <w:sz w:val="22"/>
                <w:szCs w:val="22"/>
              </w:rPr>
              <w:t>Solenoid-Material Inlet valve open</w:t>
            </w:r>
          </w:p>
        </w:tc>
      </w:tr>
      <w:tr w:rsidR="00547E94" w:rsidRPr="00847D46" w14:paraId="0804EED4" w14:textId="77777777" w:rsidTr="002803FD">
        <w:tc>
          <w:tcPr>
            <w:tcW w:w="2576" w:type="dxa"/>
            <w:tcBorders>
              <w:top w:val="single" w:sz="4" w:space="0" w:color="auto"/>
              <w:left w:val="single" w:sz="4" w:space="0" w:color="auto"/>
              <w:bottom w:val="single" w:sz="4" w:space="0" w:color="auto"/>
              <w:right w:val="single" w:sz="4" w:space="0" w:color="auto"/>
            </w:tcBorders>
            <w:vAlign w:val="center"/>
          </w:tcPr>
          <w:p w14:paraId="5B124709" w14:textId="77777777" w:rsidR="00547E94" w:rsidRDefault="00547E94" w:rsidP="00547E94">
            <w:pPr>
              <w:spacing w:after="0"/>
              <w:jc w:val="center"/>
              <w:rPr>
                <w:rFonts w:ascii="Calibri" w:hAnsi="Calibri" w:cs="Calibri"/>
                <w:color w:val="000000"/>
                <w:sz w:val="22"/>
                <w:szCs w:val="22"/>
              </w:rPr>
            </w:pPr>
            <w:r>
              <w:rPr>
                <w:rFonts w:ascii="Calibri" w:hAnsi="Calibri" w:cs="Calibri"/>
                <w:color w:val="000000"/>
                <w:sz w:val="22"/>
                <w:szCs w:val="22"/>
              </w:rPr>
              <w:lastRenderedPageBreak/>
              <w:t>LP264 (Valve)</w:t>
            </w:r>
          </w:p>
        </w:tc>
        <w:tc>
          <w:tcPr>
            <w:tcW w:w="2386" w:type="dxa"/>
            <w:tcBorders>
              <w:top w:val="single" w:sz="4" w:space="0" w:color="auto"/>
              <w:left w:val="single" w:sz="4" w:space="0" w:color="auto"/>
              <w:bottom w:val="single" w:sz="4" w:space="0" w:color="auto"/>
              <w:right w:val="single" w:sz="4" w:space="0" w:color="auto"/>
            </w:tcBorders>
            <w:vAlign w:val="center"/>
          </w:tcPr>
          <w:p w14:paraId="673C140F" w14:textId="77777777" w:rsidR="00547E94" w:rsidRDefault="00547E94" w:rsidP="00547E94">
            <w:pPr>
              <w:spacing w:after="0"/>
              <w:rPr>
                <w:rFonts w:ascii="Calibri" w:hAnsi="Calibri" w:cs="Calibri"/>
                <w:color w:val="000000"/>
                <w:sz w:val="22"/>
                <w:szCs w:val="22"/>
              </w:rPr>
            </w:pPr>
            <w:r>
              <w:rPr>
                <w:rFonts w:ascii="Calibri" w:hAnsi="Calibri" w:cs="Calibri"/>
                <w:color w:val="000000"/>
                <w:sz w:val="22"/>
                <w:szCs w:val="22"/>
              </w:rPr>
              <w:t>ZSL265</w:t>
            </w:r>
          </w:p>
        </w:tc>
        <w:tc>
          <w:tcPr>
            <w:tcW w:w="5103" w:type="dxa"/>
            <w:tcBorders>
              <w:top w:val="single" w:sz="4" w:space="0" w:color="auto"/>
              <w:left w:val="single" w:sz="4" w:space="0" w:color="auto"/>
              <w:bottom w:val="single" w:sz="4" w:space="0" w:color="auto"/>
              <w:right w:val="single" w:sz="4" w:space="0" w:color="auto"/>
            </w:tcBorders>
            <w:vAlign w:val="bottom"/>
          </w:tcPr>
          <w:p w14:paraId="06DA83F4" w14:textId="77777777" w:rsidR="00547E94" w:rsidRDefault="00547E94" w:rsidP="00547E94">
            <w:pPr>
              <w:spacing w:after="0"/>
              <w:jc w:val="left"/>
              <w:rPr>
                <w:rFonts w:ascii="Calibri" w:hAnsi="Calibri" w:cs="Calibri"/>
                <w:color w:val="000000"/>
                <w:sz w:val="22"/>
                <w:szCs w:val="22"/>
              </w:rPr>
            </w:pPr>
            <w:r>
              <w:rPr>
                <w:rFonts w:ascii="Calibri" w:hAnsi="Calibri" w:cs="Calibri"/>
                <w:color w:val="000000"/>
                <w:sz w:val="22"/>
                <w:szCs w:val="22"/>
              </w:rPr>
              <w:t>Sensor-Closed valve LP264 position confirmation</w:t>
            </w:r>
          </w:p>
        </w:tc>
      </w:tr>
      <w:tr w:rsidR="00547E94" w:rsidRPr="00847D46" w14:paraId="3271863D" w14:textId="77777777" w:rsidTr="002803FD">
        <w:tc>
          <w:tcPr>
            <w:tcW w:w="2576" w:type="dxa"/>
            <w:tcBorders>
              <w:top w:val="single" w:sz="4" w:space="0" w:color="auto"/>
              <w:left w:val="single" w:sz="4" w:space="0" w:color="auto"/>
              <w:bottom w:val="single" w:sz="4" w:space="0" w:color="auto"/>
              <w:right w:val="single" w:sz="4" w:space="0" w:color="auto"/>
            </w:tcBorders>
            <w:vAlign w:val="center"/>
          </w:tcPr>
          <w:p w14:paraId="404ADD8F" w14:textId="77777777" w:rsidR="00547E94" w:rsidRDefault="00547E94" w:rsidP="00547E94">
            <w:pPr>
              <w:spacing w:after="0"/>
              <w:jc w:val="center"/>
              <w:rPr>
                <w:rFonts w:ascii="Calibri" w:hAnsi="Calibri" w:cs="Calibri"/>
                <w:color w:val="000000"/>
                <w:sz w:val="22"/>
                <w:szCs w:val="22"/>
              </w:rPr>
            </w:pPr>
            <w:r>
              <w:rPr>
                <w:rFonts w:ascii="Calibri" w:hAnsi="Calibri" w:cs="Calibri"/>
                <w:color w:val="000000"/>
                <w:sz w:val="22"/>
                <w:szCs w:val="22"/>
              </w:rPr>
              <w:t>LP264 (Valve)</w:t>
            </w:r>
          </w:p>
        </w:tc>
        <w:tc>
          <w:tcPr>
            <w:tcW w:w="2386" w:type="dxa"/>
            <w:tcBorders>
              <w:top w:val="single" w:sz="4" w:space="0" w:color="auto"/>
              <w:left w:val="single" w:sz="4" w:space="0" w:color="auto"/>
              <w:bottom w:val="single" w:sz="4" w:space="0" w:color="auto"/>
              <w:right w:val="single" w:sz="4" w:space="0" w:color="auto"/>
            </w:tcBorders>
            <w:vAlign w:val="center"/>
          </w:tcPr>
          <w:p w14:paraId="132286AD" w14:textId="77777777" w:rsidR="00547E94" w:rsidRDefault="00547E94" w:rsidP="00547E94">
            <w:pPr>
              <w:spacing w:after="0"/>
              <w:rPr>
                <w:rFonts w:ascii="Calibri" w:hAnsi="Calibri" w:cs="Calibri"/>
                <w:color w:val="000000"/>
                <w:sz w:val="22"/>
                <w:szCs w:val="22"/>
              </w:rPr>
            </w:pPr>
            <w:r>
              <w:rPr>
                <w:rFonts w:ascii="Calibri" w:hAnsi="Calibri" w:cs="Calibri"/>
                <w:color w:val="000000"/>
                <w:sz w:val="22"/>
                <w:szCs w:val="22"/>
              </w:rPr>
              <w:t>ZSH266</w:t>
            </w:r>
          </w:p>
        </w:tc>
        <w:tc>
          <w:tcPr>
            <w:tcW w:w="5103" w:type="dxa"/>
            <w:tcBorders>
              <w:top w:val="single" w:sz="4" w:space="0" w:color="auto"/>
              <w:left w:val="single" w:sz="4" w:space="0" w:color="auto"/>
              <w:bottom w:val="single" w:sz="4" w:space="0" w:color="auto"/>
              <w:right w:val="single" w:sz="4" w:space="0" w:color="auto"/>
            </w:tcBorders>
            <w:vAlign w:val="bottom"/>
          </w:tcPr>
          <w:p w14:paraId="2E955884" w14:textId="77777777" w:rsidR="00547E94" w:rsidRDefault="00547E94" w:rsidP="00547E94">
            <w:pPr>
              <w:spacing w:after="0"/>
              <w:jc w:val="left"/>
              <w:rPr>
                <w:rFonts w:ascii="Calibri" w:hAnsi="Calibri" w:cs="Calibri"/>
                <w:color w:val="000000"/>
                <w:sz w:val="22"/>
                <w:szCs w:val="22"/>
              </w:rPr>
            </w:pPr>
            <w:r>
              <w:rPr>
                <w:rFonts w:ascii="Calibri" w:hAnsi="Calibri" w:cs="Calibri"/>
                <w:color w:val="000000"/>
                <w:sz w:val="22"/>
                <w:szCs w:val="22"/>
              </w:rPr>
              <w:t>Sensor-Open valve LP264 position confirmation</w:t>
            </w:r>
          </w:p>
        </w:tc>
      </w:tr>
      <w:tr w:rsidR="00A94BFF" w:rsidRPr="00847D46" w14:paraId="68D7F71E"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837942C"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AMOT-M03(Motor)</w:t>
            </w:r>
          </w:p>
        </w:tc>
        <w:tc>
          <w:tcPr>
            <w:tcW w:w="2386" w:type="dxa"/>
            <w:tcBorders>
              <w:top w:val="single" w:sz="4" w:space="0" w:color="auto"/>
              <w:left w:val="single" w:sz="4" w:space="0" w:color="auto"/>
              <w:bottom w:val="single" w:sz="4" w:space="0" w:color="auto"/>
              <w:right w:val="single" w:sz="4" w:space="0" w:color="auto"/>
            </w:tcBorders>
            <w:vAlign w:val="bottom"/>
          </w:tcPr>
          <w:p w14:paraId="173C36CD"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V</w:t>
            </w:r>
            <w:r w:rsidR="00CB29BC">
              <w:rPr>
                <w:rFonts w:ascii="Calibri" w:hAnsi="Calibri" w:cs="Calibri"/>
                <w:color w:val="000000"/>
                <w:sz w:val="22"/>
                <w:szCs w:val="22"/>
              </w:rPr>
              <w:t>K</w:t>
            </w:r>
            <w:r>
              <w:rPr>
                <w:rFonts w:ascii="Calibri" w:hAnsi="Calibri" w:cs="Calibri"/>
                <w:color w:val="000000"/>
                <w:sz w:val="22"/>
                <w:szCs w:val="22"/>
              </w:rPr>
              <w:t>016-M01-VFD</w:t>
            </w:r>
          </w:p>
        </w:tc>
        <w:tc>
          <w:tcPr>
            <w:tcW w:w="5103" w:type="dxa"/>
            <w:tcBorders>
              <w:top w:val="single" w:sz="4" w:space="0" w:color="auto"/>
              <w:left w:val="single" w:sz="4" w:space="0" w:color="auto"/>
              <w:bottom w:val="single" w:sz="4" w:space="0" w:color="auto"/>
              <w:right w:val="single" w:sz="4" w:space="0" w:color="auto"/>
            </w:tcBorders>
            <w:vAlign w:val="bottom"/>
          </w:tcPr>
          <w:p w14:paraId="7C0F0FA4"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 xml:space="preserve">Motor-Rotating drive </w:t>
            </w:r>
          </w:p>
        </w:tc>
      </w:tr>
      <w:tr w:rsidR="00A94BFF" w:rsidRPr="00847D46" w14:paraId="3DB51C4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0303382"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HY453 (Valve)</w:t>
            </w:r>
          </w:p>
        </w:tc>
        <w:tc>
          <w:tcPr>
            <w:tcW w:w="2386" w:type="dxa"/>
            <w:tcBorders>
              <w:top w:val="single" w:sz="4" w:space="0" w:color="auto"/>
              <w:left w:val="single" w:sz="4" w:space="0" w:color="auto"/>
              <w:bottom w:val="single" w:sz="4" w:space="0" w:color="auto"/>
              <w:right w:val="single" w:sz="4" w:space="0" w:color="auto"/>
            </w:tcBorders>
            <w:vAlign w:val="bottom"/>
          </w:tcPr>
          <w:p w14:paraId="1434D480"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AY453</w:t>
            </w:r>
          </w:p>
        </w:tc>
        <w:tc>
          <w:tcPr>
            <w:tcW w:w="5103" w:type="dxa"/>
            <w:tcBorders>
              <w:top w:val="single" w:sz="4" w:space="0" w:color="auto"/>
              <w:left w:val="single" w:sz="4" w:space="0" w:color="auto"/>
              <w:bottom w:val="single" w:sz="4" w:space="0" w:color="auto"/>
              <w:right w:val="single" w:sz="4" w:space="0" w:color="auto"/>
            </w:tcBorders>
            <w:vAlign w:val="bottom"/>
          </w:tcPr>
          <w:p w14:paraId="49C8F6E9" w14:textId="77777777" w:rsidR="00A94BFF" w:rsidRPr="00DC24EF" w:rsidRDefault="00A94BFF" w:rsidP="00A94BFF">
            <w:pPr>
              <w:spacing w:after="0"/>
              <w:jc w:val="left"/>
              <w:rPr>
                <w:rFonts w:ascii="Calibri" w:hAnsi="Calibri" w:cs="Calibri"/>
                <w:color w:val="000000"/>
                <w:sz w:val="22"/>
                <w:szCs w:val="22"/>
                <w:lang w:val="en-AU"/>
              </w:rPr>
            </w:pPr>
            <w:r>
              <w:rPr>
                <w:rFonts w:ascii="Calibri" w:hAnsi="Calibri" w:cs="Calibri"/>
                <w:color w:val="000000"/>
                <w:sz w:val="22"/>
                <w:szCs w:val="22"/>
              </w:rPr>
              <w:t xml:space="preserve">Solenoid-Cleaning Blades Riboccone </w:t>
            </w:r>
          </w:p>
        </w:tc>
      </w:tr>
      <w:tr w:rsidR="00A94BFF" w:rsidRPr="00847D46" w14:paraId="696F864E"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80A2B73"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HY454 (Valve)</w:t>
            </w:r>
          </w:p>
        </w:tc>
        <w:tc>
          <w:tcPr>
            <w:tcW w:w="2386" w:type="dxa"/>
            <w:tcBorders>
              <w:top w:val="single" w:sz="4" w:space="0" w:color="auto"/>
              <w:left w:val="single" w:sz="4" w:space="0" w:color="auto"/>
              <w:bottom w:val="single" w:sz="4" w:space="0" w:color="auto"/>
              <w:right w:val="single" w:sz="4" w:space="0" w:color="auto"/>
            </w:tcBorders>
            <w:vAlign w:val="bottom"/>
          </w:tcPr>
          <w:p w14:paraId="6931D74E"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 xml:space="preserve">AY454 </w:t>
            </w:r>
          </w:p>
        </w:tc>
        <w:tc>
          <w:tcPr>
            <w:tcW w:w="5103" w:type="dxa"/>
            <w:tcBorders>
              <w:top w:val="single" w:sz="4" w:space="0" w:color="auto"/>
              <w:left w:val="single" w:sz="4" w:space="0" w:color="auto"/>
              <w:bottom w:val="single" w:sz="4" w:space="0" w:color="auto"/>
              <w:right w:val="single" w:sz="4" w:space="0" w:color="auto"/>
            </w:tcBorders>
            <w:vAlign w:val="bottom"/>
          </w:tcPr>
          <w:p w14:paraId="381DC731"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 xml:space="preserve">Solenoid-Cleaning with Gas from Below </w:t>
            </w:r>
          </w:p>
        </w:tc>
      </w:tr>
      <w:tr w:rsidR="00A94BFF" w:rsidRPr="00847D46" w14:paraId="2D1152E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6804090"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HY455 (Valve)</w:t>
            </w:r>
          </w:p>
        </w:tc>
        <w:tc>
          <w:tcPr>
            <w:tcW w:w="2386" w:type="dxa"/>
            <w:tcBorders>
              <w:top w:val="single" w:sz="4" w:space="0" w:color="auto"/>
              <w:left w:val="single" w:sz="4" w:space="0" w:color="auto"/>
              <w:bottom w:val="single" w:sz="4" w:space="0" w:color="auto"/>
              <w:right w:val="single" w:sz="4" w:space="0" w:color="auto"/>
            </w:tcBorders>
            <w:vAlign w:val="bottom"/>
          </w:tcPr>
          <w:p w14:paraId="3139D989"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 xml:space="preserve">AY455 </w:t>
            </w:r>
          </w:p>
        </w:tc>
        <w:tc>
          <w:tcPr>
            <w:tcW w:w="5103" w:type="dxa"/>
            <w:tcBorders>
              <w:top w:val="single" w:sz="4" w:space="0" w:color="auto"/>
              <w:left w:val="single" w:sz="4" w:space="0" w:color="auto"/>
              <w:bottom w:val="single" w:sz="4" w:space="0" w:color="auto"/>
              <w:right w:val="single" w:sz="4" w:space="0" w:color="auto"/>
            </w:tcBorders>
            <w:vAlign w:val="bottom"/>
          </w:tcPr>
          <w:p w14:paraId="135B351D"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Solenoid-Cleaning Exhaust valve gasket</w:t>
            </w:r>
          </w:p>
        </w:tc>
      </w:tr>
      <w:tr w:rsidR="00A94BFF" w:rsidRPr="00847D46" w14:paraId="56F2D94C"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CA7538C"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HY456 (Valve)</w:t>
            </w:r>
          </w:p>
        </w:tc>
        <w:tc>
          <w:tcPr>
            <w:tcW w:w="2386" w:type="dxa"/>
            <w:tcBorders>
              <w:top w:val="single" w:sz="4" w:space="0" w:color="auto"/>
              <w:left w:val="single" w:sz="4" w:space="0" w:color="auto"/>
              <w:bottom w:val="single" w:sz="4" w:space="0" w:color="auto"/>
              <w:right w:val="single" w:sz="4" w:space="0" w:color="auto"/>
            </w:tcBorders>
            <w:vAlign w:val="bottom"/>
          </w:tcPr>
          <w:p w14:paraId="0A3CE898"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 xml:space="preserve">AY456 </w:t>
            </w:r>
          </w:p>
        </w:tc>
        <w:tc>
          <w:tcPr>
            <w:tcW w:w="5103" w:type="dxa"/>
            <w:tcBorders>
              <w:top w:val="single" w:sz="4" w:space="0" w:color="auto"/>
              <w:left w:val="single" w:sz="4" w:space="0" w:color="auto"/>
              <w:bottom w:val="single" w:sz="4" w:space="0" w:color="auto"/>
              <w:right w:val="single" w:sz="4" w:space="0" w:color="auto"/>
            </w:tcBorders>
            <w:vAlign w:val="bottom"/>
          </w:tcPr>
          <w:p w14:paraId="5DB3D4AD"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Solenoid-Cleaning Exhaust valve gasket</w:t>
            </w:r>
          </w:p>
        </w:tc>
      </w:tr>
      <w:tr w:rsidR="00A94BFF" w:rsidRPr="00847D46" w14:paraId="069CA55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D871A64"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HY304 (Valve)</w:t>
            </w:r>
          </w:p>
        </w:tc>
        <w:tc>
          <w:tcPr>
            <w:tcW w:w="2386" w:type="dxa"/>
            <w:tcBorders>
              <w:top w:val="single" w:sz="4" w:space="0" w:color="auto"/>
              <w:left w:val="single" w:sz="4" w:space="0" w:color="auto"/>
              <w:bottom w:val="single" w:sz="4" w:space="0" w:color="auto"/>
              <w:right w:val="single" w:sz="4" w:space="0" w:color="auto"/>
            </w:tcBorders>
            <w:vAlign w:val="bottom"/>
          </w:tcPr>
          <w:p w14:paraId="030C49BF"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 xml:space="preserve">AY304 </w:t>
            </w:r>
          </w:p>
        </w:tc>
        <w:tc>
          <w:tcPr>
            <w:tcW w:w="5103" w:type="dxa"/>
            <w:tcBorders>
              <w:top w:val="single" w:sz="4" w:space="0" w:color="auto"/>
              <w:left w:val="single" w:sz="4" w:space="0" w:color="auto"/>
              <w:bottom w:val="single" w:sz="4" w:space="0" w:color="auto"/>
              <w:right w:val="single" w:sz="4" w:space="0" w:color="auto"/>
            </w:tcBorders>
            <w:vAlign w:val="bottom"/>
          </w:tcPr>
          <w:p w14:paraId="0975C895"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Solenoid-Air knocker ctrl sys</w:t>
            </w:r>
          </w:p>
        </w:tc>
      </w:tr>
      <w:tr w:rsidR="00A94BFF" w:rsidRPr="00847D46" w14:paraId="71CEC7E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27FE7B1"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HY302A/B (Valve)</w:t>
            </w:r>
          </w:p>
        </w:tc>
        <w:tc>
          <w:tcPr>
            <w:tcW w:w="2386" w:type="dxa"/>
            <w:tcBorders>
              <w:top w:val="single" w:sz="4" w:space="0" w:color="auto"/>
              <w:left w:val="single" w:sz="4" w:space="0" w:color="auto"/>
              <w:bottom w:val="single" w:sz="4" w:space="0" w:color="auto"/>
              <w:right w:val="single" w:sz="4" w:space="0" w:color="auto"/>
            </w:tcBorders>
            <w:vAlign w:val="bottom"/>
          </w:tcPr>
          <w:p w14:paraId="3FE84DDE"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 xml:space="preserve">AY302A </w:t>
            </w:r>
          </w:p>
        </w:tc>
        <w:tc>
          <w:tcPr>
            <w:tcW w:w="5103" w:type="dxa"/>
            <w:tcBorders>
              <w:top w:val="single" w:sz="4" w:space="0" w:color="auto"/>
              <w:left w:val="single" w:sz="4" w:space="0" w:color="auto"/>
              <w:bottom w:val="single" w:sz="4" w:space="0" w:color="auto"/>
              <w:right w:val="single" w:sz="4" w:space="0" w:color="auto"/>
            </w:tcBorders>
            <w:vAlign w:val="bottom"/>
          </w:tcPr>
          <w:p w14:paraId="4E00050E"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Solenoid-Discharge valve Open position</w:t>
            </w:r>
          </w:p>
        </w:tc>
      </w:tr>
      <w:tr w:rsidR="00A94BFF" w:rsidRPr="00847D46" w14:paraId="34A99EC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4D785EB"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HY302A/B (Valve) </w:t>
            </w:r>
          </w:p>
        </w:tc>
        <w:tc>
          <w:tcPr>
            <w:tcW w:w="2386" w:type="dxa"/>
            <w:tcBorders>
              <w:top w:val="single" w:sz="4" w:space="0" w:color="auto"/>
              <w:left w:val="single" w:sz="4" w:space="0" w:color="auto"/>
              <w:bottom w:val="single" w:sz="4" w:space="0" w:color="auto"/>
              <w:right w:val="single" w:sz="4" w:space="0" w:color="auto"/>
            </w:tcBorders>
            <w:vAlign w:val="bottom"/>
          </w:tcPr>
          <w:p w14:paraId="7B39473C"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 xml:space="preserve">AY302B </w:t>
            </w:r>
          </w:p>
        </w:tc>
        <w:tc>
          <w:tcPr>
            <w:tcW w:w="5103" w:type="dxa"/>
            <w:tcBorders>
              <w:top w:val="single" w:sz="4" w:space="0" w:color="auto"/>
              <w:left w:val="single" w:sz="4" w:space="0" w:color="auto"/>
              <w:bottom w:val="single" w:sz="4" w:space="0" w:color="auto"/>
              <w:right w:val="single" w:sz="4" w:space="0" w:color="auto"/>
            </w:tcBorders>
            <w:vAlign w:val="bottom"/>
          </w:tcPr>
          <w:p w14:paraId="5F6EB1D8"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Solenoid-Discharge valve Close position</w:t>
            </w:r>
          </w:p>
        </w:tc>
      </w:tr>
      <w:tr w:rsidR="00A94BFF" w:rsidRPr="00847D46" w14:paraId="5A5AF6A7"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A3D4D66"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HY302A/B (Valve)</w:t>
            </w:r>
          </w:p>
        </w:tc>
        <w:tc>
          <w:tcPr>
            <w:tcW w:w="2386" w:type="dxa"/>
            <w:tcBorders>
              <w:top w:val="single" w:sz="4" w:space="0" w:color="auto"/>
              <w:left w:val="single" w:sz="4" w:space="0" w:color="auto"/>
              <w:bottom w:val="single" w:sz="4" w:space="0" w:color="auto"/>
              <w:right w:val="single" w:sz="4" w:space="0" w:color="auto"/>
            </w:tcBorders>
            <w:vAlign w:val="bottom"/>
          </w:tcPr>
          <w:p w14:paraId="4CCF2DBA"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ZSL297</w:t>
            </w:r>
          </w:p>
        </w:tc>
        <w:tc>
          <w:tcPr>
            <w:tcW w:w="5103" w:type="dxa"/>
            <w:tcBorders>
              <w:top w:val="single" w:sz="4" w:space="0" w:color="auto"/>
              <w:left w:val="single" w:sz="4" w:space="0" w:color="auto"/>
              <w:bottom w:val="single" w:sz="4" w:space="0" w:color="auto"/>
              <w:right w:val="single" w:sz="4" w:space="0" w:color="auto"/>
            </w:tcBorders>
            <w:vAlign w:val="bottom"/>
          </w:tcPr>
          <w:p w14:paraId="431A1315"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 Closed Discharge valve position confirmation</w:t>
            </w:r>
          </w:p>
        </w:tc>
      </w:tr>
      <w:tr w:rsidR="00A94BFF" w:rsidRPr="00847D46" w14:paraId="59FD563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EB53F54"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HY302A/B (Valve) </w:t>
            </w:r>
          </w:p>
        </w:tc>
        <w:tc>
          <w:tcPr>
            <w:tcW w:w="2386" w:type="dxa"/>
            <w:tcBorders>
              <w:top w:val="single" w:sz="4" w:space="0" w:color="auto"/>
              <w:left w:val="single" w:sz="4" w:space="0" w:color="auto"/>
              <w:bottom w:val="single" w:sz="4" w:space="0" w:color="auto"/>
              <w:right w:val="single" w:sz="4" w:space="0" w:color="auto"/>
            </w:tcBorders>
            <w:vAlign w:val="bottom"/>
          </w:tcPr>
          <w:p w14:paraId="3A4B717A"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ZSH298</w:t>
            </w:r>
          </w:p>
        </w:tc>
        <w:tc>
          <w:tcPr>
            <w:tcW w:w="5103" w:type="dxa"/>
            <w:tcBorders>
              <w:top w:val="single" w:sz="4" w:space="0" w:color="auto"/>
              <w:left w:val="single" w:sz="4" w:space="0" w:color="auto"/>
              <w:bottom w:val="single" w:sz="4" w:space="0" w:color="auto"/>
              <w:right w:val="single" w:sz="4" w:space="0" w:color="auto"/>
            </w:tcBorders>
            <w:vAlign w:val="bottom"/>
          </w:tcPr>
          <w:p w14:paraId="7B4D27D0"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 Open Discharge valve position confirmation</w:t>
            </w:r>
          </w:p>
        </w:tc>
      </w:tr>
      <w:tr w:rsidR="00A94BFF" w:rsidRPr="00847D46" w14:paraId="722B1D21"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6E24FC7"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V</w:t>
            </w:r>
            <w:r w:rsidR="00CB29BC">
              <w:rPr>
                <w:rFonts w:ascii="Calibri" w:hAnsi="Calibri" w:cs="Calibri"/>
                <w:color w:val="000000"/>
                <w:sz w:val="22"/>
                <w:szCs w:val="22"/>
              </w:rPr>
              <w:t>K</w:t>
            </w:r>
            <w:r>
              <w:rPr>
                <w:rFonts w:ascii="Calibri" w:hAnsi="Calibri" w:cs="Calibri"/>
                <w:color w:val="000000"/>
                <w:sz w:val="22"/>
                <w:szCs w:val="22"/>
              </w:rPr>
              <w:t>016-PDIT276 (H)</w:t>
            </w:r>
          </w:p>
        </w:tc>
        <w:tc>
          <w:tcPr>
            <w:tcW w:w="2386" w:type="dxa"/>
            <w:tcBorders>
              <w:top w:val="single" w:sz="4" w:space="0" w:color="auto"/>
              <w:left w:val="single" w:sz="4" w:space="0" w:color="auto"/>
              <w:bottom w:val="single" w:sz="4" w:space="0" w:color="auto"/>
              <w:right w:val="single" w:sz="4" w:space="0" w:color="auto"/>
            </w:tcBorders>
            <w:vAlign w:val="bottom"/>
          </w:tcPr>
          <w:p w14:paraId="131B7B88"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PDIT276</w:t>
            </w:r>
          </w:p>
        </w:tc>
        <w:tc>
          <w:tcPr>
            <w:tcW w:w="5103" w:type="dxa"/>
            <w:tcBorders>
              <w:top w:val="single" w:sz="4" w:space="0" w:color="auto"/>
              <w:left w:val="single" w:sz="4" w:space="0" w:color="auto"/>
              <w:bottom w:val="single" w:sz="4" w:space="0" w:color="auto"/>
              <w:right w:val="single" w:sz="4" w:space="0" w:color="auto"/>
            </w:tcBorders>
            <w:vAlign w:val="bottom"/>
          </w:tcPr>
          <w:p w14:paraId="205EDC03"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 Bag filter pressure difference transmitter</w:t>
            </w:r>
          </w:p>
        </w:tc>
      </w:tr>
      <w:tr w:rsidR="00A94BFF" w:rsidRPr="00847D46" w14:paraId="7176B6DD" w14:textId="77777777" w:rsidTr="008B0236">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3" w:author="Kasper Simonsen" w:date="2023-10-25T16:18: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2576" w:type="dxa"/>
            <w:tcBorders>
              <w:top w:val="single" w:sz="4" w:space="0" w:color="auto"/>
              <w:left w:val="single" w:sz="4" w:space="0" w:color="auto"/>
              <w:bottom w:val="single" w:sz="4" w:space="0" w:color="auto"/>
              <w:right w:val="single" w:sz="4" w:space="0" w:color="auto"/>
            </w:tcBorders>
            <w:vAlign w:val="bottom"/>
            <w:tcPrChange w:id="34" w:author="Kasper Simonsen" w:date="2023-10-25T16:18:00Z">
              <w:tcPr>
                <w:tcW w:w="2576" w:type="dxa"/>
                <w:tcBorders>
                  <w:top w:val="single" w:sz="4" w:space="0" w:color="auto"/>
                  <w:left w:val="single" w:sz="4" w:space="0" w:color="auto"/>
                  <w:bottom w:val="single" w:sz="4" w:space="0" w:color="auto"/>
                  <w:right w:val="single" w:sz="4" w:space="0" w:color="auto"/>
                </w:tcBorders>
                <w:vAlign w:val="bottom"/>
              </w:tcPr>
            </w:tcPrChange>
          </w:tcPr>
          <w:p w14:paraId="7B09641C"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TIT285 (H)</w:t>
            </w:r>
          </w:p>
        </w:tc>
        <w:tc>
          <w:tcPr>
            <w:tcW w:w="2386" w:type="dxa"/>
            <w:tcBorders>
              <w:top w:val="single" w:sz="4" w:space="0" w:color="auto"/>
              <w:left w:val="single" w:sz="4" w:space="0" w:color="auto"/>
              <w:bottom w:val="single" w:sz="4" w:space="0" w:color="auto"/>
              <w:right w:val="single" w:sz="4" w:space="0" w:color="auto"/>
            </w:tcBorders>
            <w:vAlign w:val="bottom"/>
            <w:tcPrChange w:id="35" w:author="Kasper Simonsen" w:date="2023-10-25T16:18:00Z">
              <w:tcPr>
                <w:tcW w:w="2386" w:type="dxa"/>
                <w:tcBorders>
                  <w:top w:val="single" w:sz="4" w:space="0" w:color="auto"/>
                  <w:left w:val="single" w:sz="4" w:space="0" w:color="auto"/>
                  <w:bottom w:val="single" w:sz="4" w:space="0" w:color="auto"/>
                  <w:right w:val="single" w:sz="4" w:space="0" w:color="auto"/>
                </w:tcBorders>
                <w:vAlign w:val="bottom"/>
              </w:tcPr>
            </w:tcPrChange>
          </w:tcPr>
          <w:p w14:paraId="32528062" w14:textId="77777777" w:rsidR="00A94BFF" w:rsidRPr="0061557A" w:rsidRDefault="00A94BFF" w:rsidP="00A94BFF">
            <w:pPr>
              <w:spacing w:after="0"/>
              <w:rPr>
                <w:rFonts w:ascii="Calibri" w:hAnsi="Calibri" w:cs="Calibri"/>
                <w:color w:val="000000"/>
                <w:sz w:val="22"/>
                <w:szCs w:val="22"/>
                <w:lang w:val="en-AU"/>
              </w:rPr>
            </w:pPr>
            <w:r>
              <w:rPr>
                <w:rFonts w:ascii="Calibri" w:hAnsi="Calibri" w:cs="Calibri"/>
                <w:color w:val="000000"/>
                <w:sz w:val="22"/>
                <w:szCs w:val="22"/>
              </w:rPr>
              <w:t>TIT285</w:t>
            </w:r>
          </w:p>
        </w:tc>
        <w:tc>
          <w:tcPr>
            <w:tcW w:w="5103" w:type="dxa"/>
            <w:tcBorders>
              <w:top w:val="single" w:sz="4" w:space="0" w:color="auto"/>
              <w:left w:val="single" w:sz="4" w:space="0" w:color="auto"/>
              <w:bottom w:val="single" w:sz="4" w:space="0" w:color="auto"/>
              <w:right w:val="single" w:sz="4" w:space="0" w:color="auto"/>
            </w:tcBorders>
            <w:vAlign w:val="bottom"/>
            <w:tcPrChange w:id="36" w:author="Kasper Simonsen" w:date="2023-10-25T16:18:00Z">
              <w:tcPr>
                <w:tcW w:w="5103" w:type="dxa"/>
                <w:tcBorders>
                  <w:top w:val="single" w:sz="4" w:space="0" w:color="auto"/>
                  <w:left w:val="single" w:sz="4" w:space="0" w:color="auto"/>
                  <w:bottom w:val="single" w:sz="4" w:space="0" w:color="auto"/>
                  <w:right w:val="single" w:sz="4" w:space="0" w:color="auto"/>
                </w:tcBorders>
                <w:vAlign w:val="bottom"/>
              </w:tcPr>
            </w:tcPrChange>
          </w:tcPr>
          <w:p w14:paraId="2213ECF8" w14:textId="77777777" w:rsidR="00A94BFF" w:rsidRDefault="00A94BFF" w:rsidP="00A94BFF">
            <w:pPr>
              <w:spacing w:after="0"/>
              <w:jc w:val="left"/>
              <w:rPr>
                <w:rFonts w:ascii="Calibri" w:hAnsi="Calibri" w:cs="Calibri"/>
                <w:color w:val="000000"/>
                <w:sz w:val="22"/>
                <w:szCs w:val="22"/>
              </w:rPr>
            </w:pPr>
            <w:r>
              <w:rPr>
                <w:rFonts w:ascii="Calibri" w:hAnsi="Calibri" w:cs="Calibri"/>
                <w:color w:val="000000"/>
                <w:sz w:val="22"/>
                <w:szCs w:val="22"/>
              </w:rPr>
              <w:t>Sensor- P</w:t>
            </w:r>
            <w:r w:rsidRPr="0061557A">
              <w:rPr>
                <w:rFonts w:ascii="Calibri" w:hAnsi="Calibri" w:cs="Calibri"/>
                <w:color w:val="000000"/>
                <w:sz w:val="22"/>
                <w:szCs w:val="22"/>
              </w:rPr>
              <w:t>rocess</w:t>
            </w:r>
            <w:r>
              <w:rPr>
                <w:rFonts w:ascii="Calibri" w:hAnsi="Calibri" w:cs="Calibri"/>
                <w:color w:val="000000"/>
                <w:sz w:val="22"/>
                <w:szCs w:val="22"/>
              </w:rPr>
              <w:t xml:space="preserve"> temperature sensor transmitter</w:t>
            </w:r>
          </w:p>
        </w:tc>
      </w:tr>
      <w:tr w:rsidR="00A94BFF" w:rsidRPr="00847D46" w14:paraId="3323A7EF" w14:textId="77777777" w:rsidTr="008B0236">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7" w:author="Kasper Simonsen" w:date="2023-10-25T16:18: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2576" w:type="dxa"/>
            <w:tcBorders>
              <w:top w:val="single" w:sz="4" w:space="0" w:color="auto"/>
              <w:left w:val="single" w:sz="4" w:space="0" w:color="auto"/>
              <w:bottom w:val="single" w:sz="4" w:space="0" w:color="auto"/>
              <w:right w:val="single" w:sz="4" w:space="0" w:color="auto"/>
            </w:tcBorders>
            <w:vAlign w:val="bottom"/>
            <w:tcPrChange w:id="38" w:author="Kasper Simonsen" w:date="2023-10-25T16:18:00Z">
              <w:tcPr>
                <w:tcW w:w="2576" w:type="dxa"/>
                <w:tcBorders>
                  <w:top w:val="single" w:sz="4" w:space="0" w:color="auto"/>
                  <w:left w:val="single" w:sz="4" w:space="0" w:color="auto"/>
                  <w:bottom w:val="single" w:sz="4" w:space="0" w:color="auto"/>
                  <w:right w:val="single" w:sz="4" w:space="0" w:color="auto"/>
                </w:tcBorders>
                <w:vAlign w:val="bottom"/>
              </w:tcPr>
            </w:tcPrChange>
          </w:tcPr>
          <w:p w14:paraId="72523524" w14:textId="77777777" w:rsidR="00A94BFF" w:rsidRDefault="00A94BFF" w:rsidP="00A94BFF">
            <w:pPr>
              <w:spacing w:after="0"/>
              <w:jc w:val="center"/>
              <w:rPr>
                <w:rFonts w:ascii="Calibri" w:hAnsi="Calibri" w:cs="Calibri"/>
                <w:color w:val="000000"/>
                <w:sz w:val="22"/>
                <w:szCs w:val="22"/>
              </w:rPr>
            </w:pPr>
            <w:r>
              <w:rPr>
                <w:rFonts w:ascii="Calibri" w:hAnsi="Calibri" w:cs="Calibri"/>
                <w:color w:val="000000"/>
                <w:sz w:val="22"/>
                <w:szCs w:val="22"/>
              </w:rPr>
              <w:t>AIT277 -AY277 (H)</w:t>
            </w:r>
          </w:p>
        </w:tc>
        <w:tc>
          <w:tcPr>
            <w:tcW w:w="2386" w:type="dxa"/>
            <w:tcBorders>
              <w:top w:val="single" w:sz="4" w:space="0" w:color="auto"/>
              <w:left w:val="single" w:sz="4" w:space="0" w:color="auto"/>
              <w:bottom w:val="single" w:sz="4" w:space="0" w:color="auto"/>
              <w:right w:val="single" w:sz="4" w:space="0" w:color="auto"/>
            </w:tcBorders>
            <w:vAlign w:val="bottom"/>
            <w:tcPrChange w:id="39" w:author="Kasper Simonsen" w:date="2023-10-25T16:18:00Z">
              <w:tcPr>
                <w:tcW w:w="2386" w:type="dxa"/>
                <w:tcBorders>
                  <w:top w:val="single" w:sz="4" w:space="0" w:color="auto"/>
                  <w:left w:val="single" w:sz="4" w:space="0" w:color="auto"/>
                  <w:bottom w:val="single" w:sz="4" w:space="0" w:color="auto"/>
                  <w:right w:val="single" w:sz="4" w:space="0" w:color="auto"/>
                </w:tcBorders>
                <w:vAlign w:val="bottom"/>
              </w:tcPr>
            </w:tcPrChange>
          </w:tcPr>
          <w:p w14:paraId="56CDA5D4" w14:textId="77777777" w:rsidR="00A94BFF" w:rsidRDefault="00A94BFF" w:rsidP="00A94BFF">
            <w:pPr>
              <w:spacing w:after="0"/>
              <w:rPr>
                <w:rFonts w:ascii="Calibri" w:hAnsi="Calibri" w:cs="Calibri"/>
                <w:color w:val="000000"/>
                <w:sz w:val="22"/>
                <w:szCs w:val="22"/>
              </w:rPr>
            </w:pPr>
            <w:r>
              <w:rPr>
                <w:rFonts w:ascii="Calibri" w:hAnsi="Calibri" w:cs="Calibri"/>
                <w:color w:val="000000"/>
                <w:sz w:val="22"/>
                <w:szCs w:val="22"/>
              </w:rPr>
              <w:t>AY277</w:t>
            </w:r>
          </w:p>
        </w:tc>
        <w:tc>
          <w:tcPr>
            <w:tcW w:w="5103" w:type="dxa"/>
            <w:tcBorders>
              <w:top w:val="single" w:sz="4" w:space="0" w:color="auto"/>
              <w:left w:val="single" w:sz="4" w:space="0" w:color="auto"/>
              <w:bottom w:val="single" w:sz="4" w:space="0" w:color="auto"/>
              <w:right w:val="single" w:sz="4" w:space="0" w:color="auto"/>
            </w:tcBorders>
            <w:vAlign w:val="bottom"/>
            <w:tcPrChange w:id="40" w:author="Kasper Simonsen" w:date="2023-10-25T16:18:00Z">
              <w:tcPr>
                <w:tcW w:w="5103" w:type="dxa"/>
                <w:tcBorders>
                  <w:top w:val="single" w:sz="4" w:space="0" w:color="auto"/>
                  <w:left w:val="single" w:sz="4" w:space="0" w:color="auto"/>
                  <w:bottom w:val="single" w:sz="4" w:space="0" w:color="auto"/>
                  <w:right w:val="single" w:sz="4" w:space="0" w:color="auto"/>
                </w:tcBorders>
                <w:vAlign w:val="bottom"/>
              </w:tcPr>
            </w:tcPrChange>
          </w:tcPr>
          <w:p w14:paraId="2A5FAAAE" w14:textId="77777777" w:rsidR="00A94BFF" w:rsidRDefault="001D6426" w:rsidP="00A94BFF">
            <w:pPr>
              <w:spacing w:after="0"/>
              <w:jc w:val="left"/>
              <w:rPr>
                <w:rFonts w:ascii="Calibri" w:hAnsi="Calibri" w:cs="Calibri"/>
                <w:color w:val="000000"/>
                <w:sz w:val="22"/>
                <w:szCs w:val="22"/>
              </w:rPr>
            </w:pPr>
            <w:r>
              <w:rPr>
                <w:rFonts w:ascii="Calibri" w:hAnsi="Calibri" w:cs="Calibri"/>
                <w:color w:val="000000"/>
                <w:sz w:val="22"/>
                <w:szCs w:val="22"/>
              </w:rPr>
              <w:t>Indicator-</w:t>
            </w:r>
            <w:r w:rsidR="00A94BFF">
              <w:rPr>
                <w:rFonts w:ascii="Calibri" w:hAnsi="Calibri" w:cs="Calibri"/>
                <w:color w:val="000000"/>
                <w:sz w:val="22"/>
                <w:szCs w:val="22"/>
              </w:rPr>
              <w:t>Outlet Bag filter Control unit (Zirconia oxygen analyzer)</w:t>
            </w:r>
          </w:p>
        </w:tc>
      </w:tr>
      <w:tr w:rsidR="00C67909" w:rsidRPr="00847D46" w14:paraId="665A46FF" w14:textId="77777777" w:rsidTr="008B0236">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1" w:author="Kasper Simonsen" w:date="2023-10-25T16:18: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42" w:author="Kasper Simonsen" w:date="2023-10-18T12:58:00Z"/>
        </w:trPr>
        <w:tc>
          <w:tcPr>
            <w:tcW w:w="2576" w:type="dxa"/>
            <w:tcBorders>
              <w:top w:val="single" w:sz="4" w:space="0" w:color="auto"/>
              <w:left w:val="single" w:sz="4" w:space="0" w:color="auto"/>
              <w:bottom w:val="single" w:sz="4" w:space="0" w:color="auto"/>
              <w:right w:val="single" w:sz="4" w:space="0" w:color="auto"/>
            </w:tcBorders>
            <w:vAlign w:val="bottom"/>
            <w:tcPrChange w:id="43" w:author="Kasper Simonsen" w:date="2023-10-25T16:18:00Z">
              <w:tcPr>
                <w:tcW w:w="2576" w:type="dxa"/>
                <w:tcBorders>
                  <w:top w:val="single" w:sz="4" w:space="0" w:color="auto"/>
                  <w:left w:val="single" w:sz="4" w:space="0" w:color="auto"/>
                  <w:bottom w:val="single" w:sz="4" w:space="0" w:color="auto"/>
                  <w:right w:val="single" w:sz="4" w:space="0" w:color="auto"/>
                </w:tcBorders>
                <w:vAlign w:val="bottom"/>
              </w:tcPr>
            </w:tcPrChange>
          </w:tcPr>
          <w:p w14:paraId="79EE43AD" w14:textId="77777777" w:rsidR="00C67909" w:rsidRDefault="004935EE" w:rsidP="00A94BFF">
            <w:pPr>
              <w:spacing w:after="0"/>
              <w:jc w:val="center"/>
              <w:rPr>
                <w:ins w:id="44" w:author="Kasper Simonsen" w:date="2023-10-18T12:58:00Z"/>
                <w:rFonts w:ascii="Calibri" w:hAnsi="Calibri" w:cs="Calibri"/>
                <w:color w:val="000000"/>
                <w:sz w:val="22"/>
                <w:szCs w:val="22"/>
              </w:rPr>
            </w:pPr>
            <w:ins w:id="45" w:author="Kasper Simonsen" w:date="2023-10-18T13:03:00Z">
              <w:r>
                <w:rPr>
                  <w:rFonts w:ascii="Calibri" w:hAnsi="Calibri" w:cs="Calibri"/>
                  <w:color w:val="000000"/>
                  <w:sz w:val="22"/>
                  <w:szCs w:val="22"/>
                </w:rPr>
                <w:t>PG398 (Pump)</w:t>
              </w:r>
            </w:ins>
          </w:p>
        </w:tc>
        <w:tc>
          <w:tcPr>
            <w:tcW w:w="2386" w:type="dxa"/>
            <w:tcBorders>
              <w:top w:val="single" w:sz="4" w:space="0" w:color="auto"/>
              <w:left w:val="single" w:sz="4" w:space="0" w:color="auto"/>
              <w:bottom w:val="single" w:sz="4" w:space="0" w:color="auto"/>
              <w:right w:val="single" w:sz="4" w:space="0" w:color="auto"/>
            </w:tcBorders>
            <w:vAlign w:val="bottom"/>
            <w:tcPrChange w:id="46" w:author="Kasper Simonsen" w:date="2023-10-25T16:18:00Z">
              <w:tcPr>
                <w:tcW w:w="2386" w:type="dxa"/>
                <w:tcBorders>
                  <w:top w:val="single" w:sz="4" w:space="0" w:color="auto"/>
                  <w:left w:val="single" w:sz="4" w:space="0" w:color="auto"/>
                  <w:bottom w:val="single" w:sz="4" w:space="0" w:color="auto"/>
                  <w:right w:val="single" w:sz="4" w:space="0" w:color="auto"/>
                </w:tcBorders>
                <w:vAlign w:val="bottom"/>
              </w:tcPr>
            </w:tcPrChange>
          </w:tcPr>
          <w:p w14:paraId="44A74B78" w14:textId="77777777" w:rsidR="00C67909" w:rsidRDefault="004935EE" w:rsidP="00A94BFF">
            <w:pPr>
              <w:spacing w:after="0"/>
              <w:rPr>
                <w:ins w:id="47" w:author="Kasper Simonsen" w:date="2023-10-18T12:58:00Z"/>
                <w:rFonts w:ascii="Calibri" w:hAnsi="Calibri" w:cs="Calibri"/>
                <w:color w:val="000000"/>
                <w:sz w:val="22"/>
                <w:szCs w:val="22"/>
              </w:rPr>
            </w:pPr>
            <w:ins w:id="48" w:author="Kasper Simonsen" w:date="2023-10-18T13:03:00Z">
              <w:r>
                <w:rPr>
                  <w:rFonts w:ascii="Calibri" w:hAnsi="Calibri" w:cs="Calibri"/>
                  <w:color w:val="000000"/>
                  <w:sz w:val="22"/>
                  <w:szCs w:val="22"/>
                </w:rPr>
                <w:t>LSL001</w:t>
              </w:r>
            </w:ins>
          </w:p>
        </w:tc>
        <w:tc>
          <w:tcPr>
            <w:tcW w:w="5103" w:type="dxa"/>
            <w:tcBorders>
              <w:top w:val="single" w:sz="4" w:space="0" w:color="auto"/>
              <w:left w:val="single" w:sz="4" w:space="0" w:color="auto"/>
              <w:bottom w:val="single" w:sz="4" w:space="0" w:color="auto"/>
              <w:right w:val="single" w:sz="4" w:space="0" w:color="auto"/>
            </w:tcBorders>
            <w:vAlign w:val="bottom"/>
            <w:tcPrChange w:id="49" w:author="Kasper Simonsen" w:date="2023-10-25T16:18:00Z">
              <w:tcPr>
                <w:tcW w:w="5103" w:type="dxa"/>
                <w:tcBorders>
                  <w:top w:val="single" w:sz="4" w:space="0" w:color="auto"/>
                  <w:left w:val="single" w:sz="4" w:space="0" w:color="auto"/>
                  <w:bottom w:val="single" w:sz="4" w:space="0" w:color="auto"/>
                  <w:right w:val="single" w:sz="4" w:space="0" w:color="auto"/>
                </w:tcBorders>
                <w:vAlign w:val="bottom"/>
              </w:tcPr>
            </w:tcPrChange>
          </w:tcPr>
          <w:p w14:paraId="61070BBD" w14:textId="77777777" w:rsidR="00C67909" w:rsidRDefault="004935EE" w:rsidP="00A94BFF">
            <w:pPr>
              <w:spacing w:after="0"/>
              <w:jc w:val="left"/>
              <w:rPr>
                <w:ins w:id="50" w:author="Kasper Simonsen" w:date="2023-10-18T12:58:00Z"/>
                <w:rFonts w:ascii="Calibri" w:hAnsi="Calibri" w:cs="Calibri"/>
                <w:color w:val="000000"/>
                <w:sz w:val="22"/>
                <w:szCs w:val="22"/>
              </w:rPr>
            </w:pPr>
            <w:ins w:id="51" w:author="Kasper Simonsen" w:date="2023-10-18T13:04:00Z">
              <w:r>
                <w:rPr>
                  <w:rFonts w:ascii="Calibri" w:hAnsi="Calibri" w:cs="Calibri"/>
                  <w:color w:val="000000"/>
                  <w:sz w:val="22"/>
                  <w:szCs w:val="22"/>
                </w:rPr>
                <w:t>H20 Refill Low Level</w:t>
              </w:r>
            </w:ins>
          </w:p>
        </w:tc>
      </w:tr>
      <w:tr w:rsidR="004935EE" w:rsidRPr="00847D46" w14:paraId="2807129F" w14:textId="77777777" w:rsidTr="00183BDC">
        <w:trPr>
          <w:ins w:id="52" w:author="Kasper Simonsen" w:date="2023-10-18T13:03:00Z"/>
        </w:trPr>
        <w:tc>
          <w:tcPr>
            <w:tcW w:w="2576" w:type="dxa"/>
            <w:tcBorders>
              <w:top w:val="single" w:sz="4" w:space="0" w:color="auto"/>
              <w:left w:val="single" w:sz="4" w:space="0" w:color="auto"/>
              <w:bottom w:val="single" w:sz="4" w:space="0" w:color="auto"/>
              <w:right w:val="single" w:sz="4" w:space="0" w:color="auto"/>
            </w:tcBorders>
            <w:vAlign w:val="bottom"/>
          </w:tcPr>
          <w:p w14:paraId="30628FB6" w14:textId="77777777" w:rsidR="004935EE" w:rsidRDefault="004935EE" w:rsidP="00A94BFF">
            <w:pPr>
              <w:spacing w:after="0"/>
              <w:jc w:val="center"/>
              <w:rPr>
                <w:ins w:id="53" w:author="Kasper Simonsen" w:date="2023-10-18T13:03:00Z"/>
                <w:rFonts w:ascii="Calibri" w:hAnsi="Calibri" w:cs="Calibri"/>
                <w:color w:val="000000"/>
                <w:sz w:val="22"/>
                <w:szCs w:val="22"/>
              </w:rPr>
            </w:pPr>
            <w:ins w:id="54" w:author="Kasper Simonsen" w:date="2023-10-18T13:03:00Z">
              <w:r>
                <w:rPr>
                  <w:rFonts w:ascii="Calibri" w:hAnsi="Calibri" w:cs="Calibri"/>
                  <w:color w:val="000000"/>
                  <w:sz w:val="22"/>
                  <w:szCs w:val="22"/>
                </w:rPr>
                <w:t>PG3</w:t>
              </w:r>
            </w:ins>
            <w:ins w:id="55" w:author="Kasper Simonsen" w:date="2023-10-18T13:04:00Z">
              <w:r>
                <w:rPr>
                  <w:rFonts w:ascii="Calibri" w:hAnsi="Calibri" w:cs="Calibri"/>
                  <w:color w:val="000000"/>
                  <w:sz w:val="22"/>
                  <w:szCs w:val="22"/>
                </w:rPr>
                <w:t>98 (Pump)</w:t>
              </w:r>
            </w:ins>
          </w:p>
        </w:tc>
        <w:tc>
          <w:tcPr>
            <w:tcW w:w="2386" w:type="dxa"/>
            <w:tcBorders>
              <w:top w:val="single" w:sz="4" w:space="0" w:color="auto"/>
              <w:left w:val="single" w:sz="4" w:space="0" w:color="auto"/>
              <w:bottom w:val="single" w:sz="4" w:space="0" w:color="auto"/>
              <w:right w:val="single" w:sz="4" w:space="0" w:color="auto"/>
            </w:tcBorders>
            <w:vAlign w:val="bottom"/>
          </w:tcPr>
          <w:p w14:paraId="5030023F" w14:textId="77777777" w:rsidR="004935EE" w:rsidRDefault="004935EE" w:rsidP="00A94BFF">
            <w:pPr>
              <w:spacing w:after="0"/>
              <w:rPr>
                <w:ins w:id="56" w:author="Kasper Simonsen" w:date="2023-10-18T13:03:00Z"/>
                <w:rFonts w:ascii="Calibri" w:hAnsi="Calibri" w:cs="Calibri"/>
                <w:color w:val="000000"/>
                <w:sz w:val="22"/>
                <w:szCs w:val="22"/>
              </w:rPr>
            </w:pPr>
            <w:ins w:id="57" w:author="Kasper Simonsen" w:date="2023-10-18T13:04:00Z">
              <w:r>
                <w:rPr>
                  <w:rFonts w:ascii="Calibri" w:hAnsi="Calibri" w:cs="Calibri"/>
                  <w:color w:val="000000"/>
                  <w:sz w:val="22"/>
                  <w:szCs w:val="22"/>
                </w:rPr>
                <w:t>LSH001</w:t>
              </w:r>
            </w:ins>
          </w:p>
        </w:tc>
        <w:tc>
          <w:tcPr>
            <w:tcW w:w="5103" w:type="dxa"/>
            <w:tcBorders>
              <w:top w:val="single" w:sz="4" w:space="0" w:color="auto"/>
              <w:left w:val="single" w:sz="4" w:space="0" w:color="auto"/>
              <w:bottom w:val="single" w:sz="4" w:space="0" w:color="auto"/>
              <w:right w:val="single" w:sz="4" w:space="0" w:color="auto"/>
            </w:tcBorders>
            <w:vAlign w:val="bottom"/>
          </w:tcPr>
          <w:p w14:paraId="5CD30F84" w14:textId="77777777" w:rsidR="004935EE" w:rsidRDefault="004935EE" w:rsidP="00A94BFF">
            <w:pPr>
              <w:spacing w:after="0"/>
              <w:jc w:val="left"/>
              <w:rPr>
                <w:ins w:id="58" w:author="Kasper Simonsen" w:date="2023-10-18T13:03:00Z"/>
                <w:rFonts w:ascii="Calibri" w:hAnsi="Calibri" w:cs="Calibri"/>
                <w:color w:val="000000"/>
                <w:sz w:val="22"/>
                <w:szCs w:val="22"/>
              </w:rPr>
            </w:pPr>
            <w:ins w:id="59" w:author="Kasper Simonsen" w:date="2023-10-18T13:04:00Z">
              <w:r>
                <w:rPr>
                  <w:rFonts w:ascii="Calibri" w:hAnsi="Calibri" w:cs="Calibri"/>
                  <w:color w:val="000000"/>
                  <w:sz w:val="22"/>
                  <w:szCs w:val="22"/>
                </w:rPr>
                <w:t>H20 Refill High Level</w:t>
              </w:r>
            </w:ins>
          </w:p>
        </w:tc>
      </w:tr>
    </w:tbl>
    <w:p w14:paraId="3262252B" w14:textId="77777777" w:rsidR="0061557A" w:rsidRPr="005116E3" w:rsidRDefault="0061557A" w:rsidP="0061557A"/>
    <w:p w14:paraId="7A38C06E" w14:textId="77777777" w:rsidR="009C29B9" w:rsidRPr="009C29B9" w:rsidRDefault="009C29B9">
      <w:pPr>
        <w:pStyle w:val="Heading3"/>
        <w:rPr>
          <w:iCs/>
          <w:szCs w:val="28"/>
        </w:rPr>
      </w:pPr>
      <w:bookmarkStart w:id="60" w:name="_Toc149556410"/>
      <w:r w:rsidRPr="0074475C">
        <w:rPr>
          <w:bCs w:val="0"/>
          <w:iCs/>
          <w:szCs w:val="28"/>
        </w:rPr>
        <w:t xml:space="preserve">CB </w:t>
      </w:r>
      <w:r w:rsidRPr="009C29B9">
        <w:rPr>
          <w:iCs/>
          <w:szCs w:val="28"/>
        </w:rPr>
        <w:t>system control device instrumentation</w:t>
      </w:r>
      <w:r>
        <w:rPr>
          <w:b w:val="0"/>
          <w:iCs/>
          <w:szCs w:val="28"/>
        </w:rPr>
        <w:t xml:space="preserve"> </w:t>
      </w:r>
      <w:r w:rsidRPr="009C29B9">
        <w:rPr>
          <w:iCs/>
          <w:szCs w:val="28"/>
        </w:rPr>
        <w:t>Dryer/</w:t>
      </w:r>
      <w:r w:rsidR="000D2A86">
        <w:rPr>
          <w:iCs/>
          <w:szCs w:val="28"/>
        </w:rPr>
        <w:t>C</w:t>
      </w:r>
      <w:r w:rsidRPr="009C29B9">
        <w:rPr>
          <w:iCs/>
          <w:szCs w:val="28"/>
        </w:rPr>
        <w:t>ooler VK006</w:t>
      </w:r>
      <w:bookmarkEnd w:id="60"/>
    </w:p>
    <w:p w14:paraId="6E3B25AF" w14:textId="77777777" w:rsidR="009C29B9" w:rsidRDefault="009C29B9" w:rsidP="009C29B9"/>
    <w:p w14:paraId="6E218FCD" w14:textId="77777777" w:rsidR="009C29B9" w:rsidRPr="009E239D" w:rsidRDefault="009C29B9" w:rsidP="009C29B9">
      <w:pPr>
        <w:rPr>
          <w:lang w:val="en"/>
        </w:rPr>
      </w:pPr>
      <w:r>
        <w:rPr>
          <w:rStyle w:val="rynqvb"/>
          <w:lang w:val="en"/>
        </w:rPr>
        <w:t>The following table shows the V</w:t>
      </w:r>
      <w:r w:rsidR="00BF5E3A">
        <w:rPr>
          <w:rStyle w:val="rynqvb"/>
          <w:lang w:val="en"/>
        </w:rPr>
        <w:t>K</w:t>
      </w:r>
      <w:r>
        <w:rPr>
          <w:rStyle w:val="rynqvb"/>
          <w:lang w:val="en"/>
        </w:rPr>
        <w:t>016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9C29B9" w14:paraId="194AA96C" w14:textId="77777777" w:rsidTr="00183BDC">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1896949A" w14:textId="77777777" w:rsidR="009C29B9" w:rsidRDefault="009C29B9" w:rsidP="00183BDC">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63CF856D" w14:textId="77777777" w:rsidR="009C29B9" w:rsidRDefault="009C29B9" w:rsidP="00183BDC">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2B3E8A41" w14:textId="77777777" w:rsidR="009C29B9" w:rsidRDefault="009C29B9" w:rsidP="00183BDC">
            <w:pPr>
              <w:jc w:val="left"/>
            </w:pPr>
            <w:r w:rsidRPr="001B3BAC">
              <w:t>Description</w:t>
            </w:r>
          </w:p>
        </w:tc>
      </w:tr>
      <w:tr w:rsidR="00BF5E3A" w14:paraId="14FF5970"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052447D" w14:textId="77777777" w:rsidR="00BF5E3A" w:rsidRPr="001B3BAC" w:rsidRDefault="00BF5E3A" w:rsidP="00BF5E3A">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LP006 (Valve)</w:t>
            </w:r>
          </w:p>
        </w:tc>
        <w:tc>
          <w:tcPr>
            <w:tcW w:w="2386" w:type="dxa"/>
            <w:tcBorders>
              <w:top w:val="single" w:sz="4" w:space="0" w:color="auto"/>
              <w:left w:val="single" w:sz="4" w:space="0" w:color="auto"/>
              <w:bottom w:val="single" w:sz="4" w:space="0" w:color="auto"/>
              <w:right w:val="single" w:sz="4" w:space="0" w:color="auto"/>
            </w:tcBorders>
            <w:vAlign w:val="bottom"/>
          </w:tcPr>
          <w:p w14:paraId="4F1A4859" w14:textId="77777777" w:rsidR="00BF5E3A" w:rsidRPr="001B3BAC" w:rsidRDefault="00BF5E3A" w:rsidP="00BF5E3A">
            <w:pPr>
              <w:spacing w:after="0"/>
              <w:rPr>
                <w:rFonts w:asciiTheme="minorHAnsi" w:hAnsiTheme="minorHAnsi" w:cstheme="minorHAnsi"/>
                <w:color w:val="000000"/>
                <w:sz w:val="22"/>
                <w:szCs w:val="22"/>
                <w:lang w:val="en-AU"/>
              </w:rPr>
            </w:pPr>
            <w:r>
              <w:rPr>
                <w:rFonts w:ascii="Calibri" w:hAnsi="Calibri" w:cs="Calibri"/>
                <w:color w:val="000000"/>
                <w:sz w:val="22"/>
                <w:szCs w:val="22"/>
              </w:rPr>
              <w:t>AY003</w:t>
            </w:r>
          </w:p>
        </w:tc>
        <w:tc>
          <w:tcPr>
            <w:tcW w:w="5103" w:type="dxa"/>
            <w:tcBorders>
              <w:top w:val="single" w:sz="4" w:space="0" w:color="auto"/>
              <w:left w:val="single" w:sz="4" w:space="0" w:color="auto"/>
              <w:bottom w:val="single" w:sz="4" w:space="0" w:color="auto"/>
              <w:right w:val="single" w:sz="4" w:space="0" w:color="auto"/>
            </w:tcBorders>
            <w:vAlign w:val="bottom"/>
          </w:tcPr>
          <w:p w14:paraId="3E566F79" w14:textId="77777777" w:rsidR="00BF5E3A" w:rsidRPr="001B3BAC" w:rsidRDefault="00BF5E3A" w:rsidP="00BF5E3A">
            <w:pPr>
              <w:jc w:val="left"/>
              <w:rPr>
                <w:rFonts w:asciiTheme="minorHAnsi" w:hAnsiTheme="minorHAnsi" w:cstheme="minorHAnsi"/>
                <w:sz w:val="22"/>
                <w:szCs w:val="22"/>
              </w:rPr>
            </w:pPr>
            <w:r>
              <w:rPr>
                <w:rFonts w:ascii="Calibri" w:hAnsi="Calibri" w:cs="Calibri"/>
                <w:color w:val="000000"/>
                <w:sz w:val="22"/>
                <w:szCs w:val="22"/>
              </w:rPr>
              <w:t>Solenoid-</w:t>
            </w:r>
            <w:r w:rsidR="000F7648">
              <w:rPr>
                <w:rFonts w:ascii="Calibri" w:hAnsi="Calibri" w:cs="Calibri"/>
                <w:color w:val="000000"/>
                <w:sz w:val="22"/>
                <w:szCs w:val="22"/>
              </w:rPr>
              <w:t xml:space="preserve"> I</w:t>
            </w:r>
            <w:r>
              <w:rPr>
                <w:rFonts w:ascii="Calibri" w:hAnsi="Calibri" w:cs="Calibri"/>
                <w:color w:val="000000"/>
                <w:sz w:val="22"/>
                <w:szCs w:val="22"/>
              </w:rPr>
              <w:t xml:space="preserve">nject pressure to the bag filter unit </w:t>
            </w:r>
          </w:p>
        </w:tc>
      </w:tr>
      <w:tr w:rsidR="000F7648" w14:paraId="0A2F2DA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316E76B" w14:textId="77777777" w:rsidR="000F7648" w:rsidRPr="001B3BAC" w:rsidRDefault="000F7648" w:rsidP="000F7648">
            <w:pPr>
              <w:spacing w:after="0"/>
              <w:jc w:val="center"/>
              <w:rPr>
                <w:rFonts w:cs="Arial"/>
                <w:color w:val="000000"/>
              </w:rPr>
            </w:pPr>
            <w:r>
              <w:rPr>
                <w:rFonts w:ascii="Calibri" w:hAnsi="Calibri" w:cs="Calibri"/>
                <w:color w:val="000000"/>
                <w:sz w:val="22"/>
                <w:szCs w:val="22"/>
              </w:rPr>
              <w:t>HY028 (Valve)</w:t>
            </w:r>
          </w:p>
        </w:tc>
        <w:tc>
          <w:tcPr>
            <w:tcW w:w="2386" w:type="dxa"/>
            <w:tcBorders>
              <w:top w:val="single" w:sz="4" w:space="0" w:color="auto"/>
              <w:left w:val="single" w:sz="4" w:space="0" w:color="auto"/>
              <w:bottom w:val="single" w:sz="4" w:space="0" w:color="auto"/>
              <w:right w:val="single" w:sz="4" w:space="0" w:color="auto"/>
            </w:tcBorders>
            <w:vAlign w:val="bottom"/>
          </w:tcPr>
          <w:p w14:paraId="40B8C385" w14:textId="77777777" w:rsidR="000F7648" w:rsidRPr="001B3BAC" w:rsidRDefault="000F7648" w:rsidP="000F7648">
            <w:pPr>
              <w:spacing w:after="0"/>
              <w:rPr>
                <w:rFonts w:cs="Arial"/>
                <w:color w:val="000000"/>
              </w:rPr>
            </w:pPr>
            <w:r>
              <w:rPr>
                <w:rFonts w:ascii="Calibri" w:hAnsi="Calibri" w:cs="Calibri"/>
                <w:color w:val="000000"/>
                <w:sz w:val="22"/>
                <w:szCs w:val="22"/>
              </w:rPr>
              <w:t>AY028</w:t>
            </w:r>
          </w:p>
        </w:tc>
        <w:tc>
          <w:tcPr>
            <w:tcW w:w="5103" w:type="dxa"/>
            <w:tcBorders>
              <w:top w:val="single" w:sz="4" w:space="0" w:color="auto"/>
              <w:left w:val="single" w:sz="4" w:space="0" w:color="auto"/>
              <w:bottom w:val="single" w:sz="4" w:space="0" w:color="auto"/>
              <w:right w:val="single" w:sz="4" w:space="0" w:color="auto"/>
            </w:tcBorders>
            <w:vAlign w:val="bottom"/>
          </w:tcPr>
          <w:p w14:paraId="0B31A262" w14:textId="77777777" w:rsidR="000F7648" w:rsidRPr="001B3BAC" w:rsidRDefault="000F7648" w:rsidP="000F7648">
            <w:pPr>
              <w:jc w:val="left"/>
              <w:rPr>
                <w:rFonts w:cs="Arial"/>
              </w:rPr>
            </w:pPr>
            <w:r>
              <w:rPr>
                <w:rFonts w:ascii="Calibri" w:hAnsi="Calibri" w:cs="Calibri"/>
                <w:color w:val="000000"/>
                <w:sz w:val="22"/>
                <w:szCs w:val="22"/>
              </w:rPr>
              <w:t xml:space="preserve">Solenoid- Cleaning Blades Riboccone </w:t>
            </w:r>
          </w:p>
        </w:tc>
      </w:tr>
      <w:tr w:rsidR="000F7648" w14:paraId="298AEA2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EF6D494" w14:textId="77777777" w:rsidR="000F7648" w:rsidRPr="001B3BAC" w:rsidRDefault="000F7648" w:rsidP="000F7648">
            <w:pPr>
              <w:spacing w:after="0"/>
              <w:jc w:val="center"/>
              <w:rPr>
                <w:rFonts w:cs="Arial"/>
                <w:color w:val="000000"/>
              </w:rPr>
            </w:pPr>
            <w:r>
              <w:rPr>
                <w:rFonts w:ascii="Calibri" w:hAnsi="Calibri" w:cs="Calibri"/>
                <w:color w:val="000000"/>
                <w:sz w:val="22"/>
                <w:szCs w:val="22"/>
              </w:rPr>
              <w:t>PSV001-HY033 (Valve)</w:t>
            </w:r>
          </w:p>
        </w:tc>
        <w:tc>
          <w:tcPr>
            <w:tcW w:w="2386" w:type="dxa"/>
            <w:tcBorders>
              <w:top w:val="single" w:sz="4" w:space="0" w:color="auto"/>
              <w:left w:val="single" w:sz="4" w:space="0" w:color="auto"/>
              <w:bottom w:val="single" w:sz="4" w:space="0" w:color="auto"/>
              <w:right w:val="single" w:sz="4" w:space="0" w:color="auto"/>
            </w:tcBorders>
            <w:vAlign w:val="bottom"/>
          </w:tcPr>
          <w:p w14:paraId="6E461019" w14:textId="77777777" w:rsidR="000F7648" w:rsidRPr="001B3BAC" w:rsidRDefault="000F7648" w:rsidP="000F7648">
            <w:pPr>
              <w:spacing w:after="0"/>
              <w:rPr>
                <w:rFonts w:cs="Arial"/>
                <w:color w:val="000000"/>
              </w:rPr>
            </w:pPr>
            <w:r>
              <w:rPr>
                <w:rFonts w:ascii="Calibri" w:hAnsi="Calibri" w:cs="Calibri"/>
                <w:color w:val="000000"/>
                <w:sz w:val="22"/>
                <w:szCs w:val="22"/>
              </w:rPr>
              <w:t xml:space="preserve">AY457 </w:t>
            </w:r>
          </w:p>
        </w:tc>
        <w:tc>
          <w:tcPr>
            <w:tcW w:w="5103" w:type="dxa"/>
            <w:tcBorders>
              <w:top w:val="single" w:sz="4" w:space="0" w:color="auto"/>
              <w:left w:val="single" w:sz="4" w:space="0" w:color="auto"/>
              <w:bottom w:val="single" w:sz="4" w:space="0" w:color="auto"/>
              <w:right w:val="single" w:sz="4" w:space="0" w:color="auto"/>
            </w:tcBorders>
            <w:vAlign w:val="bottom"/>
          </w:tcPr>
          <w:p w14:paraId="10E48339" w14:textId="77777777" w:rsidR="000F7648" w:rsidRPr="001B3BAC" w:rsidRDefault="000F7648" w:rsidP="000F7648">
            <w:pPr>
              <w:jc w:val="left"/>
              <w:rPr>
                <w:rFonts w:cs="Arial"/>
              </w:rPr>
            </w:pPr>
            <w:r>
              <w:rPr>
                <w:rFonts w:ascii="Calibri" w:hAnsi="Calibri" w:cs="Calibri"/>
                <w:color w:val="000000"/>
                <w:sz w:val="22"/>
                <w:szCs w:val="22"/>
              </w:rPr>
              <w:t xml:space="preserve">Solenoid-Outlet Bag filter auto release </w:t>
            </w:r>
            <w:r w:rsidRPr="000F7648">
              <w:rPr>
                <w:rFonts w:ascii="Calibri" w:hAnsi="Calibri" w:cs="Calibri"/>
                <w:color w:val="000000"/>
                <w:sz w:val="22"/>
                <w:szCs w:val="22"/>
              </w:rPr>
              <w:t>PDIT001</w:t>
            </w:r>
            <w:r>
              <w:rPr>
                <w:rFonts w:ascii="Calibri" w:hAnsi="Calibri" w:cs="Calibri"/>
                <w:color w:val="000000"/>
                <w:sz w:val="22"/>
                <w:szCs w:val="22"/>
              </w:rPr>
              <w:t>&gt;atm</w:t>
            </w:r>
          </w:p>
        </w:tc>
      </w:tr>
      <w:tr w:rsidR="000F7648" w14:paraId="4BBDD26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1461989" w14:textId="77777777" w:rsidR="000F7648" w:rsidRPr="001B3BAC" w:rsidRDefault="000F7648" w:rsidP="000F7648">
            <w:pPr>
              <w:spacing w:after="0"/>
              <w:jc w:val="center"/>
              <w:rPr>
                <w:rFonts w:cs="Arial"/>
                <w:color w:val="000000"/>
              </w:rPr>
            </w:pPr>
            <w:r>
              <w:rPr>
                <w:rFonts w:ascii="Calibri" w:hAnsi="Calibri" w:cs="Calibri"/>
                <w:color w:val="000000"/>
                <w:sz w:val="22"/>
                <w:szCs w:val="22"/>
              </w:rPr>
              <w:t>LP003 (Valve)</w:t>
            </w:r>
          </w:p>
        </w:tc>
        <w:tc>
          <w:tcPr>
            <w:tcW w:w="2386" w:type="dxa"/>
            <w:tcBorders>
              <w:top w:val="single" w:sz="4" w:space="0" w:color="auto"/>
              <w:left w:val="single" w:sz="4" w:space="0" w:color="auto"/>
              <w:bottom w:val="single" w:sz="4" w:space="0" w:color="auto"/>
              <w:right w:val="single" w:sz="4" w:space="0" w:color="auto"/>
            </w:tcBorders>
            <w:vAlign w:val="bottom"/>
          </w:tcPr>
          <w:p w14:paraId="094E732A" w14:textId="77777777" w:rsidR="000F7648" w:rsidRPr="001B3BAC" w:rsidRDefault="000F7648" w:rsidP="000F7648">
            <w:pPr>
              <w:spacing w:after="0"/>
              <w:rPr>
                <w:rFonts w:cs="Arial"/>
                <w:color w:val="000000"/>
              </w:rPr>
            </w:pPr>
            <w:r>
              <w:rPr>
                <w:rFonts w:ascii="Calibri" w:hAnsi="Calibri" w:cs="Calibri"/>
                <w:color w:val="000000"/>
                <w:sz w:val="22"/>
                <w:szCs w:val="22"/>
              </w:rPr>
              <w:t xml:space="preserve">AY013 </w:t>
            </w:r>
          </w:p>
        </w:tc>
        <w:tc>
          <w:tcPr>
            <w:tcW w:w="5103" w:type="dxa"/>
            <w:tcBorders>
              <w:top w:val="single" w:sz="4" w:space="0" w:color="auto"/>
              <w:left w:val="single" w:sz="4" w:space="0" w:color="auto"/>
              <w:bottom w:val="single" w:sz="4" w:space="0" w:color="auto"/>
              <w:right w:val="single" w:sz="4" w:space="0" w:color="auto"/>
            </w:tcBorders>
            <w:vAlign w:val="bottom"/>
          </w:tcPr>
          <w:p w14:paraId="21A4D64B" w14:textId="77777777" w:rsidR="000F7648" w:rsidRPr="001B3BAC" w:rsidRDefault="000F7648" w:rsidP="000F7648">
            <w:pPr>
              <w:jc w:val="left"/>
              <w:rPr>
                <w:rFonts w:cs="Arial"/>
              </w:rPr>
            </w:pPr>
            <w:r>
              <w:rPr>
                <w:rFonts w:ascii="Calibri" w:hAnsi="Calibri" w:cs="Calibri"/>
                <w:color w:val="000000"/>
                <w:sz w:val="22"/>
                <w:szCs w:val="22"/>
              </w:rPr>
              <w:t>Solenoid-Outlet Bag filter vacuum breaker solenoid valve</w:t>
            </w:r>
          </w:p>
        </w:tc>
      </w:tr>
      <w:tr w:rsidR="000F7648" w14:paraId="262CD660"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C3D0352" w14:textId="77777777" w:rsidR="000F7648" w:rsidRPr="001B3BAC" w:rsidRDefault="000F7648" w:rsidP="000F7648">
            <w:pPr>
              <w:spacing w:after="0"/>
              <w:jc w:val="center"/>
              <w:rPr>
                <w:rFonts w:cs="Arial"/>
                <w:color w:val="000000"/>
              </w:rPr>
            </w:pPr>
            <w:r>
              <w:rPr>
                <w:rFonts w:ascii="Calibri" w:hAnsi="Calibri" w:cs="Calibri"/>
                <w:color w:val="000000"/>
                <w:sz w:val="22"/>
                <w:szCs w:val="22"/>
              </w:rPr>
              <w:t>LP003 (Valve)</w:t>
            </w:r>
          </w:p>
        </w:tc>
        <w:tc>
          <w:tcPr>
            <w:tcW w:w="2386" w:type="dxa"/>
            <w:tcBorders>
              <w:top w:val="single" w:sz="4" w:space="0" w:color="auto"/>
              <w:left w:val="single" w:sz="4" w:space="0" w:color="auto"/>
              <w:bottom w:val="single" w:sz="4" w:space="0" w:color="auto"/>
              <w:right w:val="single" w:sz="4" w:space="0" w:color="auto"/>
            </w:tcBorders>
            <w:vAlign w:val="bottom"/>
          </w:tcPr>
          <w:p w14:paraId="5BB53515" w14:textId="77777777" w:rsidR="000F7648" w:rsidRPr="001B3BAC" w:rsidRDefault="000F7648" w:rsidP="000F7648">
            <w:pPr>
              <w:spacing w:after="0"/>
              <w:rPr>
                <w:rFonts w:cs="Arial"/>
                <w:color w:val="000000"/>
              </w:rPr>
            </w:pPr>
            <w:r>
              <w:rPr>
                <w:rFonts w:ascii="Calibri" w:hAnsi="Calibri" w:cs="Calibri"/>
                <w:color w:val="000000"/>
                <w:sz w:val="22"/>
                <w:szCs w:val="22"/>
              </w:rPr>
              <w:t>ZSL019</w:t>
            </w:r>
          </w:p>
        </w:tc>
        <w:tc>
          <w:tcPr>
            <w:tcW w:w="5103" w:type="dxa"/>
            <w:tcBorders>
              <w:top w:val="single" w:sz="4" w:space="0" w:color="auto"/>
              <w:left w:val="single" w:sz="4" w:space="0" w:color="auto"/>
              <w:bottom w:val="single" w:sz="4" w:space="0" w:color="auto"/>
              <w:right w:val="single" w:sz="4" w:space="0" w:color="auto"/>
            </w:tcBorders>
            <w:vAlign w:val="bottom"/>
          </w:tcPr>
          <w:p w14:paraId="51C24DBB" w14:textId="77777777" w:rsidR="000F7648" w:rsidRPr="001B3BAC" w:rsidRDefault="000F7648" w:rsidP="000F7648">
            <w:pPr>
              <w:jc w:val="left"/>
              <w:rPr>
                <w:rFonts w:cs="Arial"/>
              </w:rPr>
            </w:pPr>
            <w:r>
              <w:rPr>
                <w:rFonts w:ascii="Calibri" w:hAnsi="Calibri" w:cs="Calibri"/>
                <w:color w:val="000000"/>
                <w:sz w:val="22"/>
                <w:szCs w:val="22"/>
              </w:rPr>
              <w:t>Sensor-Closed valve LP003 position confirmation</w:t>
            </w:r>
          </w:p>
        </w:tc>
      </w:tr>
      <w:tr w:rsidR="000F7648" w14:paraId="0DCE068B"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128F9BE"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LP003 (Valve)</w:t>
            </w:r>
          </w:p>
        </w:tc>
        <w:tc>
          <w:tcPr>
            <w:tcW w:w="2386" w:type="dxa"/>
            <w:tcBorders>
              <w:top w:val="single" w:sz="4" w:space="0" w:color="auto"/>
              <w:left w:val="single" w:sz="4" w:space="0" w:color="auto"/>
              <w:bottom w:val="single" w:sz="4" w:space="0" w:color="auto"/>
              <w:right w:val="single" w:sz="4" w:space="0" w:color="auto"/>
            </w:tcBorders>
            <w:vAlign w:val="bottom"/>
          </w:tcPr>
          <w:p w14:paraId="3C01B1D6"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ZSH019</w:t>
            </w:r>
          </w:p>
        </w:tc>
        <w:tc>
          <w:tcPr>
            <w:tcW w:w="5103" w:type="dxa"/>
            <w:tcBorders>
              <w:top w:val="single" w:sz="4" w:space="0" w:color="auto"/>
              <w:left w:val="single" w:sz="4" w:space="0" w:color="auto"/>
              <w:bottom w:val="single" w:sz="4" w:space="0" w:color="auto"/>
              <w:right w:val="single" w:sz="4" w:space="0" w:color="auto"/>
            </w:tcBorders>
            <w:vAlign w:val="bottom"/>
          </w:tcPr>
          <w:p w14:paraId="281020FB" w14:textId="77777777" w:rsidR="000F7648" w:rsidRDefault="000F7648" w:rsidP="000F7648">
            <w:pPr>
              <w:jc w:val="left"/>
              <w:rPr>
                <w:rFonts w:ascii="Calibri" w:hAnsi="Calibri" w:cs="Calibri"/>
                <w:color w:val="000000"/>
                <w:sz w:val="22"/>
                <w:szCs w:val="22"/>
              </w:rPr>
            </w:pPr>
            <w:r>
              <w:rPr>
                <w:rFonts w:ascii="Calibri" w:hAnsi="Calibri" w:cs="Calibri"/>
                <w:color w:val="000000"/>
                <w:sz w:val="22"/>
                <w:szCs w:val="22"/>
              </w:rPr>
              <w:t>Sensor-Open valve LP003 position confirmation</w:t>
            </w:r>
          </w:p>
        </w:tc>
      </w:tr>
      <w:tr w:rsidR="000F7648" w14:paraId="125F6F6C"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3DDAF4E"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LP005 (Valve)</w:t>
            </w:r>
          </w:p>
        </w:tc>
        <w:tc>
          <w:tcPr>
            <w:tcW w:w="2386" w:type="dxa"/>
            <w:tcBorders>
              <w:top w:val="single" w:sz="4" w:space="0" w:color="auto"/>
              <w:left w:val="single" w:sz="4" w:space="0" w:color="auto"/>
              <w:bottom w:val="single" w:sz="4" w:space="0" w:color="auto"/>
              <w:right w:val="single" w:sz="4" w:space="0" w:color="auto"/>
            </w:tcBorders>
            <w:vAlign w:val="bottom"/>
          </w:tcPr>
          <w:p w14:paraId="5A9B0EA3"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 xml:space="preserve">AY012 </w:t>
            </w:r>
          </w:p>
        </w:tc>
        <w:tc>
          <w:tcPr>
            <w:tcW w:w="5103" w:type="dxa"/>
            <w:tcBorders>
              <w:top w:val="single" w:sz="4" w:space="0" w:color="auto"/>
              <w:left w:val="single" w:sz="4" w:space="0" w:color="auto"/>
              <w:bottom w:val="single" w:sz="4" w:space="0" w:color="auto"/>
              <w:right w:val="single" w:sz="4" w:space="0" w:color="auto"/>
            </w:tcBorders>
            <w:vAlign w:val="bottom"/>
          </w:tcPr>
          <w:p w14:paraId="098D721D" w14:textId="77777777" w:rsidR="000F7648" w:rsidRDefault="000F7648" w:rsidP="000F7648">
            <w:pPr>
              <w:jc w:val="left"/>
              <w:rPr>
                <w:rFonts w:ascii="Calibri" w:hAnsi="Calibri" w:cs="Calibri"/>
                <w:color w:val="000000"/>
                <w:sz w:val="22"/>
                <w:szCs w:val="22"/>
              </w:rPr>
            </w:pPr>
            <w:r>
              <w:rPr>
                <w:rFonts w:ascii="Calibri" w:hAnsi="Calibri" w:cs="Calibri"/>
                <w:color w:val="000000"/>
                <w:sz w:val="22"/>
                <w:szCs w:val="22"/>
              </w:rPr>
              <w:t>Solenoid-Vacuum breaker nitrogen line</w:t>
            </w:r>
          </w:p>
        </w:tc>
      </w:tr>
      <w:tr w:rsidR="000F7648" w:rsidRPr="00847D46" w14:paraId="4B57B39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2422E24"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LP005 (Valve)</w:t>
            </w:r>
          </w:p>
        </w:tc>
        <w:tc>
          <w:tcPr>
            <w:tcW w:w="2386" w:type="dxa"/>
            <w:tcBorders>
              <w:top w:val="single" w:sz="4" w:space="0" w:color="auto"/>
              <w:left w:val="single" w:sz="4" w:space="0" w:color="auto"/>
              <w:bottom w:val="single" w:sz="4" w:space="0" w:color="auto"/>
              <w:right w:val="single" w:sz="4" w:space="0" w:color="auto"/>
            </w:tcBorders>
            <w:vAlign w:val="bottom"/>
          </w:tcPr>
          <w:p w14:paraId="6FF105D9"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ZSL009</w:t>
            </w:r>
          </w:p>
        </w:tc>
        <w:tc>
          <w:tcPr>
            <w:tcW w:w="5103" w:type="dxa"/>
            <w:tcBorders>
              <w:top w:val="single" w:sz="4" w:space="0" w:color="auto"/>
              <w:left w:val="single" w:sz="4" w:space="0" w:color="auto"/>
              <w:bottom w:val="single" w:sz="4" w:space="0" w:color="auto"/>
              <w:right w:val="single" w:sz="4" w:space="0" w:color="auto"/>
            </w:tcBorders>
            <w:vAlign w:val="bottom"/>
          </w:tcPr>
          <w:p w14:paraId="0C7A4FE5" w14:textId="77777777" w:rsidR="000F7648" w:rsidRPr="00847D46" w:rsidRDefault="000F7648" w:rsidP="000F7648">
            <w:pPr>
              <w:spacing w:after="0"/>
              <w:jc w:val="left"/>
              <w:rPr>
                <w:rFonts w:ascii="Calibri" w:hAnsi="Calibri" w:cs="Calibri"/>
                <w:color w:val="000000"/>
                <w:sz w:val="22"/>
                <w:szCs w:val="22"/>
                <w:lang w:val="en-AU"/>
              </w:rPr>
            </w:pPr>
            <w:r>
              <w:rPr>
                <w:rFonts w:ascii="Calibri" w:hAnsi="Calibri" w:cs="Calibri"/>
                <w:color w:val="000000"/>
                <w:sz w:val="22"/>
                <w:szCs w:val="22"/>
              </w:rPr>
              <w:t>Sensor-Closed valve LP005 position confirmation</w:t>
            </w:r>
          </w:p>
        </w:tc>
      </w:tr>
      <w:tr w:rsidR="000F7648" w:rsidRPr="00847D46" w14:paraId="5ACC803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E92B3C6" w14:textId="77777777" w:rsidR="000F7648" w:rsidRPr="00847D46" w:rsidRDefault="000F7648" w:rsidP="000F7648">
            <w:pPr>
              <w:spacing w:after="0"/>
              <w:jc w:val="center"/>
              <w:rPr>
                <w:rFonts w:ascii="Calibri" w:hAnsi="Calibri" w:cs="Calibri"/>
                <w:color w:val="000000"/>
                <w:sz w:val="22"/>
                <w:szCs w:val="22"/>
                <w:lang w:val="en-AU"/>
              </w:rPr>
            </w:pPr>
            <w:r>
              <w:rPr>
                <w:rFonts w:ascii="Calibri" w:hAnsi="Calibri" w:cs="Calibri"/>
                <w:color w:val="000000"/>
                <w:sz w:val="22"/>
                <w:szCs w:val="22"/>
              </w:rPr>
              <w:t>LP005 (Valve)</w:t>
            </w:r>
          </w:p>
        </w:tc>
        <w:tc>
          <w:tcPr>
            <w:tcW w:w="2386" w:type="dxa"/>
            <w:tcBorders>
              <w:top w:val="single" w:sz="4" w:space="0" w:color="auto"/>
              <w:left w:val="single" w:sz="4" w:space="0" w:color="auto"/>
              <w:bottom w:val="single" w:sz="4" w:space="0" w:color="auto"/>
              <w:right w:val="single" w:sz="4" w:space="0" w:color="auto"/>
            </w:tcBorders>
            <w:vAlign w:val="bottom"/>
          </w:tcPr>
          <w:p w14:paraId="5D07AB0A"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ZSH009</w:t>
            </w:r>
          </w:p>
        </w:tc>
        <w:tc>
          <w:tcPr>
            <w:tcW w:w="5103" w:type="dxa"/>
            <w:tcBorders>
              <w:top w:val="single" w:sz="4" w:space="0" w:color="auto"/>
              <w:left w:val="single" w:sz="4" w:space="0" w:color="auto"/>
              <w:bottom w:val="single" w:sz="4" w:space="0" w:color="auto"/>
              <w:right w:val="single" w:sz="4" w:space="0" w:color="auto"/>
            </w:tcBorders>
            <w:vAlign w:val="bottom"/>
          </w:tcPr>
          <w:p w14:paraId="0A397F12" w14:textId="77777777" w:rsidR="000F7648" w:rsidRDefault="000F7648" w:rsidP="000F7648">
            <w:pPr>
              <w:spacing w:after="0"/>
              <w:jc w:val="left"/>
              <w:rPr>
                <w:rFonts w:ascii="Calibri" w:hAnsi="Calibri" w:cs="Calibri"/>
                <w:color w:val="000000"/>
                <w:sz w:val="22"/>
                <w:szCs w:val="22"/>
              </w:rPr>
            </w:pPr>
            <w:r>
              <w:rPr>
                <w:rFonts w:ascii="Calibri" w:hAnsi="Calibri" w:cs="Calibri"/>
                <w:color w:val="000000"/>
                <w:sz w:val="22"/>
                <w:szCs w:val="22"/>
              </w:rPr>
              <w:t>Sensor-Open valve LP005 position confirmation</w:t>
            </w:r>
          </w:p>
        </w:tc>
      </w:tr>
      <w:tr w:rsidR="000F7648" w:rsidRPr="00847D46" w14:paraId="076E58CB"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260DF41"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LP004 (Valve)</w:t>
            </w:r>
          </w:p>
        </w:tc>
        <w:tc>
          <w:tcPr>
            <w:tcW w:w="2386" w:type="dxa"/>
            <w:tcBorders>
              <w:top w:val="single" w:sz="4" w:space="0" w:color="auto"/>
              <w:left w:val="single" w:sz="4" w:space="0" w:color="auto"/>
              <w:bottom w:val="single" w:sz="4" w:space="0" w:color="auto"/>
              <w:right w:val="single" w:sz="4" w:space="0" w:color="auto"/>
            </w:tcBorders>
            <w:vAlign w:val="bottom"/>
          </w:tcPr>
          <w:p w14:paraId="0961AFCF"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 xml:space="preserve">AY011 </w:t>
            </w:r>
          </w:p>
        </w:tc>
        <w:tc>
          <w:tcPr>
            <w:tcW w:w="5103" w:type="dxa"/>
            <w:tcBorders>
              <w:top w:val="single" w:sz="4" w:space="0" w:color="auto"/>
              <w:left w:val="single" w:sz="4" w:space="0" w:color="auto"/>
              <w:bottom w:val="single" w:sz="4" w:space="0" w:color="auto"/>
              <w:right w:val="single" w:sz="4" w:space="0" w:color="auto"/>
            </w:tcBorders>
            <w:vAlign w:val="bottom"/>
          </w:tcPr>
          <w:p w14:paraId="03A260F5" w14:textId="77777777" w:rsidR="000F7648" w:rsidRDefault="000F7648" w:rsidP="000F7648">
            <w:pPr>
              <w:spacing w:after="0"/>
              <w:jc w:val="left"/>
              <w:rPr>
                <w:rFonts w:ascii="Calibri" w:hAnsi="Calibri" w:cs="Calibri"/>
                <w:color w:val="000000"/>
                <w:sz w:val="22"/>
                <w:szCs w:val="22"/>
              </w:rPr>
            </w:pPr>
            <w:r>
              <w:rPr>
                <w:rFonts w:ascii="Calibri" w:hAnsi="Calibri" w:cs="Calibri"/>
                <w:color w:val="000000"/>
                <w:sz w:val="22"/>
                <w:szCs w:val="22"/>
              </w:rPr>
              <w:t>Solenoid-Vacuum breaker Silencer line</w:t>
            </w:r>
          </w:p>
        </w:tc>
      </w:tr>
      <w:tr w:rsidR="000F7648" w:rsidRPr="00847D46" w14:paraId="18374999"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F5129A8"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LP004 (Valve)</w:t>
            </w:r>
          </w:p>
        </w:tc>
        <w:tc>
          <w:tcPr>
            <w:tcW w:w="2386" w:type="dxa"/>
            <w:tcBorders>
              <w:top w:val="single" w:sz="4" w:space="0" w:color="auto"/>
              <w:left w:val="single" w:sz="4" w:space="0" w:color="auto"/>
              <w:bottom w:val="single" w:sz="4" w:space="0" w:color="auto"/>
              <w:right w:val="single" w:sz="4" w:space="0" w:color="auto"/>
            </w:tcBorders>
            <w:vAlign w:val="bottom"/>
          </w:tcPr>
          <w:p w14:paraId="57B7D790"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ZSL008</w:t>
            </w:r>
          </w:p>
        </w:tc>
        <w:tc>
          <w:tcPr>
            <w:tcW w:w="5103" w:type="dxa"/>
            <w:tcBorders>
              <w:top w:val="single" w:sz="4" w:space="0" w:color="auto"/>
              <w:left w:val="single" w:sz="4" w:space="0" w:color="auto"/>
              <w:bottom w:val="single" w:sz="4" w:space="0" w:color="auto"/>
              <w:right w:val="single" w:sz="4" w:space="0" w:color="auto"/>
            </w:tcBorders>
            <w:vAlign w:val="bottom"/>
          </w:tcPr>
          <w:p w14:paraId="42D59EBB" w14:textId="77777777" w:rsidR="000F7648" w:rsidRDefault="000F7648" w:rsidP="000F7648">
            <w:pPr>
              <w:spacing w:after="0"/>
              <w:jc w:val="left"/>
              <w:rPr>
                <w:rFonts w:ascii="Calibri" w:hAnsi="Calibri" w:cs="Calibri"/>
                <w:color w:val="000000"/>
                <w:sz w:val="22"/>
                <w:szCs w:val="22"/>
              </w:rPr>
            </w:pPr>
            <w:r>
              <w:rPr>
                <w:rFonts w:ascii="Calibri" w:hAnsi="Calibri" w:cs="Calibri"/>
                <w:color w:val="000000"/>
                <w:sz w:val="22"/>
                <w:szCs w:val="22"/>
              </w:rPr>
              <w:t>Sensor- Closed valve LP004 position confirmation</w:t>
            </w:r>
          </w:p>
        </w:tc>
      </w:tr>
      <w:tr w:rsidR="000F7648" w:rsidRPr="00847D46" w14:paraId="2051D72B"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C0F2802"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LP004 (Valve)</w:t>
            </w:r>
          </w:p>
        </w:tc>
        <w:tc>
          <w:tcPr>
            <w:tcW w:w="2386" w:type="dxa"/>
            <w:tcBorders>
              <w:top w:val="single" w:sz="4" w:space="0" w:color="auto"/>
              <w:left w:val="single" w:sz="4" w:space="0" w:color="auto"/>
              <w:bottom w:val="single" w:sz="4" w:space="0" w:color="auto"/>
              <w:right w:val="single" w:sz="4" w:space="0" w:color="auto"/>
            </w:tcBorders>
            <w:vAlign w:val="bottom"/>
          </w:tcPr>
          <w:p w14:paraId="0C7E9BC3"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ZSH008</w:t>
            </w:r>
          </w:p>
        </w:tc>
        <w:tc>
          <w:tcPr>
            <w:tcW w:w="5103" w:type="dxa"/>
            <w:tcBorders>
              <w:top w:val="single" w:sz="4" w:space="0" w:color="auto"/>
              <w:left w:val="single" w:sz="4" w:space="0" w:color="auto"/>
              <w:bottom w:val="single" w:sz="4" w:space="0" w:color="auto"/>
              <w:right w:val="single" w:sz="4" w:space="0" w:color="auto"/>
            </w:tcBorders>
            <w:vAlign w:val="bottom"/>
          </w:tcPr>
          <w:p w14:paraId="702A42CE" w14:textId="77777777" w:rsidR="000F7648" w:rsidRDefault="000F7648" w:rsidP="000F7648">
            <w:pPr>
              <w:spacing w:after="0"/>
              <w:jc w:val="left"/>
              <w:rPr>
                <w:rFonts w:ascii="Calibri" w:hAnsi="Calibri" w:cs="Calibri"/>
                <w:color w:val="000000"/>
                <w:sz w:val="22"/>
                <w:szCs w:val="22"/>
              </w:rPr>
            </w:pPr>
            <w:r>
              <w:rPr>
                <w:rFonts w:ascii="Calibri" w:hAnsi="Calibri" w:cs="Calibri"/>
                <w:color w:val="000000"/>
                <w:sz w:val="22"/>
                <w:szCs w:val="22"/>
              </w:rPr>
              <w:t>Sensor-Open valve LP004 position confirmation</w:t>
            </w:r>
          </w:p>
        </w:tc>
      </w:tr>
      <w:tr w:rsidR="000F7648" w:rsidRPr="00847D46" w14:paraId="68A2DDDB"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EB849AF"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PRV012</w:t>
            </w:r>
          </w:p>
        </w:tc>
        <w:tc>
          <w:tcPr>
            <w:tcW w:w="2386" w:type="dxa"/>
            <w:tcBorders>
              <w:top w:val="single" w:sz="4" w:space="0" w:color="auto"/>
              <w:left w:val="single" w:sz="4" w:space="0" w:color="auto"/>
              <w:bottom w:val="single" w:sz="4" w:space="0" w:color="auto"/>
              <w:right w:val="single" w:sz="4" w:space="0" w:color="auto"/>
            </w:tcBorders>
            <w:vAlign w:val="bottom"/>
          </w:tcPr>
          <w:p w14:paraId="7EEFC032"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ZIC001</w:t>
            </w:r>
          </w:p>
        </w:tc>
        <w:tc>
          <w:tcPr>
            <w:tcW w:w="5103" w:type="dxa"/>
            <w:tcBorders>
              <w:top w:val="single" w:sz="4" w:space="0" w:color="auto"/>
              <w:left w:val="single" w:sz="4" w:space="0" w:color="auto"/>
              <w:bottom w:val="single" w:sz="4" w:space="0" w:color="auto"/>
              <w:right w:val="single" w:sz="4" w:space="0" w:color="auto"/>
            </w:tcBorders>
            <w:vAlign w:val="bottom"/>
          </w:tcPr>
          <w:p w14:paraId="4EAD47A8" w14:textId="77777777" w:rsidR="000F7648" w:rsidRPr="00AE6665" w:rsidRDefault="000F7648" w:rsidP="000F7648">
            <w:pPr>
              <w:spacing w:after="0"/>
              <w:jc w:val="left"/>
              <w:rPr>
                <w:rFonts w:ascii="Calibri" w:hAnsi="Calibri" w:cs="Calibri"/>
                <w:color w:val="000000"/>
                <w:sz w:val="22"/>
                <w:szCs w:val="22"/>
                <w:lang w:val="en-AU"/>
              </w:rPr>
            </w:pPr>
            <w:r>
              <w:rPr>
                <w:rFonts w:ascii="Calibri" w:hAnsi="Calibri" w:cs="Calibri"/>
                <w:color w:val="000000"/>
                <w:sz w:val="22"/>
                <w:szCs w:val="22"/>
              </w:rPr>
              <w:t>Proportional Valve- Outlet Bag filter Vacuum pressure Control</w:t>
            </w:r>
          </w:p>
        </w:tc>
      </w:tr>
      <w:tr w:rsidR="000F7648" w:rsidRPr="00847D46" w14:paraId="4798F9CC"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B2614FE"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lastRenderedPageBreak/>
              <w:t>PRV012</w:t>
            </w:r>
          </w:p>
        </w:tc>
        <w:tc>
          <w:tcPr>
            <w:tcW w:w="2386" w:type="dxa"/>
            <w:tcBorders>
              <w:top w:val="single" w:sz="4" w:space="0" w:color="auto"/>
              <w:left w:val="single" w:sz="4" w:space="0" w:color="auto"/>
              <w:bottom w:val="single" w:sz="4" w:space="0" w:color="auto"/>
              <w:right w:val="single" w:sz="4" w:space="0" w:color="auto"/>
            </w:tcBorders>
            <w:vAlign w:val="bottom"/>
          </w:tcPr>
          <w:p w14:paraId="0F002679"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ZIT001</w:t>
            </w:r>
          </w:p>
        </w:tc>
        <w:tc>
          <w:tcPr>
            <w:tcW w:w="5103" w:type="dxa"/>
            <w:tcBorders>
              <w:top w:val="single" w:sz="4" w:space="0" w:color="auto"/>
              <w:left w:val="single" w:sz="4" w:space="0" w:color="auto"/>
              <w:bottom w:val="single" w:sz="4" w:space="0" w:color="auto"/>
              <w:right w:val="single" w:sz="4" w:space="0" w:color="auto"/>
            </w:tcBorders>
            <w:vAlign w:val="bottom"/>
          </w:tcPr>
          <w:p w14:paraId="13D0AD67" w14:textId="77777777" w:rsidR="000F7648" w:rsidRPr="00013FFB" w:rsidRDefault="000F7648" w:rsidP="000F7648">
            <w:pPr>
              <w:spacing w:after="0"/>
              <w:jc w:val="left"/>
              <w:rPr>
                <w:rFonts w:ascii="Calibri" w:hAnsi="Calibri" w:cs="Calibri"/>
                <w:color w:val="000000"/>
                <w:sz w:val="22"/>
                <w:szCs w:val="22"/>
                <w:lang w:val="en-AU"/>
              </w:rPr>
            </w:pPr>
            <w:r>
              <w:rPr>
                <w:rFonts w:ascii="Calibri" w:hAnsi="Calibri" w:cs="Calibri"/>
                <w:color w:val="000000"/>
                <w:sz w:val="22"/>
                <w:szCs w:val="22"/>
              </w:rPr>
              <w:t>Feedback- Outlet Bag filter Vacuum pressure Control</w:t>
            </w:r>
          </w:p>
        </w:tc>
      </w:tr>
      <w:tr w:rsidR="000F7648" w:rsidRPr="00847D46" w14:paraId="4F1B895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2B3D57C"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LP003 (Valve)</w:t>
            </w:r>
          </w:p>
        </w:tc>
        <w:tc>
          <w:tcPr>
            <w:tcW w:w="2386" w:type="dxa"/>
            <w:tcBorders>
              <w:top w:val="single" w:sz="4" w:space="0" w:color="auto"/>
              <w:left w:val="single" w:sz="4" w:space="0" w:color="auto"/>
              <w:bottom w:val="single" w:sz="4" w:space="0" w:color="auto"/>
              <w:right w:val="single" w:sz="4" w:space="0" w:color="auto"/>
            </w:tcBorders>
            <w:vAlign w:val="bottom"/>
          </w:tcPr>
          <w:p w14:paraId="5811CFBC"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 xml:space="preserve">AY010 </w:t>
            </w:r>
          </w:p>
        </w:tc>
        <w:tc>
          <w:tcPr>
            <w:tcW w:w="5103" w:type="dxa"/>
            <w:tcBorders>
              <w:top w:val="single" w:sz="4" w:space="0" w:color="auto"/>
              <w:left w:val="single" w:sz="4" w:space="0" w:color="auto"/>
              <w:bottom w:val="single" w:sz="4" w:space="0" w:color="auto"/>
              <w:right w:val="single" w:sz="4" w:space="0" w:color="auto"/>
            </w:tcBorders>
            <w:vAlign w:val="bottom"/>
          </w:tcPr>
          <w:p w14:paraId="3E5B4965" w14:textId="77777777" w:rsidR="000F7648" w:rsidRDefault="000F7648" w:rsidP="000F7648">
            <w:pPr>
              <w:spacing w:after="0"/>
              <w:jc w:val="left"/>
              <w:rPr>
                <w:rFonts w:ascii="Calibri" w:hAnsi="Calibri" w:cs="Calibri"/>
                <w:color w:val="000000"/>
                <w:sz w:val="22"/>
                <w:szCs w:val="22"/>
              </w:rPr>
            </w:pPr>
            <w:r>
              <w:rPr>
                <w:rFonts w:ascii="Calibri" w:hAnsi="Calibri" w:cs="Calibri"/>
                <w:color w:val="000000"/>
                <w:sz w:val="22"/>
                <w:szCs w:val="22"/>
              </w:rPr>
              <w:t>Solenoid-Vacuum pressure Control nitrogen line</w:t>
            </w:r>
          </w:p>
        </w:tc>
      </w:tr>
      <w:tr w:rsidR="000F7648" w:rsidRPr="00847D46" w14:paraId="2D4124F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E7002A0"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LP003 (Valve)</w:t>
            </w:r>
          </w:p>
        </w:tc>
        <w:tc>
          <w:tcPr>
            <w:tcW w:w="2386" w:type="dxa"/>
            <w:tcBorders>
              <w:top w:val="single" w:sz="4" w:space="0" w:color="auto"/>
              <w:left w:val="single" w:sz="4" w:space="0" w:color="auto"/>
              <w:bottom w:val="single" w:sz="4" w:space="0" w:color="auto"/>
              <w:right w:val="single" w:sz="4" w:space="0" w:color="auto"/>
            </w:tcBorders>
            <w:vAlign w:val="bottom"/>
          </w:tcPr>
          <w:p w14:paraId="5A21AD48"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ZSL007</w:t>
            </w:r>
          </w:p>
        </w:tc>
        <w:tc>
          <w:tcPr>
            <w:tcW w:w="5103" w:type="dxa"/>
            <w:tcBorders>
              <w:top w:val="single" w:sz="4" w:space="0" w:color="auto"/>
              <w:left w:val="single" w:sz="4" w:space="0" w:color="auto"/>
              <w:bottom w:val="single" w:sz="4" w:space="0" w:color="auto"/>
              <w:right w:val="single" w:sz="4" w:space="0" w:color="auto"/>
            </w:tcBorders>
            <w:vAlign w:val="bottom"/>
          </w:tcPr>
          <w:p w14:paraId="5901986B" w14:textId="77777777" w:rsidR="000F7648" w:rsidRDefault="000F7648" w:rsidP="000F7648">
            <w:pPr>
              <w:spacing w:after="0"/>
              <w:jc w:val="left"/>
              <w:rPr>
                <w:rFonts w:ascii="Calibri" w:hAnsi="Calibri" w:cs="Calibri"/>
                <w:color w:val="000000"/>
                <w:sz w:val="22"/>
                <w:szCs w:val="22"/>
              </w:rPr>
            </w:pPr>
            <w:r>
              <w:rPr>
                <w:rFonts w:ascii="Calibri" w:hAnsi="Calibri" w:cs="Calibri"/>
                <w:color w:val="000000"/>
                <w:sz w:val="22"/>
                <w:szCs w:val="22"/>
              </w:rPr>
              <w:t>Sensor- Closed valve LP003 position confirmation</w:t>
            </w:r>
          </w:p>
        </w:tc>
      </w:tr>
      <w:tr w:rsidR="000F7648" w:rsidRPr="00847D46" w14:paraId="120D98E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7345812"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LP003 (Valve)</w:t>
            </w:r>
          </w:p>
        </w:tc>
        <w:tc>
          <w:tcPr>
            <w:tcW w:w="2386" w:type="dxa"/>
            <w:tcBorders>
              <w:top w:val="single" w:sz="4" w:space="0" w:color="auto"/>
              <w:left w:val="single" w:sz="4" w:space="0" w:color="auto"/>
              <w:bottom w:val="single" w:sz="4" w:space="0" w:color="auto"/>
              <w:right w:val="single" w:sz="4" w:space="0" w:color="auto"/>
            </w:tcBorders>
            <w:vAlign w:val="bottom"/>
          </w:tcPr>
          <w:p w14:paraId="6E238ECA"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ZSH007</w:t>
            </w:r>
          </w:p>
        </w:tc>
        <w:tc>
          <w:tcPr>
            <w:tcW w:w="5103" w:type="dxa"/>
            <w:tcBorders>
              <w:top w:val="single" w:sz="4" w:space="0" w:color="auto"/>
              <w:left w:val="single" w:sz="4" w:space="0" w:color="auto"/>
              <w:bottom w:val="single" w:sz="4" w:space="0" w:color="auto"/>
              <w:right w:val="single" w:sz="4" w:space="0" w:color="auto"/>
            </w:tcBorders>
            <w:vAlign w:val="bottom"/>
          </w:tcPr>
          <w:p w14:paraId="6529DCEF" w14:textId="77777777" w:rsidR="000F7648" w:rsidRDefault="000F7648" w:rsidP="000F7648">
            <w:pPr>
              <w:spacing w:after="0"/>
              <w:jc w:val="left"/>
              <w:rPr>
                <w:rFonts w:ascii="Calibri" w:hAnsi="Calibri" w:cs="Calibri"/>
                <w:color w:val="000000"/>
                <w:sz w:val="22"/>
                <w:szCs w:val="22"/>
              </w:rPr>
            </w:pPr>
            <w:r>
              <w:rPr>
                <w:rFonts w:ascii="Calibri" w:hAnsi="Calibri" w:cs="Calibri"/>
                <w:color w:val="000000"/>
                <w:sz w:val="22"/>
                <w:szCs w:val="22"/>
              </w:rPr>
              <w:t>Sensor-Open valve LP003 position confirmation</w:t>
            </w:r>
          </w:p>
        </w:tc>
      </w:tr>
      <w:tr w:rsidR="000F7648" w:rsidRPr="00847D46" w14:paraId="3623F28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EB0058D"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LP002 (Valve)</w:t>
            </w:r>
          </w:p>
        </w:tc>
        <w:tc>
          <w:tcPr>
            <w:tcW w:w="2386" w:type="dxa"/>
            <w:tcBorders>
              <w:top w:val="single" w:sz="4" w:space="0" w:color="auto"/>
              <w:left w:val="single" w:sz="4" w:space="0" w:color="auto"/>
              <w:bottom w:val="single" w:sz="4" w:space="0" w:color="auto"/>
              <w:right w:val="single" w:sz="4" w:space="0" w:color="auto"/>
            </w:tcBorders>
            <w:vAlign w:val="bottom"/>
          </w:tcPr>
          <w:p w14:paraId="31D1C312"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AY009</w:t>
            </w:r>
          </w:p>
        </w:tc>
        <w:tc>
          <w:tcPr>
            <w:tcW w:w="5103" w:type="dxa"/>
            <w:tcBorders>
              <w:top w:val="single" w:sz="4" w:space="0" w:color="auto"/>
              <w:left w:val="single" w:sz="4" w:space="0" w:color="auto"/>
              <w:bottom w:val="single" w:sz="4" w:space="0" w:color="auto"/>
              <w:right w:val="single" w:sz="4" w:space="0" w:color="auto"/>
            </w:tcBorders>
            <w:vAlign w:val="bottom"/>
          </w:tcPr>
          <w:p w14:paraId="57356301" w14:textId="77777777" w:rsidR="000F7648" w:rsidRDefault="000F7648" w:rsidP="000F7648">
            <w:pPr>
              <w:spacing w:after="0"/>
              <w:jc w:val="left"/>
              <w:rPr>
                <w:rFonts w:ascii="Calibri" w:hAnsi="Calibri" w:cs="Calibri"/>
                <w:color w:val="000000"/>
                <w:sz w:val="22"/>
                <w:szCs w:val="22"/>
              </w:rPr>
            </w:pPr>
            <w:r>
              <w:rPr>
                <w:rFonts w:ascii="Calibri" w:hAnsi="Calibri" w:cs="Calibri"/>
                <w:color w:val="000000"/>
                <w:sz w:val="22"/>
                <w:szCs w:val="22"/>
              </w:rPr>
              <w:t>Solenoid-Vacuum pressure Control Silencer line</w:t>
            </w:r>
          </w:p>
        </w:tc>
      </w:tr>
      <w:tr w:rsidR="000F7648" w:rsidRPr="00847D46" w14:paraId="11B2E347"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C1D1F95"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LP002 (Valve)</w:t>
            </w:r>
          </w:p>
        </w:tc>
        <w:tc>
          <w:tcPr>
            <w:tcW w:w="2386" w:type="dxa"/>
            <w:tcBorders>
              <w:top w:val="single" w:sz="4" w:space="0" w:color="auto"/>
              <w:left w:val="single" w:sz="4" w:space="0" w:color="auto"/>
              <w:bottom w:val="single" w:sz="4" w:space="0" w:color="auto"/>
              <w:right w:val="single" w:sz="4" w:space="0" w:color="auto"/>
            </w:tcBorders>
            <w:vAlign w:val="bottom"/>
          </w:tcPr>
          <w:p w14:paraId="2451637C"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ZSL006</w:t>
            </w:r>
          </w:p>
        </w:tc>
        <w:tc>
          <w:tcPr>
            <w:tcW w:w="5103" w:type="dxa"/>
            <w:tcBorders>
              <w:top w:val="single" w:sz="4" w:space="0" w:color="auto"/>
              <w:left w:val="single" w:sz="4" w:space="0" w:color="auto"/>
              <w:bottom w:val="single" w:sz="4" w:space="0" w:color="auto"/>
              <w:right w:val="single" w:sz="4" w:space="0" w:color="auto"/>
            </w:tcBorders>
            <w:vAlign w:val="bottom"/>
          </w:tcPr>
          <w:p w14:paraId="6162430B" w14:textId="77777777" w:rsidR="000F7648" w:rsidRDefault="000F7648" w:rsidP="000F7648">
            <w:pPr>
              <w:spacing w:after="0"/>
              <w:jc w:val="left"/>
              <w:rPr>
                <w:rFonts w:ascii="Calibri" w:hAnsi="Calibri" w:cs="Calibri"/>
                <w:color w:val="000000"/>
                <w:sz w:val="22"/>
                <w:szCs w:val="22"/>
              </w:rPr>
            </w:pPr>
            <w:r>
              <w:rPr>
                <w:rFonts w:ascii="Calibri" w:hAnsi="Calibri" w:cs="Calibri"/>
                <w:color w:val="000000"/>
                <w:sz w:val="22"/>
                <w:szCs w:val="22"/>
              </w:rPr>
              <w:t>Sensor- Closed valve LP002 position confirmation</w:t>
            </w:r>
          </w:p>
        </w:tc>
      </w:tr>
      <w:tr w:rsidR="000F7648" w:rsidRPr="00847D46" w14:paraId="29D174A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6C5CBF3" w14:textId="77777777" w:rsidR="000F7648" w:rsidRDefault="000F7648" w:rsidP="000F7648">
            <w:pPr>
              <w:spacing w:after="0"/>
              <w:jc w:val="center"/>
              <w:rPr>
                <w:rFonts w:ascii="Calibri" w:hAnsi="Calibri" w:cs="Calibri"/>
                <w:color w:val="000000"/>
                <w:sz w:val="22"/>
                <w:szCs w:val="22"/>
              </w:rPr>
            </w:pPr>
            <w:r>
              <w:rPr>
                <w:rFonts w:ascii="Calibri" w:hAnsi="Calibri" w:cs="Calibri"/>
                <w:color w:val="000000"/>
                <w:sz w:val="22"/>
                <w:szCs w:val="22"/>
              </w:rPr>
              <w:t>LP002 (Valve)</w:t>
            </w:r>
          </w:p>
        </w:tc>
        <w:tc>
          <w:tcPr>
            <w:tcW w:w="2386" w:type="dxa"/>
            <w:tcBorders>
              <w:top w:val="single" w:sz="4" w:space="0" w:color="auto"/>
              <w:left w:val="single" w:sz="4" w:space="0" w:color="auto"/>
              <w:bottom w:val="single" w:sz="4" w:space="0" w:color="auto"/>
              <w:right w:val="single" w:sz="4" w:space="0" w:color="auto"/>
            </w:tcBorders>
            <w:vAlign w:val="bottom"/>
          </w:tcPr>
          <w:p w14:paraId="3D2DE2BF" w14:textId="77777777" w:rsidR="000F7648" w:rsidRDefault="000F7648" w:rsidP="000F7648">
            <w:pPr>
              <w:spacing w:after="0"/>
              <w:rPr>
                <w:rFonts w:ascii="Calibri" w:hAnsi="Calibri" w:cs="Calibri"/>
                <w:color w:val="000000"/>
                <w:sz w:val="22"/>
                <w:szCs w:val="22"/>
              </w:rPr>
            </w:pPr>
            <w:r>
              <w:rPr>
                <w:rFonts w:ascii="Calibri" w:hAnsi="Calibri" w:cs="Calibri"/>
                <w:color w:val="000000"/>
                <w:sz w:val="22"/>
                <w:szCs w:val="22"/>
              </w:rPr>
              <w:t>ZSH006</w:t>
            </w:r>
          </w:p>
        </w:tc>
        <w:tc>
          <w:tcPr>
            <w:tcW w:w="5103" w:type="dxa"/>
            <w:tcBorders>
              <w:top w:val="single" w:sz="4" w:space="0" w:color="auto"/>
              <w:left w:val="single" w:sz="4" w:space="0" w:color="auto"/>
              <w:bottom w:val="single" w:sz="4" w:space="0" w:color="auto"/>
              <w:right w:val="single" w:sz="4" w:space="0" w:color="auto"/>
            </w:tcBorders>
            <w:vAlign w:val="bottom"/>
          </w:tcPr>
          <w:p w14:paraId="24609F71" w14:textId="77777777" w:rsidR="000F7648" w:rsidRDefault="000F7648" w:rsidP="000F7648">
            <w:pPr>
              <w:spacing w:after="0"/>
              <w:jc w:val="left"/>
              <w:rPr>
                <w:rFonts w:ascii="Calibri" w:hAnsi="Calibri" w:cs="Calibri"/>
                <w:color w:val="000000"/>
                <w:sz w:val="22"/>
                <w:szCs w:val="22"/>
              </w:rPr>
            </w:pPr>
            <w:r>
              <w:rPr>
                <w:rFonts w:ascii="Calibri" w:hAnsi="Calibri" w:cs="Calibri"/>
                <w:color w:val="000000"/>
                <w:sz w:val="22"/>
                <w:szCs w:val="22"/>
              </w:rPr>
              <w:t>Sensor-Open valve LP002 position confirmation</w:t>
            </w:r>
          </w:p>
        </w:tc>
      </w:tr>
      <w:tr w:rsidR="00937BF7" w:rsidRPr="00847D46" w14:paraId="5B6B737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3756397" w14:textId="77777777" w:rsidR="00937BF7" w:rsidRDefault="00937BF7" w:rsidP="00937BF7">
            <w:pPr>
              <w:spacing w:after="0"/>
              <w:jc w:val="center"/>
              <w:rPr>
                <w:rFonts w:ascii="Calibri" w:hAnsi="Calibri" w:cs="Calibri"/>
                <w:color w:val="000000"/>
                <w:sz w:val="22"/>
                <w:szCs w:val="22"/>
              </w:rPr>
            </w:pPr>
            <w:r>
              <w:rPr>
                <w:rFonts w:ascii="Calibri" w:hAnsi="Calibri" w:cs="Calibri"/>
                <w:color w:val="000000"/>
                <w:sz w:val="22"/>
                <w:szCs w:val="22"/>
              </w:rPr>
              <w:t>AMOT-M05(Motor)</w:t>
            </w:r>
          </w:p>
        </w:tc>
        <w:tc>
          <w:tcPr>
            <w:tcW w:w="2386" w:type="dxa"/>
            <w:tcBorders>
              <w:top w:val="single" w:sz="4" w:space="0" w:color="auto"/>
              <w:left w:val="single" w:sz="4" w:space="0" w:color="auto"/>
              <w:bottom w:val="single" w:sz="4" w:space="0" w:color="auto"/>
              <w:right w:val="single" w:sz="4" w:space="0" w:color="auto"/>
            </w:tcBorders>
            <w:vAlign w:val="bottom"/>
          </w:tcPr>
          <w:p w14:paraId="297A7CC9" w14:textId="77777777" w:rsidR="00937BF7" w:rsidRDefault="00937BF7" w:rsidP="00937BF7">
            <w:pPr>
              <w:spacing w:after="0"/>
              <w:rPr>
                <w:rFonts w:ascii="Calibri" w:hAnsi="Calibri" w:cs="Calibri"/>
                <w:color w:val="000000"/>
                <w:sz w:val="22"/>
                <w:szCs w:val="22"/>
              </w:rPr>
            </w:pPr>
            <w:r>
              <w:rPr>
                <w:rFonts w:ascii="Calibri" w:hAnsi="Calibri" w:cs="Calibri"/>
                <w:color w:val="000000"/>
                <w:sz w:val="22"/>
                <w:szCs w:val="22"/>
              </w:rPr>
              <w:t>PG001-M05-VFD</w:t>
            </w:r>
          </w:p>
        </w:tc>
        <w:tc>
          <w:tcPr>
            <w:tcW w:w="5103" w:type="dxa"/>
            <w:tcBorders>
              <w:top w:val="single" w:sz="4" w:space="0" w:color="auto"/>
              <w:left w:val="single" w:sz="4" w:space="0" w:color="auto"/>
              <w:bottom w:val="single" w:sz="4" w:space="0" w:color="auto"/>
              <w:right w:val="single" w:sz="4" w:space="0" w:color="auto"/>
            </w:tcBorders>
            <w:vAlign w:val="bottom"/>
          </w:tcPr>
          <w:p w14:paraId="5B11F832" w14:textId="77777777" w:rsidR="00937BF7" w:rsidRDefault="00937BF7" w:rsidP="00937BF7">
            <w:pPr>
              <w:spacing w:after="0"/>
              <w:jc w:val="left"/>
              <w:rPr>
                <w:rFonts w:ascii="Calibri" w:hAnsi="Calibri" w:cs="Calibri"/>
                <w:color w:val="000000"/>
                <w:sz w:val="22"/>
                <w:szCs w:val="22"/>
              </w:rPr>
            </w:pPr>
            <w:r>
              <w:rPr>
                <w:rFonts w:ascii="Calibri" w:hAnsi="Calibri" w:cs="Calibri"/>
                <w:color w:val="000000"/>
                <w:sz w:val="22"/>
                <w:szCs w:val="22"/>
              </w:rPr>
              <w:t>Motor-Vacuum pump</w:t>
            </w:r>
          </w:p>
        </w:tc>
      </w:tr>
      <w:tr w:rsidR="00937BF7" w:rsidRPr="00847D46" w14:paraId="46A1D97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438E216" w14:textId="77777777" w:rsidR="00937BF7" w:rsidRDefault="00937BF7" w:rsidP="00937BF7">
            <w:pPr>
              <w:spacing w:after="0"/>
              <w:jc w:val="center"/>
              <w:rPr>
                <w:rFonts w:ascii="Calibri" w:hAnsi="Calibri" w:cs="Calibri"/>
                <w:color w:val="000000"/>
                <w:sz w:val="22"/>
                <w:szCs w:val="22"/>
              </w:rPr>
            </w:pPr>
            <w:r>
              <w:rPr>
                <w:rFonts w:ascii="Calibri" w:hAnsi="Calibri" w:cs="Calibri"/>
                <w:color w:val="000000"/>
                <w:sz w:val="22"/>
                <w:szCs w:val="22"/>
              </w:rPr>
              <w:t>AMOT-M03(Motor)</w:t>
            </w:r>
          </w:p>
        </w:tc>
        <w:tc>
          <w:tcPr>
            <w:tcW w:w="2386" w:type="dxa"/>
            <w:tcBorders>
              <w:top w:val="single" w:sz="4" w:space="0" w:color="auto"/>
              <w:left w:val="single" w:sz="4" w:space="0" w:color="auto"/>
              <w:bottom w:val="single" w:sz="4" w:space="0" w:color="auto"/>
              <w:right w:val="single" w:sz="4" w:space="0" w:color="auto"/>
            </w:tcBorders>
            <w:vAlign w:val="bottom"/>
          </w:tcPr>
          <w:p w14:paraId="554641A1" w14:textId="77777777" w:rsidR="00937BF7" w:rsidRDefault="00937BF7" w:rsidP="00937BF7">
            <w:pPr>
              <w:spacing w:after="0"/>
              <w:rPr>
                <w:rFonts w:ascii="Calibri" w:hAnsi="Calibri" w:cs="Calibri"/>
                <w:color w:val="000000"/>
                <w:sz w:val="22"/>
                <w:szCs w:val="22"/>
              </w:rPr>
            </w:pPr>
            <w:r>
              <w:rPr>
                <w:rFonts w:ascii="Calibri" w:hAnsi="Calibri" w:cs="Calibri"/>
                <w:color w:val="000000"/>
                <w:sz w:val="22"/>
                <w:szCs w:val="22"/>
              </w:rPr>
              <w:t>VK016-M01-VFD</w:t>
            </w:r>
          </w:p>
        </w:tc>
        <w:tc>
          <w:tcPr>
            <w:tcW w:w="5103" w:type="dxa"/>
            <w:tcBorders>
              <w:top w:val="single" w:sz="4" w:space="0" w:color="auto"/>
              <w:left w:val="single" w:sz="4" w:space="0" w:color="auto"/>
              <w:bottom w:val="single" w:sz="4" w:space="0" w:color="auto"/>
              <w:right w:val="single" w:sz="4" w:space="0" w:color="auto"/>
            </w:tcBorders>
            <w:vAlign w:val="bottom"/>
          </w:tcPr>
          <w:p w14:paraId="03509CF3" w14:textId="77777777" w:rsidR="00937BF7" w:rsidRDefault="00937BF7" w:rsidP="00937BF7">
            <w:pPr>
              <w:spacing w:after="0"/>
              <w:jc w:val="left"/>
              <w:rPr>
                <w:rFonts w:ascii="Calibri" w:hAnsi="Calibri" w:cs="Calibri"/>
                <w:color w:val="000000"/>
                <w:sz w:val="22"/>
                <w:szCs w:val="22"/>
              </w:rPr>
            </w:pPr>
            <w:r>
              <w:rPr>
                <w:rFonts w:ascii="Calibri" w:hAnsi="Calibri" w:cs="Calibri"/>
                <w:color w:val="000000"/>
                <w:sz w:val="22"/>
                <w:szCs w:val="22"/>
              </w:rPr>
              <w:t xml:space="preserve">Motor-Rotating drive </w:t>
            </w:r>
          </w:p>
        </w:tc>
      </w:tr>
      <w:tr w:rsidR="005141C3" w:rsidRPr="00847D46" w14:paraId="4198544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A2167A1"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HY002 (Valve)</w:t>
            </w:r>
          </w:p>
        </w:tc>
        <w:tc>
          <w:tcPr>
            <w:tcW w:w="2386" w:type="dxa"/>
            <w:tcBorders>
              <w:top w:val="single" w:sz="4" w:space="0" w:color="auto"/>
              <w:left w:val="single" w:sz="4" w:space="0" w:color="auto"/>
              <w:bottom w:val="single" w:sz="4" w:space="0" w:color="auto"/>
              <w:right w:val="single" w:sz="4" w:space="0" w:color="auto"/>
            </w:tcBorders>
            <w:vAlign w:val="bottom"/>
          </w:tcPr>
          <w:p w14:paraId="7E916673"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 xml:space="preserve">AY002 </w:t>
            </w:r>
          </w:p>
        </w:tc>
        <w:tc>
          <w:tcPr>
            <w:tcW w:w="5103" w:type="dxa"/>
            <w:tcBorders>
              <w:top w:val="single" w:sz="4" w:space="0" w:color="auto"/>
              <w:left w:val="single" w:sz="4" w:space="0" w:color="auto"/>
              <w:bottom w:val="single" w:sz="4" w:space="0" w:color="auto"/>
              <w:right w:val="single" w:sz="4" w:space="0" w:color="auto"/>
            </w:tcBorders>
            <w:vAlign w:val="bottom"/>
          </w:tcPr>
          <w:p w14:paraId="2B143740"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Solenoid-I</w:t>
            </w:r>
            <w:r w:rsidRPr="005141C3">
              <w:rPr>
                <w:rFonts w:ascii="Calibri" w:hAnsi="Calibri" w:cs="Calibri"/>
                <w:color w:val="000000"/>
                <w:sz w:val="22"/>
                <w:szCs w:val="22"/>
              </w:rPr>
              <w:t>nject pressure to the top of V</w:t>
            </w:r>
            <w:r>
              <w:rPr>
                <w:rFonts w:ascii="Calibri" w:hAnsi="Calibri" w:cs="Calibri"/>
                <w:color w:val="000000"/>
                <w:sz w:val="22"/>
                <w:szCs w:val="22"/>
              </w:rPr>
              <w:t>K</w:t>
            </w:r>
            <w:r w:rsidRPr="005141C3">
              <w:rPr>
                <w:rFonts w:ascii="Calibri" w:hAnsi="Calibri" w:cs="Calibri"/>
                <w:color w:val="000000"/>
                <w:sz w:val="22"/>
                <w:szCs w:val="22"/>
              </w:rPr>
              <w:t>016</w:t>
            </w:r>
          </w:p>
        </w:tc>
      </w:tr>
      <w:tr w:rsidR="005141C3" w:rsidRPr="00847D46" w14:paraId="7BD6474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BE56928"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HY023 (Valve)</w:t>
            </w:r>
          </w:p>
        </w:tc>
        <w:tc>
          <w:tcPr>
            <w:tcW w:w="2386" w:type="dxa"/>
            <w:tcBorders>
              <w:top w:val="single" w:sz="4" w:space="0" w:color="auto"/>
              <w:left w:val="single" w:sz="4" w:space="0" w:color="auto"/>
              <w:bottom w:val="single" w:sz="4" w:space="0" w:color="auto"/>
              <w:right w:val="single" w:sz="4" w:space="0" w:color="auto"/>
            </w:tcBorders>
            <w:vAlign w:val="bottom"/>
          </w:tcPr>
          <w:p w14:paraId="7AFFDCB3"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AY023</w:t>
            </w:r>
          </w:p>
        </w:tc>
        <w:tc>
          <w:tcPr>
            <w:tcW w:w="5103" w:type="dxa"/>
            <w:tcBorders>
              <w:top w:val="single" w:sz="4" w:space="0" w:color="auto"/>
              <w:left w:val="single" w:sz="4" w:space="0" w:color="auto"/>
              <w:bottom w:val="single" w:sz="4" w:space="0" w:color="auto"/>
              <w:right w:val="single" w:sz="4" w:space="0" w:color="auto"/>
            </w:tcBorders>
            <w:vAlign w:val="bottom"/>
          </w:tcPr>
          <w:p w14:paraId="44C2AF92" w14:textId="77777777" w:rsidR="005141C3" w:rsidRPr="00DC24EF" w:rsidRDefault="005141C3" w:rsidP="005141C3">
            <w:pPr>
              <w:spacing w:after="0"/>
              <w:jc w:val="left"/>
              <w:rPr>
                <w:rFonts w:ascii="Calibri" w:hAnsi="Calibri" w:cs="Calibri"/>
                <w:color w:val="000000"/>
                <w:sz w:val="22"/>
                <w:szCs w:val="22"/>
                <w:lang w:val="en-AU"/>
              </w:rPr>
            </w:pPr>
            <w:r>
              <w:rPr>
                <w:rFonts w:ascii="Calibri" w:hAnsi="Calibri" w:cs="Calibri"/>
                <w:color w:val="000000"/>
                <w:sz w:val="22"/>
                <w:szCs w:val="22"/>
              </w:rPr>
              <w:t xml:space="preserve">Solenoid-Cleaning Blades Riboccone </w:t>
            </w:r>
          </w:p>
        </w:tc>
      </w:tr>
      <w:tr w:rsidR="005141C3" w:rsidRPr="00847D46" w14:paraId="4D8235B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6798DCA"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HY024 (Valve)</w:t>
            </w:r>
          </w:p>
        </w:tc>
        <w:tc>
          <w:tcPr>
            <w:tcW w:w="2386" w:type="dxa"/>
            <w:tcBorders>
              <w:top w:val="single" w:sz="4" w:space="0" w:color="auto"/>
              <w:left w:val="single" w:sz="4" w:space="0" w:color="auto"/>
              <w:bottom w:val="single" w:sz="4" w:space="0" w:color="auto"/>
              <w:right w:val="single" w:sz="4" w:space="0" w:color="auto"/>
            </w:tcBorders>
            <w:vAlign w:val="bottom"/>
          </w:tcPr>
          <w:p w14:paraId="6041694E"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 xml:space="preserve">AY024 </w:t>
            </w:r>
          </w:p>
        </w:tc>
        <w:tc>
          <w:tcPr>
            <w:tcW w:w="5103" w:type="dxa"/>
            <w:tcBorders>
              <w:top w:val="single" w:sz="4" w:space="0" w:color="auto"/>
              <w:left w:val="single" w:sz="4" w:space="0" w:color="auto"/>
              <w:bottom w:val="single" w:sz="4" w:space="0" w:color="auto"/>
              <w:right w:val="single" w:sz="4" w:space="0" w:color="auto"/>
            </w:tcBorders>
            <w:vAlign w:val="bottom"/>
          </w:tcPr>
          <w:p w14:paraId="4871B6E4"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 xml:space="preserve">Solenoid-Cleaning with Gas from Below </w:t>
            </w:r>
          </w:p>
        </w:tc>
      </w:tr>
      <w:tr w:rsidR="005141C3" w:rsidRPr="00847D46" w14:paraId="09FB190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752EAF2"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HY014 (Valve)</w:t>
            </w:r>
          </w:p>
        </w:tc>
        <w:tc>
          <w:tcPr>
            <w:tcW w:w="2386" w:type="dxa"/>
            <w:tcBorders>
              <w:top w:val="single" w:sz="4" w:space="0" w:color="auto"/>
              <w:left w:val="single" w:sz="4" w:space="0" w:color="auto"/>
              <w:bottom w:val="single" w:sz="4" w:space="0" w:color="auto"/>
              <w:right w:val="single" w:sz="4" w:space="0" w:color="auto"/>
            </w:tcBorders>
            <w:vAlign w:val="bottom"/>
          </w:tcPr>
          <w:p w14:paraId="630C145D"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 xml:space="preserve">AY014 </w:t>
            </w:r>
          </w:p>
        </w:tc>
        <w:tc>
          <w:tcPr>
            <w:tcW w:w="5103" w:type="dxa"/>
            <w:tcBorders>
              <w:top w:val="single" w:sz="4" w:space="0" w:color="auto"/>
              <w:left w:val="single" w:sz="4" w:space="0" w:color="auto"/>
              <w:bottom w:val="single" w:sz="4" w:space="0" w:color="auto"/>
              <w:right w:val="single" w:sz="4" w:space="0" w:color="auto"/>
            </w:tcBorders>
            <w:vAlign w:val="bottom"/>
          </w:tcPr>
          <w:p w14:paraId="61761471"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Solenoid-Cleaning Exhaust valve gasket</w:t>
            </w:r>
          </w:p>
        </w:tc>
      </w:tr>
      <w:tr w:rsidR="005141C3" w:rsidRPr="00847D46" w14:paraId="68C1E61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0FC038E"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HY015 (Valve)</w:t>
            </w:r>
          </w:p>
        </w:tc>
        <w:tc>
          <w:tcPr>
            <w:tcW w:w="2386" w:type="dxa"/>
            <w:tcBorders>
              <w:top w:val="single" w:sz="4" w:space="0" w:color="auto"/>
              <w:left w:val="single" w:sz="4" w:space="0" w:color="auto"/>
              <w:bottom w:val="single" w:sz="4" w:space="0" w:color="auto"/>
              <w:right w:val="single" w:sz="4" w:space="0" w:color="auto"/>
            </w:tcBorders>
            <w:vAlign w:val="bottom"/>
          </w:tcPr>
          <w:p w14:paraId="5F21022D"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 xml:space="preserve">AY015 </w:t>
            </w:r>
          </w:p>
        </w:tc>
        <w:tc>
          <w:tcPr>
            <w:tcW w:w="5103" w:type="dxa"/>
            <w:tcBorders>
              <w:top w:val="single" w:sz="4" w:space="0" w:color="auto"/>
              <w:left w:val="single" w:sz="4" w:space="0" w:color="auto"/>
              <w:bottom w:val="single" w:sz="4" w:space="0" w:color="auto"/>
              <w:right w:val="single" w:sz="4" w:space="0" w:color="auto"/>
            </w:tcBorders>
            <w:vAlign w:val="bottom"/>
          </w:tcPr>
          <w:p w14:paraId="105D5CE8"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Solenoid-Cleaning Exhaust valve gasket</w:t>
            </w:r>
          </w:p>
        </w:tc>
      </w:tr>
      <w:tr w:rsidR="005141C3" w:rsidRPr="00847D46" w14:paraId="7FFC628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1A47723"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HY008 (Valve)</w:t>
            </w:r>
          </w:p>
        </w:tc>
        <w:tc>
          <w:tcPr>
            <w:tcW w:w="2386" w:type="dxa"/>
            <w:tcBorders>
              <w:top w:val="single" w:sz="4" w:space="0" w:color="auto"/>
              <w:left w:val="single" w:sz="4" w:space="0" w:color="auto"/>
              <w:bottom w:val="single" w:sz="4" w:space="0" w:color="auto"/>
              <w:right w:val="single" w:sz="4" w:space="0" w:color="auto"/>
            </w:tcBorders>
            <w:vAlign w:val="bottom"/>
          </w:tcPr>
          <w:p w14:paraId="4D7B6CCE"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 xml:space="preserve">AY008 </w:t>
            </w:r>
          </w:p>
        </w:tc>
        <w:tc>
          <w:tcPr>
            <w:tcW w:w="5103" w:type="dxa"/>
            <w:tcBorders>
              <w:top w:val="single" w:sz="4" w:space="0" w:color="auto"/>
              <w:left w:val="single" w:sz="4" w:space="0" w:color="auto"/>
              <w:bottom w:val="single" w:sz="4" w:space="0" w:color="auto"/>
              <w:right w:val="single" w:sz="4" w:space="0" w:color="auto"/>
            </w:tcBorders>
            <w:vAlign w:val="bottom"/>
          </w:tcPr>
          <w:p w14:paraId="1309F4AE"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Solenoid-Air knocker ctrl sys</w:t>
            </w:r>
          </w:p>
        </w:tc>
      </w:tr>
      <w:tr w:rsidR="005141C3" w:rsidRPr="00847D46" w14:paraId="761EEF0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05C61B6"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HY007A/B (Valve)</w:t>
            </w:r>
          </w:p>
        </w:tc>
        <w:tc>
          <w:tcPr>
            <w:tcW w:w="2386" w:type="dxa"/>
            <w:tcBorders>
              <w:top w:val="single" w:sz="4" w:space="0" w:color="auto"/>
              <w:left w:val="single" w:sz="4" w:space="0" w:color="auto"/>
              <w:bottom w:val="single" w:sz="4" w:space="0" w:color="auto"/>
              <w:right w:val="single" w:sz="4" w:space="0" w:color="auto"/>
            </w:tcBorders>
            <w:vAlign w:val="bottom"/>
          </w:tcPr>
          <w:p w14:paraId="431D2B0E"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 xml:space="preserve">AY007A </w:t>
            </w:r>
          </w:p>
        </w:tc>
        <w:tc>
          <w:tcPr>
            <w:tcW w:w="5103" w:type="dxa"/>
            <w:tcBorders>
              <w:top w:val="single" w:sz="4" w:space="0" w:color="auto"/>
              <w:left w:val="single" w:sz="4" w:space="0" w:color="auto"/>
              <w:bottom w:val="single" w:sz="4" w:space="0" w:color="auto"/>
              <w:right w:val="single" w:sz="4" w:space="0" w:color="auto"/>
            </w:tcBorders>
            <w:vAlign w:val="bottom"/>
          </w:tcPr>
          <w:p w14:paraId="51098ACE"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Solenoid-Discharge valve Open position</w:t>
            </w:r>
          </w:p>
        </w:tc>
      </w:tr>
      <w:tr w:rsidR="005141C3" w:rsidRPr="00847D46" w14:paraId="45121916"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BC5CD58"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 HY007A/B (Valve)</w:t>
            </w:r>
          </w:p>
        </w:tc>
        <w:tc>
          <w:tcPr>
            <w:tcW w:w="2386" w:type="dxa"/>
            <w:tcBorders>
              <w:top w:val="single" w:sz="4" w:space="0" w:color="auto"/>
              <w:left w:val="single" w:sz="4" w:space="0" w:color="auto"/>
              <w:bottom w:val="single" w:sz="4" w:space="0" w:color="auto"/>
              <w:right w:val="single" w:sz="4" w:space="0" w:color="auto"/>
            </w:tcBorders>
            <w:vAlign w:val="bottom"/>
          </w:tcPr>
          <w:p w14:paraId="0E637A1F"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 xml:space="preserve">AY007B </w:t>
            </w:r>
          </w:p>
        </w:tc>
        <w:tc>
          <w:tcPr>
            <w:tcW w:w="5103" w:type="dxa"/>
            <w:tcBorders>
              <w:top w:val="single" w:sz="4" w:space="0" w:color="auto"/>
              <w:left w:val="single" w:sz="4" w:space="0" w:color="auto"/>
              <w:bottom w:val="single" w:sz="4" w:space="0" w:color="auto"/>
              <w:right w:val="single" w:sz="4" w:space="0" w:color="auto"/>
            </w:tcBorders>
            <w:vAlign w:val="bottom"/>
          </w:tcPr>
          <w:p w14:paraId="19509FE0"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Solenoid-Discharge valve Close position</w:t>
            </w:r>
          </w:p>
        </w:tc>
      </w:tr>
      <w:tr w:rsidR="005141C3" w:rsidRPr="00847D46" w14:paraId="11F6EC8C"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2592A1F"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HY007A/B (Valve)</w:t>
            </w:r>
          </w:p>
        </w:tc>
        <w:tc>
          <w:tcPr>
            <w:tcW w:w="2386" w:type="dxa"/>
            <w:tcBorders>
              <w:top w:val="single" w:sz="4" w:space="0" w:color="auto"/>
              <w:left w:val="single" w:sz="4" w:space="0" w:color="auto"/>
              <w:bottom w:val="single" w:sz="4" w:space="0" w:color="auto"/>
              <w:right w:val="single" w:sz="4" w:space="0" w:color="auto"/>
            </w:tcBorders>
            <w:vAlign w:val="bottom"/>
          </w:tcPr>
          <w:p w14:paraId="11B1CBE5"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ZSL004</w:t>
            </w:r>
          </w:p>
        </w:tc>
        <w:tc>
          <w:tcPr>
            <w:tcW w:w="5103" w:type="dxa"/>
            <w:tcBorders>
              <w:top w:val="single" w:sz="4" w:space="0" w:color="auto"/>
              <w:left w:val="single" w:sz="4" w:space="0" w:color="auto"/>
              <w:bottom w:val="single" w:sz="4" w:space="0" w:color="auto"/>
              <w:right w:val="single" w:sz="4" w:space="0" w:color="auto"/>
            </w:tcBorders>
            <w:vAlign w:val="bottom"/>
          </w:tcPr>
          <w:p w14:paraId="6CE7C17E"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Sensor- Closed Discharge valve position confirmation</w:t>
            </w:r>
          </w:p>
        </w:tc>
      </w:tr>
      <w:tr w:rsidR="005141C3" w:rsidRPr="00847D46" w14:paraId="1C8E6A4E"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8DD6E62"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HY007A/B (Valve)</w:t>
            </w:r>
          </w:p>
        </w:tc>
        <w:tc>
          <w:tcPr>
            <w:tcW w:w="2386" w:type="dxa"/>
            <w:tcBorders>
              <w:top w:val="single" w:sz="4" w:space="0" w:color="auto"/>
              <w:left w:val="single" w:sz="4" w:space="0" w:color="auto"/>
              <w:bottom w:val="single" w:sz="4" w:space="0" w:color="auto"/>
              <w:right w:val="single" w:sz="4" w:space="0" w:color="auto"/>
            </w:tcBorders>
            <w:vAlign w:val="bottom"/>
          </w:tcPr>
          <w:p w14:paraId="71E06FED"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ZSH004</w:t>
            </w:r>
          </w:p>
        </w:tc>
        <w:tc>
          <w:tcPr>
            <w:tcW w:w="5103" w:type="dxa"/>
            <w:tcBorders>
              <w:top w:val="single" w:sz="4" w:space="0" w:color="auto"/>
              <w:left w:val="single" w:sz="4" w:space="0" w:color="auto"/>
              <w:bottom w:val="single" w:sz="4" w:space="0" w:color="auto"/>
              <w:right w:val="single" w:sz="4" w:space="0" w:color="auto"/>
            </w:tcBorders>
            <w:vAlign w:val="bottom"/>
          </w:tcPr>
          <w:p w14:paraId="4A32DE7E"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Sensor- Open Discharge valve position confirmation</w:t>
            </w:r>
          </w:p>
        </w:tc>
      </w:tr>
      <w:tr w:rsidR="005141C3" w:rsidRPr="00847D46" w14:paraId="74D9C1A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E9106B5"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VK016-PDIT001 (H)</w:t>
            </w:r>
          </w:p>
        </w:tc>
        <w:tc>
          <w:tcPr>
            <w:tcW w:w="2386" w:type="dxa"/>
            <w:tcBorders>
              <w:top w:val="single" w:sz="4" w:space="0" w:color="auto"/>
              <w:left w:val="single" w:sz="4" w:space="0" w:color="auto"/>
              <w:bottom w:val="single" w:sz="4" w:space="0" w:color="auto"/>
              <w:right w:val="single" w:sz="4" w:space="0" w:color="auto"/>
            </w:tcBorders>
            <w:vAlign w:val="bottom"/>
          </w:tcPr>
          <w:p w14:paraId="3CBB1576"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PDIT001</w:t>
            </w:r>
          </w:p>
        </w:tc>
        <w:tc>
          <w:tcPr>
            <w:tcW w:w="5103" w:type="dxa"/>
            <w:tcBorders>
              <w:top w:val="single" w:sz="4" w:space="0" w:color="auto"/>
              <w:left w:val="single" w:sz="4" w:space="0" w:color="auto"/>
              <w:bottom w:val="single" w:sz="4" w:space="0" w:color="auto"/>
              <w:right w:val="single" w:sz="4" w:space="0" w:color="auto"/>
            </w:tcBorders>
            <w:vAlign w:val="bottom"/>
          </w:tcPr>
          <w:p w14:paraId="7033232F"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Sensor- Bag filter pressure difference transmitter</w:t>
            </w:r>
          </w:p>
        </w:tc>
      </w:tr>
      <w:tr w:rsidR="005141C3" w:rsidRPr="00847D46" w14:paraId="74327AC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0E7F093"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TIT002 (H)</w:t>
            </w:r>
          </w:p>
        </w:tc>
        <w:tc>
          <w:tcPr>
            <w:tcW w:w="2386" w:type="dxa"/>
            <w:tcBorders>
              <w:top w:val="single" w:sz="4" w:space="0" w:color="auto"/>
              <w:left w:val="single" w:sz="4" w:space="0" w:color="auto"/>
              <w:bottom w:val="single" w:sz="4" w:space="0" w:color="auto"/>
              <w:right w:val="single" w:sz="4" w:space="0" w:color="auto"/>
            </w:tcBorders>
            <w:vAlign w:val="bottom"/>
          </w:tcPr>
          <w:p w14:paraId="3D051271" w14:textId="77777777" w:rsidR="005141C3" w:rsidRPr="0061557A" w:rsidRDefault="005141C3" w:rsidP="005141C3">
            <w:pPr>
              <w:spacing w:after="0"/>
              <w:rPr>
                <w:rFonts w:ascii="Calibri" w:hAnsi="Calibri" w:cs="Calibri"/>
                <w:color w:val="000000"/>
                <w:sz w:val="22"/>
                <w:szCs w:val="22"/>
                <w:lang w:val="en-AU"/>
              </w:rPr>
            </w:pPr>
            <w:r>
              <w:rPr>
                <w:rFonts w:ascii="Calibri" w:hAnsi="Calibri" w:cs="Calibri"/>
                <w:color w:val="000000"/>
                <w:sz w:val="22"/>
                <w:szCs w:val="22"/>
              </w:rPr>
              <w:t>TIT002</w:t>
            </w:r>
          </w:p>
        </w:tc>
        <w:tc>
          <w:tcPr>
            <w:tcW w:w="5103" w:type="dxa"/>
            <w:tcBorders>
              <w:top w:val="single" w:sz="4" w:space="0" w:color="auto"/>
              <w:left w:val="single" w:sz="4" w:space="0" w:color="auto"/>
              <w:bottom w:val="single" w:sz="4" w:space="0" w:color="auto"/>
              <w:right w:val="single" w:sz="4" w:space="0" w:color="auto"/>
            </w:tcBorders>
            <w:vAlign w:val="bottom"/>
          </w:tcPr>
          <w:p w14:paraId="06A14721"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Sensor- P</w:t>
            </w:r>
            <w:r w:rsidRPr="0061557A">
              <w:rPr>
                <w:rFonts w:ascii="Calibri" w:hAnsi="Calibri" w:cs="Calibri"/>
                <w:color w:val="000000"/>
                <w:sz w:val="22"/>
                <w:szCs w:val="22"/>
              </w:rPr>
              <w:t>rocess</w:t>
            </w:r>
            <w:r>
              <w:rPr>
                <w:rFonts w:ascii="Calibri" w:hAnsi="Calibri" w:cs="Calibri"/>
                <w:color w:val="000000"/>
                <w:sz w:val="22"/>
                <w:szCs w:val="22"/>
              </w:rPr>
              <w:t xml:space="preserve"> temperature sensor transmitter</w:t>
            </w:r>
          </w:p>
        </w:tc>
      </w:tr>
      <w:tr w:rsidR="005141C3" w:rsidRPr="00847D46" w14:paraId="4DD619EC"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F9E050E" w14:textId="77777777" w:rsidR="005141C3" w:rsidRDefault="005141C3" w:rsidP="005141C3">
            <w:pPr>
              <w:spacing w:after="0"/>
              <w:jc w:val="center"/>
              <w:rPr>
                <w:rFonts w:ascii="Calibri" w:hAnsi="Calibri" w:cs="Calibri"/>
                <w:color w:val="000000"/>
                <w:sz w:val="22"/>
                <w:szCs w:val="22"/>
              </w:rPr>
            </w:pPr>
            <w:r>
              <w:rPr>
                <w:rFonts w:ascii="Calibri" w:hAnsi="Calibri" w:cs="Calibri"/>
                <w:color w:val="000000"/>
                <w:sz w:val="22"/>
                <w:szCs w:val="22"/>
              </w:rPr>
              <w:t>AIT001 -AY027 (H)</w:t>
            </w:r>
          </w:p>
        </w:tc>
        <w:tc>
          <w:tcPr>
            <w:tcW w:w="2386" w:type="dxa"/>
            <w:tcBorders>
              <w:top w:val="single" w:sz="4" w:space="0" w:color="auto"/>
              <w:left w:val="single" w:sz="4" w:space="0" w:color="auto"/>
              <w:bottom w:val="single" w:sz="4" w:space="0" w:color="auto"/>
              <w:right w:val="single" w:sz="4" w:space="0" w:color="auto"/>
            </w:tcBorders>
            <w:vAlign w:val="bottom"/>
          </w:tcPr>
          <w:p w14:paraId="7C34CA37" w14:textId="77777777" w:rsidR="005141C3" w:rsidRDefault="005141C3" w:rsidP="005141C3">
            <w:pPr>
              <w:spacing w:after="0"/>
              <w:rPr>
                <w:rFonts w:ascii="Calibri" w:hAnsi="Calibri" w:cs="Calibri"/>
                <w:color w:val="000000"/>
                <w:sz w:val="22"/>
                <w:szCs w:val="22"/>
              </w:rPr>
            </w:pPr>
            <w:r>
              <w:rPr>
                <w:rFonts w:ascii="Calibri" w:hAnsi="Calibri" w:cs="Calibri"/>
                <w:color w:val="000000"/>
                <w:sz w:val="22"/>
                <w:szCs w:val="22"/>
              </w:rPr>
              <w:t>AY027</w:t>
            </w:r>
          </w:p>
        </w:tc>
        <w:tc>
          <w:tcPr>
            <w:tcW w:w="5103" w:type="dxa"/>
            <w:tcBorders>
              <w:top w:val="single" w:sz="4" w:space="0" w:color="auto"/>
              <w:left w:val="single" w:sz="4" w:space="0" w:color="auto"/>
              <w:bottom w:val="single" w:sz="4" w:space="0" w:color="auto"/>
              <w:right w:val="single" w:sz="4" w:space="0" w:color="auto"/>
            </w:tcBorders>
            <w:vAlign w:val="bottom"/>
          </w:tcPr>
          <w:p w14:paraId="103EA1E9" w14:textId="77777777" w:rsidR="005141C3" w:rsidRDefault="005141C3" w:rsidP="005141C3">
            <w:pPr>
              <w:spacing w:after="0"/>
              <w:jc w:val="left"/>
              <w:rPr>
                <w:rFonts w:ascii="Calibri" w:hAnsi="Calibri" w:cs="Calibri"/>
                <w:color w:val="000000"/>
                <w:sz w:val="22"/>
                <w:szCs w:val="22"/>
              </w:rPr>
            </w:pPr>
            <w:r>
              <w:rPr>
                <w:rFonts w:ascii="Calibri" w:hAnsi="Calibri" w:cs="Calibri"/>
                <w:color w:val="000000"/>
                <w:sz w:val="22"/>
                <w:szCs w:val="22"/>
              </w:rPr>
              <w:t>Indicator-Outlet Bag filter Control unit (Zirconia oxygen analyzer)</w:t>
            </w:r>
          </w:p>
        </w:tc>
      </w:tr>
    </w:tbl>
    <w:p w14:paraId="29AD4801" w14:textId="77777777" w:rsidR="009C29B9" w:rsidRPr="005116E3" w:rsidRDefault="009C29B9" w:rsidP="009C29B9"/>
    <w:p w14:paraId="77B01CF6" w14:textId="77777777" w:rsidR="000D5495" w:rsidRDefault="000D5495" w:rsidP="000D5495"/>
    <w:p w14:paraId="3A53F7F6" w14:textId="77777777" w:rsidR="000D5495" w:rsidRPr="00F5217D" w:rsidRDefault="000D5495">
      <w:pPr>
        <w:pStyle w:val="Heading2"/>
      </w:pPr>
      <w:bookmarkStart w:id="61" w:name="_Toc149556411"/>
      <w:r w:rsidRPr="000D5495">
        <w:t xml:space="preserve">CB </w:t>
      </w:r>
      <w:r w:rsidRPr="009E239D">
        <w:t>system</w:t>
      </w:r>
      <w:r w:rsidRPr="000D5495">
        <w:t xml:space="preserve"> </w:t>
      </w:r>
      <w:bookmarkStart w:id="62" w:name="_Hlk130555587"/>
      <w:r w:rsidRPr="000D5495">
        <w:t xml:space="preserve">bag unloading station </w:t>
      </w:r>
      <w:r>
        <w:t>Glove Box</w:t>
      </w:r>
      <w:bookmarkEnd w:id="62"/>
      <w:r>
        <w:t>.</w:t>
      </w:r>
      <w:bookmarkEnd w:id="61"/>
      <w:r>
        <w:t xml:space="preserve"> </w:t>
      </w:r>
    </w:p>
    <w:p w14:paraId="425C761A" w14:textId="77777777" w:rsidR="000D5495" w:rsidRDefault="000D5495" w:rsidP="000D5495">
      <w:r>
        <w:t xml:space="preserve">The description in the following section refers to the </w:t>
      </w:r>
      <w:r w:rsidRPr="000D5495">
        <w:t>Glove Box</w:t>
      </w:r>
      <w:r>
        <w:t>, see the P&amp;ID for actual component tag numbers.</w:t>
      </w:r>
    </w:p>
    <w:p w14:paraId="702BA633" w14:textId="77777777" w:rsidR="00647782" w:rsidRDefault="00647782" w:rsidP="000D5495"/>
    <w:p w14:paraId="5593DBCD" w14:textId="77777777" w:rsidR="003F16C6" w:rsidRDefault="003F16C6" w:rsidP="003F16C6">
      <w:r>
        <w:t>This equipment is designed to safely and effectively manage the disposal of materials as they are introduced into the system, as well as any associated waste it produces. It is composed of 6 principal subsections.</w:t>
      </w:r>
    </w:p>
    <w:p w14:paraId="24642942" w14:textId="77777777" w:rsidR="003F16C6" w:rsidRDefault="003F16C6">
      <w:pPr>
        <w:pStyle w:val="ListParagraph"/>
        <w:numPr>
          <w:ilvl w:val="0"/>
          <w:numId w:val="22"/>
        </w:numPr>
      </w:pPr>
      <w:r>
        <w:t>Prechamber. This is the point at which the operator inserts the small bags of material, and the system is triggered with actuators and sensors to move the gate into the correct position.</w:t>
      </w:r>
    </w:p>
    <w:p w14:paraId="318F7E07" w14:textId="77777777" w:rsidR="003F16C6" w:rsidRDefault="003F16C6" w:rsidP="003F16C6">
      <w:pPr>
        <w:pStyle w:val="ListParagraph"/>
      </w:pPr>
    </w:p>
    <w:p w14:paraId="68E29D18" w14:textId="77777777" w:rsidR="003F16C6" w:rsidRDefault="00EE2CC9">
      <w:pPr>
        <w:pStyle w:val="ListParagraph"/>
        <w:numPr>
          <w:ilvl w:val="0"/>
          <w:numId w:val="22"/>
        </w:numPr>
      </w:pPr>
      <w:r>
        <w:t>Chamber</w:t>
      </w:r>
      <w:r w:rsidR="003F16C6">
        <w:t>. Here, the operator is able to safely handle the bag without contact with the material, and a cutter is used to open the bag and release the contents into the hopper.</w:t>
      </w:r>
    </w:p>
    <w:p w14:paraId="58B197A8" w14:textId="77777777" w:rsidR="003F16C6" w:rsidRDefault="003F16C6" w:rsidP="00647782">
      <w:pPr>
        <w:pStyle w:val="ListParagraph"/>
      </w:pPr>
    </w:p>
    <w:p w14:paraId="3013DE20" w14:textId="77777777" w:rsidR="003F16C6" w:rsidRDefault="003F16C6">
      <w:pPr>
        <w:pStyle w:val="ListParagraph"/>
        <w:numPr>
          <w:ilvl w:val="0"/>
          <w:numId w:val="22"/>
        </w:numPr>
      </w:pPr>
      <w:r>
        <w:lastRenderedPageBreak/>
        <w:t xml:space="preserve"> Extractor and filter. This component is designed to capture any airborne particles.</w:t>
      </w:r>
    </w:p>
    <w:p w14:paraId="053D4027" w14:textId="77777777" w:rsidR="00647782" w:rsidRDefault="00647782" w:rsidP="00647782">
      <w:pPr>
        <w:pStyle w:val="ListParagraph"/>
      </w:pPr>
    </w:p>
    <w:p w14:paraId="19D2D96F" w14:textId="77777777" w:rsidR="003F16C6" w:rsidRDefault="003F16C6">
      <w:pPr>
        <w:pStyle w:val="ListParagraph"/>
        <w:numPr>
          <w:ilvl w:val="0"/>
          <w:numId w:val="22"/>
        </w:numPr>
      </w:pPr>
      <w:r>
        <w:t xml:space="preserve"> Compactor. Once the bag is opened, the material is compressed and stored in the compactor.</w:t>
      </w:r>
    </w:p>
    <w:p w14:paraId="48EC32D1" w14:textId="77777777" w:rsidR="00647782" w:rsidRDefault="00647782" w:rsidP="00647782">
      <w:pPr>
        <w:pStyle w:val="ListParagraph"/>
      </w:pPr>
    </w:p>
    <w:p w14:paraId="28665E4F" w14:textId="77777777" w:rsidR="003F16C6" w:rsidRDefault="003F16C6">
      <w:pPr>
        <w:pStyle w:val="ListParagraph"/>
        <w:numPr>
          <w:ilvl w:val="0"/>
          <w:numId w:val="22"/>
        </w:numPr>
      </w:pPr>
      <w:r>
        <w:t xml:space="preserve"> Hopper. This hopper receives the product and optimally feeds it into the transport screw.</w:t>
      </w:r>
    </w:p>
    <w:p w14:paraId="7A3CC321" w14:textId="77777777" w:rsidR="00647782" w:rsidRDefault="00647782" w:rsidP="00647782">
      <w:pPr>
        <w:pStyle w:val="ListParagraph"/>
      </w:pPr>
    </w:p>
    <w:p w14:paraId="0816BF4E" w14:textId="77777777" w:rsidR="003F16C6" w:rsidRDefault="003F16C6">
      <w:pPr>
        <w:pStyle w:val="ListParagraph"/>
        <w:numPr>
          <w:ilvl w:val="0"/>
          <w:numId w:val="22"/>
        </w:numPr>
      </w:pPr>
      <w:r>
        <w:t xml:space="preserve"> Transport screw and outlet valve. The product is moved through the transport screw to the pipe, and when the valve is opened, the material is released to the next equipment.</w:t>
      </w:r>
    </w:p>
    <w:p w14:paraId="6BB5BF9E" w14:textId="77777777" w:rsidR="003F16C6" w:rsidRDefault="003F16C6" w:rsidP="000D5495"/>
    <w:p w14:paraId="3684F7A7" w14:textId="77777777" w:rsidR="000D5495" w:rsidRDefault="00647782">
      <w:pPr>
        <w:pStyle w:val="Heading3"/>
        <w:rPr>
          <w:b w:val="0"/>
          <w:iCs/>
          <w:szCs w:val="28"/>
        </w:rPr>
      </w:pPr>
      <w:bookmarkStart w:id="63" w:name="_Toc149556412"/>
      <w:r w:rsidRPr="00655A0E">
        <w:rPr>
          <w:bCs w:val="0"/>
          <w:iCs/>
          <w:szCs w:val="28"/>
          <w:rPrChange w:id="64" w:author="Kasper Simonsen" w:date="2023-10-23T09:22:00Z">
            <w:rPr>
              <w:b w:val="0"/>
              <w:iCs/>
              <w:szCs w:val="28"/>
            </w:rPr>
          </w:rPrChange>
        </w:rPr>
        <w:t>C</w:t>
      </w:r>
      <w:r w:rsidR="000D5495" w:rsidRPr="00564F45">
        <w:rPr>
          <w:iCs/>
          <w:szCs w:val="28"/>
        </w:rPr>
        <w:t>ontrol</w:t>
      </w:r>
      <w:r w:rsidR="000D5495" w:rsidRPr="001B3BAC">
        <w:rPr>
          <w:iCs/>
          <w:szCs w:val="28"/>
        </w:rPr>
        <w:t xml:space="preserve"> </w:t>
      </w:r>
      <w:r w:rsidR="000D5495">
        <w:rPr>
          <w:iCs/>
          <w:szCs w:val="28"/>
        </w:rPr>
        <w:t>device</w:t>
      </w:r>
      <w:r w:rsidR="000D5495" w:rsidRPr="00564F45">
        <w:rPr>
          <w:iCs/>
          <w:szCs w:val="28"/>
        </w:rPr>
        <w:t xml:space="preserve"> instrumentation </w:t>
      </w:r>
      <w:r w:rsidRPr="00647782">
        <w:rPr>
          <w:iCs/>
          <w:szCs w:val="28"/>
        </w:rPr>
        <w:t>bag unloading station Glove Box</w:t>
      </w:r>
      <w:r w:rsidR="000D5495" w:rsidRPr="00564F45">
        <w:rPr>
          <w:iCs/>
          <w:szCs w:val="28"/>
        </w:rPr>
        <w:t>.</w:t>
      </w:r>
      <w:bookmarkEnd w:id="63"/>
    </w:p>
    <w:p w14:paraId="261D80D6" w14:textId="77777777" w:rsidR="000D5495" w:rsidRDefault="000D5495" w:rsidP="000D5495"/>
    <w:p w14:paraId="54E449F0" w14:textId="77777777" w:rsidR="000D5495" w:rsidRPr="009E239D" w:rsidRDefault="000D5495" w:rsidP="000D5495">
      <w:pPr>
        <w:rPr>
          <w:lang w:val="en"/>
        </w:rPr>
      </w:pPr>
      <w:r>
        <w:rPr>
          <w:rStyle w:val="rynqvb"/>
          <w:lang w:val="en"/>
        </w:rPr>
        <w:t xml:space="preserve">The following table shows the </w:t>
      </w:r>
      <w:r w:rsidR="00647782">
        <w:rPr>
          <w:rStyle w:val="rynqvb"/>
          <w:lang w:val="en"/>
        </w:rPr>
        <w:t xml:space="preserve">CB </w:t>
      </w:r>
      <w:r w:rsidR="00647782" w:rsidRPr="00647782">
        <w:rPr>
          <w:rStyle w:val="rynqvb"/>
          <w:lang w:val="en"/>
        </w:rPr>
        <w:t>bag unloading station Glove Box</w:t>
      </w:r>
      <w:r>
        <w:rPr>
          <w:rStyle w:val="rynqvb"/>
          <w:lang w:val="en"/>
        </w:rPr>
        <w:t xml:space="preserve">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647782" w14:paraId="6B1F59A9" w14:textId="77777777" w:rsidTr="00183BDC">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54F55EDE" w14:textId="77777777" w:rsidR="00647782" w:rsidRDefault="00647782" w:rsidP="00183BDC">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64454CF4" w14:textId="77777777" w:rsidR="00647782" w:rsidRDefault="00647782" w:rsidP="00183BDC">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51A61278" w14:textId="77777777" w:rsidR="00647782" w:rsidRDefault="00647782" w:rsidP="00183BDC">
            <w:pPr>
              <w:jc w:val="left"/>
            </w:pPr>
            <w:r w:rsidRPr="001B3BAC">
              <w:t>Description</w:t>
            </w:r>
          </w:p>
        </w:tc>
      </w:tr>
      <w:tr w:rsidR="004D156E" w14:paraId="319C83CC"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CBFA0F5" w14:textId="77777777" w:rsidR="004D156E" w:rsidRPr="001B3BAC" w:rsidRDefault="004D156E" w:rsidP="004D156E">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HY035 (Valve)</w:t>
            </w:r>
          </w:p>
        </w:tc>
        <w:tc>
          <w:tcPr>
            <w:tcW w:w="2386" w:type="dxa"/>
            <w:tcBorders>
              <w:top w:val="single" w:sz="4" w:space="0" w:color="auto"/>
              <w:left w:val="single" w:sz="4" w:space="0" w:color="auto"/>
              <w:bottom w:val="single" w:sz="4" w:space="0" w:color="auto"/>
              <w:right w:val="single" w:sz="4" w:space="0" w:color="auto"/>
            </w:tcBorders>
            <w:vAlign w:val="bottom"/>
          </w:tcPr>
          <w:p w14:paraId="4E8E9485" w14:textId="77777777" w:rsidR="004D156E" w:rsidRPr="001B3BAC" w:rsidRDefault="004D156E" w:rsidP="004D156E">
            <w:pPr>
              <w:spacing w:after="0"/>
              <w:rPr>
                <w:rFonts w:asciiTheme="minorHAnsi" w:hAnsiTheme="minorHAnsi" w:cstheme="minorHAnsi"/>
                <w:color w:val="000000"/>
                <w:sz w:val="22"/>
                <w:szCs w:val="22"/>
                <w:lang w:val="en-AU"/>
              </w:rPr>
            </w:pPr>
            <w:r>
              <w:rPr>
                <w:rFonts w:ascii="Calibri" w:hAnsi="Calibri" w:cs="Calibri"/>
                <w:color w:val="000000"/>
                <w:sz w:val="22"/>
                <w:szCs w:val="22"/>
              </w:rPr>
              <w:t>AY035</w:t>
            </w:r>
          </w:p>
        </w:tc>
        <w:tc>
          <w:tcPr>
            <w:tcW w:w="5103" w:type="dxa"/>
            <w:tcBorders>
              <w:top w:val="single" w:sz="4" w:space="0" w:color="auto"/>
              <w:left w:val="single" w:sz="4" w:space="0" w:color="auto"/>
              <w:bottom w:val="single" w:sz="4" w:space="0" w:color="auto"/>
              <w:right w:val="single" w:sz="4" w:space="0" w:color="auto"/>
            </w:tcBorders>
            <w:vAlign w:val="bottom"/>
          </w:tcPr>
          <w:p w14:paraId="4EE49106" w14:textId="77777777" w:rsidR="004D156E" w:rsidRPr="001B3BAC" w:rsidRDefault="004D156E" w:rsidP="004D156E">
            <w:pPr>
              <w:jc w:val="left"/>
              <w:rPr>
                <w:rFonts w:asciiTheme="minorHAnsi" w:hAnsiTheme="minorHAnsi" w:cstheme="minorHAnsi"/>
                <w:sz w:val="22"/>
                <w:szCs w:val="22"/>
              </w:rPr>
            </w:pPr>
            <w:r>
              <w:rPr>
                <w:rFonts w:ascii="Calibri" w:hAnsi="Calibri" w:cs="Calibri"/>
                <w:color w:val="000000"/>
                <w:sz w:val="22"/>
                <w:szCs w:val="22"/>
              </w:rPr>
              <w:t>Solenoid- Bar pistons</w:t>
            </w:r>
          </w:p>
        </w:tc>
      </w:tr>
      <w:tr w:rsidR="004D156E" w14:paraId="0B0612F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C79032C" w14:textId="77777777" w:rsidR="004D156E" w:rsidRPr="001B3BAC" w:rsidRDefault="004D156E" w:rsidP="004D156E">
            <w:pPr>
              <w:spacing w:after="0"/>
              <w:jc w:val="center"/>
              <w:rPr>
                <w:rFonts w:cs="Arial"/>
                <w:color w:val="000000"/>
              </w:rPr>
            </w:pPr>
            <w:r>
              <w:rPr>
                <w:rFonts w:ascii="Calibri" w:hAnsi="Calibri" w:cs="Calibri"/>
                <w:color w:val="000000"/>
                <w:sz w:val="22"/>
                <w:szCs w:val="22"/>
              </w:rPr>
              <w:t>HY032 (Valve)</w:t>
            </w:r>
          </w:p>
        </w:tc>
        <w:tc>
          <w:tcPr>
            <w:tcW w:w="2386" w:type="dxa"/>
            <w:tcBorders>
              <w:top w:val="single" w:sz="4" w:space="0" w:color="auto"/>
              <w:left w:val="single" w:sz="4" w:space="0" w:color="auto"/>
              <w:bottom w:val="single" w:sz="4" w:space="0" w:color="auto"/>
              <w:right w:val="single" w:sz="4" w:space="0" w:color="auto"/>
            </w:tcBorders>
            <w:vAlign w:val="bottom"/>
          </w:tcPr>
          <w:p w14:paraId="297B9590" w14:textId="77777777" w:rsidR="004D156E" w:rsidRPr="001B3BAC" w:rsidRDefault="004D156E" w:rsidP="004D156E">
            <w:pPr>
              <w:spacing w:after="0"/>
              <w:rPr>
                <w:rFonts w:cs="Arial"/>
                <w:color w:val="000000"/>
              </w:rPr>
            </w:pPr>
            <w:r>
              <w:rPr>
                <w:rFonts w:ascii="Calibri" w:hAnsi="Calibri" w:cs="Calibri"/>
                <w:color w:val="000000"/>
                <w:sz w:val="22"/>
                <w:szCs w:val="22"/>
              </w:rPr>
              <w:t>AY032</w:t>
            </w:r>
          </w:p>
        </w:tc>
        <w:tc>
          <w:tcPr>
            <w:tcW w:w="5103" w:type="dxa"/>
            <w:tcBorders>
              <w:top w:val="single" w:sz="4" w:space="0" w:color="auto"/>
              <w:left w:val="single" w:sz="4" w:space="0" w:color="auto"/>
              <w:bottom w:val="single" w:sz="4" w:space="0" w:color="auto"/>
              <w:right w:val="single" w:sz="4" w:space="0" w:color="auto"/>
            </w:tcBorders>
            <w:vAlign w:val="bottom"/>
          </w:tcPr>
          <w:p w14:paraId="05258258" w14:textId="77777777" w:rsidR="004D156E" w:rsidRPr="001B3BAC" w:rsidRDefault="004D156E" w:rsidP="004D156E">
            <w:pPr>
              <w:jc w:val="left"/>
              <w:rPr>
                <w:rFonts w:cs="Arial"/>
              </w:rPr>
            </w:pPr>
            <w:r>
              <w:rPr>
                <w:rFonts w:ascii="Calibri" w:hAnsi="Calibri" w:cs="Calibri"/>
                <w:color w:val="000000"/>
                <w:sz w:val="22"/>
                <w:szCs w:val="22"/>
              </w:rPr>
              <w:t>Solenoid-</w:t>
            </w:r>
            <w:r>
              <w:t xml:space="preserve"> </w:t>
            </w:r>
            <w:r w:rsidRPr="004D156E">
              <w:rPr>
                <w:rFonts w:ascii="Calibri" w:hAnsi="Calibri" w:cs="Calibri"/>
                <w:color w:val="000000"/>
                <w:sz w:val="22"/>
                <w:szCs w:val="22"/>
              </w:rPr>
              <w:t>Prechamber</w:t>
            </w:r>
            <w:r>
              <w:rPr>
                <w:rFonts w:ascii="Calibri" w:hAnsi="Calibri" w:cs="Calibri"/>
                <w:color w:val="000000"/>
                <w:sz w:val="22"/>
                <w:szCs w:val="22"/>
              </w:rPr>
              <w:t xml:space="preserve"> pistons</w:t>
            </w:r>
          </w:p>
        </w:tc>
      </w:tr>
      <w:tr w:rsidR="004D156E" w14:paraId="0D75861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3120232" w14:textId="77777777" w:rsidR="004D156E" w:rsidRPr="001B3BAC" w:rsidRDefault="004D156E" w:rsidP="004D156E">
            <w:pPr>
              <w:spacing w:after="0"/>
              <w:jc w:val="center"/>
              <w:rPr>
                <w:rFonts w:cs="Arial"/>
                <w:color w:val="000000"/>
              </w:rPr>
            </w:pPr>
            <w:r>
              <w:rPr>
                <w:rFonts w:ascii="Calibri" w:hAnsi="Calibri" w:cs="Calibri"/>
                <w:color w:val="000000"/>
                <w:sz w:val="22"/>
                <w:szCs w:val="22"/>
              </w:rPr>
              <w:t>HY0</w:t>
            </w:r>
            <w:r w:rsidR="00722680">
              <w:rPr>
                <w:rFonts w:ascii="Calibri" w:hAnsi="Calibri" w:cs="Calibri"/>
                <w:color w:val="000000"/>
                <w:sz w:val="22"/>
                <w:szCs w:val="22"/>
              </w:rPr>
              <w:t>27</w:t>
            </w:r>
            <w:r>
              <w:rPr>
                <w:rFonts w:ascii="Calibri" w:hAnsi="Calibri" w:cs="Calibri"/>
                <w:color w:val="000000"/>
                <w:sz w:val="22"/>
                <w:szCs w:val="22"/>
              </w:rPr>
              <w:t>(Valve)</w:t>
            </w:r>
          </w:p>
        </w:tc>
        <w:tc>
          <w:tcPr>
            <w:tcW w:w="2386" w:type="dxa"/>
            <w:tcBorders>
              <w:top w:val="single" w:sz="4" w:space="0" w:color="auto"/>
              <w:left w:val="single" w:sz="4" w:space="0" w:color="auto"/>
              <w:bottom w:val="single" w:sz="4" w:space="0" w:color="auto"/>
              <w:right w:val="single" w:sz="4" w:space="0" w:color="auto"/>
            </w:tcBorders>
            <w:vAlign w:val="bottom"/>
          </w:tcPr>
          <w:p w14:paraId="64EAECB0" w14:textId="77777777" w:rsidR="004D156E" w:rsidRPr="001B3BAC" w:rsidRDefault="004D156E" w:rsidP="004D156E">
            <w:pPr>
              <w:spacing w:after="0"/>
              <w:rPr>
                <w:rFonts w:cs="Arial"/>
                <w:color w:val="000000"/>
              </w:rPr>
            </w:pPr>
            <w:r>
              <w:rPr>
                <w:rFonts w:ascii="Calibri" w:hAnsi="Calibri" w:cs="Calibri"/>
                <w:color w:val="000000"/>
                <w:sz w:val="22"/>
                <w:szCs w:val="22"/>
              </w:rPr>
              <w:t>AY0</w:t>
            </w:r>
            <w:r w:rsidR="00722680">
              <w:rPr>
                <w:rFonts w:ascii="Calibri" w:hAnsi="Calibri" w:cs="Calibri"/>
                <w:color w:val="000000"/>
                <w:sz w:val="22"/>
                <w:szCs w:val="22"/>
              </w:rPr>
              <w:t>33</w:t>
            </w:r>
          </w:p>
        </w:tc>
        <w:tc>
          <w:tcPr>
            <w:tcW w:w="5103" w:type="dxa"/>
            <w:tcBorders>
              <w:top w:val="single" w:sz="4" w:space="0" w:color="auto"/>
              <w:left w:val="single" w:sz="4" w:space="0" w:color="auto"/>
              <w:bottom w:val="single" w:sz="4" w:space="0" w:color="auto"/>
              <w:right w:val="single" w:sz="4" w:space="0" w:color="auto"/>
            </w:tcBorders>
            <w:vAlign w:val="bottom"/>
          </w:tcPr>
          <w:p w14:paraId="23870272" w14:textId="77777777" w:rsidR="004D156E" w:rsidRPr="001B3BAC" w:rsidRDefault="004D156E" w:rsidP="004D156E">
            <w:pPr>
              <w:jc w:val="left"/>
              <w:rPr>
                <w:rFonts w:cs="Arial"/>
              </w:rPr>
            </w:pPr>
            <w:r>
              <w:rPr>
                <w:rFonts w:ascii="Calibri" w:hAnsi="Calibri" w:cs="Calibri"/>
                <w:color w:val="000000"/>
                <w:sz w:val="22"/>
                <w:szCs w:val="22"/>
              </w:rPr>
              <w:t>Solenoid-</w:t>
            </w:r>
            <w:r>
              <w:t xml:space="preserve"> </w:t>
            </w:r>
            <w:r w:rsidR="000A66CF">
              <w:rPr>
                <w:rFonts w:ascii="Calibri" w:hAnsi="Calibri" w:cs="Calibri"/>
                <w:color w:val="000000"/>
                <w:sz w:val="22"/>
                <w:szCs w:val="22"/>
              </w:rPr>
              <w:t>Glovebox Inlet shutter</w:t>
            </w:r>
          </w:p>
        </w:tc>
      </w:tr>
      <w:tr w:rsidR="00722680" w14:paraId="307213B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0A6D0F0" w14:textId="77777777" w:rsidR="00722680" w:rsidRPr="001B3BAC" w:rsidRDefault="00722680" w:rsidP="00722680">
            <w:pPr>
              <w:spacing w:after="0"/>
              <w:jc w:val="center"/>
              <w:rPr>
                <w:rFonts w:cs="Arial"/>
                <w:color w:val="000000"/>
              </w:rPr>
            </w:pPr>
            <w:r>
              <w:rPr>
                <w:rFonts w:ascii="Calibri" w:hAnsi="Calibri" w:cs="Calibri"/>
                <w:color w:val="000000"/>
                <w:sz w:val="22"/>
                <w:szCs w:val="22"/>
              </w:rPr>
              <w:t>HY026(Valve)</w:t>
            </w:r>
          </w:p>
        </w:tc>
        <w:tc>
          <w:tcPr>
            <w:tcW w:w="2386" w:type="dxa"/>
            <w:tcBorders>
              <w:top w:val="single" w:sz="4" w:space="0" w:color="auto"/>
              <w:left w:val="single" w:sz="4" w:space="0" w:color="auto"/>
              <w:bottom w:val="single" w:sz="4" w:space="0" w:color="auto"/>
              <w:right w:val="single" w:sz="4" w:space="0" w:color="auto"/>
            </w:tcBorders>
            <w:vAlign w:val="bottom"/>
          </w:tcPr>
          <w:p w14:paraId="4AAA6F30" w14:textId="77777777" w:rsidR="00722680" w:rsidRPr="001B3BAC" w:rsidRDefault="00722680" w:rsidP="00722680">
            <w:pPr>
              <w:spacing w:after="0"/>
              <w:rPr>
                <w:rFonts w:cs="Arial"/>
                <w:color w:val="000000"/>
              </w:rPr>
            </w:pPr>
            <w:r>
              <w:rPr>
                <w:rFonts w:ascii="Calibri" w:hAnsi="Calibri" w:cs="Calibri"/>
                <w:color w:val="000000"/>
                <w:sz w:val="22"/>
                <w:szCs w:val="22"/>
              </w:rPr>
              <w:t>AY026</w:t>
            </w:r>
          </w:p>
        </w:tc>
        <w:tc>
          <w:tcPr>
            <w:tcW w:w="5103" w:type="dxa"/>
            <w:tcBorders>
              <w:top w:val="single" w:sz="4" w:space="0" w:color="auto"/>
              <w:left w:val="single" w:sz="4" w:space="0" w:color="auto"/>
              <w:bottom w:val="single" w:sz="4" w:space="0" w:color="auto"/>
              <w:right w:val="single" w:sz="4" w:space="0" w:color="auto"/>
            </w:tcBorders>
            <w:vAlign w:val="bottom"/>
          </w:tcPr>
          <w:p w14:paraId="077862C7" w14:textId="77777777" w:rsidR="00722680" w:rsidRPr="001B3BAC" w:rsidRDefault="00722680" w:rsidP="00722680">
            <w:pPr>
              <w:jc w:val="left"/>
              <w:rPr>
                <w:rFonts w:cs="Arial"/>
              </w:rPr>
            </w:pPr>
            <w:r>
              <w:rPr>
                <w:rFonts w:ascii="Calibri" w:hAnsi="Calibri" w:cs="Calibri"/>
                <w:color w:val="000000"/>
                <w:sz w:val="22"/>
                <w:szCs w:val="22"/>
              </w:rPr>
              <w:t>Solenoid-</w:t>
            </w:r>
            <w:r>
              <w:t xml:space="preserve"> </w:t>
            </w:r>
            <w:r>
              <w:rPr>
                <w:rFonts w:ascii="Calibri" w:hAnsi="Calibri" w:cs="Calibri"/>
                <w:color w:val="000000"/>
                <w:sz w:val="22"/>
                <w:szCs w:val="22"/>
              </w:rPr>
              <w:t>Glovebox Outlet shutter</w:t>
            </w:r>
          </w:p>
        </w:tc>
      </w:tr>
      <w:tr w:rsidR="00722680" w14:paraId="40410F1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36ACF10" w14:textId="77777777" w:rsidR="00722680" w:rsidRPr="001B3BAC" w:rsidRDefault="00722680" w:rsidP="00722680">
            <w:pPr>
              <w:spacing w:after="0"/>
              <w:jc w:val="center"/>
              <w:rPr>
                <w:rFonts w:cs="Arial"/>
                <w:color w:val="000000"/>
              </w:rPr>
            </w:pPr>
            <w:r>
              <w:rPr>
                <w:rFonts w:ascii="Calibri" w:hAnsi="Calibri" w:cs="Calibri"/>
                <w:color w:val="000000"/>
                <w:sz w:val="22"/>
                <w:szCs w:val="22"/>
              </w:rPr>
              <w:t>HY031(Valve)</w:t>
            </w:r>
          </w:p>
        </w:tc>
        <w:tc>
          <w:tcPr>
            <w:tcW w:w="2386" w:type="dxa"/>
            <w:tcBorders>
              <w:top w:val="single" w:sz="4" w:space="0" w:color="auto"/>
              <w:left w:val="single" w:sz="4" w:space="0" w:color="auto"/>
              <w:bottom w:val="single" w:sz="4" w:space="0" w:color="auto"/>
              <w:right w:val="single" w:sz="4" w:space="0" w:color="auto"/>
            </w:tcBorders>
            <w:vAlign w:val="bottom"/>
          </w:tcPr>
          <w:p w14:paraId="53965727" w14:textId="77777777" w:rsidR="00722680" w:rsidRPr="001B3BAC" w:rsidRDefault="00722680" w:rsidP="00722680">
            <w:pPr>
              <w:spacing w:after="0"/>
              <w:rPr>
                <w:rFonts w:cs="Arial"/>
                <w:color w:val="000000"/>
              </w:rPr>
            </w:pPr>
            <w:r>
              <w:rPr>
                <w:rFonts w:ascii="Calibri" w:hAnsi="Calibri" w:cs="Calibri"/>
                <w:color w:val="000000"/>
                <w:sz w:val="22"/>
                <w:szCs w:val="22"/>
              </w:rPr>
              <w:t>AY031</w:t>
            </w:r>
          </w:p>
        </w:tc>
        <w:tc>
          <w:tcPr>
            <w:tcW w:w="5103" w:type="dxa"/>
            <w:tcBorders>
              <w:top w:val="single" w:sz="4" w:space="0" w:color="auto"/>
              <w:left w:val="single" w:sz="4" w:space="0" w:color="auto"/>
              <w:bottom w:val="single" w:sz="4" w:space="0" w:color="auto"/>
              <w:right w:val="single" w:sz="4" w:space="0" w:color="auto"/>
            </w:tcBorders>
            <w:vAlign w:val="bottom"/>
          </w:tcPr>
          <w:p w14:paraId="499A51CD" w14:textId="77777777" w:rsidR="00722680" w:rsidRPr="001B3BAC" w:rsidRDefault="00722680" w:rsidP="00722680">
            <w:pPr>
              <w:jc w:val="left"/>
              <w:rPr>
                <w:rFonts w:cs="Arial"/>
              </w:rPr>
            </w:pPr>
            <w:r>
              <w:rPr>
                <w:rFonts w:ascii="Calibri" w:hAnsi="Calibri" w:cs="Calibri"/>
                <w:color w:val="000000"/>
                <w:sz w:val="22"/>
                <w:szCs w:val="22"/>
              </w:rPr>
              <w:t>Solenoid-</w:t>
            </w:r>
            <w:r>
              <w:t xml:space="preserve"> </w:t>
            </w:r>
            <w:r>
              <w:rPr>
                <w:rFonts w:ascii="Calibri" w:hAnsi="Calibri" w:cs="Calibri"/>
                <w:color w:val="000000"/>
                <w:sz w:val="22"/>
                <w:szCs w:val="22"/>
              </w:rPr>
              <w:t>Inflatable seal Inlet</w:t>
            </w:r>
          </w:p>
        </w:tc>
      </w:tr>
      <w:tr w:rsidR="00722680" w14:paraId="44AF71DE"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AEDF673" w14:textId="77777777" w:rsidR="00722680" w:rsidRDefault="00722680" w:rsidP="00722680">
            <w:pPr>
              <w:spacing w:after="0"/>
              <w:jc w:val="center"/>
              <w:rPr>
                <w:rFonts w:ascii="Calibri" w:hAnsi="Calibri" w:cs="Calibri"/>
                <w:color w:val="000000"/>
                <w:sz w:val="22"/>
                <w:szCs w:val="22"/>
              </w:rPr>
            </w:pPr>
            <w:r>
              <w:rPr>
                <w:rFonts w:ascii="Calibri" w:hAnsi="Calibri" w:cs="Calibri"/>
                <w:color w:val="000000"/>
                <w:sz w:val="22"/>
                <w:szCs w:val="22"/>
              </w:rPr>
              <w:t>PSH014</w:t>
            </w:r>
          </w:p>
        </w:tc>
        <w:tc>
          <w:tcPr>
            <w:tcW w:w="2386" w:type="dxa"/>
            <w:tcBorders>
              <w:top w:val="single" w:sz="4" w:space="0" w:color="auto"/>
              <w:left w:val="single" w:sz="4" w:space="0" w:color="auto"/>
              <w:bottom w:val="single" w:sz="4" w:space="0" w:color="auto"/>
              <w:right w:val="single" w:sz="4" w:space="0" w:color="auto"/>
            </w:tcBorders>
            <w:vAlign w:val="bottom"/>
          </w:tcPr>
          <w:p w14:paraId="3614599E" w14:textId="77777777" w:rsidR="00722680" w:rsidRDefault="00722680" w:rsidP="00722680">
            <w:pPr>
              <w:spacing w:after="0"/>
              <w:rPr>
                <w:rFonts w:ascii="Calibri" w:hAnsi="Calibri" w:cs="Calibri"/>
                <w:color w:val="000000"/>
                <w:sz w:val="22"/>
                <w:szCs w:val="22"/>
              </w:rPr>
            </w:pPr>
            <w:r>
              <w:rPr>
                <w:rFonts w:ascii="Calibri" w:hAnsi="Calibri" w:cs="Calibri"/>
                <w:color w:val="000000"/>
                <w:sz w:val="22"/>
                <w:szCs w:val="22"/>
              </w:rPr>
              <w:t>PSH014</w:t>
            </w:r>
          </w:p>
        </w:tc>
        <w:tc>
          <w:tcPr>
            <w:tcW w:w="5103" w:type="dxa"/>
            <w:tcBorders>
              <w:top w:val="single" w:sz="4" w:space="0" w:color="auto"/>
              <w:left w:val="single" w:sz="4" w:space="0" w:color="auto"/>
              <w:bottom w:val="single" w:sz="4" w:space="0" w:color="auto"/>
              <w:right w:val="single" w:sz="4" w:space="0" w:color="auto"/>
            </w:tcBorders>
            <w:vAlign w:val="bottom"/>
          </w:tcPr>
          <w:p w14:paraId="45BED2F2" w14:textId="77777777" w:rsidR="00722680" w:rsidRDefault="00722680" w:rsidP="00722680">
            <w:pPr>
              <w:jc w:val="left"/>
              <w:rPr>
                <w:rFonts w:ascii="Calibri" w:hAnsi="Calibri" w:cs="Calibri"/>
                <w:color w:val="000000"/>
                <w:sz w:val="22"/>
                <w:szCs w:val="22"/>
              </w:rPr>
            </w:pPr>
            <w:r>
              <w:rPr>
                <w:rFonts w:ascii="Calibri" w:hAnsi="Calibri" w:cs="Calibri"/>
                <w:color w:val="000000"/>
                <w:sz w:val="22"/>
                <w:szCs w:val="22"/>
              </w:rPr>
              <w:t>Sensor-Pressure switch inflatable seal inlet</w:t>
            </w:r>
          </w:p>
        </w:tc>
      </w:tr>
      <w:tr w:rsidR="00722680" w14:paraId="35B83D1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9B03754" w14:textId="77777777" w:rsidR="00722680" w:rsidRDefault="00722680" w:rsidP="00722680">
            <w:pPr>
              <w:spacing w:after="0"/>
              <w:jc w:val="center"/>
              <w:rPr>
                <w:rFonts w:ascii="Calibri" w:hAnsi="Calibri" w:cs="Calibri"/>
                <w:color w:val="000000"/>
                <w:sz w:val="22"/>
                <w:szCs w:val="22"/>
              </w:rPr>
            </w:pPr>
            <w:r>
              <w:rPr>
                <w:rFonts w:ascii="Calibri" w:hAnsi="Calibri" w:cs="Calibri"/>
                <w:color w:val="000000"/>
                <w:sz w:val="22"/>
                <w:szCs w:val="22"/>
              </w:rPr>
              <w:t>HY021(Valve)</w:t>
            </w:r>
          </w:p>
        </w:tc>
        <w:tc>
          <w:tcPr>
            <w:tcW w:w="2386" w:type="dxa"/>
            <w:tcBorders>
              <w:top w:val="single" w:sz="4" w:space="0" w:color="auto"/>
              <w:left w:val="single" w:sz="4" w:space="0" w:color="auto"/>
              <w:bottom w:val="single" w:sz="4" w:space="0" w:color="auto"/>
              <w:right w:val="single" w:sz="4" w:space="0" w:color="auto"/>
            </w:tcBorders>
            <w:vAlign w:val="bottom"/>
          </w:tcPr>
          <w:p w14:paraId="184757A7" w14:textId="77777777" w:rsidR="00722680" w:rsidRDefault="00722680" w:rsidP="00722680">
            <w:pPr>
              <w:spacing w:after="0"/>
              <w:rPr>
                <w:rFonts w:ascii="Calibri" w:hAnsi="Calibri" w:cs="Calibri"/>
                <w:color w:val="000000"/>
                <w:sz w:val="22"/>
                <w:szCs w:val="22"/>
              </w:rPr>
            </w:pPr>
            <w:r>
              <w:rPr>
                <w:rFonts w:ascii="Calibri" w:hAnsi="Calibri" w:cs="Calibri"/>
                <w:color w:val="000000"/>
                <w:sz w:val="22"/>
                <w:szCs w:val="22"/>
              </w:rPr>
              <w:t>AY021</w:t>
            </w:r>
          </w:p>
        </w:tc>
        <w:tc>
          <w:tcPr>
            <w:tcW w:w="5103" w:type="dxa"/>
            <w:tcBorders>
              <w:top w:val="single" w:sz="4" w:space="0" w:color="auto"/>
              <w:left w:val="single" w:sz="4" w:space="0" w:color="auto"/>
              <w:bottom w:val="single" w:sz="4" w:space="0" w:color="auto"/>
              <w:right w:val="single" w:sz="4" w:space="0" w:color="auto"/>
            </w:tcBorders>
            <w:vAlign w:val="bottom"/>
          </w:tcPr>
          <w:p w14:paraId="03FA55BF" w14:textId="77777777" w:rsidR="00722680" w:rsidRDefault="00722680" w:rsidP="00722680">
            <w:pPr>
              <w:jc w:val="left"/>
              <w:rPr>
                <w:rFonts w:ascii="Calibri" w:hAnsi="Calibri" w:cs="Calibri"/>
                <w:color w:val="000000"/>
                <w:sz w:val="22"/>
                <w:szCs w:val="22"/>
              </w:rPr>
            </w:pPr>
            <w:r>
              <w:rPr>
                <w:rFonts w:ascii="Calibri" w:hAnsi="Calibri" w:cs="Calibri"/>
                <w:color w:val="000000"/>
                <w:sz w:val="22"/>
                <w:szCs w:val="22"/>
              </w:rPr>
              <w:t>Solenoid-</w:t>
            </w:r>
            <w:r>
              <w:t xml:space="preserve"> </w:t>
            </w:r>
            <w:r>
              <w:rPr>
                <w:rFonts w:ascii="Calibri" w:hAnsi="Calibri" w:cs="Calibri"/>
                <w:color w:val="000000"/>
                <w:sz w:val="22"/>
                <w:szCs w:val="22"/>
              </w:rPr>
              <w:t>Inflatable seal Outlet</w:t>
            </w:r>
          </w:p>
        </w:tc>
      </w:tr>
      <w:tr w:rsidR="00722680" w14:paraId="69FC0B82"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80C070C" w14:textId="77777777" w:rsidR="00722680" w:rsidRDefault="00722680" w:rsidP="00722680">
            <w:pPr>
              <w:spacing w:after="0"/>
              <w:jc w:val="center"/>
              <w:rPr>
                <w:rFonts w:ascii="Calibri" w:hAnsi="Calibri" w:cs="Calibri"/>
                <w:color w:val="000000"/>
                <w:sz w:val="22"/>
                <w:szCs w:val="22"/>
              </w:rPr>
            </w:pPr>
            <w:r>
              <w:rPr>
                <w:rFonts w:ascii="Calibri" w:hAnsi="Calibri" w:cs="Calibri"/>
                <w:color w:val="000000"/>
                <w:sz w:val="22"/>
                <w:szCs w:val="22"/>
              </w:rPr>
              <w:t>PSH015</w:t>
            </w:r>
          </w:p>
        </w:tc>
        <w:tc>
          <w:tcPr>
            <w:tcW w:w="2386" w:type="dxa"/>
            <w:tcBorders>
              <w:top w:val="single" w:sz="4" w:space="0" w:color="auto"/>
              <w:left w:val="single" w:sz="4" w:space="0" w:color="auto"/>
              <w:bottom w:val="single" w:sz="4" w:space="0" w:color="auto"/>
              <w:right w:val="single" w:sz="4" w:space="0" w:color="auto"/>
            </w:tcBorders>
            <w:vAlign w:val="bottom"/>
          </w:tcPr>
          <w:p w14:paraId="00774EF3" w14:textId="77777777" w:rsidR="00722680" w:rsidRDefault="00722680" w:rsidP="00722680">
            <w:pPr>
              <w:spacing w:after="0"/>
              <w:rPr>
                <w:rFonts w:ascii="Calibri" w:hAnsi="Calibri" w:cs="Calibri"/>
                <w:color w:val="000000"/>
                <w:sz w:val="22"/>
                <w:szCs w:val="22"/>
              </w:rPr>
            </w:pPr>
            <w:r>
              <w:rPr>
                <w:rFonts w:ascii="Calibri" w:hAnsi="Calibri" w:cs="Calibri"/>
                <w:color w:val="000000"/>
                <w:sz w:val="22"/>
                <w:szCs w:val="22"/>
              </w:rPr>
              <w:t>PSH015</w:t>
            </w:r>
          </w:p>
        </w:tc>
        <w:tc>
          <w:tcPr>
            <w:tcW w:w="5103" w:type="dxa"/>
            <w:tcBorders>
              <w:top w:val="single" w:sz="4" w:space="0" w:color="auto"/>
              <w:left w:val="single" w:sz="4" w:space="0" w:color="auto"/>
              <w:bottom w:val="single" w:sz="4" w:space="0" w:color="auto"/>
              <w:right w:val="single" w:sz="4" w:space="0" w:color="auto"/>
            </w:tcBorders>
            <w:vAlign w:val="bottom"/>
          </w:tcPr>
          <w:p w14:paraId="7C1C6FDA" w14:textId="77777777" w:rsidR="00722680" w:rsidRDefault="00722680" w:rsidP="00722680">
            <w:pPr>
              <w:jc w:val="left"/>
              <w:rPr>
                <w:rFonts w:ascii="Calibri" w:hAnsi="Calibri" w:cs="Calibri"/>
                <w:color w:val="000000"/>
                <w:sz w:val="22"/>
                <w:szCs w:val="22"/>
              </w:rPr>
            </w:pPr>
            <w:r>
              <w:rPr>
                <w:rFonts w:ascii="Calibri" w:hAnsi="Calibri" w:cs="Calibri"/>
                <w:color w:val="000000"/>
                <w:sz w:val="22"/>
                <w:szCs w:val="22"/>
              </w:rPr>
              <w:t>Sensor-Pressure switch inflatable seal outlet</w:t>
            </w:r>
          </w:p>
        </w:tc>
      </w:tr>
      <w:tr w:rsidR="00722680" w:rsidRPr="00847D46" w14:paraId="1E0582C6"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55275A3" w14:textId="77777777" w:rsidR="00722680" w:rsidRDefault="00722680" w:rsidP="00722680">
            <w:pPr>
              <w:spacing w:after="0"/>
              <w:jc w:val="center"/>
              <w:rPr>
                <w:rFonts w:ascii="Calibri" w:hAnsi="Calibri" w:cs="Calibri"/>
                <w:color w:val="000000"/>
                <w:sz w:val="22"/>
                <w:szCs w:val="22"/>
              </w:rPr>
            </w:pPr>
            <w:r>
              <w:rPr>
                <w:rFonts w:ascii="Calibri" w:hAnsi="Calibri" w:cs="Calibri"/>
                <w:color w:val="000000"/>
                <w:sz w:val="22"/>
                <w:szCs w:val="22"/>
              </w:rPr>
              <w:t>HY019(Valve)</w:t>
            </w:r>
          </w:p>
        </w:tc>
        <w:tc>
          <w:tcPr>
            <w:tcW w:w="2386" w:type="dxa"/>
            <w:tcBorders>
              <w:top w:val="single" w:sz="4" w:space="0" w:color="auto"/>
              <w:left w:val="single" w:sz="4" w:space="0" w:color="auto"/>
              <w:bottom w:val="single" w:sz="4" w:space="0" w:color="auto"/>
              <w:right w:val="single" w:sz="4" w:space="0" w:color="auto"/>
            </w:tcBorders>
            <w:vAlign w:val="bottom"/>
          </w:tcPr>
          <w:p w14:paraId="4777A7E9" w14:textId="77777777" w:rsidR="00722680" w:rsidRDefault="00722680" w:rsidP="00722680">
            <w:pPr>
              <w:spacing w:after="0"/>
              <w:rPr>
                <w:rFonts w:ascii="Calibri" w:hAnsi="Calibri" w:cs="Calibri"/>
                <w:color w:val="000000"/>
                <w:sz w:val="22"/>
                <w:szCs w:val="22"/>
              </w:rPr>
            </w:pPr>
            <w:r>
              <w:rPr>
                <w:rFonts w:ascii="Calibri" w:hAnsi="Calibri" w:cs="Calibri"/>
                <w:color w:val="000000"/>
                <w:sz w:val="22"/>
                <w:szCs w:val="22"/>
              </w:rPr>
              <w:t>AY019</w:t>
            </w:r>
          </w:p>
        </w:tc>
        <w:tc>
          <w:tcPr>
            <w:tcW w:w="5103" w:type="dxa"/>
            <w:tcBorders>
              <w:top w:val="single" w:sz="4" w:space="0" w:color="auto"/>
              <w:left w:val="single" w:sz="4" w:space="0" w:color="auto"/>
              <w:bottom w:val="single" w:sz="4" w:space="0" w:color="auto"/>
              <w:right w:val="single" w:sz="4" w:space="0" w:color="auto"/>
            </w:tcBorders>
            <w:vAlign w:val="bottom"/>
          </w:tcPr>
          <w:p w14:paraId="54716A3D" w14:textId="77777777" w:rsidR="00722680" w:rsidRPr="00722680" w:rsidRDefault="00722680" w:rsidP="00722680">
            <w:pPr>
              <w:spacing w:after="0"/>
              <w:jc w:val="left"/>
              <w:rPr>
                <w:rFonts w:ascii="Calibri" w:hAnsi="Calibri" w:cs="Calibri"/>
                <w:color w:val="000000"/>
                <w:sz w:val="22"/>
                <w:szCs w:val="22"/>
              </w:rPr>
            </w:pPr>
            <w:r>
              <w:rPr>
                <w:rFonts w:ascii="Calibri" w:hAnsi="Calibri" w:cs="Calibri"/>
                <w:color w:val="000000"/>
                <w:sz w:val="22"/>
                <w:szCs w:val="22"/>
              </w:rPr>
              <w:t>Solenoid-</w:t>
            </w:r>
            <w:r>
              <w:t xml:space="preserve"> </w:t>
            </w:r>
            <w:r>
              <w:rPr>
                <w:rFonts w:ascii="Calibri" w:hAnsi="Calibri" w:cs="Calibri"/>
                <w:color w:val="000000"/>
                <w:sz w:val="22"/>
                <w:szCs w:val="22"/>
              </w:rPr>
              <w:t>Glovebox knife</w:t>
            </w:r>
          </w:p>
        </w:tc>
      </w:tr>
      <w:tr w:rsidR="00722680" w:rsidRPr="00847D46" w14:paraId="4E90EF5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476ACE3" w14:textId="77777777" w:rsidR="00722680" w:rsidRPr="00847D46" w:rsidRDefault="00722680" w:rsidP="00722680">
            <w:pPr>
              <w:spacing w:after="0"/>
              <w:jc w:val="center"/>
              <w:rPr>
                <w:rFonts w:ascii="Calibri" w:hAnsi="Calibri" w:cs="Calibri"/>
                <w:color w:val="000000"/>
                <w:sz w:val="22"/>
                <w:szCs w:val="22"/>
                <w:lang w:val="en-AU"/>
              </w:rPr>
            </w:pPr>
            <w:r>
              <w:rPr>
                <w:rFonts w:ascii="Calibri" w:hAnsi="Calibri" w:cs="Calibri"/>
                <w:color w:val="000000"/>
                <w:sz w:val="22"/>
                <w:szCs w:val="22"/>
              </w:rPr>
              <w:t>HY018(Valve)</w:t>
            </w:r>
          </w:p>
        </w:tc>
        <w:tc>
          <w:tcPr>
            <w:tcW w:w="2386" w:type="dxa"/>
            <w:tcBorders>
              <w:top w:val="single" w:sz="4" w:space="0" w:color="auto"/>
              <w:left w:val="single" w:sz="4" w:space="0" w:color="auto"/>
              <w:bottom w:val="single" w:sz="4" w:space="0" w:color="auto"/>
              <w:right w:val="single" w:sz="4" w:space="0" w:color="auto"/>
            </w:tcBorders>
            <w:vAlign w:val="bottom"/>
          </w:tcPr>
          <w:p w14:paraId="67D35AD4" w14:textId="77777777" w:rsidR="00722680" w:rsidRDefault="00722680" w:rsidP="00722680">
            <w:pPr>
              <w:spacing w:after="0"/>
              <w:rPr>
                <w:rFonts w:ascii="Calibri" w:hAnsi="Calibri" w:cs="Calibri"/>
                <w:color w:val="000000"/>
                <w:sz w:val="22"/>
                <w:szCs w:val="22"/>
              </w:rPr>
            </w:pPr>
            <w:r>
              <w:rPr>
                <w:rFonts w:ascii="Calibri" w:hAnsi="Calibri" w:cs="Calibri"/>
                <w:color w:val="000000"/>
                <w:sz w:val="22"/>
                <w:szCs w:val="22"/>
              </w:rPr>
              <w:t>AY018</w:t>
            </w:r>
          </w:p>
        </w:tc>
        <w:tc>
          <w:tcPr>
            <w:tcW w:w="5103" w:type="dxa"/>
            <w:tcBorders>
              <w:top w:val="single" w:sz="4" w:space="0" w:color="auto"/>
              <w:left w:val="single" w:sz="4" w:space="0" w:color="auto"/>
              <w:bottom w:val="single" w:sz="4" w:space="0" w:color="auto"/>
              <w:right w:val="single" w:sz="4" w:space="0" w:color="auto"/>
            </w:tcBorders>
            <w:vAlign w:val="bottom"/>
          </w:tcPr>
          <w:p w14:paraId="3250531B" w14:textId="77777777" w:rsidR="00722680" w:rsidRDefault="00722680" w:rsidP="00722680">
            <w:pPr>
              <w:spacing w:after="0"/>
              <w:jc w:val="left"/>
              <w:rPr>
                <w:rFonts w:ascii="Calibri" w:hAnsi="Calibri" w:cs="Calibri"/>
                <w:color w:val="000000"/>
                <w:sz w:val="22"/>
                <w:szCs w:val="22"/>
              </w:rPr>
            </w:pPr>
            <w:r>
              <w:rPr>
                <w:rFonts w:ascii="Calibri" w:hAnsi="Calibri" w:cs="Calibri"/>
                <w:color w:val="000000"/>
                <w:sz w:val="22"/>
                <w:szCs w:val="22"/>
              </w:rPr>
              <w:t>Solenoid-</w:t>
            </w:r>
            <w:r>
              <w:t xml:space="preserve"> </w:t>
            </w:r>
            <w:r>
              <w:rPr>
                <w:rFonts w:ascii="Calibri" w:hAnsi="Calibri" w:cs="Calibri"/>
                <w:color w:val="000000"/>
                <w:sz w:val="22"/>
                <w:szCs w:val="22"/>
              </w:rPr>
              <w:t>Compactor pistons</w:t>
            </w:r>
          </w:p>
        </w:tc>
      </w:tr>
      <w:tr w:rsidR="00C378D6" w:rsidRPr="00847D46" w14:paraId="78ED7AF1"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93B208B" w14:textId="77777777" w:rsidR="00C378D6" w:rsidRDefault="00C378D6" w:rsidP="00722680">
            <w:pPr>
              <w:spacing w:after="0"/>
              <w:jc w:val="center"/>
              <w:rPr>
                <w:rFonts w:ascii="Calibri" w:hAnsi="Calibri" w:cs="Calibri"/>
                <w:color w:val="000000"/>
                <w:sz w:val="22"/>
                <w:szCs w:val="22"/>
              </w:rPr>
            </w:pPr>
            <w:r>
              <w:rPr>
                <w:rFonts w:ascii="Calibri" w:hAnsi="Calibri" w:cs="Calibri"/>
                <w:color w:val="000000"/>
                <w:sz w:val="22"/>
                <w:szCs w:val="22"/>
              </w:rPr>
              <w:t>GK002</w:t>
            </w:r>
          </w:p>
        </w:tc>
        <w:tc>
          <w:tcPr>
            <w:tcW w:w="2386" w:type="dxa"/>
            <w:tcBorders>
              <w:top w:val="single" w:sz="4" w:space="0" w:color="auto"/>
              <w:left w:val="single" w:sz="4" w:space="0" w:color="auto"/>
              <w:bottom w:val="single" w:sz="4" w:space="0" w:color="auto"/>
              <w:right w:val="single" w:sz="4" w:space="0" w:color="auto"/>
            </w:tcBorders>
            <w:vAlign w:val="bottom"/>
          </w:tcPr>
          <w:p w14:paraId="5C5C4DF6" w14:textId="77777777" w:rsidR="00C378D6" w:rsidRDefault="00C378D6" w:rsidP="00722680">
            <w:pPr>
              <w:spacing w:after="0"/>
              <w:rPr>
                <w:rFonts w:ascii="Calibri" w:hAnsi="Calibri" w:cs="Calibri"/>
                <w:color w:val="000000"/>
                <w:sz w:val="22"/>
                <w:szCs w:val="22"/>
              </w:rPr>
            </w:pPr>
            <w:r>
              <w:rPr>
                <w:rFonts w:ascii="Calibri" w:hAnsi="Calibri" w:cs="Calibri"/>
                <w:color w:val="000000"/>
                <w:sz w:val="22"/>
                <w:szCs w:val="22"/>
              </w:rPr>
              <w:t>KE002-M01-VFD</w:t>
            </w:r>
          </w:p>
        </w:tc>
        <w:tc>
          <w:tcPr>
            <w:tcW w:w="5103" w:type="dxa"/>
            <w:tcBorders>
              <w:top w:val="single" w:sz="4" w:space="0" w:color="auto"/>
              <w:left w:val="single" w:sz="4" w:space="0" w:color="auto"/>
              <w:bottom w:val="single" w:sz="4" w:space="0" w:color="auto"/>
              <w:right w:val="single" w:sz="4" w:space="0" w:color="auto"/>
            </w:tcBorders>
            <w:vAlign w:val="bottom"/>
          </w:tcPr>
          <w:p w14:paraId="5C27AB8F" w14:textId="77777777" w:rsidR="00C378D6" w:rsidRDefault="00C378D6" w:rsidP="00722680">
            <w:pPr>
              <w:spacing w:after="0"/>
              <w:jc w:val="left"/>
              <w:rPr>
                <w:rFonts w:ascii="Calibri" w:hAnsi="Calibri" w:cs="Calibri"/>
                <w:color w:val="000000"/>
                <w:sz w:val="22"/>
                <w:szCs w:val="22"/>
              </w:rPr>
            </w:pPr>
            <w:r>
              <w:rPr>
                <w:rFonts w:ascii="Calibri" w:hAnsi="Calibri" w:cs="Calibri"/>
                <w:color w:val="000000"/>
                <w:sz w:val="22"/>
                <w:szCs w:val="22"/>
              </w:rPr>
              <w:t>Motor-Ventilation fan</w:t>
            </w:r>
          </w:p>
        </w:tc>
      </w:tr>
      <w:tr w:rsidR="007C0888" w:rsidRPr="00847D46" w14:paraId="720937C2"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9926244"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TIT001</w:t>
            </w:r>
          </w:p>
        </w:tc>
        <w:tc>
          <w:tcPr>
            <w:tcW w:w="2386" w:type="dxa"/>
            <w:tcBorders>
              <w:top w:val="single" w:sz="4" w:space="0" w:color="auto"/>
              <w:left w:val="single" w:sz="4" w:space="0" w:color="auto"/>
              <w:bottom w:val="single" w:sz="4" w:space="0" w:color="auto"/>
              <w:right w:val="single" w:sz="4" w:space="0" w:color="auto"/>
            </w:tcBorders>
            <w:vAlign w:val="bottom"/>
          </w:tcPr>
          <w:p w14:paraId="0FD0A824"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TIT001</w:t>
            </w:r>
          </w:p>
        </w:tc>
        <w:tc>
          <w:tcPr>
            <w:tcW w:w="5103" w:type="dxa"/>
            <w:tcBorders>
              <w:top w:val="single" w:sz="4" w:space="0" w:color="auto"/>
              <w:left w:val="single" w:sz="4" w:space="0" w:color="auto"/>
              <w:bottom w:val="single" w:sz="4" w:space="0" w:color="auto"/>
              <w:right w:val="single" w:sz="4" w:space="0" w:color="auto"/>
            </w:tcBorders>
            <w:vAlign w:val="bottom"/>
          </w:tcPr>
          <w:p w14:paraId="52CF33F6"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 P</w:t>
            </w:r>
            <w:r w:rsidRPr="0061557A">
              <w:rPr>
                <w:rFonts w:ascii="Calibri" w:hAnsi="Calibri" w:cs="Calibri"/>
                <w:color w:val="000000"/>
                <w:sz w:val="22"/>
                <w:szCs w:val="22"/>
              </w:rPr>
              <w:t>rocess</w:t>
            </w:r>
            <w:r>
              <w:rPr>
                <w:rFonts w:ascii="Calibri" w:hAnsi="Calibri" w:cs="Calibri"/>
                <w:color w:val="000000"/>
                <w:sz w:val="22"/>
                <w:szCs w:val="22"/>
              </w:rPr>
              <w:t xml:space="preserve"> temperature sensor transmitter</w:t>
            </w:r>
          </w:p>
        </w:tc>
      </w:tr>
      <w:tr w:rsidR="007C0888" w:rsidRPr="00847D46" w14:paraId="10FF113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6AD140C"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PIT001 (H)</w:t>
            </w:r>
          </w:p>
        </w:tc>
        <w:tc>
          <w:tcPr>
            <w:tcW w:w="2386" w:type="dxa"/>
            <w:tcBorders>
              <w:top w:val="single" w:sz="4" w:space="0" w:color="auto"/>
              <w:left w:val="single" w:sz="4" w:space="0" w:color="auto"/>
              <w:bottom w:val="single" w:sz="4" w:space="0" w:color="auto"/>
              <w:right w:val="single" w:sz="4" w:space="0" w:color="auto"/>
            </w:tcBorders>
            <w:vAlign w:val="bottom"/>
          </w:tcPr>
          <w:p w14:paraId="18E6F2E5"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PIT001</w:t>
            </w:r>
          </w:p>
        </w:tc>
        <w:tc>
          <w:tcPr>
            <w:tcW w:w="5103" w:type="dxa"/>
            <w:tcBorders>
              <w:top w:val="single" w:sz="4" w:space="0" w:color="auto"/>
              <w:left w:val="single" w:sz="4" w:space="0" w:color="auto"/>
              <w:bottom w:val="single" w:sz="4" w:space="0" w:color="auto"/>
              <w:right w:val="single" w:sz="4" w:space="0" w:color="auto"/>
            </w:tcBorders>
            <w:vAlign w:val="bottom"/>
          </w:tcPr>
          <w:p w14:paraId="6F00E932"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Sensor-Pressure transmitter (inside CX001)</w:t>
            </w:r>
          </w:p>
        </w:tc>
      </w:tr>
      <w:tr w:rsidR="007C0888" w:rsidRPr="00847D46" w14:paraId="51DBB95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444FE32"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GC002-PDIT003 (H)</w:t>
            </w:r>
          </w:p>
        </w:tc>
        <w:tc>
          <w:tcPr>
            <w:tcW w:w="2386" w:type="dxa"/>
            <w:tcBorders>
              <w:top w:val="single" w:sz="4" w:space="0" w:color="auto"/>
              <w:left w:val="single" w:sz="4" w:space="0" w:color="auto"/>
              <w:bottom w:val="single" w:sz="4" w:space="0" w:color="auto"/>
              <w:right w:val="single" w:sz="4" w:space="0" w:color="auto"/>
            </w:tcBorders>
            <w:vAlign w:val="bottom"/>
          </w:tcPr>
          <w:p w14:paraId="05D87E03"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PDIT003</w:t>
            </w:r>
          </w:p>
        </w:tc>
        <w:tc>
          <w:tcPr>
            <w:tcW w:w="5103" w:type="dxa"/>
            <w:tcBorders>
              <w:top w:val="single" w:sz="4" w:space="0" w:color="auto"/>
              <w:left w:val="single" w:sz="4" w:space="0" w:color="auto"/>
              <w:bottom w:val="single" w:sz="4" w:space="0" w:color="auto"/>
              <w:right w:val="single" w:sz="4" w:space="0" w:color="auto"/>
            </w:tcBorders>
            <w:vAlign w:val="bottom"/>
          </w:tcPr>
          <w:p w14:paraId="5D66F541"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 Filter pressure difference transmitter</w:t>
            </w:r>
          </w:p>
        </w:tc>
      </w:tr>
      <w:tr w:rsidR="007C0888" w:rsidRPr="00847D46" w14:paraId="5543C46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5625309"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ZSL002</w:t>
            </w:r>
          </w:p>
        </w:tc>
        <w:tc>
          <w:tcPr>
            <w:tcW w:w="2386" w:type="dxa"/>
            <w:tcBorders>
              <w:top w:val="single" w:sz="4" w:space="0" w:color="auto"/>
              <w:left w:val="single" w:sz="4" w:space="0" w:color="auto"/>
              <w:bottom w:val="single" w:sz="4" w:space="0" w:color="auto"/>
              <w:right w:val="single" w:sz="4" w:space="0" w:color="auto"/>
            </w:tcBorders>
            <w:vAlign w:val="bottom"/>
          </w:tcPr>
          <w:p w14:paraId="581879F4"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ZSL002</w:t>
            </w:r>
          </w:p>
        </w:tc>
        <w:tc>
          <w:tcPr>
            <w:tcW w:w="5103" w:type="dxa"/>
            <w:tcBorders>
              <w:top w:val="single" w:sz="4" w:space="0" w:color="auto"/>
              <w:left w:val="single" w:sz="4" w:space="0" w:color="auto"/>
              <w:bottom w:val="single" w:sz="4" w:space="0" w:color="auto"/>
              <w:right w:val="single" w:sz="4" w:space="0" w:color="auto"/>
            </w:tcBorders>
            <w:vAlign w:val="bottom"/>
          </w:tcPr>
          <w:p w14:paraId="3E0B5EE1"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Pr>
                <w:rFonts w:ascii="Calibri" w:hAnsi="Calibri" w:cs="Calibri"/>
                <w:color w:val="000000"/>
                <w:sz w:val="22"/>
                <w:szCs w:val="22"/>
              </w:rPr>
              <w:t>P</w:t>
            </w:r>
            <w:r w:rsidRPr="00FB5A93">
              <w:rPr>
                <w:rFonts w:ascii="Calibri" w:hAnsi="Calibri" w:cs="Calibri"/>
                <w:color w:val="000000"/>
                <w:sz w:val="22"/>
                <w:szCs w:val="22"/>
              </w:rPr>
              <w:t>rechamber close</w:t>
            </w:r>
            <w:r>
              <w:rPr>
                <w:rFonts w:ascii="Calibri" w:hAnsi="Calibri" w:cs="Calibri"/>
                <w:color w:val="000000"/>
                <w:sz w:val="22"/>
                <w:szCs w:val="22"/>
              </w:rPr>
              <w:t xml:space="preserve"> </w:t>
            </w:r>
            <w:r w:rsidRPr="00FB5A93">
              <w:rPr>
                <w:rFonts w:ascii="Calibri" w:hAnsi="Calibri" w:cs="Calibri"/>
                <w:color w:val="000000"/>
                <w:sz w:val="22"/>
                <w:szCs w:val="22"/>
              </w:rPr>
              <w:t xml:space="preserve">confirmation </w:t>
            </w:r>
          </w:p>
        </w:tc>
      </w:tr>
      <w:tr w:rsidR="007C0888" w:rsidRPr="00847D46" w14:paraId="056996A1"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3D20453"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ZSH002</w:t>
            </w:r>
          </w:p>
        </w:tc>
        <w:tc>
          <w:tcPr>
            <w:tcW w:w="2386" w:type="dxa"/>
            <w:tcBorders>
              <w:top w:val="single" w:sz="4" w:space="0" w:color="auto"/>
              <w:left w:val="single" w:sz="4" w:space="0" w:color="auto"/>
              <w:bottom w:val="single" w:sz="4" w:space="0" w:color="auto"/>
              <w:right w:val="single" w:sz="4" w:space="0" w:color="auto"/>
            </w:tcBorders>
            <w:vAlign w:val="bottom"/>
          </w:tcPr>
          <w:p w14:paraId="4AFCAF61"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ZSH002</w:t>
            </w:r>
          </w:p>
        </w:tc>
        <w:tc>
          <w:tcPr>
            <w:tcW w:w="5103" w:type="dxa"/>
            <w:tcBorders>
              <w:top w:val="single" w:sz="4" w:space="0" w:color="auto"/>
              <w:left w:val="single" w:sz="4" w:space="0" w:color="auto"/>
              <w:bottom w:val="single" w:sz="4" w:space="0" w:color="auto"/>
              <w:right w:val="single" w:sz="4" w:space="0" w:color="auto"/>
            </w:tcBorders>
            <w:vAlign w:val="bottom"/>
          </w:tcPr>
          <w:p w14:paraId="5AE1042A"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Pr>
                <w:rFonts w:ascii="Calibri" w:hAnsi="Calibri" w:cs="Calibri"/>
                <w:color w:val="000000"/>
                <w:sz w:val="22"/>
                <w:szCs w:val="22"/>
              </w:rPr>
              <w:t>P</w:t>
            </w:r>
            <w:r w:rsidRPr="00FB5A93">
              <w:rPr>
                <w:rFonts w:ascii="Calibri" w:hAnsi="Calibri" w:cs="Calibri"/>
                <w:color w:val="000000"/>
                <w:sz w:val="22"/>
                <w:szCs w:val="22"/>
              </w:rPr>
              <w:t>rechamber</w:t>
            </w:r>
            <w:r>
              <w:rPr>
                <w:rFonts w:ascii="Calibri" w:hAnsi="Calibri" w:cs="Calibri"/>
                <w:color w:val="000000"/>
                <w:sz w:val="22"/>
                <w:szCs w:val="22"/>
              </w:rPr>
              <w:t xml:space="preserve"> open</w:t>
            </w:r>
            <w:r w:rsidRPr="00FB5A93">
              <w:rPr>
                <w:rFonts w:ascii="Calibri" w:hAnsi="Calibri" w:cs="Calibri"/>
                <w:color w:val="000000"/>
                <w:sz w:val="22"/>
                <w:szCs w:val="22"/>
              </w:rPr>
              <w:t xml:space="preserve"> confirmation</w:t>
            </w:r>
          </w:p>
        </w:tc>
      </w:tr>
      <w:tr w:rsidR="007C0888" w:rsidRPr="00847D46" w14:paraId="350797E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EC44A06"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ZSL003</w:t>
            </w:r>
          </w:p>
        </w:tc>
        <w:tc>
          <w:tcPr>
            <w:tcW w:w="2386" w:type="dxa"/>
            <w:tcBorders>
              <w:top w:val="single" w:sz="4" w:space="0" w:color="auto"/>
              <w:left w:val="single" w:sz="4" w:space="0" w:color="auto"/>
              <w:bottom w:val="single" w:sz="4" w:space="0" w:color="auto"/>
              <w:right w:val="single" w:sz="4" w:space="0" w:color="auto"/>
            </w:tcBorders>
            <w:vAlign w:val="bottom"/>
          </w:tcPr>
          <w:p w14:paraId="0B58901D"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ZSL003</w:t>
            </w:r>
          </w:p>
        </w:tc>
        <w:tc>
          <w:tcPr>
            <w:tcW w:w="5103" w:type="dxa"/>
            <w:tcBorders>
              <w:top w:val="single" w:sz="4" w:space="0" w:color="auto"/>
              <w:left w:val="single" w:sz="4" w:space="0" w:color="auto"/>
              <w:bottom w:val="single" w:sz="4" w:space="0" w:color="auto"/>
              <w:right w:val="single" w:sz="4" w:space="0" w:color="auto"/>
            </w:tcBorders>
            <w:vAlign w:val="bottom"/>
          </w:tcPr>
          <w:p w14:paraId="5F9D6A65"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Pr>
                <w:rFonts w:ascii="Calibri" w:hAnsi="Calibri" w:cs="Calibri"/>
                <w:color w:val="000000"/>
                <w:sz w:val="22"/>
                <w:szCs w:val="22"/>
              </w:rPr>
              <w:t>P</w:t>
            </w:r>
            <w:r w:rsidRPr="00FB5A93">
              <w:rPr>
                <w:rFonts w:ascii="Calibri" w:hAnsi="Calibri" w:cs="Calibri"/>
                <w:color w:val="000000"/>
                <w:sz w:val="22"/>
                <w:szCs w:val="22"/>
              </w:rPr>
              <w:t>rechamber close</w:t>
            </w:r>
            <w:r>
              <w:rPr>
                <w:rFonts w:ascii="Calibri" w:hAnsi="Calibri" w:cs="Calibri"/>
                <w:color w:val="000000"/>
                <w:sz w:val="22"/>
                <w:szCs w:val="22"/>
              </w:rPr>
              <w:t xml:space="preserve"> </w:t>
            </w:r>
            <w:r w:rsidRPr="00FB5A93">
              <w:rPr>
                <w:rFonts w:ascii="Calibri" w:hAnsi="Calibri" w:cs="Calibri"/>
                <w:color w:val="000000"/>
                <w:sz w:val="22"/>
                <w:szCs w:val="22"/>
              </w:rPr>
              <w:t>confirmation</w:t>
            </w:r>
          </w:p>
        </w:tc>
      </w:tr>
      <w:tr w:rsidR="007C0888" w:rsidRPr="00847D46" w14:paraId="0B5885D2"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F5C6D3C"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ZSH003</w:t>
            </w:r>
          </w:p>
        </w:tc>
        <w:tc>
          <w:tcPr>
            <w:tcW w:w="2386" w:type="dxa"/>
            <w:tcBorders>
              <w:top w:val="single" w:sz="4" w:space="0" w:color="auto"/>
              <w:left w:val="single" w:sz="4" w:space="0" w:color="auto"/>
              <w:bottom w:val="single" w:sz="4" w:space="0" w:color="auto"/>
              <w:right w:val="single" w:sz="4" w:space="0" w:color="auto"/>
            </w:tcBorders>
            <w:vAlign w:val="bottom"/>
          </w:tcPr>
          <w:p w14:paraId="17D78698"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ZSH003</w:t>
            </w:r>
          </w:p>
        </w:tc>
        <w:tc>
          <w:tcPr>
            <w:tcW w:w="5103" w:type="dxa"/>
            <w:tcBorders>
              <w:top w:val="single" w:sz="4" w:space="0" w:color="auto"/>
              <w:left w:val="single" w:sz="4" w:space="0" w:color="auto"/>
              <w:bottom w:val="single" w:sz="4" w:space="0" w:color="auto"/>
              <w:right w:val="single" w:sz="4" w:space="0" w:color="auto"/>
            </w:tcBorders>
            <w:vAlign w:val="bottom"/>
          </w:tcPr>
          <w:p w14:paraId="425328FF" w14:textId="77777777" w:rsidR="007C0888" w:rsidRPr="00AE6665" w:rsidRDefault="007C0888" w:rsidP="007C0888">
            <w:pPr>
              <w:spacing w:after="0"/>
              <w:jc w:val="left"/>
              <w:rPr>
                <w:rFonts w:ascii="Calibri" w:hAnsi="Calibri" w:cs="Calibri"/>
                <w:color w:val="000000"/>
                <w:sz w:val="22"/>
                <w:szCs w:val="22"/>
                <w:lang w:val="en-AU"/>
              </w:rPr>
            </w:pPr>
            <w:r>
              <w:rPr>
                <w:rFonts w:ascii="Calibri" w:hAnsi="Calibri" w:cs="Calibri"/>
                <w:color w:val="000000"/>
                <w:sz w:val="22"/>
                <w:szCs w:val="22"/>
              </w:rPr>
              <w:t>Sensor-</w:t>
            </w:r>
            <w:r>
              <w:t xml:space="preserve"> </w:t>
            </w:r>
            <w:r>
              <w:rPr>
                <w:rFonts w:ascii="Calibri" w:hAnsi="Calibri" w:cs="Calibri"/>
                <w:color w:val="000000"/>
                <w:sz w:val="22"/>
                <w:szCs w:val="22"/>
              </w:rPr>
              <w:t>P</w:t>
            </w:r>
            <w:r w:rsidRPr="00FB5A93">
              <w:rPr>
                <w:rFonts w:ascii="Calibri" w:hAnsi="Calibri" w:cs="Calibri"/>
                <w:color w:val="000000"/>
                <w:sz w:val="22"/>
                <w:szCs w:val="22"/>
              </w:rPr>
              <w:t>rechamber</w:t>
            </w:r>
            <w:r>
              <w:rPr>
                <w:rFonts w:ascii="Calibri" w:hAnsi="Calibri" w:cs="Calibri"/>
                <w:color w:val="000000"/>
                <w:sz w:val="22"/>
                <w:szCs w:val="22"/>
              </w:rPr>
              <w:t xml:space="preserve"> open</w:t>
            </w:r>
            <w:r w:rsidRPr="00FB5A93">
              <w:rPr>
                <w:rFonts w:ascii="Calibri" w:hAnsi="Calibri" w:cs="Calibri"/>
                <w:color w:val="000000"/>
                <w:sz w:val="22"/>
                <w:szCs w:val="22"/>
              </w:rPr>
              <w:t xml:space="preserve"> confirmation</w:t>
            </w:r>
          </w:p>
        </w:tc>
      </w:tr>
      <w:tr w:rsidR="007C0888" w:rsidRPr="00847D46" w14:paraId="52D0656B"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E129231"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ZSL001</w:t>
            </w:r>
          </w:p>
        </w:tc>
        <w:tc>
          <w:tcPr>
            <w:tcW w:w="2386" w:type="dxa"/>
            <w:tcBorders>
              <w:top w:val="single" w:sz="4" w:space="0" w:color="auto"/>
              <w:left w:val="single" w:sz="4" w:space="0" w:color="auto"/>
              <w:bottom w:val="single" w:sz="4" w:space="0" w:color="auto"/>
              <w:right w:val="single" w:sz="4" w:space="0" w:color="auto"/>
            </w:tcBorders>
            <w:vAlign w:val="bottom"/>
          </w:tcPr>
          <w:p w14:paraId="097F57E4"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ZSL001</w:t>
            </w:r>
          </w:p>
        </w:tc>
        <w:tc>
          <w:tcPr>
            <w:tcW w:w="5103" w:type="dxa"/>
            <w:tcBorders>
              <w:top w:val="single" w:sz="4" w:space="0" w:color="auto"/>
              <w:left w:val="single" w:sz="4" w:space="0" w:color="auto"/>
              <w:bottom w:val="single" w:sz="4" w:space="0" w:color="auto"/>
              <w:right w:val="single" w:sz="4" w:space="0" w:color="auto"/>
            </w:tcBorders>
            <w:vAlign w:val="bottom"/>
          </w:tcPr>
          <w:p w14:paraId="755B837E" w14:textId="77777777" w:rsidR="007C0888" w:rsidRPr="00013FFB" w:rsidRDefault="007C0888" w:rsidP="007C0888">
            <w:pPr>
              <w:spacing w:after="0"/>
              <w:jc w:val="left"/>
              <w:rPr>
                <w:rFonts w:ascii="Calibri" w:hAnsi="Calibri" w:cs="Calibri"/>
                <w:color w:val="000000"/>
                <w:sz w:val="22"/>
                <w:szCs w:val="22"/>
                <w:lang w:val="en-AU"/>
              </w:rPr>
            </w:pPr>
            <w:r>
              <w:rPr>
                <w:rFonts w:ascii="Calibri" w:hAnsi="Calibri" w:cs="Calibri"/>
                <w:color w:val="000000"/>
                <w:sz w:val="22"/>
                <w:szCs w:val="22"/>
              </w:rPr>
              <w:t>Sensor-</w:t>
            </w:r>
            <w:r>
              <w:t xml:space="preserve"> </w:t>
            </w:r>
            <w:r>
              <w:rPr>
                <w:rFonts w:ascii="Calibri" w:hAnsi="Calibri" w:cs="Calibri"/>
                <w:color w:val="000000"/>
                <w:sz w:val="22"/>
                <w:szCs w:val="22"/>
              </w:rPr>
              <w:t>Inlet shutter</w:t>
            </w:r>
            <w:r w:rsidRPr="00FB5A93">
              <w:rPr>
                <w:rFonts w:ascii="Calibri" w:hAnsi="Calibri" w:cs="Calibri"/>
                <w:color w:val="000000"/>
                <w:sz w:val="22"/>
                <w:szCs w:val="22"/>
              </w:rPr>
              <w:t xml:space="preserve"> close confirmation</w:t>
            </w:r>
          </w:p>
        </w:tc>
      </w:tr>
      <w:tr w:rsidR="007C0888" w:rsidRPr="00847D46" w14:paraId="6E10B5F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FCFA266"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ZSH001</w:t>
            </w:r>
          </w:p>
        </w:tc>
        <w:tc>
          <w:tcPr>
            <w:tcW w:w="2386" w:type="dxa"/>
            <w:tcBorders>
              <w:top w:val="single" w:sz="4" w:space="0" w:color="auto"/>
              <w:left w:val="single" w:sz="4" w:space="0" w:color="auto"/>
              <w:bottom w:val="single" w:sz="4" w:space="0" w:color="auto"/>
              <w:right w:val="single" w:sz="4" w:space="0" w:color="auto"/>
            </w:tcBorders>
            <w:vAlign w:val="bottom"/>
          </w:tcPr>
          <w:p w14:paraId="7B95E570"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ZSH001</w:t>
            </w:r>
          </w:p>
        </w:tc>
        <w:tc>
          <w:tcPr>
            <w:tcW w:w="5103" w:type="dxa"/>
            <w:tcBorders>
              <w:top w:val="single" w:sz="4" w:space="0" w:color="auto"/>
              <w:left w:val="single" w:sz="4" w:space="0" w:color="auto"/>
              <w:bottom w:val="single" w:sz="4" w:space="0" w:color="auto"/>
              <w:right w:val="single" w:sz="4" w:space="0" w:color="auto"/>
            </w:tcBorders>
            <w:vAlign w:val="bottom"/>
          </w:tcPr>
          <w:p w14:paraId="408FF758"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Pr>
                <w:rFonts w:ascii="Calibri" w:hAnsi="Calibri" w:cs="Calibri"/>
                <w:color w:val="000000"/>
                <w:sz w:val="22"/>
                <w:szCs w:val="22"/>
              </w:rPr>
              <w:t>Inlet shutter</w:t>
            </w:r>
            <w:r w:rsidRPr="00FB5A93">
              <w:rPr>
                <w:rFonts w:ascii="Calibri" w:hAnsi="Calibri" w:cs="Calibri"/>
                <w:color w:val="000000"/>
                <w:sz w:val="22"/>
                <w:szCs w:val="22"/>
              </w:rPr>
              <w:t xml:space="preserve"> </w:t>
            </w:r>
            <w:r>
              <w:rPr>
                <w:rFonts w:ascii="Calibri" w:hAnsi="Calibri" w:cs="Calibri"/>
                <w:color w:val="000000"/>
                <w:sz w:val="22"/>
                <w:szCs w:val="22"/>
              </w:rPr>
              <w:t>open</w:t>
            </w:r>
            <w:r w:rsidRPr="00FB5A93">
              <w:rPr>
                <w:rFonts w:ascii="Calibri" w:hAnsi="Calibri" w:cs="Calibri"/>
                <w:color w:val="000000"/>
                <w:sz w:val="22"/>
                <w:szCs w:val="22"/>
              </w:rPr>
              <w:t xml:space="preserve"> confirmation</w:t>
            </w:r>
          </w:p>
        </w:tc>
      </w:tr>
      <w:tr w:rsidR="007C0888" w:rsidRPr="00847D46" w14:paraId="042DB1A3"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221E47B"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ZSL012</w:t>
            </w:r>
          </w:p>
        </w:tc>
        <w:tc>
          <w:tcPr>
            <w:tcW w:w="2386" w:type="dxa"/>
            <w:tcBorders>
              <w:top w:val="single" w:sz="4" w:space="0" w:color="auto"/>
              <w:left w:val="single" w:sz="4" w:space="0" w:color="auto"/>
              <w:bottom w:val="single" w:sz="4" w:space="0" w:color="auto"/>
              <w:right w:val="single" w:sz="4" w:space="0" w:color="auto"/>
            </w:tcBorders>
            <w:vAlign w:val="bottom"/>
          </w:tcPr>
          <w:p w14:paraId="3947000D"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ZSL012</w:t>
            </w:r>
          </w:p>
        </w:tc>
        <w:tc>
          <w:tcPr>
            <w:tcW w:w="5103" w:type="dxa"/>
            <w:tcBorders>
              <w:top w:val="single" w:sz="4" w:space="0" w:color="auto"/>
              <w:left w:val="single" w:sz="4" w:space="0" w:color="auto"/>
              <w:bottom w:val="single" w:sz="4" w:space="0" w:color="auto"/>
              <w:right w:val="single" w:sz="4" w:space="0" w:color="auto"/>
            </w:tcBorders>
            <w:vAlign w:val="bottom"/>
          </w:tcPr>
          <w:p w14:paraId="73D9C37E"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Pr>
                <w:rFonts w:ascii="Calibri" w:hAnsi="Calibri" w:cs="Calibri"/>
                <w:color w:val="000000"/>
                <w:sz w:val="22"/>
                <w:szCs w:val="22"/>
              </w:rPr>
              <w:t>Outlet shutter</w:t>
            </w:r>
            <w:r w:rsidRPr="00FB5A93">
              <w:rPr>
                <w:rFonts w:ascii="Calibri" w:hAnsi="Calibri" w:cs="Calibri"/>
                <w:color w:val="000000"/>
                <w:sz w:val="22"/>
                <w:szCs w:val="22"/>
              </w:rPr>
              <w:t xml:space="preserve"> close confirmation</w:t>
            </w:r>
          </w:p>
        </w:tc>
      </w:tr>
      <w:tr w:rsidR="007C0888" w:rsidRPr="00847D46" w14:paraId="750EC6D6"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8046D3D"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ZSH012</w:t>
            </w:r>
          </w:p>
        </w:tc>
        <w:tc>
          <w:tcPr>
            <w:tcW w:w="2386" w:type="dxa"/>
            <w:tcBorders>
              <w:top w:val="single" w:sz="4" w:space="0" w:color="auto"/>
              <w:left w:val="single" w:sz="4" w:space="0" w:color="auto"/>
              <w:bottom w:val="single" w:sz="4" w:space="0" w:color="auto"/>
              <w:right w:val="single" w:sz="4" w:space="0" w:color="auto"/>
            </w:tcBorders>
            <w:vAlign w:val="bottom"/>
          </w:tcPr>
          <w:p w14:paraId="0CDFB1C1"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ZSH012</w:t>
            </w:r>
          </w:p>
        </w:tc>
        <w:tc>
          <w:tcPr>
            <w:tcW w:w="5103" w:type="dxa"/>
            <w:tcBorders>
              <w:top w:val="single" w:sz="4" w:space="0" w:color="auto"/>
              <w:left w:val="single" w:sz="4" w:space="0" w:color="auto"/>
              <w:bottom w:val="single" w:sz="4" w:space="0" w:color="auto"/>
              <w:right w:val="single" w:sz="4" w:space="0" w:color="auto"/>
            </w:tcBorders>
            <w:vAlign w:val="bottom"/>
          </w:tcPr>
          <w:p w14:paraId="7CB2DE80"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Pr>
                <w:rFonts w:ascii="Calibri" w:hAnsi="Calibri" w:cs="Calibri"/>
                <w:color w:val="000000"/>
                <w:sz w:val="22"/>
                <w:szCs w:val="22"/>
              </w:rPr>
              <w:t>Outlet shutter</w:t>
            </w:r>
            <w:r w:rsidRPr="00FB5A93">
              <w:rPr>
                <w:rFonts w:ascii="Calibri" w:hAnsi="Calibri" w:cs="Calibri"/>
                <w:color w:val="000000"/>
                <w:sz w:val="22"/>
                <w:szCs w:val="22"/>
              </w:rPr>
              <w:t xml:space="preserve"> </w:t>
            </w:r>
            <w:r>
              <w:rPr>
                <w:rFonts w:ascii="Calibri" w:hAnsi="Calibri" w:cs="Calibri"/>
                <w:color w:val="000000"/>
                <w:sz w:val="22"/>
                <w:szCs w:val="22"/>
              </w:rPr>
              <w:t>open</w:t>
            </w:r>
            <w:r w:rsidRPr="00FB5A93">
              <w:rPr>
                <w:rFonts w:ascii="Calibri" w:hAnsi="Calibri" w:cs="Calibri"/>
                <w:color w:val="000000"/>
                <w:sz w:val="22"/>
                <w:szCs w:val="22"/>
              </w:rPr>
              <w:t xml:space="preserve"> confirmation</w:t>
            </w:r>
          </w:p>
        </w:tc>
      </w:tr>
      <w:tr w:rsidR="007C0888" w:rsidRPr="00847D46" w14:paraId="2427C8A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2EF0723"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lastRenderedPageBreak/>
              <w:t>ZSL020</w:t>
            </w:r>
          </w:p>
        </w:tc>
        <w:tc>
          <w:tcPr>
            <w:tcW w:w="2386" w:type="dxa"/>
            <w:tcBorders>
              <w:top w:val="single" w:sz="4" w:space="0" w:color="auto"/>
              <w:left w:val="single" w:sz="4" w:space="0" w:color="auto"/>
              <w:bottom w:val="single" w:sz="4" w:space="0" w:color="auto"/>
              <w:right w:val="single" w:sz="4" w:space="0" w:color="auto"/>
            </w:tcBorders>
            <w:vAlign w:val="bottom"/>
          </w:tcPr>
          <w:p w14:paraId="36F1AC3F"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ZSL020</w:t>
            </w:r>
          </w:p>
        </w:tc>
        <w:tc>
          <w:tcPr>
            <w:tcW w:w="5103" w:type="dxa"/>
            <w:tcBorders>
              <w:top w:val="single" w:sz="4" w:space="0" w:color="auto"/>
              <w:left w:val="single" w:sz="4" w:space="0" w:color="auto"/>
              <w:bottom w:val="single" w:sz="4" w:space="0" w:color="auto"/>
              <w:right w:val="single" w:sz="4" w:space="0" w:color="auto"/>
            </w:tcBorders>
            <w:vAlign w:val="bottom"/>
          </w:tcPr>
          <w:p w14:paraId="7069C141"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Pr>
                <w:rFonts w:ascii="Calibri" w:hAnsi="Calibri" w:cs="Calibri"/>
                <w:color w:val="000000"/>
                <w:sz w:val="22"/>
                <w:szCs w:val="22"/>
              </w:rPr>
              <w:t>Bar position</w:t>
            </w:r>
            <w:r w:rsidRPr="00FB5A93">
              <w:rPr>
                <w:rFonts w:ascii="Calibri" w:hAnsi="Calibri" w:cs="Calibri"/>
                <w:color w:val="000000"/>
                <w:sz w:val="22"/>
                <w:szCs w:val="22"/>
              </w:rPr>
              <w:t xml:space="preserve"> close confirmation</w:t>
            </w:r>
          </w:p>
        </w:tc>
      </w:tr>
      <w:tr w:rsidR="007C0888" w:rsidRPr="00847D46" w14:paraId="47C8C33B"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54AB4F9"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ZSH020</w:t>
            </w:r>
          </w:p>
        </w:tc>
        <w:tc>
          <w:tcPr>
            <w:tcW w:w="2386" w:type="dxa"/>
            <w:tcBorders>
              <w:top w:val="single" w:sz="4" w:space="0" w:color="auto"/>
              <w:left w:val="single" w:sz="4" w:space="0" w:color="auto"/>
              <w:bottom w:val="single" w:sz="4" w:space="0" w:color="auto"/>
              <w:right w:val="single" w:sz="4" w:space="0" w:color="auto"/>
            </w:tcBorders>
            <w:vAlign w:val="bottom"/>
          </w:tcPr>
          <w:p w14:paraId="3E0D6E4D"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ZSH020</w:t>
            </w:r>
          </w:p>
        </w:tc>
        <w:tc>
          <w:tcPr>
            <w:tcW w:w="5103" w:type="dxa"/>
            <w:tcBorders>
              <w:top w:val="single" w:sz="4" w:space="0" w:color="auto"/>
              <w:left w:val="single" w:sz="4" w:space="0" w:color="auto"/>
              <w:bottom w:val="single" w:sz="4" w:space="0" w:color="auto"/>
              <w:right w:val="single" w:sz="4" w:space="0" w:color="auto"/>
            </w:tcBorders>
            <w:vAlign w:val="bottom"/>
          </w:tcPr>
          <w:p w14:paraId="244D6281"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Pr>
                <w:rFonts w:ascii="Calibri" w:hAnsi="Calibri" w:cs="Calibri"/>
                <w:color w:val="000000"/>
                <w:sz w:val="22"/>
                <w:szCs w:val="22"/>
              </w:rPr>
              <w:t>Bar position</w:t>
            </w:r>
            <w:r w:rsidRPr="00FB5A93">
              <w:rPr>
                <w:rFonts w:ascii="Calibri" w:hAnsi="Calibri" w:cs="Calibri"/>
                <w:color w:val="000000"/>
                <w:sz w:val="22"/>
                <w:szCs w:val="22"/>
              </w:rPr>
              <w:t xml:space="preserve"> </w:t>
            </w:r>
            <w:r>
              <w:rPr>
                <w:rFonts w:ascii="Calibri" w:hAnsi="Calibri" w:cs="Calibri"/>
                <w:color w:val="000000"/>
                <w:sz w:val="22"/>
                <w:szCs w:val="22"/>
              </w:rPr>
              <w:t>open</w:t>
            </w:r>
            <w:r w:rsidRPr="00FB5A93">
              <w:rPr>
                <w:rFonts w:ascii="Calibri" w:hAnsi="Calibri" w:cs="Calibri"/>
                <w:color w:val="000000"/>
                <w:sz w:val="22"/>
                <w:szCs w:val="22"/>
              </w:rPr>
              <w:t xml:space="preserve"> confirmation</w:t>
            </w:r>
          </w:p>
        </w:tc>
      </w:tr>
      <w:tr w:rsidR="007C0888" w:rsidRPr="00847D46" w14:paraId="70A32BB6"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BF69C80"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ZSL014</w:t>
            </w:r>
          </w:p>
        </w:tc>
        <w:tc>
          <w:tcPr>
            <w:tcW w:w="2386" w:type="dxa"/>
            <w:tcBorders>
              <w:top w:val="single" w:sz="4" w:space="0" w:color="auto"/>
              <w:left w:val="single" w:sz="4" w:space="0" w:color="auto"/>
              <w:bottom w:val="single" w:sz="4" w:space="0" w:color="auto"/>
              <w:right w:val="single" w:sz="4" w:space="0" w:color="auto"/>
            </w:tcBorders>
            <w:vAlign w:val="bottom"/>
          </w:tcPr>
          <w:p w14:paraId="3EDED42F"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ZSL014</w:t>
            </w:r>
          </w:p>
        </w:tc>
        <w:tc>
          <w:tcPr>
            <w:tcW w:w="5103" w:type="dxa"/>
            <w:tcBorders>
              <w:top w:val="single" w:sz="4" w:space="0" w:color="auto"/>
              <w:left w:val="single" w:sz="4" w:space="0" w:color="auto"/>
              <w:bottom w:val="single" w:sz="4" w:space="0" w:color="auto"/>
              <w:right w:val="single" w:sz="4" w:space="0" w:color="auto"/>
            </w:tcBorders>
            <w:vAlign w:val="bottom"/>
          </w:tcPr>
          <w:p w14:paraId="057EE851"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sidRPr="00C378D6">
              <w:rPr>
                <w:rFonts w:ascii="Calibri" w:hAnsi="Calibri" w:cs="Calibri"/>
                <w:color w:val="000000"/>
                <w:sz w:val="22"/>
                <w:szCs w:val="22"/>
              </w:rPr>
              <w:t>compactor position</w:t>
            </w:r>
            <w:r>
              <w:rPr>
                <w:rFonts w:ascii="Calibri" w:hAnsi="Calibri" w:cs="Calibri"/>
                <w:color w:val="000000"/>
                <w:sz w:val="22"/>
                <w:szCs w:val="22"/>
              </w:rPr>
              <w:t xml:space="preserve"> Low Low</w:t>
            </w:r>
          </w:p>
        </w:tc>
      </w:tr>
      <w:tr w:rsidR="007C0888" w:rsidRPr="00847D46" w14:paraId="0B05C04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ED0DF7A"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ZSHL015</w:t>
            </w:r>
          </w:p>
        </w:tc>
        <w:tc>
          <w:tcPr>
            <w:tcW w:w="2386" w:type="dxa"/>
            <w:tcBorders>
              <w:top w:val="single" w:sz="4" w:space="0" w:color="auto"/>
              <w:left w:val="single" w:sz="4" w:space="0" w:color="auto"/>
              <w:bottom w:val="single" w:sz="4" w:space="0" w:color="auto"/>
              <w:right w:val="single" w:sz="4" w:space="0" w:color="auto"/>
            </w:tcBorders>
            <w:vAlign w:val="bottom"/>
          </w:tcPr>
          <w:p w14:paraId="6E1A169F"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ZSHL015</w:t>
            </w:r>
          </w:p>
        </w:tc>
        <w:tc>
          <w:tcPr>
            <w:tcW w:w="5103" w:type="dxa"/>
            <w:tcBorders>
              <w:top w:val="single" w:sz="4" w:space="0" w:color="auto"/>
              <w:left w:val="single" w:sz="4" w:space="0" w:color="auto"/>
              <w:bottom w:val="single" w:sz="4" w:space="0" w:color="auto"/>
              <w:right w:val="single" w:sz="4" w:space="0" w:color="auto"/>
            </w:tcBorders>
            <w:vAlign w:val="bottom"/>
          </w:tcPr>
          <w:p w14:paraId="79E2C0A7"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sidRPr="00C378D6">
              <w:rPr>
                <w:rFonts w:ascii="Calibri" w:hAnsi="Calibri" w:cs="Calibri"/>
                <w:color w:val="000000"/>
                <w:sz w:val="22"/>
                <w:szCs w:val="22"/>
              </w:rPr>
              <w:t>compactor position</w:t>
            </w:r>
            <w:r>
              <w:rPr>
                <w:rFonts w:ascii="Calibri" w:hAnsi="Calibri" w:cs="Calibri"/>
                <w:color w:val="000000"/>
                <w:sz w:val="22"/>
                <w:szCs w:val="22"/>
              </w:rPr>
              <w:t xml:space="preserve"> Low</w:t>
            </w:r>
          </w:p>
        </w:tc>
      </w:tr>
      <w:tr w:rsidR="007C0888" w:rsidRPr="00847D46" w14:paraId="62776B3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76AE3623"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ZSH014</w:t>
            </w:r>
          </w:p>
        </w:tc>
        <w:tc>
          <w:tcPr>
            <w:tcW w:w="2386" w:type="dxa"/>
            <w:tcBorders>
              <w:top w:val="single" w:sz="4" w:space="0" w:color="auto"/>
              <w:left w:val="single" w:sz="4" w:space="0" w:color="auto"/>
              <w:bottom w:val="single" w:sz="4" w:space="0" w:color="auto"/>
              <w:right w:val="single" w:sz="4" w:space="0" w:color="auto"/>
            </w:tcBorders>
            <w:vAlign w:val="bottom"/>
          </w:tcPr>
          <w:p w14:paraId="145FCE76"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ZSH014</w:t>
            </w:r>
          </w:p>
        </w:tc>
        <w:tc>
          <w:tcPr>
            <w:tcW w:w="5103" w:type="dxa"/>
            <w:tcBorders>
              <w:top w:val="single" w:sz="4" w:space="0" w:color="auto"/>
              <w:left w:val="single" w:sz="4" w:space="0" w:color="auto"/>
              <w:bottom w:val="single" w:sz="4" w:space="0" w:color="auto"/>
              <w:right w:val="single" w:sz="4" w:space="0" w:color="auto"/>
            </w:tcBorders>
            <w:vAlign w:val="bottom"/>
          </w:tcPr>
          <w:p w14:paraId="3A802E27"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sidRPr="00C378D6">
              <w:rPr>
                <w:rFonts w:ascii="Calibri" w:hAnsi="Calibri" w:cs="Calibri"/>
                <w:color w:val="000000"/>
                <w:sz w:val="22"/>
                <w:szCs w:val="22"/>
              </w:rPr>
              <w:t>compactor position</w:t>
            </w:r>
            <w:r>
              <w:rPr>
                <w:rFonts w:ascii="Calibri" w:hAnsi="Calibri" w:cs="Calibri"/>
                <w:color w:val="000000"/>
                <w:sz w:val="22"/>
                <w:szCs w:val="22"/>
              </w:rPr>
              <w:t xml:space="preserve"> Hi</w:t>
            </w:r>
          </w:p>
        </w:tc>
      </w:tr>
      <w:tr w:rsidR="007C0888" w:rsidRPr="00847D46" w14:paraId="5CED334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A5980D7" w14:textId="77777777" w:rsidR="007C0888" w:rsidRDefault="007C0888" w:rsidP="007C0888">
            <w:pPr>
              <w:spacing w:after="0"/>
              <w:jc w:val="center"/>
              <w:rPr>
                <w:rFonts w:ascii="Calibri" w:hAnsi="Calibri" w:cs="Calibri"/>
                <w:color w:val="000000"/>
                <w:sz w:val="22"/>
                <w:szCs w:val="22"/>
              </w:rPr>
            </w:pPr>
            <w:r>
              <w:rPr>
                <w:rFonts w:ascii="Calibri" w:hAnsi="Calibri" w:cs="Calibri"/>
                <w:color w:val="000000"/>
                <w:sz w:val="22"/>
                <w:szCs w:val="22"/>
              </w:rPr>
              <w:t>ZSL016</w:t>
            </w:r>
          </w:p>
        </w:tc>
        <w:tc>
          <w:tcPr>
            <w:tcW w:w="2386" w:type="dxa"/>
            <w:tcBorders>
              <w:top w:val="single" w:sz="4" w:space="0" w:color="auto"/>
              <w:left w:val="single" w:sz="4" w:space="0" w:color="auto"/>
              <w:bottom w:val="single" w:sz="4" w:space="0" w:color="auto"/>
              <w:right w:val="single" w:sz="4" w:space="0" w:color="auto"/>
            </w:tcBorders>
            <w:vAlign w:val="bottom"/>
          </w:tcPr>
          <w:p w14:paraId="76B079BD" w14:textId="77777777" w:rsidR="007C0888" w:rsidRDefault="007C0888" w:rsidP="007C0888">
            <w:pPr>
              <w:spacing w:after="0"/>
              <w:rPr>
                <w:rFonts w:ascii="Calibri" w:hAnsi="Calibri" w:cs="Calibri"/>
                <w:color w:val="000000"/>
                <w:sz w:val="22"/>
                <w:szCs w:val="22"/>
              </w:rPr>
            </w:pPr>
            <w:r>
              <w:rPr>
                <w:rFonts w:ascii="Calibri" w:hAnsi="Calibri" w:cs="Calibri"/>
                <w:color w:val="000000"/>
                <w:sz w:val="22"/>
                <w:szCs w:val="22"/>
              </w:rPr>
              <w:t>ZSL016</w:t>
            </w:r>
          </w:p>
        </w:tc>
        <w:tc>
          <w:tcPr>
            <w:tcW w:w="5103" w:type="dxa"/>
            <w:tcBorders>
              <w:top w:val="single" w:sz="4" w:space="0" w:color="auto"/>
              <w:left w:val="single" w:sz="4" w:space="0" w:color="auto"/>
              <w:bottom w:val="single" w:sz="4" w:space="0" w:color="auto"/>
              <w:right w:val="single" w:sz="4" w:space="0" w:color="auto"/>
            </w:tcBorders>
            <w:vAlign w:val="bottom"/>
          </w:tcPr>
          <w:p w14:paraId="6B3B4C5B" w14:textId="77777777" w:rsidR="007C0888" w:rsidRDefault="007C0888" w:rsidP="007C0888">
            <w:pPr>
              <w:spacing w:after="0"/>
              <w:jc w:val="left"/>
              <w:rPr>
                <w:rFonts w:ascii="Calibri" w:hAnsi="Calibri" w:cs="Calibri"/>
                <w:color w:val="000000"/>
                <w:sz w:val="22"/>
                <w:szCs w:val="22"/>
              </w:rPr>
            </w:pPr>
            <w:r>
              <w:rPr>
                <w:rFonts w:ascii="Calibri" w:hAnsi="Calibri" w:cs="Calibri"/>
                <w:color w:val="000000"/>
                <w:sz w:val="22"/>
                <w:szCs w:val="22"/>
              </w:rPr>
              <w:t>Sensor-</w:t>
            </w:r>
            <w:r>
              <w:t xml:space="preserve"> </w:t>
            </w:r>
            <w:r w:rsidRPr="00C378D6">
              <w:rPr>
                <w:rFonts w:ascii="Calibri" w:hAnsi="Calibri" w:cs="Calibri"/>
                <w:color w:val="000000"/>
                <w:sz w:val="22"/>
                <w:szCs w:val="22"/>
              </w:rPr>
              <w:t>compactor</w:t>
            </w:r>
            <w:r>
              <w:rPr>
                <w:rFonts w:ascii="Calibri" w:hAnsi="Calibri" w:cs="Calibri"/>
                <w:color w:val="000000"/>
                <w:sz w:val="22"/>
                <w:szCs w:val="22"/>
              </w:rPr>
              <w:t xml:space="preserve"> position</w:t>
            </w:r>
            <w:r w:rsidRPr="00FB5A93">
              <w:rPr>
                <w:rFonts w:ascii="Calibri" w:hAnsi="Calibri" w:cs="Calibri"/>
                <w:color w:val="000000"/>
                <w:sz w:val="22"/>
                <w:szCs w:val="22"/>
              </w:rPr>
              <w:t xml:space="preserve"> close confirmation</w:t>
            </w:r>
          </w:p>
        </w:tc>
      </w:tr>
      <w:tr w:rsidR="008E5DE3" w:rsidRPr="00847D46" w14:paraId="231E9E90"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2D4D3C8" w14:textId="77777777" w:rsidR="008E5DE3" w:rsidRDefault="008E5DE3" w:rsidP="008E5DE3">
            <w:pPr>
              <w:spacing w:after="0"/>
              <w:jc w:val="center"/>
              <w:rPr>
                <w:rFonts w:ascii="Calibri" w:hAnsi="Calibri" w:cs="Calibri"/>
                <w:color w:val="000000"/>
                <w:sz w:val="22"/>
                <w:szCs w:val="22"/>
              </w:rPr>
            </w:pPr>
            <w:r>
              <w:rPr>
                <w:rFonts w:ascii="Calibri" w:hAnsi="Calibri" w:cs="Calibri"/>
                <w:color w:val="000000"/>
                <w:sz w:val="22"/>
                <w:szCs w:val="22"/>
              </w:rPr>
              <w:t>HY001(Valve)</w:t>
            </w:r>
          </w:p>
        </w:tc>
        <w:tc>
          <w:tcPr>
            <w:tcW w:w="2386" w:type="dxa"/>
            <w:tcBorders>
              <w:top w:val="single" w:sz="4" w:space="0" w:color="auto"/>
              <w:left w:val="single" w:sz="4" w:space="0" w:color="auto"/>
              <w:bottom w:val="single" w:sz="4" w:space="0" w:color="auto"/>
              <w:right w:val="single" w:sz="4" w:space="0" w:color="auto"/>
            </w:tcBorders>
            <w:vAlign w:val="bottom"/>
          </w:tcPr>
          <w:p w14:paraId="09CD60D9" w14:textId="77777777" w:rsidR="008E5DE3" w:rsidRDefault="008E5DE3" w:rsidP="008E5DE3">
            <w:pPr>
              <w:spacing w:after="0"/>
              <w:rPr>
                <w:rFonts w:ascii="Calibri" w:hAnsi="Calibri" w:cs="Calibri"/>
                <w:color w:val="000000"/>
                <w:sz w:val="22"/>
                <w:szCs w:val="22"/>
              </w:rPr>
            </w:pPr>
            <w:r>
              <w:rPr>
                <w:rFonts w:ascii="Calibri" w:hAnsi="Calibri" w:cs="Calibri"/>
                <w:color w:val="000000"/>
                <w:sz w:val="22"/>
                <w:szCs w:val="22"/>
              </w:rPr>
              <w:t>AY001</w:t>
            </w:r>
          </w:p>
        </w:tc>
        <w:tc>
          <w:tcPr>
            <w:tcW w:w="5103" w:type="dxa"/>
            <w:tcBorders>
              <w:top w:val="single" w:sz="4" w:space="0" w:color="auto"/>
              <w:left w:val="single" w:sz="4" w:space="0" w:color="auto"/>
              <w:bottom w:val="single" w:sz="4" w:space="0" w:color="auto"/>
              <w:right w:val="single" w:sz="4" w:space="0" w:color="auto"/>
            </w:tcBorders>
            <w:vAlign w:val="bottom"/>
          </w:tcPr>
          <w:p w14:paraId="2709195C" w14:textId="77777777" w:rsidR="008E5DE3" w:rsidRPr="00C378D6" w:rsidRDefault="008E5DE3" w:rsidP="008E5DE3">
            <w:pPr>
              <w:spacing w:after="0"/>
              <w:jc w:val="left"/>
              <w:rPr>
                <w:rFonts w:ascii="Calibri" w:hAnsi="Calibri" w:cs="Calibri"/>
                <w:color w:val="000000"/>
                <w:sz w:val="22"/>
                <w:szCs w:val="22"/>
              </w:rPr>
            </w:pPr>
            <w:r>
              <w:rPr>
                <w:rFonts w:ascii="Calibri" w:hAnsi="Calibri" w:cs="Calibri"/>
                <w:color w:val="000000"/>
                <w:sz w:val="22"/>
                <w:szCs w:val="22"/>
              </w:rPr>
              <w:t>Solenoid-Fluidization</w:t>
            </w:r>
          </w:p>
        </w:tc>
      </w:tr>
      <w:tr w:rsidR="008E5DE3" w:rsidRPr="00847D46" w14:paraId="38EB22D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8B5C05E" w14:textId="77777777" w:rsidR="008E5DE3" w:rsidRDefault="008E5DE3" w:rsidP="008E5DE3">
            <w:pPr>
              <w:spacing w:after="0"/>
              <w:jc w:val="center"/>
              <w:rPr>
                <w:rFonts w:ascii="Calibri" w:hAnsi="Calibri" w:cs="Calibri"/>
                <w:color w:val="000000"/>
                <w:sz w:val="22"/>
                <w:szCs w:val="22"/>
              </w:rPr>
            </w:pPr>
            <w:r>
              <w:rPr>
                <w:rFonts w:ascii="Calibri" w:hAnsi="Calibri" w:cs="Calibri"/>
                <w:color w:val="000000"/>
                <w:sz w:val="22"/>
                <w:szCs w:val="22"/>
              </w:rPr>
              <w:t>AMOT-M01(Motor)</w:t>
            </w:r>
          </w:p>
        </w:tc>
        <w:tc>
          <w:tcPr>
            <w:tcW w:w="2386" w:type="dxa"/>
            <w:tcBorders>
              <w:top w:val="single" w:sz="4" w:space="0" w:color="auto"/>
              <w:left w:val="single" w:sz="4" w:space="0" w:color="auto"/>
              <w:bottom w:val="single" w:sz="4" w:space="0" w:color="auto"/>
              <w:right w:val="single" w:sz="4" w:space="0" w:color="auto"/>
            </w:tcBorders>
            <w:vAlign w:val="bottom"/>
          </w:tcPr>
          <w:p w14:paraId="1FA1CFFC" w14:textId="77777777" w:rsidR="008E5DE3" w:rsidRDefault="008E5DE3" w:rsidP="008E5DE3">
            <w:pPr>
              <w:spacing w:after="0"/>
              <w:rPr>
                <w:rFonts w:ascii="Calibri" w:hAnsi="Calibri" w:cs="Calibri"/>
                <w:color w:val="000000"/>
                <w:sz w:val="22"/>
                <w:szCs w:val="22"/>
              </w:rPr>
            </w:pPr>
            <w:r>
              <w:rPr>
                <w:rFonts w:ascii="Calibri" w:hAnsi="Calibri" w:cs="Calibri"/>
                <w:color w:val="000000"/>
                <w:sz w:val="22"/>
                <w:szCs w:val="22"/>
              </w:rPr>
              <w:t>NC005-M01</w:t>
            </w:r>
          </w:p>
        </w:tc>
        <w:tc>
          <w:tcPr>
            <w:tcW w:w="5103" w:type="dxa"/>
            <w:tcBorders>
              <w:top w:val="single" w:sz="4" w:space="0" w:color="auto"/>
              <w:left w:val="single" w:sz="4" w:space="0" w:color="auto"/>
              <w:bottom w:val="single" w:sz="4" w:space="0" w:color="auto"/>
              <w:right w:val="single" w:sz="4" w:space="0" w:color="auto"/>
            </w:tcBorders>
            <w:vAlign w:val="bottom"/>
          </w:tcPr>
          <w:p w14:paraId="1DB4B75D" w14:textId="77777777" w:rsidR="008E5DE3" w:rsidRDefault="008E5DE3" w:rsidP="008E5DE3">
            <w:pPr>
              <w:spacing w:after="0"/>
              <w:jc w:val="left"/>
              <w:rPr>
                <w:rFonts w:ascii="Calibri" w:hAnsi="Calibri" w:cs="Calibri"/>
                <w:color w:val="000000"/>
                <w:sz w:val="22"/>
                <w:szCs w:val="22"/>
              </w:rPr>
            </w:pPr>
            <w:r>
              <w:rPr>
                <w:rFonts w:ascii="Calibri" w:hAnsi="Calibri" w:cs="Calibri"/>
                <w:color w:val="000000"/>
                <w:sz w:val="22"/>
                <w:szCs w:val="22"/>
              </w:rPr>
              <w:t>Motor-Screw Conveyor</w:t>
            </w:r>
          </w:p>
        </w:tc>
      </w:tr>
      <w:tr w:rsidR="008E5DE3" w:rsidRPr="00847D46" w14:paraId="77A849E7"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FA41A20" w14:textId="77777777" w:rsidR="008E5DE3" w:rsidRDefault="008E5DE3" w:rsidP="008E5DE3">
            <w:pPr>
              <w:spacing w:after="0"/>
              <w:jc w:val="center"/>
              <w:rPr>
                <w:rFonts w:ascii="Calibri" w:hAnsi="Calibri" w:cs="Calibri"/>
                <w:color w:val="000000"/>
                <w:sz w:val="22"/>
                <w:szCs w:val="22"/>
              </w:rPr>
            </w:pPr>
            <w:r>
              <w:rPr>
                <w:rFonts w:ascii="Calibri" w:hAnsi="Calibri" w:cs="Calibri"/>
                <w:color w:val="000000"/>
                <w:sz w:val="22"/>
                <w:szCs w:val="22"/>
              </w:rPr>
              <w:t>AMOT-M02(Motor)</w:t>
            </w:r>
          </w:p>
        </w:tc>
        <w:tc>
          <w:tcPr>
            <w:tcW w:w="2386" w:type="dxa"/>
            <w:tcBorders>
              <w:top w:val="single" w:sz="4" w:space="0" w:color="auto"/>
              <w:left w:val="single" w:sz="4" w:space="0" w:color="auto"/>
              <w:bottom w:val="single" w:sz="4" w:space="0" w:color="auto"/>
              <w:right w:val="single" w:sz="4" w:space="0" w:color="auto"/>
            </w:tcBorders>
            <w:vAlign w:val="bottom"/>
          </w:tcPr>
          <w:p w14:paraId="458B01CF" w14:textId="77777777" w:rsidR="008E5DE3" w:rsidRDefault="008E5DE3" w:rsidP="008E5DE3">
            <w:pPr>
              <w:spacing w:after="0"/>
              <w:rPr>
                <w:rFonts w:ascii="Calibri" w:hAnsi="Calibri" w:cs="Calibri"/>
                <w:color w:val="000000"/>
                <w:sz w:val="22"/>
                <w:szCs w:val="22"/>
              </w:rPr>
            </w:pPr>
            <w:r>
              <w:rPr>
                <w:rFonts w:ascii="Calibri" w:hAnsi="Calibri" w:cs="Calibri"/>
                <w:color w:val="000000"/>
                <w:sz w:val="22"/>
                <w:szCs w:val="22"/>
              </w:rPr>
              <w:t>NC005-M02-VFD</w:t>
            </w:r>
          </w:p>
        </w:tc>
        <w:tc>
          <w:tcPr>
            <w:tcW w:w="5103" w:type="dxa"/>
            <w:tcBorders>
              <w:top w:val="single" w:sz="4" w:space="0" w:color="auto"/>
              <w:left w:val="single" w:sz="4" w:space="0" w:color="auto"/>
              <w:bottom w:val="single" w:sz="4" w:space="0" w:color="auto"/>
              <w:right w:val="single" w:sz="4" w:space="0" w:color="auto"/>
            </w:tcBorders>
            <w:vAlign w:val="bottom"/>
          </w:tcPr>
          <w:p w14:paraId="00D14748" w14:textId="77777777" w:rsidR="008E5DE3" w:rsidRDefault="008E5DE3" w:rsidP="008E5DE3">
            <w:pPr>
              <w:spacing w:after="0"/>
              <w:jc w:val="left"/>
              <w:rPr>
                <w:rFonts w:ascii="Calibri" w:hAnsi="Calibri" w:cs="Calibri"/>
                <w:color w:val="000000"/>
                <w:sz w:val="22"/>
                <w:szCs w:val="22"/>
              </w:rPr>
            </w:pPr>
            <w:r>
              <w:rPr>
                <w:rFonts w:ascii="Calibri" w:hAnsi="Calibri" w:cs="Calibri"/>
                <w:color w:val="000000"/>
                <w:sz w:val="22"/>
                <w:szCs w:val="22"/>
              </w:rPr>
              <w:t>Motor-Screw Conveyor</w:t>
            </w:r>
          </w:p>
        </w:tc>
      </w:tr>
      <w:tr w:rsidR="008E5DE3" w:rsidRPr="00847D46" w14:paraId="5081334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E281E54" w14:textId="77777777" w:rsidR="008E5DE3" w:rsidRDefault="008E5DE3" w:rsidP="008E5DE3">
            <w:pPr>
              <w:spacing w:after="0"/>
              <w:jc w:val="center"/>
              <w:rPr>
                <w:rFonts w:ascii="Calibri" w:hAnsi="Calibri" w:cs="Calibri"/>
                <w:color w:val="000000"/>
                <w:sz w:val="22"/>
                <w:szCs w:val="22"/>
              </w:rPr>
            </w:pPr>
            <w:r>
              <w:rPr>
                <w:rFonts w:ascii="Calibri" w:hAnsi="Calibri" w:cs="Calibri"/>
                <w:color w:val="000000"/>
                <w:sz w:val="22"/>
                <w:szCs w:val="22"/>
              </w:rPr>
              <w:t>HY004 (Valve)</w:t>
            </w:r>
          </w:p>
        </w:tc>
        <w:tc>
          <w:tcPr>
            <w:tcW w:w="2386" w:type="dxa"/>
            <w:tcBorders>
              <w:top w:val="single" w:sz="4" w:space="0" w:color="auto"/>
              <w:left w:val="single" w:sz="4" w:space="0" w:color="auto"/>
              <w:bottom w:val="single" w:sz="4" w:space="0" w:color="auto"/>
              <w:right w:val="single" w:sz="4" w:space="0" w:color="auto"/>
            </w:tcBorders>
            <w:vAlign w:val="bottom"/>
          </w:tcPr>
          <w:p w14:paraId="342041D3" w14:textId="77777777" w:rsidR="008E5DE3" w:rsidRDefault="008E5DE3" w:rsidP="008E5DE3">
            <w:pPr>
              <w:spacing w:after="0"/>
              <w:rPr>
                <w:rFonts w:ascii="Calibri" w:hAnsi="Calibri" w:cs="Calibri"/>
                <w:color w:val="000000"/>
                <w:sz w:val="22"/>
                <w:szCs w:val="22"/>
              </w:rPr>
            </w:pPr>
            <w:r>
              <w:rPr>
                <w:rFonts w:ascii="Calibri" w:hAnsi="Calibri" w:cs="Calibri"/>
                <w:color w:val="000000"/>
                <w:sz w:val="22"/>
                <w:szCs w:val="22"/>
              </w:rPr>
              <w:t xml:space="preserve">AY004 </w:t>
            </w:r>
          </w:p>
        </w:tc>
        <w:tc>
          <w:tcPr>
            <w:tcW w:w="5103" w:type="dxa"/>
            <w:tcBorders>
              <w:top w:val="single" w:sz="4" w:space="0" w:color="auto"/>
              <w:left w:val="single" w:sz="4" w:space="0" w:color="auto"/>
              <w:bottom w:val="single" w:sz="4" w:space="0" w:color="auto"/>
              <w:right w:val="single" w:sz="4" w:space="0" w:color="auto"/>
            </w:tcBorders>
            <w:vAlign w:val="bottom"/>
          </w:tcPr>
          <w:p w14:paraId="548A162A" w14:textId="77777777" w:rsidR="008E5DE3" w:rsidRDefault="008E5DE3" w:rsidP="008E5DE3">
            <w:pPr>
              <w:spacing w:after="0"/>
              <w:jc w:val="left"/>
              <w:rPr>
                <w:rFonts w:ascii="Calibri" w:hAnsi="Calibri" w:cs="Calibri"/>
                <w:color w:val="000000"/>
                <w:sz w:val="22"/>
                <w:szCs w:val="22"/>
              </w:rPr>
            </w:pPr>
            <w:r>
              <w:rPr>
                <w:rFonts w:ascii="Calibri" w:hAnsi="Calibri" w:cs="Calibri"/>
                <w:color w:val="000000"/>
                <w:sz w:val="22"/>
                <w:szCs w:val="22"/>
              </w:rPr>
              <w:t>Solenoid-inject pressure to NC005</w:t>
            </w:r>
          </w:p>
        </w:tc>
      </w:tr>
      <w:tr w:rsidR="008E5DE3" w:rsidRPr="00847D46" w14:paraId="2E36BCD0"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7992BD3" w14:textId="77777777" w:rsidR="008E5DE3" w:rsidRDefault="008E5DE3" w:rsidP="008E5DE3">
            <w:pPr>
              <w:spacing w:after="0"/>
              <w:jc w:val="center"/>
              <w:rPr>
                <w:rFonts w:ascii="Calibri" w:hAnsi="Calibri" w:cs="Calibri"/>
                <w:color w:val="000000"/>
                <w:sz w:val="22"/>
                <w:szCs w:val="22"/>
              </w:rPr>
            </w:pPr>
            <w:r>
              <w:rPr>
                <w:rFonts w:ascii="Calibri" w:hAnsi="Calibri" w:cs="Calibri"/>
                <w:color w:val="000000"/>
                <w:sz w:val="22"/>
                <w:szCs w:val="22"/>
              </w:rPr>
              <w:t>LP006 (Valve)</w:t>
            </w:r>
          </w:p>
        </w:tc>
        <w:tc>
          <w:tcPr>
            <w:tcW w:w="2386" w:type="dxa"/>
            <w:tcBorders>
              <w:top w:val="single" w:sz="4" w:space="0" w:color="auto"/>
              <w:left w:val="single" w:sz="4" w:space="0" w:color="auto"/>
              <w:bottom w:val="single" w:sz="4" w:space="0" w:color="auto"/>
              <w:right w:val="single" w:sz="4" w:space="0" w:color="auto"/>
            </w:tcBorders>
            <w:vAlign w:val="bottom"/>
          </w:tcPr>
          <w:p w14:paraId="1A32E8E3" w14:textId="77777777" w:rsidR="008E5DE3" w:rsidRDefault="008E5DE3" w:rsidP="008E5DE3">
            <w:pPr>
              <w:spacing w:after="0"/>
              <w:rPr>
                <w:rFonts w:ascii="Calibri" w:hAnsi="Calibri" w:cs="Calibri"/>
                <w:color w:val="000000"/>
                <w:sz w:val="22"/>
                <w:szCs w:val="22"/>
              </w:rPr>
            </w:pPr>
            <w:r>
              <w:rPr>
                <w:rFonts w:ascii="Calibri" w:hAnsi="Calibri" w:cs="Calibri"/>
                <w:color w:val="000000"/>
                <w:sz w:val="22"/>
                <w:szCs w:val="22"/>
              </w:rPr>
              <w:t>AY025</w:t>
            </w:r>
          </w:p>
        </w:tc>
        <w:tc>
          <w:tcPr>
            <w:tcW w:w="5103" w:type="dxa"/>
            <w:tcBorders>
              <w:top w:val="single" w:sz="4" w:space="0" w:color="auto"/>
              <w:left w:val="single" w:sz="4" w:space="0" w:color="auto"/>
              <w:bottom w:val="single" w:sz="4" w:space="0" w:color="auto"/>
              <w:right w:val="single" w:sz="4" w:space="0" w:color="auto"/>
            </w:tcBorders>
            <w:vAlign w:val="bottom"/>
          </w:tcPr>
          <w:p w14:paraId="2E1D1EE3" w14:textId="77777777" w:rsidR="008E5DE3" w:rsidRDefault="008E5DE3" w:rsidP="008E5DE3">
            <w:pPr>
              <w:spacing w:after="0"/>
              <w:jc w:val="left"/>
              <w:rPr>
                <w:rFonts w:ascii="Calibri" w:hAnsi="Calibri" w:cs="Calibri"/>
                <w:color w:val="000000"/>
                <w:sz w:val="22"/>
                <w:szCs w:val="22"/>
              </w:rPr>
            </w:pPr>
            <w:r>
              <w:rPr>
                <w:rFonts w:ascii="Calibri" w:hAnsi="Calibri" w:cs="Calibri"/>
                <w:color w:val="000000"/>
                <w:sz w:val="22"/>
                <w:szCs w:val="22"/>
              </w:rPr>
              <w:t>Solenoid-Outlet valve of the screw conveyor</w:t>
            </w:r>
          </w:p>
        </w:tc>
      </w:tr>
      <w:tr w:rsidR="008E5DE3" w:rsidRPr="00847D46" w14:paraId="4DF1D37A"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4F642F2" w14:textId="77777777" w:rsidR="008E5DE3" w:rsidRDefault="008E5DE3" w:rsidP="008E5DE3">
            <w:pPr>
              <w:spacing w:after="0"/>
              <w:jc w:val="center"/>
              <w:rPr>
                <w:rFonts w:ascii="Calibri" w:hAnsi="Calibri" w:cs="Calibri"/>
                <w:color w:val="000000"/>
                <w:sz w:val="22"/>
                <w:szCs w:val="22"/>
              </w:rPr>
            </w:pPr>
            <w:r>
              <w:rPr>
                <w:rFonts w:ascii="Calibri" w:hAnsi="Calibri" w:cs="Calibri"/>
                <w:color w:val="000000"/>
                <w:sz w:val="22"/>
                <w:szCs w:val="22"/>
              </w:rPr>
              <w:t>LP006 (Valve)</w:t>
            </w:r>
          </w:p>
        </w:tc>
        <w:tc>
          <w:tcPr>
            <w:tcW w:w="2386" w:type="dxa"/>
            <w:tcBorders>
              <w:top w:val="single" w:sz="4" w:space="0" w:color="auto"/>
              <w:left w:val="single" w:sz="4" w:space="0" w:color="auto"/>
              <w:bottom w:val="single" w:sz="4" w:space="0" w:color="auto"/>
              <w:right w:val="single" w:sz="4" w:space="0" w:color="auto"/>
            </w:tcBorders>
            <w:vAlign w:val="bottom"/>
          </w:tcPr>
          <w:p w14:paraId="7672E70C" w14:textId="77777777" w:rsidR="008E5DE3" w:rsidRDefault="008E5DE3" w:rsidP="008E5DE3">
            <w:pPr>
              <w:spacing w:after="0"/>
              <w:rPr>
                <w:rFonts w:ascii="Calibri" w:hAnsi="Calibri" w:cs="Calibri"/>
                <w:color w:val="000000"/>
                <w:sz w:val="22"/>
                <w:szCs w:val="22"/>
              </w:rPr>
            </w:pPr>
            <w:r>
              <w:rPr>
                <w:rFonts w:ascii="Calibri" w:hAnsi="Calibri" w:cs="Calibri"/>
                <w:color w:val="000000"/>
                <w:sz w:val="22"/>
                <w:szCs w:val="22"/>
              </w:rPr>
              <w:t>ZSL</w:t>
            </w:r>
            <w:r w:rsidR="00287ED4">
              <w:rPr>
                <w:rFonts w:ascii="Calibri" w:hAnsi="Calibri" w:cs="Calibri"/>
                <w:color w:val="000000"/>
                <w:sz w:val="22"/>
                <w:szCs w:val="22"/>
              </w:rPr>
              <w:t>017</w:t>
            </w:r>
          </w:p>
        </w:tc>
        <w:tc>
          <w:tcPr>
            <w:tcW w:w="5103" w:type="dxa"/>
            <w:tcBorders>
              <w:top w:val="single" w:sz="4" w:space="0" w:color="auto"/>
              <w:left w:val="single" w:sz="4" w:space="0" w:color="auto"/>
              <w:bottom w:val="single" w:sz="4" w:space="0" w:color="auto"/>
              <w:right w:val="single" w:sz="4" w:space="0" w:color="auto"/>
            </w:tcBorders>
            <w:vAlign w:val="bottom"/>
          </w:tcPr>
          <w:p w14:paraId="3116ACD9" w14:textId="77777777" w:rsidR="008E5DE3" w:rsidRDefault="008E5DE3" w:rsidP="008E5DE3">
            <w:pPr>
              <w:spacing w:after="0"/>
              <w:jc w:val="left"/>
              <w:rPr>
                <w:rFonts w:ascii="Calibri" w:hAnsi="Calibri" w:cs="Calibri"/>
                <w:color w:val="000000"/>
                <w:sz w:val="22"/>
                <w:szCs w:val="22"/>
              </w:rPr>
            </w:pPr>
            <w:r>
              <w:rPr>
                <w:rFonts w:ascii="Calibri" w:hAnsi="Calibri" w:cs="Calibri"/>
                <w:color w:val="000000"/>
                <w:sz w:val="22"/>
                <w:szCs w:val="22"/>
              </w:rPr>
              <w:t>Sensor-Closed valve LP006 position confirmation</w:t>
            </w:r>
          </w:p>
        </w:tc>
      </w:tr>
      <w:tr w:rsidR="008E5DE3" w:rsidRPr="00847D46" w14:paraId="60F245B2"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14AD692" w14:textId="77777777" w:rsidR="008E5DE3" w:rsidRDefault="008E5DE3" w:rsidP="008E5DE3">
            <w:pPr>
              <w:spacing w:after="0"/>
              <w:jc w:val="center"/>
              <w:rPr>
                <w:rFonts w:ascii="Calibri" w:hAnsi="Calibri" w:cs="Calibri"/>
                <w:color w:val="000000"/>
                <w:sz w:val="22"/>
                <w:szCs w:val="22"/>
              </w:rPr>
            </w:pPr>
            <w:r>
              <w:rPr>
                <w:rFonts w:ascii="Calibri" w:hAnsi="Calibri" w:cs="Calibri"/>
                <w:color w:val="000000"/>
                <w:sz w:val="22"/>
                <w:szCs w:val="22"/>
              </w:rPr>
              <w:t>LP006 (Valve)</w:t>
            </w:r>
          </w:p>
        </w:tc>
        <w:tc>
          <w:tcPr>
            <w:tcW w:w="2386" w:type="dxa"/>
            <w:tcBorders>
              <w:top w:val="single" w:sz="4" w:space="0" w:color="auto"/>
              <w:left w:val="single" w:sz="4" w:space="0" w:color="auto"/>
              <w:bottom w:val="single" w:sz="4" w:space="0" w:color="auto"/>
              <w:right w:val="single" w:sz="4" w:space="0" w:color="auto"/>
            </w:tcBorders>
            <w:vAlign w:val="bottom"/>
          </w:tcPr>
          <w:p w14:paraId="3F16846B" w14:textId="77777777" w:rsidR="008E5DE3" w:rsidRDefault="008E5DE3" w:rsidP="008E5DE3">
            <w:pPr>
              <w:spacing w:after="0"/>
              <w:rPr>
                <w:rFonts w:ascii="Calibri" w:hAnsi="Calibri" w:cs="Calibri"/>
                <w:color w:val="000000"/>
                <w:sz w:val="22"/>
                <w:szCs w:val="22"/>
              </w:rPr>
            </w:pPr>
            <w:r>
              <w:rPr>
                <w:rFonts w:ascii="Calibri" w:hAnsi="Calibri" w:cs="Calibri"/>
                <w:color w:val="000000"/>
                <w:sz w:val="22"/>
                <w:szCs w:val="22"/>
              </w:rPr>
              <w:t>ZSH</w:t>
            </w:r>
            <w:r w:rsidR="00287ED4">
              <w:rPr>
                <w:rFonts w:ascii="Calibri" w:hAnsi="Calibri" w:cs="Calibri"/>
                <w:color w:val="000000"/>
                <w:sz w:val="22"/>
                <w:szCs w:val="22"/>
              </w:rPr>
              <w:t>017</w:t>
            </w:r>
          </w:p>
        </w:tc>
        <w:tc>
          <w:tcPr>
            <w:tcW w:w="5103" w:type="dxa"/>
            <w:tcBorders>
              <w:top w:val="single" w:sz="4" w:space="0" w:color="auto"/>
              <w:left w:val="single" w:sz="4" w:space="0" w:color="auto"/>
              <w:bottom w:val="single" w:sz="4" w:space="0" w:color="auto"/>
              <w:right w:val="single" w:sz="4" w:space="0" w:color="auto"/>
            </w:tcBorders>
            <w:vAlign w:val="bottom"/>
          </w:tcPr>
          <w:p w14:paraId="5DE2CD7E" w14:textId="77777777" w:rsidR="008E5DE3" w:rsidRDefault="008E5DE3" w:rsidP="008E5DE3">
            <w:pPr>
              <w:spacing w:after="0"/>
              <w:jc w:val="left"/>
              <w:rPr>
                <w:rFonts w:ascii="Calibri" w:hAnsi="Calibri" w:cs="Calibri"/>
                <w:color w:val="000000"/>
                <w:sz w:val="22"/>
                <w:szCs w:val="22"/>
              </w:rPr>
            </w:pPr>
            <w:r>
              <w:rPr>
                <w:rFonts w:ascii="Calibri" w:hAnsi="Calibri" w:cs="Calibri"/>
                <w:color w:val="000000"/>
                <w:sz w:val="22"/>
                <w:szCs w:val="22"/>
              </w:rPr>
              <w:t>Sensor-Open valve LP006 position confirmation</w:t>
            </w:r>
          </w:p>
        </w:tc>
      </w:tr>
    </w:tbl>
    <w:p w14:paraId="49689F38" w14:textId="77777777" w:rsidR="0061557A" w:rsidRDefault="0061557A" w:rsidP="00D44B1A"/>
    <w:p w14:paraId="4DB11437" w14:textId="77777777" w:rsidR="00692E1D" w:rsidRPr="00F5217D" w:rsidRDefault="00692E1D">
      <w:pPr>
        <w:pStyle w:val="Heading2"/>
      </w:pPr>
      <w:bookmarkStart w:id="65" w:name="_Toc149556413"/>
      <w:r>
        <w:t>Magnetic filter</w:t>
      </w:r>
      <w:r w:rsidR="007F3C68">
        <w:t>s</w:t>
      </w:r>
      <w:r>
        <w:t>.</w:t>
      </w:r>
      <w:bookmarkEnd w:id="65"/>
      <w:r>
        <w:t xml:space="preserve"> </w:t>
      </w:r>
    </w:p>
    <w:p w14:paraId="1D6158E6" w14:textId="77777777" w:rsidR="00692E1D" w:rsidRDefault="00692E1D" w:rsidP="00692E1D">
      <w:r>
        <w:t xml:space="preserve">The description in the following section refers to the </w:t>
      </w:r>
      <w:r w:rsidR="00BC737C">
        <w:t>magnetic filters</w:t>
      </w:r>
      <w:r>
        <w:t>, see the P&amp;ID for actual component tag numbers.</w:t>
      </w:r>
    </w:p>
    <w:p w14:paraId="3A9C3E01" w14:textId="77777777" w:rsidR="00692E1D" w:rsidRDefault="007F3C68" w:rsidP="00692E1D">
      <w:r w:rsidRPr="007F3C68">
        <w:t>Magnetic filters are an invaluable tool for production, as they are able to utilize a magnetic force to filter out any unwanted materials from the batch that is being processed. This ensures that only the desired components are present in the final product, allowing for a higher quality output.</w:t>
      </w:r>
    </w:p>
    <w:p w14:paraId="17038D06" w14:textId="77777777" w:rsidR="00692E1D" w:rsidRDefault="00692E1D" w:rsidP="00692E1D"/>
    <w:p w14:paraId="7E45DECA" w14:textId="77777777" w:rsidR="00692E1D" w:rsidRDefault="007F3C68" w:rsidP="00DF0F57">
      <w:pPr>
        <w:pStyle w:val="Heading3"/>
        <w:rPr>
          <w:b w:val="0"/>
        </w:rPr>
      </w:pPr>
      <w:bookmarkStart w:id="66" w:name="_Toc149556414"/>
      <w:r w:rsidRPr="009E239D">
        <w:t>LFP-NCO system</w:t>
      </w:r>
      <w:r>
        <w:rPr>
          <w:b w:val="0"/>
        </w:rPr>
        <w:t xml:space="preserve"> c</w:t>
      </w:r>
      <w:r w:rsidR="00692E1D" w:rsidRPr="00564F45">
        <w:t>ontrol</w:t>
      </w:r>
      <w:r w:rsidR="00692E1D" w:rsidRPr="001B3BAC">
        <w:t xml:space="preserve"> </w:t>
      </w:r>
      <w:r w:rsidR="00692E1D">
        <w:t>device</w:t>
      </w:r>
      <w:r w:rsidR="00692E1D" w:rsidRPr="00564F45">
        <w:t xml:space="preserve"> instrumentation</w:t>
      </w:r>
      <w:r w:rsidR="00232A8A">
        <w:rPr>
          <w:b w:val="0"/>
        </w:rPr>
        <w:t xml:space="preserve"> </w:t>
      </w:r>
      <w:r w:rsidR="00232A8A" w:rsidRPr="00DF0F57">
        <w:rPr>
          <w:bCs w:val="0"/>
        </w:rPr>
        <w:t>CA021</w:t>
      </w:r>
      <w:r w:rsidR="00692E1D" w:rsidRPr="00DF0F57">
        <w:rPr>
          <w:bCs w:val="0"/>
        </w:rPr>
        <w:t>.</w:t>
      </w:r>
      <w:bookmarkEnd w:id="66"/>
    </w:p>
    <w:p w14:paraId="5980F3C0" w14:textId="77777777" w:rsidR="00232A8A" w:rsidRDefault="00232A8A" w:rsidP="00232A8A">
      <w:pPr>
        <w:rPr>
          <w:rStyle w:val="rynqvb"/>
          <w:lang w:val="en"/>
        </w:rPr>
      </w:pPr>
    </w:p>
    <w:p w14:paraId="4313FD11" w14:textId="77777777" w:rsidR="00232A8A" w:rsidRPr="009E239D" w:rsidRDefault="00232A8A" w:rsidP="00232A8A">
      <w:pPr>
        <w:rPr>
          <w:lang w:val="en"/>
        </w:rPr>
      </w:pPr>
      <w:r>
        <w:rPr>
          <w:rStyle w:val="rynqvb"/>
          <w:lang w:val="en"/>
        </w:rPr>
        <w:t>The following table shows the CA021 devices.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515890" w14:paraId="7039938B" w14:textId="77777777" w:rsidTr="00183BDC">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70E059BA" w14:textId="77777777" w:rsidR="00515890" w:rsidRDefault="00515890" w:rsidP="00183BDC">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69DF2BA1" w14:textId="77777777" w:rsidR="00515890" w:rsidRDefault="00515890" w:rsidP="00183BDC">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3199B175" w14:textId="77777777" w:rsidR="00515890" w:rsidRDefault="00515890" w:rsidP="00183BDC">
            <w:pPr>
              <w:jc w:val="left"/>
            </w:pPr>
            <w:r w:rsidRPr="001B3BAC">
              <w:t>Description</w:t>
            </w:r>
          </w:p>
        </w:tc>
      </w:tr>
      <w:tr w:rsidR="00515890" w14:paraId="1F2A0968"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BDE249E" w14:textId="77777777" w:rsidR="00515890" w:rsidRPr="001B3BAC" w:rsidRDefault="00515890" w:rsidP="00183BDC">
            <w:pPr>
              <w:spacing w:after="0"/>
              <w:jc w:val="center"/>
              <w:rPr>
                <w:rFonts w:asciiTheme="minorHAnsi" w:hAnsiTheme="minorHAnsi" w:cstheme="minorHAnsi"/>
                <w:color w:val="000000"/>
                <w:sz w:val="22"/>
                <w:szCs w:val="22"/>
                <w:lang w:val="en-AU"/>
              </w:rPr>
            </w:pPr>
            <w:r>
              <w:rPr>
                <w:rFonts w:ascii="Calibri" w:hAnsi="Calibri" w:cs="Calibri"/>
                <w:color w:val="000000"/>
                <w:sz w:val="22"/>
                <w:szCs w:val="22"/>
              </w:rPr>
              <w:t>LP422 (Valve)</w:t>
            </w:r>
          </w:p>
        </w:tc>
        <w:tc>
          <w:tcPr>
            <w:tcW w:w="2386" w:type="dxa"/>
            <w:tcBorders>
              <w:top w:val="single" w:sz="4" w:space="0" w:color="auto"/>
              <w:left w:val="single" w:sz="4" w:space="0" w:color="auto"/>
              <w:bottom w:val="single" w:sz="4" w:space="0" w:color="auto"/>
              <w:right w:val="single" w:sz="4" w:space="0" w:color="auto"/>
            </w:tcBorders>
            <w:vAlign w:val="bottom"/>
          </w:tcPr>
          <w:p w14:paraId="442FBB9B" w14:textId="77777777" w:rsidR="00515890" w:rsidRPr="001B3BAC" w:rsidRDefault="00515890" w:rsidP="00183BDC">
            <w:pPr>
              <w:spacing w:after="0"/>
              <w:rPr>
                <w:rFonts w:asciiTheme="minorHAnsi" w:hAnsiTheme="minorHAnsi" w:cstheme="minorHAnsi"/>
                <w:color w:val="000000"/>
                <w:sz w:val="22"/>
                <w:szCs w:val="22"/>
                <w:lang w:val="en-AU"/>
              </w:rPr>
            </w:pPr>
            <w:r>
              <w:rPr>
                <w:rFonts w:ascii="Calibri" w:hAnsi="Calibri" w:cs="Calibri"/>
                <w:color w:val="000000"/>
                <w:sz w:val="22"/>
                <w:szCs w:val="22"/>
              </w:rPr>
              <w:t xml:space="preserve">AY425 </w:t>
            </w:r>
          </w:p>
        </w:tc>
        <w:tc>
          <w:tcPr>
            <w:tcW w:w="5103" w:type="dxa"/>
            <w:tcBorders>
              <w:top w:val="single" w:sz="4" w:space="0" w:color="auto"/>
              <w:left w:val="single" w:sz="4" w:space="0" w:color="auto"/>
              <w:bottom w:val="single" w:sz="4" w:space="0" w:color="auto"/>
              <w:right w:val="single" w:sz="4" w:space="0" w:color="auto"/>
            </w:tcBorders>
            <w:vAlign w:val="bottom"/>
          </w:tcPr>
          <w:p w14:paraId="763D0D09" w14:textId="77777777" w:rsidR="00515890" w:rsidRPr="001B3BAC" w:rsidRDefault="00515890" w:rsidP="00183BDC">
            <w:pPr>
              <w:jc w:val="left"/>
              <w:rPr>
                <w:rFonts w:asciiTheme="minorHAnsi" w:hAnsiTheme="minorHAnsi" w:cstheme="minorHAnsi"/>
                <w:sz w:val="22"/>
                <w:szCs w:val="22"/>
              </w:rPr>
            </w:pPr>
            <w:r>
              <w:rPr>
                <w:rFonts w:ascii="Calibri" w:hAnsi="Calibri" w:cs="Calibri"/>
                <w:color w:val="000000"/>
                <w:sz w:val="22"/>
                <w:szCs w:val="22"/>
              </w:rPr>
              <w:t>Solenoid-</w:t>
            </w:r>
            <w:r w:rsidRPr="00232A8A">
              <w:rPr>
                <w:rFonts w:ascii="Calibri" w:hAnsi="Calibri" w:cs="Calibri"/>
                <w:color w:val="000000"/>
                <w:sz w:val="22"/>
                <w:szCs w:val="22"/>
              </w:rPr>
              <w:t>Inlet valve of the</w:t>
            </w:r>
            <w:r>
              <w:rPr>
                <w:rFonts w:ascii="Calibri" w:hAnsi="Calibri" w:cs="Calibri"/>
                <w:color w:val="000000"/>
                <w:sz w:val="22"/>
                <w:szCs w:val="22"/>
              </w:rPr>
              <w:t xml:space="preserve"> filter</w:t>
            </w:r>
          </w:p>
        </w:tc>
      </w:tr>
      <w:tr w:rsidR="00515890" w14:paraId="474EE73D"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2AB7AD6E" w14:textId="77777777" w:rsidR="00515890" w:rsidRPr="001B3BAC" w:rsidRDefault="00515890" w:rsidP="00183BDC">
            <w:pPr>
              <w:spacing w:after="0"/>
              <w:jc w:val="center"/>
              <w:rPr>
                <w:rFonts w:cs="Arial"/>
                <w:color w:val="000000"/>
              </w:rPr>
            </w:pPr>
            <w:r>
              <w:rPr>
                <w:rFonts w:ascii="Calibri" w:hAnsi="Calibri" w:cs="Calibri"/>
                <w:color w:val="000000"/>
                <w:sz w:val="22"/>
                <w:szCs w:val="22"/>
              </w:rPr>
              <w:t>LP422 (Valve)</w:t>
            </w:r>
          </w:p>
        </w:tc>
        <w:tc>
          <w:tcPr>
            <w:tcW w:w="2386" w:type="dxa"/>
            <w:tcBorders>
              <w:top w:val="single" w:sz="4" w:space="0" w:color="auto"/>
              <w:left w:val="single" w:sz="4" w:space="0" w:color="auto"/>
              <w:bottom w:val="single" w:sz="4" w:space="0" w:color="auto"/>
              <w:right w:val="single" w:sz="4" w:space="0" w:color="auto"/>
            </w:tcBorders>
            <w:vAlign w:val="bottom"/>
          </w:tcPr>
          <w:p w14:paraId="638515D9" w14:textId="77777777" w:rsidR="00515890" w:rsidRPr="001B3BAC" w:rsidRDefault="00515890" w:rsidP="00183BDC">
            <w:pPr>
              <w:spacing w:after="0"/>
              <w:rPr>
                <w:rFonts w:cs="Arial"/>
                <w:color w:val="000000"/>
              </w:rPr>
            </w:pPr>
            <w:r>
              <w:rPr>
                <w:rFonts w:ascii="Calibri" w:hAnsi="Calibri" w:cs="Calibri"/>
                <w:color w:val="000000"/>
                <w:sz w:val="22"/>
                <w:szCs w:val="22"/>
              </w:rPr>
              <w:t>ZSL424</w:t>
            </w:r>
          </w:p>
        </w:tc>
        <w:tc>
          <w:tcPr>
            <w:tcW w:w="5103" w:type="dxa"/>
            <w:tcBorders>
              <w:top w:val="single" w:sz="4" w:space="0" w:color="auto"/>
              <w:left w:val="single" w:sz="4" w:space="0" w:color="auto"/>
              <w:bottom w:val="single" w:sz="4" w:space="0" w:color="auto"/>
              <w:right w:val="single" w:sz="4" w:space="0" w:color="auto"/>
            </w:tcBorders>
            <w:vAlign w:val="bottom"/>
          </w:tcPr>
          <w:p w14:paraId="03A40B37" w14:textId="77777777" w:rsidR="00515890" w:rsidRPr="001B3BAC" w:rsidRDefault="00515890" w:rsidP="00183BDC">
            <w:pPr>
              <w:jc w:val="left"/>
              <w:rPr>
                <w:rFonts w:cs="Arial"/>
              </w:rPr>
            </w:pPr>
            <w:r>
              <w:rPr>
                <w:rFonts w:ascii="Calibri" w:hAnsi="Calibri" w:cs="Calibri"/>
                <w:color w:val="000000"/>
                <w:sz w:val="22"/>
                <w:szCs w:val="22"/>
              </w:rPr>
              <w:t>Sensor-Closed valve LP422 position confirmation</w:t>
            </w:r>
          </w:p>
        </w:tc>
      </w:tr>
      <w:tr w:rsidR="00515890" w14:paraId="2C5E36D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909FA15" w14:textId="77777777" w:rsidR="00515890" w:rsidRDefault="00515890" w:rsidP="00183BDC">
            <w:pPr>
              <w:spacing w:after="0"/>
              <w:jc w:val="center"/>
              <w:rPr>
                <w:rFonts w:ascii="Calibri" w:hAnsi="Calibri" w:cs="Calibri"/>
                <w:color w:val="000000"/>
                <w:sz w:val="22"/>
                <w:szCs w:val="22"/>
              </w:rPr>
            </w:pPr>
            <w:r>
              <w:rPr>
                <w:rFonts w:ascii="Calibri" w:hAnsi="Calibri" w:cs="Calibri"/>
                <w:color w:val="000000"/>
                <w:sz w:val="22"/>
                <w:szCs w:val="22"/>
              </w:rPr>
              <w:t>LP422 (Valve)</w:t>
            </w:r>
          </w:p>
        </w:tc>
        <w:tc>
          <w:tcPr>
            <w:tcW w:w="2386" w:type="dxa"/>
            <w:tcBorders>
              <w:top w:val="single" w:sz="4" w:space="0" w:color="auto"/>
              <w:left w:val="single" w:sz="4" w:space="0" w:color="auto"/>
              <w:bottom w:val="single" w:sz="4" w:space="0" w:color="auto"/>
              <w:right w:val="single" w:sz="4" w:space="0" w:color="auto"/>
            </w:tcBorders>
            <w:vAlign w:val="bottom"/>
          </w:tcPr>
          <w:p w14:paraId="4ECBD92F" w14:textId="77777777" w:rsidR="00515890" w:rsidRDefault="00515890" w:rsidP="00183BDC">
            <w:pPr>
              <w:spacing w:after="0"/>
              <w:rPr>
                <w:rFonts w:ascii="Calibri" w:hAnsi="Calibri" w:cs="Calibri"/>
                <w:color w:val="000000"/>
                <w:sz w:val="22"/>
                <w:szCs w:val="22"/>
              </w:rPr>
            </w:pPr>
            <w:r>
              <w:rPr>
                <w:rFonts w:ascii="Calibri" w:hAnsi="Calibri" w:cs="Calibri"/>
                <w:color w:val="000000"/>
                <w:sz w:val="22"/>
                <w:szCs w:val="22"/>
              </w:rPr>
              <w:t>ZSH423</w:t>
            </w:r>
          </w:p>
        </w:tc>
        <w:tc>
          <w:tcPr>
            <w:tcW w:w="5103" w:type="dxa"/>
            <w:tcBorders>
              <w:top w:val="single" w:sz="4" w:space="0" w:color="auto"/>
              <w:left w:val="single" w:sz="4" w:space="0" w:color="auto"/>
              <w:bottom w:val="single" w:sz="4" w:space="0" w:color="auto"/>
              <w:right w:val="single" w:sz="4" w:space="0" w:color="auto"/>
            </w:tcBorders>
            <w:vAlign w:val="bottom"/>
          </w:tcPr>
          <w:p w14:paraId="7D57CCF1" w14:textId="77777777" w:rsidR="00515890" w:rsidRDefault="00515890" w:rsidP="00183BDC">
            <w:pPr>
              <w:jc w:val="left"/>
              <w:rPr>
                <w:rFonts w:ascii="Calibri" w:hAnsi="Calibri" w:cs="Calibri"/>
                <w:color w:val="000000"/>
                <w:sz w:val="22"/>
                <w:szCs w:val="22"/>
              </w:rPr>
            </w:pPr>
            <w:r>
              <w:rPr>
                <w:rFonts w:ascii="Calibri" w:hAnsi="Calibri" w:cs="Calibri"/>
                <w:color w:val="000000"/>
                <w:sz w:val="22"/>
                <w:szCs w:val="22"/>
              </w:rPr>
              <w:t>Sensor-Open valve LP422 position confirmation</w:t>
            </w:r>
          </w:p>
        </w:tc>
      </w:tr>
      <w:tr w:rsidR="00515890" w14:paraId="709D4CDF"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356A57D4" w14:textId="77777777" w:rsidR="00515890" w:rsidRDefault="00515890" w:rsidP="00183BDC">
            <w:pPr>
              <w:spacing w:after="0"/>
              <w:jc w:val="center"/>
              <w:rPr>
                <w:rFonts w:ascii="Calibri" w:hAnsi="Calibri" w:cs="Calibri"/>
                <w:color w:val="000000"/>
                <w:sz w:val="22"/>
                <w:szCs w:val="22"/>
              </w:rPr>
            </w:pPr>
            <w:r>
              <w:rPr>
                <w:rFonts w:ascii="Calibri" w:hAnsi="Calibri" w:cs="Calibri"/>
                <w:color w:val="000000"/>
                <w:sz w:val="22"/>
                <w:szCs w:val="22"/>
              </w:rPr>
              <w:t>AY446</w:t>
            </w:r>
          </w:p>
        </w:tc>
        <w:tc>
          <w:tcPr>
            <w:tcW w:w="2386" w:type="dxa"/>
            <w:tcBorders>
              <w:top w:val="single" w:sz="4" w:space="0" w:color="auto"/>
              <w:left w:val="single" w:sz="4" w:space="0" w:color="auto"/>
              <w:bottom w:val="single" w:sz="4" w:space="0" w:color="auto"/>
              <w:right w:val="single" w:sz="4" w:space="0" w:color="auto"/>
            </w:tcBorders>
            <w:vAlign w:val="bottom"/>
          </w:tcPr>
          <w:p w14:paraId="4BB840AC" w14:textId="77777777" w:rsidR="00515890" w:rsidRDefault="00515890" w:rsidP="00183BDC">
            <w:pPr>
              <w:spacing w:after="0"/>
              <w:rPr>
                <w:rFonts w:ascii="Calibri" w:hAnsi="Calibri" w:cs="Calibri"/>
                <w:color w:val="000000"/>
                <w:sz w:val="22"/>
                <w:szCs w:val="22"/>
              </w:rPr>
            </w:pPr>
            <w:r>
              <w:rPr>
                <w:rFonts w:ascii="Calibri" w:hAnsi="Calibri" w:cs="Calibri"/>
                <w:color w:val="000000"/>
                <w:sz w:val="22"/>
                <w:szCs w:val="22"/>
              </w:rPr>
              <w:t>AY446</w:t>
            </w:r>
          </w:p>
        </w:tc>
        <w:tc>
          <w:tcPr>
            <w:tcW w:w="5103" w:type="dxa"/>
            <w:tcBorders>
              <w:top w:val="single" w:sz="4" w:space="0" w:color="auto"/>
              <w:left w:val="single" w:sz="4" w:space="0" w:color="auto"/>
              <w:bottom w:val="single" w:sz="4" w:space="0" w:color="auto"/>
              <w:right w:val="single" w:sz="4" w:space="0" w:color="auto"/>
            </w:tcBorders>
            <w:vAlign w:val="bottom"/>
          </w:tcPr>
          <w:p w14:paraId="7695EC75" w14:textId="77777777" w:rsidR="00515890" w:rsidRDefault="00515890" w:rsidP="00183BDC">
            <w:pPr>
              <w:jc w:val="left"/>
              <w:rPr>
                <w:rFonts w:ascii="Calibri" w:hAnsi="Calibri" w:cs="Calibri"/>
                <w:color w:val="000000"/>
                <w:sz w:val="22"/>
                <w:szCs w:val="22"/>
              </w:rPr>
            </w:pPr>
            <w:r>
              <w:rPr>
                <w:rFonts w:ascii="Calibri" w:hAnsi="Calibri" w:cs="Calibri"/>
                <w:color w:val="000000"/>
                <w:sz w:val="22"/>
                <w:szCs w:val="22"/>
              </w:rPr>
              <w:t>Magnetic filter indicator</w:t>
            </w:r>
          </w:p>
        </w:tc>
      </w:tr>
      <w:tr w:rsidR="00515890" w14:paraId="0140569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D9AF754" w14:textId="77777777" w:rsidR="00515890" w:rsidRDefault="00515890" w:rsidP="00183BDC">
            <w:pPr>
              <w:spacing w:after="0"/>
              <w:jc w:val="center"/>
              <w:rPr>
                <w:rFonts w:ascii="Calibri" w:hAnsi="Calibri" w:cs="Calibri"/>
                <w:color w:val="000000"/>
                <w:sz w:val="22"/>
                <w:szCs w:val="22"/>
              </w:rPr>
            </w:pPr>
            <w:r>
              <w:rPr>
                <w:rFonts w:ascii="Calibri" w:hAnsi="Calibri" w:cs="Calibri"/>
                <w:color w:val="000000"/>
                <w:sz w:val="22"/>
                <w:szCs w:val="22"/>
              </w:rPr>
              <w:t>LP426 (Valve)</w:t>
            </w:r>
          </w:p>
        </w:tc>
        <w:tc>
          <w:tcPr>
            <w:tcW w:w="2386" w:type="dxa"/>
            <w:tcBorders>
              <w:top w:val="single" w:sz="4" w:space="0" w:color="auto"/>
              <w:left w:val="single" w:sz="4" w:space="0" w:color="auto"/>
              <w:bottom w:val="single" w:sz="4" w:space="0" w:color="auto"/>
              <w:right w:val="single" w:sz="4" w:space="0" w:color="auto"/>
            </w:tcBorders>
            <w:vAlign w:val="bottom"/>
          </w:tcPr>
          <w:p w14:paraId="1D0F3626" w14:textId="77777777" w:rsidR="00515890" w:rsidRDefault="00515890" w:rsidP="00183BDC">
            <w:pPr>
              <w:spacing w:after="0"/>
              <w:rPr>
                <w:rFonts w:ascii="Calibri" w:hAnsi="Calibri" w:cs="Calibri"/>
                <w:color w:val="000000"/>
                <w:sz w:val="22"/>
                <w:szCs w:val="22"/>
              </w:rPr>
            </w:pPr>
            <w:r>
              <w:rPr>
                <w:rFonts w:ascii="Calibri" w:hAnsi="Calibri" w:cs="Calibri"/>
                <w:color w:val="000000"/>
                <w:sz w:val="22"/>
                <w:szCs w:val="22"/>
              </w:rPr>
              <w:t xml:space="preserve">AY429 </w:t>
            </w:r>
          </w:p>
        </w:tc>
        <w:tc>
          <w:tcPr>
            <w:tcW w:w="5103" w:type="dxa"/>
            <w:tcBorders>
              <w:top w:val="single" w:sz="4" w:space="0" w:color="auto"/>
              <w:left w:val="single" w:sz="4" w:space="0" w:color="auto"/>
              <w:bottom w:val="single" w:sz="4" w:space="0" w:color="auto"/>
              <w:right w:val="single" w:sz="4" w:space="0" w:color="auto"/>
            </w:tcBorders>
            <w:vAlign w:val="bottom"/>
          </w:tcPr>
          <w:p w14:paraId="6B9D011B" w14:textId="77777777" w:rsidR="00515890" w:rsidRDefault="00515890" w:rsidP="00183BDC">
            <w:pPr>
              <w:jc w:val="left"/>
              <w:rPr>
                <w:rFonts w:ascii="Calibri" w:hAnsi="Calibri" w:cs="Calibri"/>
                <w:color w:val="000000"/>
                <w:sz w:val="22"/>
                <w:szCs w:val="22"/>
              </w:rPr>
            </w:pPr>
            <w:r>
              <w:rPr>
                <w:rFonts w:ascii="Calibri" w:hAnsi="Calibri" w:cs="Calibri"/>
                <w:color w:val="000000"/>
                <w:sz w:val="22"/>
                <w:szCs w:val="22"/>
              </w:rPr>
              <w:t>Solenoid-Out</w:t>
            </w:r>
            <w:r w:rsidRPr="00232A8A">
              <w:rPr>
                <w:rFonts w:ascii="Calibri" w:hAnsi="Calibri" w:cs="Calibri"/>
                <w:color w:val="000000"/>
                <w:sz w:val="22"/>
                <w:szCs w:val="22"/>
              </w:rPr>
              <w:t>let valve of the</w:t>
            </w:r>
            <w:r>
              <w:rPr>
                <w:rFonts w:ascii="Calibri" w:hAnsi="Calibri" w:cs="Calibri"/>
                <w:color w:val="000000"/>
                <w:sz w:val="22"/>
                <w:szCs w:val="22"/>
              </w:rPr>
              <w:t xml:space="preserve"> filter</w:t>
            </w:r>
          </w:p>
        </w:tc>
      </w:tr>
      <w:tr w:rsidR="00515890" w14:paraId="2080D6C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1C4649A7" w14:textId="77777777" w:rsidR="00515890" w:rsidRDefault="00515890" w:rsidP="00183BDC">
            <w:pPr>
              <w:spacing w:after="0"/>
              <w:jc w:val="center"/>
              <w:rPr>
                <w:rFonts w:ascii="Calibri" w:hAnsi="Calibri" w:cs="Calibri"/>
                <w:color w:val="000000"/>
                <w:sz w:val="22"/>
                <w:szCs w:val="22"/>
              </w:rPr>
            </w:pPr>
            <w:r>
              <w:rPr>
                <w:rFonts w:ascii="Calibri" w:hAnsi="Calibri" w:cs="Calibri"/>
                <w:color w:val="000000"/>
                <w:sz w:val="22"/>
                <w:szCs w:val="22"/>
              </w:rPr>
              <w:t>LP426 (Valve)</w:t>
            </w:r>
          </w:p>
        </w:tc>
        <w:tc>
          <w:tcPr>
            <w:tcW w:w="2386" w:type="dxa"/>
            <w:tcBorders>
              <w:top w:val="single" w:sz="4" w:space="0" w:color="auto"/>
              <w:left w:val="single" w:sz="4" w:space="0" w:color="auto"/>
              <w:bottom w:val="single" w:sz="4" w:space="0" w:color="auto"/>
              <w:right w:val="single" w:sz="4" w:space="0" w:color="auto"/>
            </w:tcBorders>
            <w:vAlign w:val="bottom"/>
          </w:tcPr>
          <w:p w14:paraId="4F8455FF" w14:textId="77777777" w:rsidR="00515890" w:rsidRDefault="00515890" w:rsidP="00183BDC">
            <w:pPr>
              <w:spacing w:after="0"/>
              <w:rPr>
                <w:rFonts w:ascii="Calibri" w:hAnsi="Calibri" w:cs="Calibri"/>
                <w:color w:val="000000"/>
                <w:sz w:val="22"/>
                <w:szCs w:val="22"/>
              </w:rPr>
            </w:pPr>
            <w:r>
              <w:rPr>
                <w:rFonts w:ascii="Calibri" w:hAnsi="Calibri" w:cs="Calibri"/>
                <w:color w:val="000000"/>
                <w:sz w:val="22"/>
                <w:szCs w:val="22"/>
              </w:rPr>
              <w:t>ZSL428</w:t>
            </w:r>
          </w:p>
        </w:tc>
        <w:tc>
          <w:tcPr>
            <w:tcW w:w="5103" w:type="dxa"/>
            <w:tcBorders>
              <w:top w:val="single" w:sz="4" w:space="0" w:color="auto"/>
              <w:left w:val="single" w:sz="4" w:space="0" w:color="auto"/>
              <w:bottom w:val="single" w:sz="4" w:space="0" w:color="auto"/>
              <w:right w:val="single" w:sz="4" w:space="0" w:color="auto"/>
            </w:tcBorders>
            <w:vAlign w:val="bottom"/>
          </w:tcPr>
          <w:p w14:paraId="22E4042C" w14:textId="77777777" w:rsidR="00515890" w:rsidRDefault="00515890" w:rsidP="00183BDC">
            <w:pPr>
              <w:jc w:val="left"/>
              <w:rPr>
                <w:rFonts w:ascii="Calibri" w:hAnsi="Calibri" w:cs="Calibri"/>
                <w:color w:val="000000"/>
                <w:sz w:val="22"/>
                <w:szCs w:val="22"/>
              </w:rPr>
            </w:pPr>
            <w:r>
              <w:rPr>
                <w:rFonts w:ascii="Calibri" w:hAnsi="Calibri" w:cs="Calibri"/>
                <w:color w:val="000000"/>
                <w:sz w:val="22"/>
                <w:szCs w:val="22"/>
              </w:rPr>
              <w:t>Sensor-Closed valve LP426 position confirmation</w:t>
            </w:r>
          </w:p>
        </w:tc>
      </w:tr>
      <w:tr w:rsidR="00515890" w14:paraId="3D9EBBCB"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09BBDB53" w14:textId="77777777" w:rsidR="00515890" w:rsidRDefault="00515890" w:rsidP="00183BDC">
            <w:pPr>
              <w:spacing w:after="0"/>
              <w:jc w:val="center"/>
              <w:rPr>
                <w:rFonts w:ascii="Calibri" w:hAnsi="Calibri" w:cs="Calibri"/>
                <w:color w:val="000000"/>
                <w:sz w:val="22"/>
                <w:szCs w:val="22"/>
              </w:rPr>
            </w:pPr>
            <w:r>
              <w:rPr>
                <w:rFonts w:ascii="Calibri" w:hAnsi="Calibri" w:cs="Calibri"/>
                <w:color w:val="000000"/>
                <w:sz w:val="22"/>
                <w:szCs w:val="22"/>
              </w:rPr>
              <w:t>LP426 (Valve)</w:t>
            </w:r>
          </w:p>
        </w:tc>
        <w:tc>
          <w:tcPr>
            <w:tcW w:w="2386" w:type="dxa"/>
            <w:tcBorders>
              <w:top w:val="single" w:sz="4" w:space="0" w:color="auto"/>
              <w:left w:val="single" w:sz="4" w:space="0" w:color="auto"/>
              <w:bottom w:val="single" w:sz="4" w:space="0" w:color="auto"/>
              <w:right w:val="single" w:sz="4" w:space="0" w:color="auto"/>
            </w:tcBorders>
            <w:vAlign w:val="bottom"/>
          </w:tcPr>
          <w:p w14:paraId="06D9A286" w14:textId="77777777" w:rsidR="00515890" w:rsidRDefault="00515890" w:rsidP="00183BDC">
            <w:pPr>
              <w:spacing w:after="0"/>
              <w:rPr>
                <w:rFonts w:ascii="Calibri" w:hAnsi="Calibri" w:cs="Calibri"/>
                <w:color w:val="000000"/>
                <w:sz w:val="22"/>
                <w:szCs w:val="22"/>
              </w:rPr>
            </w:pPr>
            <w:r>
              <w:rPr>
                <w:rFonts w:ascii="Calibri" w:hAnsi="Calibri" w:cs="Calibri"/>
                <w:color w:val="000000"/>
                <w:sz w:val="22"/>
                <w:szCs w:val="22"/>
              </w:rPr>
              <w:t>ZSH427</w:t>
            </w:r>
          </w:p>
        </w:tc>
        <w:tc>
          <w:tcPr>
            <w:tcW w:w="5103" w:type="dxa"/>
            <w:tcBorders>
              <w:top w:val="single" w:sz="4" w:space="0" w:color="auto"/>
              <w:left w:val="single" w:sz="4" w:space="0" w:color="auto"/>
              <w:bottom w:val="single" w:sz="4" w:space="0" w:color="auto"/>
              <w:right w:val="single" w:sz="4" w:space="0" w:color="auto"/>
            </w:tcBorders>
            <w:vAlign w:val="bottom"/>
          </w:tcPr>
          <w:p w14:paraId="663C97F7" w14:textId="77777777" w:rsidR="00515890" w:rsidRDefault="00515890" w:rsidP="00183BDC">
            <w:pPr>
              <w:jc w:val="left"/>
              <w:rPr>
                <w:rFonts w:ascii="Calibri" w:hAnsi="Calibri" w:cs="Calibri"/>
                <w:color w:val="000000"/>
                <w:sz w:val="22"/>
                <w:szCs w:val="22"/>
              </w:rPr>
            </w:pPr>
            <w:r>
              <w:rPr>
                <w:rFonts w:ascii="Calibri" w:hAnsi="Calibri" w:cs="Calibri"/>
                <w:color w:val="000000"/>
                <w:sz w:val="22"/>
                <w:szCs w:val="22"/>
              </w:rPr>
              <w:t>Sensor-Open valve LP426 position confirmation</w:t>
            </w:r>
          </w:p>
        </w:tc>
      </w:tr>
    </w:tbl>
    <w:p w14:paraId="0D972527" w14:textId="77777777" w:rsidR="00515890" w:rsidRDefault="00515890" w:rsidP="00515890"/>
    <w:p w14:paraId="7A790ACD" w14:textId="77777777" w:rsidR="00515890" w:rsidRDefault="00515890" w:rsidP="00515890"/>
    <w:p w14:paraId="10A05F2D" w14:textId="77777777" w:rsidR="00515890" w:rsidRDefault="00515890" w:rsidP="00515890"/>
    <w:p w14:paraId="736FE8D5" w14:textId="77777777" w:rsidR="00515890" w:rsidRDefault="00515890" w:rsidP="00515890"/>
    <w:p w14:paraId="27442905" w14:textId="77777777" w:rsidR="00515890" w:rsidRPr="00515890" w:rsidRDefault="00515890" w:rsidP="00515890">
      <w:pPr>
        <w:pStyle w:val="Heading3"/>
      </w:pPr>
      <w:bookmarkStart w:id="67" w:name="_Toc149556415"/>
      <w:r>
        <w:t>CB</w:t>
      </w:r>
      <w:r w:rsidRPr="009E239D">
        <w:t xml:space="preserve"> system</w:t>
      </w:r>
      <w:r w:rsidRPr="00515890">
        <w:t xml:space="preserve"> c</w:t>
      </w:r>
      <w:r w:rsidRPr="00564F45">
        <w:t>ontrol</w:t>
      </w:r>
      <w:r w:rsidRPr="001B3BAC">
        <w:t xml:space="preserve"> </w:t>
      </w:r>
      <w:r>
        <w:t>device</w:t>
      </w:r>
      <w:r w:rsidRPr="00564F45">
        <w:t xml:space="preserve"> instrumentation</w:t>
      </w:r>
      <w:r w:rsidRPr="00515890">
        <w:t xml:space="preserve"> CA0</w:t>
      </w:r>
      <w:r>
        <w:t>1</w:t>
      </w:r>
      <w:r w:rsidRPr="00515890">
        <w:t>1.</w:t>
      </w:r>
      <w:bookmarkEnd w:id="67"/>
    </w:p>
    <w:p w14:paraId="7CE65F2F" w14:textId="77777777" w:rsidR="00515890" w:rsidRDefault="00515890" w:rsidP="00515890">
      <w:pPr>
        <w:rPr>
          <w:rStyle w:val="rynqvb"/>
          <w:lang w:val="en"/>
        </w:rPr>
      </w:pPr>
    </w:p>
    <w:p w14:paraId="2CDE7B05" w14:textId="77777777" w:rsidR="00515890" w:rsidRPr="009E239D" w:rsidRDefault="00515890" w:rsidP="00515890">
      <w:pPr>
        <w:rPr>
          <w:lang w:val="en"/>
        </w:rPr>
      </w:pPr>
      <w:r>
        <w:rPr>
          <w:rStyle w:val="rynqvb"/>
          <w:lang w:val="en"/>
        </w:rPr>
        <w:t>The following table shows the CA011 devices.</w:t>
      </w:r>
    </w:p>
    <w:p w14:paraId="6E224CD9" w14:textId="77777777" w:rsidR="00515890" w:rsidRPr="00647782" w:rsidRDefault="00515890" w:rsidP="00515890"/>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6"/>
        <w:gridCol w:w="5103"/>
      </w:tblGrid>
      <w:tr w:rsidR="00515890" w14:paraId="4E49284C" w14:textId="77777777" w:rsidTr="00183BDC">
        <w:tc>
          <w:tcPr>
            <w:tcW w:w="2576" w:type="dxa"/>
            <w:tcBorders>
              <w:top w:val="single" w:sz="4" w:space="0" w:color="auto"/>
              <w:left w:val="single" w:sz="4" w:space="0" w:color="auto"/>
              <w:bottom w:val="single" w:sz="4" w:space="0" w:color="auto"/>
              <w:right w:val="single" w:sz="4" w:space="0" w:color="auto"/>
            </w:tcBorders>
            <w:shd w:val="clear" w:color="auto" w:fill="D9D9D9"/>
            <w:hideMark/>
          </w:tcPr>
          <w:p w14:paraId="34EB1F76" w14:textId="77777777" w:rsidR="00515890" w:rsidRDefault="00515890" w:rsidP="00183BDC">
            <w:pPr>
              <w:jc w:val="center"/>
            </w:pPr>
            <w:r w:rsidRPr="001B3BAC">
              <w:t>Device</w:t>
            </w:r>
          </w:p>
        </w:tc>
        <w:tc>
          <w:tcPr>
            <w:tcW w:w="2386" w:type="dxa"/>
            <w:tcBorders>
              <w:top w:val="single" w:sz="4" w:space="0" w:color="auto"/>
              <w:left w:val="single" w:sz="4" w:space="0" w:color="auto"/>
              <w:bottom w:val="single" w:sz="4" w:space="0" w:color="auto"/>
              <w:right w:val="single" w:sz="4" w:space="0" w:color="auto"/>
            </w:tcBorders>
            <w:shd w:val="clear" w:color="auto" w:fill="D9D9D9"/>
            <w:hideMark/>
          </w:tcPr>
          <w:p w14:paraId="3B22CACF" w14:textId="77777777" w:rsidR="00515890" w:rsidRDefault="00515890" w:rsidP="00183BDC">
            <w:pPr>
              <w:ind w:right="1483"/>
              <w:jc w:val="left"/>
            </w:pPr>
            <w:r w:rsidRPr="001B3BAC">
              <w:t>Tag</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40CB31FA" w14:textId="77777777" w:rsidR="00515890" w:rsidRDefault="00515890" w:rsidP="00183BDC">
            <w:pPr>
              <w:jc w:val="left"/>
            </w:pPr>
            <w:r w:rsidRPr="001B3BAC">
              <w:t>Description</w:t>
            </w:r>
          </w:p>
        </w:tc>
      </w:tr>
      <w:tr w:rsidR="00515890" w14:paraId="03CBFB12"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79BDBB3" w14:textId="77777777" w:rsidR="00515890" w:rsidRDefault="00515890" w:rsidP="00183BDC">
            <w:pPr>
              <w:spacing w:after="0"/>
              <w:jc w:val="center"/>
              <w:rPr>
                <w:rFonts w:ascii="Calibri" w:hAnsi="Calibri" w:cs="Calibri"/>
                <w:color w:val="000000"/>
                <w:sz w:val="22"/>
                <w:szCs w:val="22"/>
              </w:rPr>
            </w:pPr>
            <w:r>
              <w:rPr>
                <w:rFonts w:ascii="Calibri" w:hAnsi="Calibri" w:cs="Calibri"/>
                <w:color w:val="000000"/>
                <w:sz w:val="22"/>
                <w:szCs w:val="22"/>
              </w:rPr>
              <w:t>AY021</w:t>
            </w:r>
          </w:p>
        </w:tc>
        <w:tc>
          <w:tcPr>
            <w:tcW w:w="2386" w:type="dxa"/>
            <w:tcBorders>
              <w:top w:val="single" w:sz="4" w:space="0" w:color="auto"/>
              <w:left w:val="single" w:sz="4" w:space="0" w:color="auto"/>
              <w:bottom w:val="single" w:sz="4" w:space="0" w:color="auto"/>
              <w:right w:val="single" w:sz="4" w:space="0" w:color="auto"/>
            </w:tcBorders>
            <w:vAlign w:val="bottom"/>
          </w:tcPr>
          <w:p w14:paraId="6148580A" w14:textId="77777777" w:rsidR="00515890" w:rsidRDefault="00515890" w:rsidP="00183BDC">
            <w:pPr>
              <w:spacing w:after="0"/>
              <w:rPr>
                <w:rFonts w:ascii="Calibri" w:hAnsi="Calibri" w:cs="Calibri"/>
                <w:color w:val="000000"/>
                <w:sz w:val="22"/>
                <w:szCs w:val="22"/>
              </w:rPr>
            </w:pPr>
            <w:r>
              <w:rPr>
                <w:rFonts w:ascii="Calibri" w:hAnsi="Calibri" w:cs="Calibri"/>
                <w:color w:val="000000"/>
                <w:sz w:val="22"/>
                <w:szCs w:val="22"/>
              </w:rPr>
              <w:t>AY021</w:t>
            </w:r>
          </w:p>
        </w:tc>
        <w:tc>
          <w:tcPr>
            <w:tcW w:w="5103" w:type="dxa"/>
            <w:tcBorders>
              <w:top w:val="single" w:sz="4" w:space="0" w:color="auto"/>
              <w:left w:val="single" w:sz="4" w:space="0" w:color="auto"/>
              <w:bottom w:val="single" w:sz="4" w:space="0" w:color="auto"/>
              <w:right w:val="single" w:sz="4" w:space="0" w:color="auto"/>
            </w:tcBorders>
            <w:vAlign w:val="bottom"/>
          </w:tcPr>
          <w:p w14:paraId="2F6654B2" w14:textId="77777777" w:rsidR="00515890" w:rsidRDefault="00515890" w:rsidP="00183BDC">
            <w:pPr>
              <w:jc w:val="left"/>
              <w:rPr>
                <w:rFonts w:ascii="Calibri" w:hAnsi="Calibri" w:cs="Calibri"/>
                <w:color w:val="000000"/>
                <w:sz w:val="22"/>
                <w:szCs w:val="22"/>
              </w:rPr>
            </w:pPr>
            <w:r>
              <w:rPr>
                <w:rFonts w:ascii="Calibri" w:hAnsi="Calibri" w:cs="Calibri"/>
                <w:color w:val="000000"/>
                <w:sz w:val="22"/>
                <w:szCs w:val="22"/>
              </w:rPr>
              <w:t>Magnetic filter indicator</w:t>
            </w:r>
          </w:p>
        </w:tc>
      </w:tr>
      <w:tr w:rsidR="00515890" w14:paraId="25557B01"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436BA32D" w14:textId="77777777" w:rsidR="00515890" w:rsidRDefault="00515890" w:rsidP="00183BDC">
            <w:pPr>
              <w:spacing w:after="0"/>
              <w:jc w:val="center"/>
              <w:rPr>
                <w:rFonts w:ascii="Calibri" w:hAnsi="Calibri" w:cs="Calibri"/>
                <w:color w:val="000000"/>
                <w:sz w:val="22"/>
                <w:szCs w:val="22"/>
              </w:rPr>
            </w:pPr>
            <w:r>
              <w:rPr>
                <w:rFonts w:ascii="Calibri" w:hAnsi="Calibri" w:cs="Calibri"/>
                <w:color w:val="000000"/>
                <w:sz w:val="22"/>
                <w:szCs w:val="22"/>
              </w:rPr>
              <w:t>LP008 (Valve)</w:t>
            </w:r>
          </w:p>
        </w:tc>
        <w:tc>
          <w:tcPr>
            <w:tcW w:w="2386" w:type="dxa"/>
            <w:tcBorders>
              <w:top w:val="single" w:sz="4" w:space="0" w:color="auto"/>
              <w:left w:val="single" w:sz="4" w:space="0" w:color="auto"/>
              <w:bottom w:val="single" w:sz="4" w:space="0" w:color="auto"/>
              <w:right w:val="single" w:sz="4" w:space="0" w:color="auto"/>
            </w:tcBorders>
            <w:vAlign w:val="bottom"/>
          </w:tcPr>
          <w:p w14:paraId="135FD3AF" w14:textId="77777777" w:rsidR="00515890" w:rsidRDefault="00515890" w:rsidP="00183BDC">
            <w:pPr>
              <w:spacing w:after="0"/>
              <w:rPr>
                <w:rFonts w:ascii="Calibri" w:hAnsi="Calibri" w:cs="Calibri"/>
                <w:color w:val="000000"/>
                <w:sz w:val="22"/>
                <w:szCs w:val="22"/>
              </w:rPr>
            </w:pPr>
            <w:r>
              <w:rPr>
                <w:rFonts w:ascii="Calibri" w:hAnsi="Calibri" w:cs="Calibri"/>
                <w:color w:val="000000"/>
                <w:sz w:val="22"/>
                <w:szCs w:val="22"/>
              </w:rPr>
              <w:t>AY022</w:t>
            </w:r>
          </w:p>
        </w:tc>
        <w:tc>
          <w:tcPr>
            <w:tcW w:w="5103" w:type="dxa"/>
            <w:tcBorders>
              <w:top w:val="single" w:sz="4" w:space="0" w:color="auto"/>
              <w:left w:val="single" w:sz="4" w:space="0" w:color="auto"/>
              <w:bottom w:val="single" w:sz="4" w:space="0" w:color="auto"/>
              <w:right w:val="single" w:sz="4" w:space="0" w:color="auto"/>
            </w:tcBorders>
            <w:vAlign w:val="bottom"/>
          </w:tcPr>
          <w:p w14:paraId="5E48AE59" w14:textId="77777777" w:rsidR="00515890" w:rsidRDefault="00515890" w:rsidP="00183BDC">
            <w:pPr>
              <w:jc w:val="left"/>
              <w:rPr>
                <w:rFonts w:ascii="Calibri" w:hAnsi="Calibri" w:cs="Calibri"/>
                <w:color w:val="000000"/>
                <w:sz w:val="22"/>
                <w:szCs w:val="22"/>
              </w:rPr>
            </w:pPr>
            <w:r>
              <w:rPr>
                <w:rFonts w:ascii="Calibri" w:hAnsi="Calibri" w:cs="Calibri"/>
                <w:color w:val="000000"/>
                <w:sz w:val="22"/>
                <w:szCs w:val="22"/>
              </w:rPr>
              <w:t>Solenoid-Out</w:t>
            </w:r>
            <w:r w:rsidRPr="00232A8A">
              <w:rPr>
                <w:rFonts w:ascii="Calibri" w:hAnsi="Calibri" w:cs="Calibri"/>
                <w:color w:val="000000"/>
                <w:sz w:val="22"/>
                <w:szCs w:val="22"/>
              </w:rPr>
              <w:t>let valve of the</w:t>
            </w:r>
            <w:r>
              <w:rPr>
                <w:rFonts w:ascii="Calibri" w:hAnsi="Calibri" w:cs="Calibri"/>
                <w:color w:val="000000"/>
                <w:sz w:val="22"/>
                <w:szCs w:val="22"/>
              </w:rPr>
              <w:t xml:space="preserve"> filter</w:t>
            </w:r>
          </w:p>
        </w:tc>
      </w:tr>
      <w:tr w:rsidR="00515890" w14:paraId="25524D34"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B5C93B4" w14:textId="77777777" w:rsidR="00515890" w:rsidRDefault="00515890" w:rsidP="00183BDC">
            <w:pPr>
              <w:spacing w:after="0"/>
              <w:jc w:val="center"/>
              <w:rPr>
                <w:rFonts w:ascii="Calibri" w:hAnsi="Calibri" w:cs="Calibri"/>
                <w:color w:val="000000"/>
                <w:sz w:val="22"/>
                <w:szCs w:val="22"/>
              </w:rPr>
            </w:pPr>
            <w:r>
              <w:rPr>
                <w:rFonts w:ascii="Calibri" w:hAnsi="Calibri" w:cs="Calibri"/>
                <w:color w:val="000000"/>
                <w:sz w:val="22"/>
                <w:szCs w:val="22"/>
              </w:rPr>
              <w:t>LP008 (Valve)</w:t>
            </w:r>
          </w:p>
        </w:tc>
        <w:tc>
          <w:tcPr>
            <w:tcW w:w="2386" w:type="dxa"/>
            <w:tcBorders>
              <w:top w:val="single" w:sz="4" w:space="0" w:color="auto"/>
              <w:left w:val="single" w:sz="4" w:space="0" w:color="auto"/>
              <w:bottom w:val="single" w:sz="4" w:space="0" w:color="auto"/>
              <w:right w:val="single" w:sz="4" w:space="0" w:color="auto"/>
            </w:tcBorders>
            <w:vAlign w:val="bottom"/>
          </w:tcPr>
          <w:p w14:paraId="099B3F07" w14:textId="77777777" w:rsidR="00515890" w:rsidRDefault="00515890" w:rsidP="00183BDC">
            <w:pPr>
              <w:spacing w:after="0"/>
              <w:rPr>
                <w:rFonts w:ascii="Calibri" w:hAnsi="Calibri" w:cs="Calibri"/>
                <w:color w:val="000000"/>
                <w:sz w:val="22"/>
                <w:szCs w:val="22"/>
              </w:rPr>
            </w:pPr>
            <w:r>
              <w:rPr>
                <w:rFonts w:ascii="Calibri" w:hAnsi="Calibri" w:cs="Calibri"/>
                <w:color w:val="000000"/>
                <w:sz w:val="22"/>
                <w:szCs w:val="22"/>
              </w:rPr>
              <w:t>ZSL011</w:t>
            </w:r>
          </w:p>
        </w:tc>
        <w:tc>
          <w:tcPr>
            <w:tcW w:w="5103" w:type="dxa"/>
            <w:tcBorders>
              <w:top w:val="single" w:sz="4" w:space="0" w:color="auto"/>
              <w:left w:val="single" w:sz="4" w:space="0" w:color="auto"/>
              <w:bottom w:val="single" w:sz="4" w:space="0" w:color="auto"/>
              <w:right w:val="single" w:sz="4" w:space="0" w:color="auto"/>
            </w:tcBorders>
            <w:vAlign w:val="bottom"/>
          </w:tcPr>
          <w:p w14:paraId="23CDB2D5" w14:textId="77777777" w:rsidR="00515890" w:rsidRDefault="00515890" w:rsidP="00183BDC">
            <w:pPr>
              <w:jc w:val="left"/>
              <w:rPr>
                <w:rFonts w:ascii="Calibri" w:hAnsi="Calibri" w:cs="Calibri"/>
                <w:color w:val="000000"/>
                <w:sz w:val="22"/>
                <w:szCs w:val="22"/>
              </w:rPr>
            </w:pPr>
            <w:r>
              <w:rPr>
                <w:rFonts w:ascii="Calibri" w:hAnsi="Calibri" w:cs="Calibri"/>
                <w:color w:val="000000"/>
                <w:sz w:val="22"/>
                <w:szCs w:val="22"/>
              </w:rPr>
              <w:t>Sensor-Closed valve LP008position confirmation</w:t>
            </w:r>
          </w:p>
        </w:tc>
      </w:tr>
      <w:tr w:rsidR="00515890" w14:paraId="4522B1E5"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616883BA" w14:textId="77777777" w:rsidR="00515890" w:rsidRDefault="00515890" w:rsidP="00183BDC">
            <w:pPr>
              <w:spacing w:after="0"/>
              <w:jc w:val="center"/>
              <w:rPr>
                <w:rFonts w:ascii="Calibri" w:hAnsi="Calibri" w:cs="Calibri"/>
                <w:color w:val="000000"/>
                <w:sz w:val="22"/>
                <w:szCs w:val="22"/>
              </w:rPr>
            </w:pPr>
            <w:r>
              <w:rPr>
                <w:rFonts w:ascii="Calibri" w:hAnsi="Calibri" w:cs="Calibri"/>
                <w:color w:val="000000"/>
                <w:sz w:val="22"/>
                <w:szCs w:val="22"/>
              </w:rPr>
              <w:t>LP008 (Valve)</w:t>
            </w:r>
          </w:p>
        </w:tc>
        <w:tc>
          <w:tcPr>
            <w:tcW w:w="2386" w:type="dxa"/>
            <w:tcBorders>
              <w:top w:val="single" w:sz="4" w:space="0" w:color="auto"/>
              <w:left w:val="single" w:sz="4" w:space="0" w:color="auto"/>
              <w:bottom w:val="single" w:sz="4" w:space="0" w:color="auto"/>
              <w:right w:val="single" w:sz="4" w:space="0" w:color="auto"/>
            </w:tcBorders>
            <w:vAlign w:val="bottom"/>
          </w:tcPr>
          <w:p w14:paraId="01926D7C" w14:textId="77777777" w:rsidR="00515890" w:rsidRDefault="00515890" w:rsidP="00183BDC">
            <w:pPr>
              <w:spacing w:after="0"/>
              <w:rPr>
                <w:rFonts w:ascii="Calibri" w:hAnsi="Calibri" w:cs="Calibri"/>
                <w:color w:val="000000"/>
                <w:sz w:val="22"/>
                <w:szCs w:val="22"/>
              </w:rPr>
            </w:pPr>
            <w:r>
              <w:rPr>
                <w:rFonts w:ascii="Calibri" w:hAnsi="Calibri" w:cs="Calibri"/>
                <w:color w:val="000000"/>
                <w:sz w:val="22"/>
                <w:szCs w:val="22"/>
              </w:rPr>
              <w:t>ZSH011</w:t>
            </w:r>
          </w:p>
        </w:tc>
        <w:tc>
          <w:tcPr>
            <w:tcW w:w="5103" w:type="dxa"/>
            <w:tcBorders>
              <w:top w:val="single" w:sz="4" w:space="0" w:color="auto"/>
              <w:left w:val="single" w:sz="4" w:space="0" w:color="auto"/>
              <w:bottom w:val="single" w:sz="4" w:space="0" w:color="auto"/>
              <w:right w:val="single" w:sz="4" w:space="0" w:color="auto"/>
            </w:tcBorders>
            <w:vAlign w:val="bottom"/>
          </w:tcPr>
          <w:p w14:paraId="697EEBA3" w14:textId="77777777" w:rsidR="00515890" w:rsidRDefault="00515890" w:rsidP="00183BDC">
            <w:pPr>
              <w:jc w:val="left"/>
              <w:rPr>
                <w:rFonts w:ascii="Calibri" w:hAnsi="Calibri" w:cs="Calibri"/>
                <w:color w:val="000000"/>
                <w:sz w:val="22"/>
                <w:szCs w:val="22"/>
              </w:rPr>
            </w:pPr>
            <w:r>
              <w:rPr>
                <w:rFonts w:ascii="Calibri" w:hAnsi="Calibri" w:cs="Calibri"/>
                <w:color w:val="000000"/>
                <w:sz w:val="22"/>
                <w:szCs w:val="22"/>
              </w:rPr>
              <w:t>Sensor-Open valve LP008 position confirmation</w:t>
            </w:r>
          </w:p>
        </w:tc>
      </w:tr>
      <w:tr w:rsidR="00515890" w14:paraId="2B0E5D87" w14:textId="77777777" w:rsidTr="00183BDC">
        <w:tc>
          <w:tcPr>
            <w:tcW w:w="2576" w:type="dxa"/>
            <w:tcBorders>
              <w:top w:val="single" w:sz="4" w:space="0" w:color="auto"/>
              <w:left w:val="single" w:sz="4" w:space="0" w:color="auto"/>
              <w:bottom w:val="single" w:sz="4" w:space="0" w:color="auto"/>
              <w:right w:val="single" w:sz="4" w:space="0" w:color="auto"/>
            </w:tcBorders>
            <w:vAlign w:val="bottom"/>
          </w:tcPr>
          <w:p w14:paraId="5F0F6FC9" w14:textId="77777777" w:rsidR="00515890" w:rsidRDefault="00515890" w:rsidP="00183BDC">
            <w:pPr>
              <w:spacing w:after="0"/>
              <w:jc w:val="center"/>
              <w:rPr>
                <w:rFonts w:ascii="Calibri" w:hAnsi="Calibri" w:cs="Calibri"/>
                <w:color w:val="000000"/>
                <w:sz w:val="22"/>
                <w:szCs w:val="22"/>
              </w:rPr>
            </w:pPr>
            <w:r w:rsidRPr="00515890">
              <w:rPr>
                <w:rFonts w:ascii="Calibri" w:hAnsi="Calibri" w:cs="Calibri"/>
                <w:color w:val="000000"/>
                <w:sz w:val="22"/>
                <w:szCs w:val="22"/>
              </w:rPr>
              <w:t>AMOT-M01(Motor)</w:t>
            </w:r>
          </w:p>
        </w:tc>
        <w:tc>
          <w:tcPr>
            <w:tcW w:w="2386" w:type="dxa"/>
            <w:tcBorders>
              <w:top w:val="single" w:sz="4" w:space="0" w:color="auto"/>
              <w:left w:val="single" w:sz="4" w:space="0" w:color="auto"/>
              <w:bottom w:val="single" w:sz="4" w:space="0" w:color="auto"/>
              <w:right w:val="single" w:sz="4" w:space="0" w:color="auto"/>
            </w:tcBorders>
            <w:vAlign w:val="bottom"/>
          </w:tcPr>
          <w:p w14:paraId="6E406ACD" w14:textId="77777777" w:rsidR="00515890" w:rsidRDefault="00515890" w:rsidP="00183BDC">
            <w:pPr>
              <w:spacing w:after="0"/>
              <w:rPr>
                <w:rFonts w:ascii="Calibri" w:hAnsi="Calibri" w:cs="Calibri"/>
                <w:color w:val="000000"/>
                <w:sz w:val="22"/>
                <w:szCs w:val="22"/>
              </w:rPr>
            </w:pPr>
            <w:r>
              <w:rPr>
                <w:rFonts w:ascii="Calibri" w:hAnsi="Calibri" w:cs="Calibri"/>
                <w:color w:val="000000"/>
                <w:sz w:val="22"/>
                <w:szCs w:val="22"/>
              </w:rPr>
              <w:t>NO001-M01-VFD</w:t>
            </w:r>
          </w:p>
        </w:tc>
        <w:tc>
          <w:tcPr>
            <w:tcW w:w="5103" w:type="dxa"/>
            <w:tcBorders>
              <w:top w:val="single" w:sz="4" w:space="0" w:color="auto"/>
              <w:left w:val="single" w:sz="4" w:space="0" w:color="auto"/>
              <w:bottom w:val="single" w:sz="4" w:space="0" w:color="auto"/>
              <w:right w:val="single" w:sz="4" w:space="0" w:color="auto"/>
            </w:tcBorders>
            <w:vAlign w:val="bottom"/>
          </w:tcPr>
          <w:p w14:paraId="384E332F" w14:textId="77777777" w:rsidR="00515890" w:rsidRDefault="00515890" w:rsidP="00183BDC">
            <w:pPr>
              <w:jc w:val="left"/>
              <w:rPr>
                <w:rFonts w:ascii="Calibri" w:hAnsi="Calibri" w:cs="Calibri"/>
                <w:color w:val="000000"/>
                <w:sz w:val="22"/>
                <w:szCs w:val="22"/>
              </w:rPr>
            </w:pPr>
            <w:r>
              <w:rPr>
                <w:rFonts w:ascii="Calibri" w:hAnsi="Calibri" w:cs="Calibri"/>
                <w:color w:val="000000"/>
                <w:sz w:val="22"/>
                <w:szCs w:val="22"/>
              </w:rPr>
              <w:t>Motor-</w:t>
            </w:r>
            <w:r>
              <w:t xml:space="preserve"> </w:t>
            </w:r>
            <w:r w:rsidRPr="00515890">
              <w:rPr>
                <w:rFonts w:ascii="Calibri" w:hAnsi="Calibri" w:cs="Calibri"/>
                <w:color w:val="000000"/>
                <w:sz w:val="22"/>
                <w:szCs w:val="22"/>
              </w:rPr>
              <w:t>vibrator</w:t>
            </w:r>
          </w:p>
        </w:tc>
      </w:tr>
    </w:tbl>
    <w:p w14:paraId="6126DA82" w14:textId="77777777" w:rsidR="00692E1D" w:rsidRPr="00647782" w:rsidRDefault="00692E1D" w:rsidP="00D44B1A"/>
    <w:p w14:paraId="2A999E98" w14:textId="77777777" w:rsidR="006F0466" w:rsidRDefault="006F0466">
      <w:pPr>
        <w:pStyle w:val="Heading1"/>
      </w:pPr>
      <w:bookmarkStart w:id="68" w:name="_Toc149556416"/>
      <w:r>
        <w:lastRenderedPageBreak/>
        <w:t>Functional description</w:t>
      </w:r>
      <w:bookmarkEnd w:id="68"/>
    </w:p>
    <w:p w14:paraId="6266003D" w14:textId="77777777" w:rsidR="008D73B9" w:rsidRPr="00F5217D" w:rsidRDefault="008D73B9">
      <w:pPr>
        <w:pStyle w:val="Heading2"/>
      </w:pPr>
      <w:bookmarkStart w:id="69" w:name="_Ref328668937"/>
      <w:bookmarkStart w:id="70" w:name="_Toc149556417"/>
      <w:r w:rsidRPr="008D73B9">
        <w:t>Mode of Operation and Machine Behavior</w:t>
      </w:r>
      <w:bookmarkEnd w:id="70"/>
    </w:p>
    <w:p w14:paraId="7E2407E3" w14:textId="77777777" w:rsidR="008D73B9" w:rsidRDefault="00D73336"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73336">
        <w:rPr>
          <w:rFonts w:cs="Arial"/>
        </w:rPr>
        <w:t>The project or system has a behavior based on state machines.</w:t>
      </w:r>
      <w:r>
        <w:rPr>
          <w:rFonts w:cs="Arial"/>
        </w:rPr>
        <w:t xml:space="preserve"> </w:t>
      </w:r>
      <w:r w:rsidRPr="00D73336">
        <w:rPr>
          <w:rFonts w:cs="Arial"/>
        </w:rPr>
        <w:t>A state machine is a control model that is defined by fixed operating states with defined requirements needed to transition from one state to another. The machine's operation can be summarized by providing the current state. State machines help operators understand what the machine is doing and what is needed in order to move into a more productive state.</w:t>
      </w:r>
    </w:p>
    <w:p w14:paraId="474F869A" w14:textId="77777777" w:rsidR="00C6732E" w:rsidRDefault="00C6732E"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50EB9497" w14:textId="77777777" w:rsidR="008D73B9" w:rsidRDefault="00C6732E"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Pr>
          <w:noProof/>
        </w:rPr>
        <w:drawing>
          <wp:inline distT="0" distB="0" distL="0" distR="0" wp14:anchorId="3CAD82C3" wp14:editId="677E51C6">
            <wp:extent cx="5876014" cy="3474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0402" t="11013" r="21261" b="63488"/>
                    <a:stretch/>
                  </pic:blipFill>
                  <pic:spPr bwMode="auto">
                    <a:xfrm>
                      <a:off x="0" y="0"/>
                      <a:ext cx="5893014" cy="3484436"/>
                    </a:xfrm>
                    <a:prstGeom prst="rect">
                      <a:avLst/>
                    </a:prstGeom>
                    <a:ln>
                      <a:noFill/>
                    </a:ln>
                    <a:extLst>
                      <a:ext uri="{53640926-AAD7-44D8-BBD7-CCE9431645EC}">
                        <a14:shadowObscured xmlns:a14="http://schemas.microsoft.com/office/drawing/2010/main"/>
                      </a:ext>
                    </a:extLst>
                  </pic:spPr>
                </pic:pic>
              </a:graphicData>
            </a:graphic>
          </wp:inline>
        </w:drawing>
      </w:r>
    </w:p>
    <w:p w14:paraId="78B04C1B" w14:textId="77777777" w:rsidR="00C6732E" w:rsidRDefault="00C6732E" w:rsidP="00C67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Arial"/>
        </w:rPr>
      </w:pPr>
      <w:r w:rsidRPr="00C6732E">
        <w:rPr>
          <w:rFonts w:cs="Arial"/>
        </w:rPr>
        <w:t>Figure 1: State Machine Model</w:t>
      </w:r>
    </w:p>
    <w:p w14:paraId="1E648D30" w14:textId="77777777" w:rsidR="00C6732E" w:rsidRDefault="00C6732E"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2893B23" w14:textId="77777777" w:rsidR="008D73B9" w:rsidRDefault="00C6732E"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C6732E">
        <w:rPr>
          <w:rFonts w:cs="Arial"/>
        </w:rPr>
        <w:t xml:space="preserve">The state machine model contains a set of 17 predefined states, broken into two categories. Waiting states are stable situations for the unit/machine. The machine remains in a wait state until receiving a command to enter the next state. Waiting states include Idle, Stopped, Aborted, Suspended, Held, Completed, and Execute. Acting states are where the machine must perform some transient actions. The machine performs the functions, and then automatically moves onto the next (waiting) state when it is finished. Acting states end in “ing”, and include Resetting, Starting, Clearing, Stopping, Aborting, Suspending, Unsuspending, Holding, Unholding, and Completing. Not all states have to be used, but none can be added. Additionally, no transitions not included in the state diagram are permitted. If the machine receives a command which is invalid (such as attempting to </w:t>
      </w:r>
      <w:r w:rsidRPr="00C6732E">
        <w:rPr>
          <w:rFonts w:cs="Arial"/>
        </w:rPr>
        <w:lastRenderedPageBreak/>
        <w:t>start a machine in Execute), the command is ignored. The minimum set of states that must be implemented includes the following: Idle, Execute, Stopped, Aborted. In each state, logic can be executed until a state transition occurs.</w:t>
      </w:r>
    </w:p>
    <w:p w14:paraId="35AE793E" w14:textId="77777777" w:rsidR="008D73B9" w:rsidRDefault="008D73B9"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016E1CF7" w14:textId="77777777" w:rsidR="00550E62" w:rsidRDefault="00550E62"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550E62">
        <w:rPr>
          <w:rFonts w:cs="Arial"/>
        </w:rPr>
        <w:t>This system is designed to coordinate and execute a variety of control states for the equipments connected to it. Through the implementation of specific commands, the system will ensure the smooth and accurate operation of the connected equipment.</w:t>
      </w:r>
      <w:r>
        <w:rPr>
          <w:rFonts w:cs="Arial"/>
        </w:rPr>
        <w:t xml:space="preserve"> </w:t>
      </w:r>
      <w:r w:rsidRPr="00550E62">
        <w:rPr>
          <w:rFonts w:cs="Arial"/>
        </w:rPr>
        <w:t>The following shows the states in which the equipment will be controlled according to the control model</w:t>
      </w:r>
      <w:r w:rsidR="008C0417">
        <w:rPr>
          <w:rFonts w:cs="Arial"/>
        </w:rPr>
        <w:t>.</w:t>
      </w:r>
    </w:p>
    <w:p w14:paraId="7859D03F" w14:textId="77777777" w:rsidR="008D73B9" w:rsidRDefault="008D73B9"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896FAA6" w14:textId="77777777" w:rsidR="008C0417" w:rsidRPr="008C0417" w:rsidRDefault="008C0417" w:rsidP="008C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C</w:t>
      </w:r>
      <w:r w:rsidR="003A2A37" w:rsidRPr="008C0417">
        <w:rPr>
          <w:rFonts w:cs="Arial"/>
        </w:rPr>
        <w:t>athode</w:t>
      </w:r>
      <w:r w:rsidRPr="008C0417">
        <w:rPr>
          <w:rFonts w:cs="Arial"/>
        </w:rPr>
        <w:t xml:space="preserve"> </w:t>
      </w:r>
      <w:r w:rsidR="003A2A37" w:rsidRPr="003A2A37">
        <w:rPr>
          <w:rFonts w:cs="Arial"/>
        </w:rPr>
        <w:t xml:space="preserve">General Equipment </w:t>
      </w:r>
      <w:r w:rsidRPr="008C0417">
        <w:rPr>
          <w:rFonts w:cs="Arial"/>
        </w:rPr>
        <w:t>(Cumulative)</w:t>
      </w:r>
    </w:p>
    <w:p w14:paraId="431A77C3" w14:textId="77777777" w:rsidR="008C0417" w:rsidRPr="008C0417" w:rsidRDefault="008C0417">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4 – Idle – Machine not running</w:t>
      </w:r>
      <w:r w:rsidR="003A2A37">
        <w:rPr>
          <w:rFonts w:cs="Arial"/>
        </w:rPr>
        <w:t>.</w:t>
      </w:r>
    </w:p>
    <w:p w14:paraId="69715C4A" w14:textId="77777777" w:rsidR="008C0417" w:rsidRDefault="008C0417">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6 – Execute – Machine Running</w:t>
      </w:r>
      <w:r w:rsidR="003A2A37">
        <w:rPr>
          <w:rFonts w:cs="Arial"/>
        </w:rPr>
        <w:t>.</w:t>
      </w:r>
    </w:p>
    <w:p w14:paraId="3CEE64AA" w14:textId="77777777" w:rsidR="003A2A37" w:rsidRDefault="008C0417">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17 – Completed – Sequence completed</w:t>
      </w:r>
      <w:r w:rsidR="003A2A37">
        <w:rPr>
          <w:rFonts w:cs="Arial"/>
        </w:rPr>
        <w:t>.</w:t>
      </w:r>
    </w:p>
    <w:p w14:paraId="2098A92C" w14:textId="77777777" w:rsidR="00C8255F" w:rsidRDefault="00C8255F" w:rsidP="00C8255F">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19 – E-Stop – Emergency Stop pressed</w:t>
      </w:r>
      <w:r>
        <w:rPr>
          <w:rFonts w:cs="Arial"/>
        </w:rPr>
        <w:t>.</w:t>
      </w:r>
    </w:p>
    <w:p w14:paraId="1B9EC78A" w14:textId="77777777" w:rsidR="00C8255F" w:rsidRPr="002C087A" w:rsidRDefault="00C8255F" w:rsidP="00C8255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559C8B5" w14:textId="77777777" w:rsidR="008C0417" w:rsidRPr="008C0417" w:rsidRDefault="008C0417" w:rsidP="008C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D</w:t>
      </w:r>
      <w:r w:rsidR="003A2A37" w:rsidRPr="008C0417">
        <w:rPr>
          <w:rFonts w:cs="Arial"/>
        </w:rPr>
        <w:t>ryer</w:t>
      </w:r>
    </w:p>
    <w:p w14:paraId="50759DD9" w14:textId="77777777" w:rsidR="003A2A37" w:rsidRDefault="008C0417">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A2A37">
        <w:rPr>
          <w:rFonts w:cs="Arial"/>
        </w:rPr>
        <w:t>State 4 – Idle – Machine not running</w:t>
      </w:r>
      <w:r w:rsidR="003A2A37" w:rsidRPr="003A2A37">
        <w:rPr>
          <w:rFonts w:cs="Arial"/>
        </w:rPr>
        <w:t>.</w:t>
      </w:r>
    </w:p>
    <w:p w14:paraId="4B355C5B" w14:textId="77777777" w:rsidR="003A2A37" w:rsidRDefault="008C0417">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A2A37">
        <w:rPr>
          <w:rFonts w:cs="Arial"/>
        </w:rPr>
        <w:t>State 3 – Starting – Machine warm up</w:t>
      </w:r>
      <w:r w:rsidR="003A2A37" w:rsidRPr="003A2A37">
        <w:rPr>
          <w:rFonts w:cs="Arial"/>
        </w:rPr>
        <w:t>.</w:t>
      </w:r>
    </w:p>
    <w:p w14:paraId="5924F6AF" w14:textId="77777777" w:rsidR="003A2A37" w:rsidRDefault="008C0417">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A2A37">
        <w:rPr>
          <w:rFonts w:cs="Arial"/>
        </w:rPr>
        <w:t>State 6 – Execute – Machine Drying</w:t>
      </w:r>
      <w:r w:rsidR="003A2A37" w:rsidRPr="003A2A37">
        <w:rPr>
          <w:rFonts w:cs="Arial"/>
        </w:rPr>
        <w:t>.</w:t>
      </w:r>
    </w:p>
    <w:p w14:paraId="7A18796D" w14:textId="77777777" w:rsidR="003A2A37" w:rsidRDefault="008C0417">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A2A37">
        <w:rPr>
          <w:rFonts w:cs="Arial"/>
        </w:rPr>
        <w:t>State 16 – Completing – Drying time almost complete</w:t>
      </w:r>
      <w:r w:rsidR="003A2A37" w:rsidRPr="003A2A37">
        <w:rPr>
          <w:rFonts w:cs="Arial"/>
        </w:rPr>
        <w:t>.</w:t>
      </w:r>
    </w:p>
    <w:p w14:paraId="17F75358" w14:textId="77777777" w:rsidR="008C0417" w:rsidRDefault="008C0417">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A2A37">
        <w:rPr>
          <w:rFonts w:cs="Arial"/>
        </w:rPr>
        <w:t>State 17 – Completed – Drying completed</w:t>
      </w:r>
      <w:r w:rsidR="003A2A37" w:rsidRPr="003A2A37">
        <w:rPr>
          <w:rFonts w:cs="Arial"/>
        </w:rPr>
        <w:t>.</w:t>
      </w:r>
    </w:p>
    <w:p w14:paraId="06451D7B" w14:textId="77777777" w:rsidR="00C8255F" w:rsidRDefault="00C8255F" w:rsidP="00C8255F">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A2A37">
        <w:rPr>
          <w:rFonts w:cs="Arial"/>
        </w:rPr>
        <w:t>State 19 – E-Stop – Emergency Stop pressed.</w:t>
      </w:r>
    </w:p>
    <w:p w14:paraId="2488A83D" w14:textId="77777777" w:rsidR="00C8255F" w:rsidRPr="002C087A" w:rsidRDefault="00C8255F" w:rsidP="00C8255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9AAFA9D" w14:textId="77777777" w:rsidR="008C0417" w:rsidRPr="008C0417" w:rsidRDefault="008C0417" w:rsidP="008C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C</w:t>
      </w:r>
      <w:r w:rsidR="003A2A37" w:rsidRPr="008C0417">
        <w:rPr>
          <w:rFonts w:cs="Arial"/>
        </w:rPr>
        <w:t>ooler</w:t>
      </w:r>
      <w:r w:rsidRPr="008C0417">
        <w:rPr>
          <w:rFonts w:cs="Arial"/>
        </w:rPr>
        <w:t xml:space="preserve"> </w:t>
      </w:r>
    </w:p>
    <w:p w14:paraId="1F5D1355" w14:textId="77777777" w:rsidR="003A2A37" w:rsidRDefault="008C041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A2A37">
        <w:rPr>
          <w:rFonts w:cs="Arial"/>
        </w:rPr>
        <w:t>State 4 – Idle – Machine not running</w:t>
      </w:r>
      <w:r w:rsidR="003A2A37">
        <w:rPr>
          <w:rFonts w:cs="Arial"/>
        </w:rPr>
        <w:t>.</w:t>
      </w:r>
    </w:p>
    <w:p w14:paraId="50BB637E" w14:textId="77777777" w:rsidR="003A2A37" w:rsidRDefault="008C041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3 – Starting – Machine warm up</w:t>
      </w:r>
      <w:r w:rsidR="003A2A37">
        <w:rPr>
          <w:rFonts w:cs="Arial"/>
        </w:rPr>
        <w:t>.</w:t>
      </w:r>
    </w:p>
    <w:p w14:paraId="3FE4BAC8" w14:textId="77777777" w:rsidR="003A2A37" w:rsidRDefault="008C041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6 – Execute – Machine Cooling</w:t>
      </w:r>
      <w:r w:rsidR="003A2A37">
        <w:rPr>
          <w:rFonts w:cs="Arial"/>
        </w:rPr>
        <w:t>.</w:t>
      </w:r>
    </w:p>
    <w:p w14:paraId="44DE549C" w14:textId="77777777" w:rsidR="003A2A37" w:rsidRDefault="008C041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16 – Completing – Cooling time almost complete</w:t>
      </w:r>
      <w:r w:rsidR="003A2A37">
        <w:rPr>
          <w:rFonts w:cs="Arial"/>
        </w:rPr>
        <w:t>.</w:t>
      </w:r>
    </w:p>
    <w:p w14:paraId="2060C93A" w14:textId="77777777" w:rsidR="008C0417" w:rsidRDefault="008C041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17 – Completed – Cooling completed</w:t>
      </w:r>
      <w:r w:rsidR="003A2A37">
        <w:rPr>
          <w:rFonts w:cs="Arial"/>
        </w:rPr>
        <w:t>.</w:t>
      </w:r>
    </w:p>
    <w:p w14:paraId="3C1486C5" w14:textId="77777777" w:rsidR="00C8255F" w:rsidRDefault="00C8255F" w:rsidP="00C8255F">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19 – E-Stop – Emergency Stop pressed</w:t>
      </w:r>
      <w:r>
        <w:rPr>
          <w:rFonts w:cs="Arial"/>
        </w:rPr>
        <w:t>.</w:t>
      </w:r>
    </w:p>
    <w:p w14:paraId="7A82FF17" w14:textId="77777777" w:rsidR="00C8255F" w:rsidRPr="002C087A" w:rsidRDefault="00C8255F" w:rsidP="00C8255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0E811928" w14:textId="77777777" w:rsidR="00521C0A" w:rsidRPr="008C0417" w:rsidRDefault="008C0417" w:rsidP="00521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D</w:t>
      </w:r>
      <w:r w:rsidR="00521C0A" w:rsidRPr="008C0417">
        <w:rPr>
          <w:rFonts w:cs="Arial"/>
        </w:rPr>
        <w:t>ryer</w:t>
      </w:r>
      <w:r w:rsidRPr="008C0417">
        <w:rPr>
          <w:rFonts w:cs="Arial"/>
        </w:rPr>
        <w:t>/C</w:t>
      </w:r>
      <w:r w:rsidR="00521C0A" w:rsidRPr="008C0417">
        <w:rPr>
          <w:rFonts w:cs="Arial"/>
        </w:rPr>
        <w:t>ooler</w:t>
      </w:r>
    </w:p>
    <w:p w14:paraId="09AEDA7E" w14:textId="77777777" w:rsidR="00521C0A" w:rsidRDefault="008C041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521C0A">
        <w:rPr>
          <w:rFonts w:cs="Arial"/>
        </w:rPr>
        <w:t>State 4 – Idle – Machine not running</w:t>
      </w:r>
      <w:r w:rsidR="00521C0A">
        <w:rPr>
          <w:rFonts w:cs="Arial"/>
        </w:rPr>
        <w:t>.</w:t>
      </w:r>
    </w:p>
    <w:p w14:paraId="1400C7C7" w14:textId="77777777" w:rsidR="00521C0A" w:rsidRDefault="008C041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521C0A">
        <w:rPr>
          <w:rFonts w:cs="Arial"/>
        </w:rPr>
        <w:t>State 3 – Starting – Machine warm up</w:t>
      </w:r>
      <w:r w:rsidR="00521C0A">
        <w:rPr>
          <w:rFonts w:cs="Arial"/>
        </w:rPr>
        <w:t>.</w:t>
      </w:r>
    </w:p>
    <w:p w14:paraId="7CFCD303" w14:textId="77777777" w:rsidR="00521C0A" w:rsidRDefault="008C041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6 – Execute – Machine Cooling/Drying</w:t>
      </w:r>
      <w:r w:rsidR="00521C0A">
        <w:rPr>
          <w:rFonts w:cs="Arial"/>
        </w:rPr>
        <w:t>.</w:t>
      </w:r>
    </w:p>
    <w:p w14:paraId="0A38235D" w14:textId="77777777" w:rsidR="00521C0A" w:rsidRDefault="008C041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16 – Completing – Cooling/Drying time almost complete</w:t>
      </w:r>
      <w:r w:rsidR="00521C0A">
        <w:rPr>
          <w:rFonts w:cs="Arial"/>
        </w:rPr>
        <w:t>.</w:t>
      </w:r>
    </w:p>
    <w:p w14:paraId="26B15145" w14:textId="77777777" w:rsidR="008C0417" w:rsidRDefault="008C041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t>State 17 – Completed – Cooling/Drying completed</w:t>
      </w:r>
      <w:r w:rsidR="00521C0A">
        <w:rPr>
          <w:rFonts w:cs="Arial"/>
        </w:rPr>
        <w:t>.</w:t>
      </w:r>
    </w:p>
    <w:p w14:paraId="7B879D87" w14:textId="77777777" w:rsidR="00C8255F" w:rsidRPr="00C8255F" w:rsidRDefault="00C8255F" w:rsidP="00C8255F">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8C0417">
        <w:rPr>
          <w:rFonts w:cs="Arial"/>
        </w:rPr>
        <w:lastRenderedPageBreak/>
        <w:t>State 19 – E-Stop – Emergency Stop pressed</w:t>
      </w:r>
      <w:r>
        <w:rPr>
          <w:rFonts w:cs="Arial"/>
        </w:rPr>
        <w:t>.</w:t>
      </w:r>
    </w:p>
    <w:p w14:paraId="1CB33F9A" w14:textId="77777777" w:rsidR="008D73B9" w:rsidRDefault="008D73B9"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39BBEA7" w14:textId="77777777" w:rsidR="002C087A" w:rsidRPr="00F5217D" w:rsidRDefault="002C087A" w:rsidP="00D31CE5">
      <w:pPr>
        <w:pStyle w:val="Heading2"/>
      </w:pPr>
      <w:bookmarkStart w:id="71" w:name="_Toc149556418"/>
      <w:r w:rsidRPr="002C087A">
        <w:t>State 4</w:t>
      </w:r>
      <w:r>
        <w:t xml:space="preserve">. </w:t>
      </w:r>
      <w:r w:rsidRPr="002C087A">
        <w:t>Idle</w:t>
      </w:r>
      <w:r w:rsidR="00534817">
        <w:t xml:space="preserve"> </w:t>
      </w:r>
      <w:r w:rsidR="00065FCE">
        <w:t xml:space="preserve">- </w:t>
      </w:r>
      <w:r w:rsidRPr="002C087A">
        <w:t>Machine not running</w:t>
      </w:r>
      <w:r w:rsidR="00534817">
        <w:t>.</w:t>
      </w:r>
      <w:bookmarkEnd w:id="71"/>
    </w:p>
    <w:p w14:paraId="28EDDFFD" w14:textId="77777777" w:rsidR="00237061" w:rsidRPr="00237061" w:rsidRDefault="00237061"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237061">
        <w:t>In state 4 the equipment is in an inactive state, resting until it receives an instruction to start a sequence based on the desired control mode. The following sections describe the Idle state in automatic or semi-automatic mode of the equipments.</w:t>
      </w:r>
    </w:p>
    <w:p w14:paraId="48B6C626" w14:textId="77777777" w:rsidR="009837F4" w:rsidRDefault="009837F4">
      <w:pPr>
        <w:pStyle w:val="Heading3"/>
        <w:rPr>
          <w:b w:val="0"/>
          <w:iCs/>
          <w:szCs w:val="28"/>
        </w:rPr>
      </w:pPr>
      <w:bookmarkStart w:id="72" w:name="_Toc149556419"/>
      <w:r w:rsidRPr="009837F4">
        <w:rPr>
          <w:iCs/>
          <w:szCs w:val="28"/>
        </w:rPr>
        <w:t>LFP-NCO system big bag unloading station NZ001</w:t>
      </w:r>
      <w:r w:rsidR="00E4687E">
        <w:rPr>
          <w:b w:val="0"/>
          <w:iCs/>
          <w:szCs w:val="28"/>
        </w:rPr>
        <w:t>.</w:t>
      </w:r>
      <w:bookmarkEnd w:id="72"/>
    </w:p>
    <w:p w14:paraId="26DC8675" w14:textId="77777777" w:rsidR="00D36571" w:rsidRDefault="00D36571" w:rsidP="00D36571">
      <w:pPr>
        <w:rPr>
          <w:rStyle w:val="rynqvb"/>
          <w:lang w:val="en"/>
        </w:rPr>
      </w:pPr>
    </w:p>
    <w:p w14:paraId="751F0A7F" w14:textId="77777777" w:rsidR="009837F4" w:rsidRPr="00D36571" w:rsidRDefault="00D36571" w:rsidP="00D36571">
      <w:pPr>
        <w:rPr>
          <w:lang w:val="en"/>
        </w:rPr>
      </w:pPr>
      <w:r w:rsidRPr="00D36571">
        <w:rPr>
          <w:rStyle w:val="rynqvb"/>
          <w:lang w:val="en"/>
        </w:rPr>
        <w:t>The following table shows the idle status of the NZ001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5767"/>
        <w:gridCol w:w="1467"/>
      </w:tblGrid>
      <w:tr w:rsidR="009837F4" w:rsidRPr="00B30957" w14:paraId="0A7D1680" w14:textId="77777777" w:rsidTr="009837F4">
        <w:tc>
          <w:tcPr>
            <w:tcW w:w="5000" w:type="pct"/>
            <w:gridSpan w:val="3"/>
            <w:shd w:val="clear" w:color="auto" w:fill="D9D9D9"/>
          </w:tcPr>
          <w:p w14:paraId="42E29BBA" w14:textId="77777777" w:rsidR="009837F4" w:rsidRPr="00720CFF" w:rsidRDefault="00E4687E" w:rsidP="00183BDC">
            <w:pPr>
              <w:jc w:val="center"/>
              <w:rPr>
                <w:b/>
                <w:bCs/>
                <w:lang w:val="en-GB"/>
              </w:rPr>
            </w:pPr>
            <w:r>
              <w:rPr>
                <w:b/>
                <w:bCs/>
                <w:lang w:val="en-GB"/>
              </w:rPr>
              <w:t>B</w:t>
            </w:r>
            <w:r w:rsidRPr="00E4687E">
              <w:rPr>
                <w:b/>
                <w:bCs/>
                <w:lang w:val="en-GB"/>
              </w:rPr>
              <w:t>ig bag unloading station NZ001</w:t>
            </w:r>
            <w:r w:rsidR="008134EA">
              <w:rPr>
                <w:b/>
                <w:bCs/>
                <w:lang w:val="en-GB"/>
              </w:rPr>
              <w:t xml:space="preserve"> (</w:t>
            </w:r>
            <w:r w:rsidR="008134EA" w:rsidRPr="008134EA">
              <w:rPr>
                <w:b/>
                <w:bCs/>
                <w:lang w:val="en-GB"/>
              </w:rPr>
              <w:t>Idle</w:t>
            </w:r>
            <w:r w:rsidR="008134EA">
              <w:rPr>
                <w:b/>
                <w:bCs/>
                <w:lang w:val="en-GB"/>
              </w:rPr>
              <w:t>).</w:t>
            </w:r>
          </w:p>
        </w:tc>
      </w:tr>
      <w:tr w:rsidR="009837F4" w:rsidRPr="00B30957" w14:paraId="768B74A9" w14:textId="77777777" w:rsidTr="009837F4">
        <w:tc>
          <w:tcPr>
            <w:tcW w:w="1243" w:type="pct"/>
            <w:shd w:val="clear" w:color="auto" w:fill="D9D9D9"/>
          </w:tcPr>
          <w:p w14:paraId="7BD4DD80" w14:textId="77777777" w:rsidR="009837F4" w:rsidRPr="00720CFF" w:rsidRDefault="009837F4" w:rsidP="00183BDC">
            <w:pPr>
              <w:jc w:val="center"/>
              <w:rPr>
                <w:b/>
                <w:bCs/>
                <w:lang w:val="en-GB"/>
              </w:rPr>
            </w:pPr>
            <w:r w:rsidRPr="00720CFF">
              <w:rPr>
                <w:b/>
                <w:bCs/>
                <w:lang w:val="en-GB"/>
              </w:rPr>
              <w:t>Tag</w:t>
            </w:r>
          </w:p>
        </w:tc>
        <w:tc>
          <w:tcPr>
            <w:tcW w:w="2995" w:type="pct"/>
            <w:shd w:val="clear" w:color="auto" w:fill="D9D9D9"/>
          </w:tcPr>
          <w:p w14:paraId="30426FC3" w14:textId="77777777" w:rsidR="009837F4" w:rsidRPr="00720CFF" w:rsidRDefault="009837F4" w:rsidP="00183BDC">
            <w:pPr>
              <w:jc w:val="center"/>
              <w:rPr>
                <w:b/>
                <w:bCs/>
                <w:lang w:val="en-GB"/>
              </w:rPr>
            </w:pPr>
            <w:r w:rsidRPr="00720CFF">
              <w:rPr>
                <w:b/>
                <w:bCs/>
                <w:lang w:val="en-GB"/>
              </w:rPr>
              <w:t>Description</w:t>
            </w:r>
          </w:p>
        </w:tc>
        <w:tc>
          <w:tcPr>
            <w:tcW w:w="762" w:type="pct"/>
            <w:shd w:val="clear" w:color="auto" w:fill="D9D9D9"/>
          </w:tcPr>
          <w:p w14:paraId="7FC653D8" w14:textId="77777777" w:rsidR="009837F4" w:rsidRPr="00720CFF" w:rsidRDefault="009F5CA8" w:rsidP="00183BDC">
            <w:pPr>
              <w:jc w:val="center"/>
              <w:rPr>
                <w:b/>
                <w:bCs/>
                <w:lang w:val="en-GB"/>
              </w:rPr>
            </w:pPr>
            <w:r w:rsidRPr="009F5CA8">
              <w:rPr>
                <w:b/>
                <w:bCs/>
                <w:lang w:val="en-GB"/>
              </w:rPr>
              <w:t>Position / State</w:t>
            </w:r>
          </w:p>
        </w:tc>
      </w:tr>
      <w:tr w:rsidR="009837F4" w:rsidRPr="00B30957" w14:paraId="442C1540" w14:textId="77777777" w:rsidTr="009837F4">
        <w:tc>
          <w:tcPr>
            <w:tcW w:w="1243" w:type="pct"/>
            <w:vAlign w:val="center"/>
          </w:tcPr>
          <w:p w14:paraId="5F076683" w14:textId="77777777" w:rsidR="009837F4" w:rsidRPr="00B30957" w:rsidRDefault="009837F4" w:rsidP="009837F4">
            <w:pPr>
              <w:jc w:val="left"/>
              <w:rPr>
                <w:lang w:val="en-GB"/>
              </w:rPr>
            </w:pPr>
            <w:r w:rsidRPr="009837F4">
              <w:rPr>
                <w:lang w:val="en-GB"/>
              </w:rPr>
              <w:t>GK002-M01-VFD</w:t>
            </w:r>
          </w:p>
        </w:tc>
        <w:tc>
          <w:tcPr>
            <w:tcW w:w="2995" w:type="pct"/>
            <w:vAlign w:val="center"/>
          </w:tcPr>
          <w:p w14:paraId="39F497D1" w14:textId="77777777" w:rsidR="009837F4" w:rsidRPr="009817C3" w:rsidRDefault="0074475C" w:rsidP="009837F4">
            <w:pPr>
              <w:jc w:val="left"/>
              <w:rPr>
                <w:rFonts w:cs="Arial"/>
                <w:spacing w:val="-2"/>
                <w:lang w:val="en-GB"/>
              </w:rPr>
            </w:pPr>
            <w:r>
              <w:rPr>
                <w:rFonts w:cs="Arial"/>
                <w:spacing w:val="-2"/>
                <w:lang w:val="en-GB"/>
              </w:rPr>
              <w:t xml:space="preserve">Motor for </w:t>
            </w:r>
            <w:r w:rsidR="009837F4">
              <w:t>Aspiration fan GK002</w:t>
            </w:r>
          </w:p>
        </w:tc>
        <w:tc>
          <w:tcPr>
            <w:tcW w:w="762" w:type="pct"/>
            <w:vAlign w:val="center"/>
          </w:tcPr>
          <w:p w14:paraId="7770F9CD" w14:textId="77777777" w:rsidR="009837F4" w:rsidRPr="00B30957" w:rsidRDefault="009837F4" w:rsidP="009837F4">
            <w:pPr>
              <w:jc w:val="left"/>
              <w:rPr>
                <w:lang w:val="it-IT"/>
              </w:rPr>
            </w:pPr>
            <w:r>
              <w:rPr>
                <w:lang w:val="it-IT"/>
              </w:rPr>
              <w:t>STOP</w:t>
            </w:r>
          </w:p>
        </w:tc>
      </w:tr>
      <w:tr w:rsidR="00E4687E" w:rsidRPr="00B30957" w14:paraId="656041D8" w14:textId="77777777" w:rsidTr="00AE69D3">
        <w:tc>
          <w:tcPr>
            <w:tcW w:w="1243" w:type="pct"/>
          </w:tcPr>
          <w:p w14:paraId="6A3801C1" w14:textId="77777777" w:rsidR="00E4687E" w:rsidRDefault="00E4687E" w:rsidP="00E4687E">
            <w:pPr>
              <w:jc w:val="left"/>
              <w:rPr>
                <w:lang w:val="en-GB"/>
              </w:rPr>
            </w:pPr>
            <w:r w:rsidRPr="00AC1372">
              <w:t xml:space="preserve">AY025 </w:t>
            </w:r>
          </w:p>
        </w:tc>
        <w:tc>
          <w:tcPr>
            <w:tcW w:w="2995" w:type="pct"/>
          </w:tcPr>
          <w:p w14:paraId="01A82A39" w14:textId="77777777" w:rsidR="00E4687E" w:rsidRPr="009817C3" w:rsidRDefault="0074475C" w:rsidP="00E4687E">
            <w:pPr>
              <w:jc w:val="left"/>
              <w:rPr>
                <w:rFonts w:cs="Arial"/>
                <w:spacing w:val="-2"/>
                <w:lang w:val="en-GB"/>
              </w:rPr>
            </w:pPr>
            <w:r w:rsidRPr="009817C3">
              <w:rPr>
                <w:rFonts w:cs="Arial"/>
                <w:spacing w:val="-2"/>
                <w:lang w:val="en-GB"/>
              </w:rPr>
              <w:t xml:space="preserve">Solenoid for </w:t>
            </w:r>
            <w:r w:rsidR="00E4687E">
              <w:t>V</w:t>
            </w:r>
            <w:r w:rsidR="00E4687E" w:rsidRPr="00D62D58">
              <w:t xml:space="preserve">ibrator solenoid valves </w:t>
            </w:r>
          </w:p>
        </w:tc>
        <w:tc>
          <w:tcPr>
            <w:tcW w:w="762" w:type="pct"/>
            <w:vAlign w:val="center"/>
          </w:tcPr>
          <w:p w14:paraId="2B688FC5" w14:textId="77777777" w:rsidR="00E4687E" w:rsidRPr="00B30957" w:rsidRDefault="00E4687E" w:rsidP="00E4687E">
            <w:pPr>
              <w:jc w:val="left"/>
              <w:rPr>
                <w:lang w:val="it-IT"/>
              </w:rPr>
            </w:pPr>
            <w:r w:rsidRPr="00B30957">
              <w:rPr>
                <w:lang w:val="it-IT"/>
              </w:rPr>
              <w:t>OFF</w:t>
            </w:r>
          </w:p>
        </w:tc>
      </w:tr>
      <w:tr w:rsidR="00E4687E" w:rsidRPr="00B30957" w14:paraId="1EAACD21" w14:textId="77777777" w:rsidTr="00AE69D3">
        <w:tc>
          <w:tcPr>
            <w:tcW w:w="1243" w:type="pct"/>
          </w:tcPr>
          <w:p w14:paraId="38CAF989" w14:textId="77777777" w:rsidR="00E4687E" w:rsidRPr="00B30957" w:rsidRDefault="00E4687E" w:rsidP="00E4687E">
            <w:pPr>
              <w:jc w:val="left"/>
              <w:rPr>
                <w:lang w:val="en-GB"/>
              </w:rPr>
            </w:pPr>
            <w:r w:rsidRPr="00AC1372">
              <w:t>AY028</w:t>
            </w:r>
          </w:p>
        </w:tc>
        <w:tc>
          <w:tcPr>
            <w:tcW w:w="2995" w:type="pct"/>
          </w:tcPr>
          <w:p w14:paraId="5DD3DAE1" w14:textId="77777777" w:rsidR="00E4687E" w:rsidRPr="009817C3" w:rsidRDefault="0074475C" w:rsidP="00E4687E">
            <w:pPr>
              <w:jc w:val="left"/>
              <w:rPr>
                <w:rFonts w:cs="Arial"/>
                <w:spacing w:val="-2"/>
                <w:lang w:val="en-GB"/>
              </w:rPr>
            </w:pPr>
            <w:r w:rsidRPr="009817C3">
              <w:rPr>
                <w:rFonts w:cs="Arial"/>
                <w:spacing w:val="-2"/>
                <w:lang w:val="en-GB"/>
              </w:rPr>
              <w:t xml:space="preserve">Solenoid for </w:t>
            </w:r>
            <w:r w:rsidR="00E4687E" w:rsidRPr="00D62D58">
              <w:t>The piston solenoid valve gate</w:t>
            </w:r>
          </w:p>
        </w:tc>
        <w:tc>
          <w:tcPr>
            <w:tcW w:w="762" w:type="pct"/>
            <w:vAlign w:val="center"/>
          </w:tcPr>
          <w:p w14:paraId="2380C8F9" w14:textId="77777777" w:rsidR="00E4687E" w:rsidRPr="00B30957" w:rsidRDefault="00E4687E" w:rsidP="00E4687E">
            <w:pPr>
              <w:jc w:val="left"/>
              <w:rPr>
                <w:lang w:val="it-IT"/>
              </w:rPr>
            </w:pPr>
            <w:r w:rsidRPr="00B30957">
              <w:rPr>
                <w:lang w:val="it-IT"/>
              </w:rPr>
              <w:t>OFF</w:t>
            </w:r>
          </w:p>
        </w:tc>
      </w:tr>
      <w:tr w:rsidR="00E4687E" w:rsidRPr="007222DE" w14:paraId="2A8C8649" w14:textId="77777777" w:rsidTr="00156822">
        <w:tc>
          <w:tcPr>
            <w:tcW w:w="1243" w:type="pct"/>
          </w:tcPr>
          <w:p w14:paraId="198C2835" w14:textId="77777777" w:rsidR="00E4687E" w:rsidRPr="00B30957" w:rsidRDefault="00FE00CB" w:rsidP="00E4687E">
            <w:pPr>
              <w:jc w:val="left"/>
              <w:rPr>
                <w:lang w:val="en-GB"/>
              </w:rPr>
            </w:pPr>
            <w:r w:rsidRPr="00FE00CB">
              <w:t xml:space="preserve">AY097 </w:t>
            </w:r>
          </w:p>
        </w:tc>
        <w:tc>
          <w:tcPr>
            <w:tcW w:w="2995" w:type="pct"/>
            <w:vAlign w:val="center"/>
          </w:tcPr>
          <w:p w14:paraId="30EF3C17" w14:textId="77777777" w:rsidR="00E4687E" w:rsidRPr="009817C3" w:rsidRDefault="00E4687E" w:rsidP="00E4687E">
            <w:pPr>
              <w:jc w:val="left"/>
              <w:rPr>
                <w:rFonts w:cs="Arial"/>
                <w:spacing w:val="-2"/>
                <w:lang w:val="en-GB"/>
              </w:rPr>
            </w:pPr>
            <w:r w:rsidRPr="009817C3">
              <w:rPr>
                <w:rFonts w:cs="Arial"/>
                <w:spacing w:val="-2"/>
                <w:lang w:val="en-GB"/>
              </w:rPr>
              <w:t xml:space="preserve">Solenoid for </w:t>
            </w:r>
            <w:r w:rsidR="00FE00CB" w:rsidRPr="00FE00CB">
              <w:rPr>
                <w:rFonts w:cs="Arial"/>
                <w:spacing w:val="-2"/>
                <w:lang w:val="en-GB"/>
              </w:rPr>
              <w:t>inject pressure to NZ001</w:t>
            </w:r>
          </w:p>
        </w:tc>
        <w:tc>
          <w:tcPr>
            <w:tcW w:w="762" w:type="pct"/>
            <w:vAlign w:val="center"/>
          </w:tcPr>
          <w:p w14:paraId="64E11917" w14:textId="77777777" w:rsidR="00E4687E" w:rsidRDefault="00E4687E" w:rsidP="00E4687E">
            <w:pPr>
              <w:jc w:val="left"/>
              <w:rPr>
                <w:lang w:val="it-IT"/>
              </w:rPr>
            </w:pPr>
            <w:r w:rsidRPr="00B30957">
              <w:rPr>
                <w:lang w:val="it-IT"/>
              </w:rPr>
              <w:t>OFF</w:t>
            </w:r>
          </w:p>
        </w:tc>
      </w:tr>
      <w:tr w:rsidR="009837F4" w:rsidRPr="007222DE" w14:paraId="184B362C" w14:textId="77777777" w:rsidTr="009837F4">
        <w:tc>
          <w:tcPr>
            <w:tcW w:w="1243" w:type="pct"/>
            <w:vAlign w:val="center"/>
          </w:tcPr>
          <w:p w14:paraId="6C086CD1" w14:textId="77777777" w:rsidR="009837F4" w:rsidRPr="00B30957" w:rsidRDefault="00FE00CB" w:rsidP="009837F4">
            <w:pPr>
              <w:jc w:val="left"/>
              <w:rPr>
                <w:lang w:val="en-GB"/>
              </w:rPr>
            </w:pPr>
            <w:r w:rsidRPr="00FE00CB">
              <w:rPr>
                <w:lang w:val="en-GB"/>
              </w:rPr>
              <w:t>LP036</w:t>
            </w:r>
          </w:p>
        </w:tc>
        <w:tc>
          <w:tcPr>
            <w:tcW w:w="2995" w:type="pct"/>
            <w:vAlign w:val="center"/>
          </w:tcPr>
          <w:p w14:paraId="1A438703" w14:textId="77777777" w:rsidR="009837F4" w:rsidRPr="009817C3" w:rsidRDefault="009837F4" w:rsidP="009837F4">
            <w:pPr>
              <w:jc w:val="left"/>
              <w:rPr>
                <w:rFonts w:cs="Arial"/>
                <w:spacing w:val="-2"/>
                <w:lang w:val="en-GB"/>
              </w:rPr>
            </w:pPr>
            <w:r>
              <w:rPr>
                <w:rFonts w:cs="Arial"/>
                <w:spacing w:val="-2"/>
                <w:lang w:val="en-GB"/>
              </w:rPr>
              <w:t>Discharge Valve</w:t>
            </w:r>
          </w:p>
        </w:tc>
        <w:tc>
          <w:tcPr>
            <w:tcW w:w="762" w:type="pct"/>
            <w:vAlign w:val="center"/>
          </w:tcPr>
          <w:p w14:paraId="2B9F45F3" w14:textId="77777777" w:rsidR="009837F4" w:rsidRPr="00B30957" w:rsidRDefault="009837F4" w:rsidP="009837F4">
            <w:pPr>
              <w:jc w:val="left"/>
              <w:rPr>
                <w:lang w:val="it-IT"/>
              </w:rPr>
            </w:pPr>
            <w:r>
              <w:rPr>
                <w:lang w:val="it-IT"/>
              </w:rPr>
              <w:t>CLOSED</w:t>
            </w:r>
          </w:p>
        </w:tc>
      </w:tr>
    </w:tbl>
    <w:p w14:paraId="186A06FC" w14:textId="77777777" w:rsidR="009837F4" w:rsidRDefault="009837F4" w:rsidP="00983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69AB296" w14:textId="77777777" w:rsidR="009837F4" w:rsidRDefault="009837F4">
      <w:pPr>
        <w:pStyle w:val="Heading3"/>
        <w:rPr>
          <w:b w:val="0"/>
          <w:iCs/>
          <w:szCs w:val="28"/>
        </w:rPr>
      </w:pPr>
      <w:bookmarkStart w:id="73" w:name="_Toc149556420"/>
      <w:r w:rsidRPr="009E239D">
        <w:rPr>
          <w:iCs/>
          <w:szCs w:val="28"/>
        </w:rPr>
        <w:t>LFP-NCO system</w:t>
      </w:r>
      <w:r>
        <w:rPr>
          <w:b w:val="0"/>
          <w:iCs/>
          <w:szCs w:val="28"/>
        </w:rPr>
        <w:t xml:space="preserve"> </w:t>
      </w:r>
      <w:r w:rsidRPr="00DF0F57">
        <w:rPr>
          <w:bCs w:val="0"/>
          <w:iCs/>
          <w:szCs w:val="28"/>
        </w:rPr>
        <w:t>Hopper TE005.</w:t>
      </w:r>
      <w:bookmarkEnd w:id="73"/>
    </w:p>
    <w:p w14:paraId="67C1F171" w14:textId="77777777" w:rsidR="00D36571" w:rsidRDefault="00D36571" w:rsidP="00D36571">
      <w:pPr>
        <w:rPr>
          <w:rStyle w:val="rynqvb"/>
          <w:lang w:val="en"/>
        </w:rPr>
      </w:pPr>
    </w:p>
    <w:p w14:paraId="16586ACC" w14:textId="77777777" w:rsidR="009837F4" w:rsidRPr="00D36571" w:rsidRDefault="00D36571" w:rsidP="00D36571">
      <w:pPr>
        <w:rPr>
          <w:lang w:val="en"/>
        </w:rPr>
      </w:pPr>
      <w:r w:rsidRPr="00D36571">
        <w:rPr>
          <w:rStyle w:val="rynqvb"/>
          <w:lang w:val="en"/>
        </w:rPr>
        <w:t xml:space="preserve">The following table shows the idle status of the </w:t>
      </w:r>
      <w:r>
        <w:rPr>
          <w:rStyle w:val="rynqvb"/>
          <w:lang w:val="en"/>
        </w:rPr>
        <w:t>TE005</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5767"/>
        <w:gridCol w:w="1467"/>
      </w:tblGrid>
      <w:tr w:rsidR="009837F4" w:rsidRPr="00B30957" w14:paraId="5072B862" w14:textId="77777777" w:rsidTr="00FE00CB">
        <w:tc>
          <w:tcPr>
            <w:tcW w:w="5000" w:type="pct"/>
            <w:gridSpan w:val="3"/>
            <w:shd w:val="clear" w:color="auto" w:fill="D9D9D9"/>
          </w:tcPr>
          <w:p w14:paraId="5905D96B" w14:textId="77777777" w:rsidR="009837F4" w:rsidRPr="00720CFF" w:rsidRDefault="009837F4" w:rsidP="00183BDC">
            <w:pPr>
              <w:jc w:val="center"/>
              <w:rPr>
                <w:b/>
                <w:bCs/>
                <w:lang w:val="en-GB"/>
              </w:rPr>
            </w:pPr>
            <w:r w:rsidRPr="00720CFF">
              <w:rPr>
                <w:b/>
                <w:bCs/>
                <w:lang w:val="en-GB"/>
              </w:rPr>
              <w:t>Hopper TE005</w:t>
            </w:r>
            <w:r w:rsidR="008134EA">
              <w:rPr>
                <w:b/>
                <w:bCs/>
                <w:lang w:val="en-GB"/>
              </w:rPr>
              <w:t xml:space="preserve"> (</w:t>
            </w:r>
            <w:r w:rsidR="008134EA" w:rsidRPr="008134EA">
              <w:rPr>
                <w:b/>
                <w:bCs/>
                <w:lang w:val="en-GB"/>
              </w:rPr>
              <w:t>Idle</w:t>
            </w:r>
            <w:r w:rsidR="008134EA">
              <w:rPr>
                <w:b/>
                <w:bCs/>
                <w:lang w:val="en-GB"/>
              </w:rPr>
              <w:t>).</w:t>
            </w:r>
          </w:p>
        </w:tc>
      </w:tr>
      <w:tr w:rsidR="009837F4" w:rsidRPr="00B30957" w14:paraId="134E169C" w14:textId="77777777" w:rsidTr="00FE00CB">
        <w:tc>
          <w:tcPr>
            <w:tcW w:w="1243" w:type="pct"/>
            <w:shd w:val="clear" w:color="auto" w:fill="D9D9D9"/>
          </w:tcPr>
          <w:p w14:paraId="5C1871A0" w14:textId="77777777" w:rsidR="009837F4" w:rsidRPr="00720CFF" w:rsidRDefault="009837F4" w:rsidP="00183BDC">
            <w:pPr>
              <w:jc w:val="center"/>
              <w:rPr>
                <w:b/>
                <w:bCs/>
                <w:lang w:val="en-GB"/>
              </w:rPr>
            </w:pPr>
            <w:r w:rsidRPr="00720CFF">
              <w:rPr>
                <w:b/>
                <w:bCs/>
                <w:lang w:val="en-GB"/>
              </w:rPr>
              <w:t>Tag</w:t>
            </w:r>
          </w:p>
        </w:tc>
        <w:tc>
          <w:tcPr>
            <w:tcW w:w="2995" w:type="pct"/>
            <w:shd w:val="clear" w:color="auto" w:fill="D9D9D9"/>
          </w:tcPr>
          <w:p w14:paraId="30CBE1CA" w14:textId="77777777" w:rsidR="009837F4" w:rsidRPr="00720CFF" w:rsidRDefault="009837F4" w:rsidP="00183BDC">
            <w:pPr>
              <w:jc w:val="center"/>
              <w:rPr>
                <w:b/>
                <w:bCs/>
                <w:lang w:val="en-GB"/>
              </w:rPr>
            </w:pPr>
            <w:r w:rsidRPr="00720CFF">
              <w:rPr>
                <w:b/>
                <w:bCs/>
                <w:lang w:val="en-GB"/>
              </w:rPr>
              <w:t>Description</w:t>
            </w:r>
          </w:p>
        </w:tc>
        <w:tc>
          <w:tcPr>
            <w:tcW w:w="762" w:type="pct"/>
            <w:shd w:val="clear" w:color="auto" w:fill="D9D9D9"/>
          </w:tcPr>
          <w:p w14:paraId="18A1D3FC" w14:textId="77777777" w:rsidR="009837F4" w:rsidRPr="00720CFF" w:rsidRDefault="009F5CA8" w:rsidP="00183BDC">
            <w:pPr>
              <w:jc w:val="center"/>
              <w:rPr>
                <w:b/>
                <w:bCs/>
                <w:lang w:val="en-GB"/>
              </w:rPr>
            </w:pPr>
            <w:r w:rsidRPr="009F5CA8">
              <w:rPr>
                <w:b/>
                <w:bCs/>
                <w:lang w:val="en-GB"/>
              </w:rPr>
              <w:t>Position / State</w:t>
            </w:r>
          </w:p>
        </w:tc>
      </w:tr>
      <w:tr w:rsidR="009837F4" w:rsidRPr="00B30957" w14:paraId="14BBF212" w14:textId="77777777" w:rsidTr="00FE00CB">
        <w:tc>
          <w:tcPr>
            <w:tcW w:w="1243" w:type="pct"/>
            <w:vAlign w:val="center"/>
          </w:tcPr>
          <w:p w14:paraId="35C60AA8" w14:textId="77777777" w:rsidR="009837F4" w:rsidRPr="00B30957" w:rsidRDefault="002F0387" w:rsidP="00183BDC">
            <w:pPr>
              <w:jc w:val="left"/>
              <w:rPr>
                <w:lang w:val="en-GB"/>
              </w:rPr>
            </w:pPr>
            <w:r w:rsidRPr="002F0387">
              <w:rPr>
                <w:lang w:val="en-GB"/>
              </w:rPr>
              <w:t xml:space="preserve">CA004 </w:t>
            </w:r>
          </w:p>
        </w:tc>
        <w:tc>
          <w:tcPr>
            <w:tcW w:w="2995" w:type="pct"/>
            <w:vAlign w:val="center"/>
          </w:tcPr>
          <w:p w14:paraId="09939A6A" w14:textId="77777777" w:rsidR="009837F4" w:rsidRPr="009817C3" w:rsidRDefault="002F0387" w:rsidP="00183BDC">
            <w:pPr>
              <w:jc w:val="left"/>
              <w:rPr>
                <w:rFonts w:cs="Arial"/>
                <w:spacing w:val="-2"/>
                <w:lang w:val="en-GB"/>
              </w:rPr>
            </w:pPr>
            <w:r>
              <w:rPr>
                <w:rFonts w:cs="Arial"/>
                <w:spacing w:val="-2"/>
                <w:lang w:val="en-GB"/>
              </w:rPr>
              <w:t>Filter</w:t>
            </w:r>
            <w:r w:rsidRPr="009817C3">
              <w:rPr>
                <w:rFonts w:cs="Arial"/>
                <w:spacing w:val="-2"/>
                <w:lang w:val="en-GB"/>
              </w:rPr>
              <w:t xml:space="preserve"> command</w:t>
            </w:r>
          </w:p>
        </w:tc>
        <w:tc>
          <w:tcPr>
            <w:tcW w:w="762" w:type="pct"/>
            <w:vAlign w:val="center"/>
          </w:tcPr>
          <w:p w14:paraId="7E977DA4" w14:textId="77777777" w:rsidR="009837F4" w:rsidRPr="00B30957" w:rsidRDefault="009837F4" w:rsidP="00183BDC">
            <w:pPr>
              <w:jc w:val="left"/>
              <w:rPr>
                <w:lang w:val="it-IT"/>
              </w:rPr>
            </w:pPr>
            <w:r w:rsidRPr="00B30957">
              <w:rPr>
                <w:lang w:val="it-IT"/>
              </w:rPr>
              <w:t>OFF</w:t>
            </w:r>
          </w:p>
        </w:tc>
      </w:tr>
      <w:tr w:rsidR="002F0387" w:rsidRPr="00B30957" w14:paraId="39A9D837" w14:textId="77777777" w:rsidTr="00FE00CB">
        <w:tc>
          <w:tcPr>
            <w:tcW w:w="1243" w:type="pct"/>
            <w:vAlign w:val="center"/>
          </w:tcPr>
          <w:p w14:paraId="094248D3" w14:textId="77777777" w:rsidR="002F0387" w:rsidRDefault="002F0387" w:rsidP="002F0387">
            <w:pPr>
              <w:jc w:val="left"/>
              <w:rPr>
                <w:lang w:val="en-GB"/>
              </w:rPr>
            </w:pPr>
            <w:r>
              <w:rPr>
                <w:lang w:val="en-GB"/>
              </w:rPr>
              <w:t>AY054</w:t>
            </w:r>
          </w:p>
        </w:tc>
        <w:tc>
          <w:tcPr>
            <w:tcW w:w="2995" w:type="pct"/>
            <w:vAlign w:val="center"/>
          </w:tcPr>
          <w:p w14:paraId="4EF0878A" w14:textId="77777777" w:rsidR="002F0387" w:rsidRPr="009817C3" w:rsidRDefault="002F0387" w:rsidP="002F0387">
            <w:pPr>
              <w:jc w:val="left"/>
              <w:rPr>
                <w:rFonts w:cs="Arial"/>
                <w:spacing w:val="-2"/>
                <w:lang w:val="en-GB"/>
              </w:rPr>
            </w:pPr>
            <w:r w:rsidRPr="009817C3">
              <w:rPr>
                <w:rFonts w:cs="Arial"/>
                <w:spacing w:val="-2"/>
                <w:lang w:val="en-GB"/>
              </w:rPr>
              <w:t>Solenoid for hooper fluidization command</w:t>
            </w:r>
          </w:p>
        </w:tc>
        <w:tc>
          <w:tcPr>
            <w:tcW w:w="762" w:type="pct"/>
            <w:vAlign w:val="center"/>
          </w:tcPr>
          <w:p w14:paraId="7C8C9E82" w14:textId="77777777" w:rsidR="002F0387" w:rsidRPr="00B30957" w:rsidRDefault="002F0387" w:rsidP="002F0387">
            <w:pPr>
              <w:jc w:val="left"/>
              <w:rPr>
                <w:lang w:val="it-IT"/>
              </w:rPr>
            </w:pPr>
            <w:r w:rsidRPr="00B30957">
              <w:rPr>
                <w:lang w:val="it-IT"/>
              </w:rPr>
              <w:t>OFF</w:t>
            </w:r>
          </w:p>
        </w:tc>
      </w:tr>
      <w:tr w:rsidR="002F0387" w:rsidRPr="00B30957" w14:paraId="1331211E" w14:textId="77777777" w:rsidTr="00FE00CB">
        <w:tc>
          <w:tcPr>
            <w:tcW w:w="1243" w:type="pct"/>
            <w:vAlign w:val="center"/>
          </w:tcPr>
          <w:p w14:paraId="43D87A8A" w14:textId="77777777" w:rsidR="002F0387" w:rsidRPr="00B30957" w:rsidRDefault="002F0387" w:rsidP="002F0387">
            <w:pPr>
              <w:jc w:val="left"/>
              <w:rPr>
                <w:lang w:val="en-GB"/>
              </w:rPr>
            </w:pPr>
            <w:r>
              <w:rPr>
                <w:lang w:val="en-GB"/>
              </w:rPr>
              <w:t>AY055</w:t>
            </w:r>
          </w:p>
        </w:tc>
        <w:tc>
          <w:tcPr>
            <w:tcW w:w="2995" w:type="pct"/>
            <w:vAlign w:val="center"/>
          </w:tcPr>
          <w:p w14:paraId="62E1E1B0" w14:textId="77777777" w:rsidR="002F0387" w:rsidRPr="009817C3" w:rsidRDefault="002F0387" w:rsidP="002F0387">
            <w:pPr>
              <w:jc w:val="left"/>
              <w:rPr>
                <w:rFonts w:cs="Arial"/>
                <w:spacing w:val="-2"/>
                <w:lang w:val="en-GB"/>
              </w:rPr>
            </w:pPr>
            <w:r w:rsidRPr="009817C3">
              <w:rPr>
                <w:rFonts w:cs="Arial"/>
                <w:spacing w:val="-2"/>
                <w:lang w:val="en-GB"/>
              </w:rPr>
              <w:t>Solenoid for hooper fluidization command</w:t>
            </w:r>
          </w:p>
        </w:tc>
        <w:tc>
          <w:tcPr>
            <w:tcW w:w="762" w:type="pct"/>
            <w:vAlign w:val="center"/>
          </w:tcPr>
          <w:p w14:paraId="0E9C09D0" w14:textId="77777777" w:rsidR="002F0387" w:rsidRPr="00B30957" w:rsidRDefault="002F0387" w:rsidP="002F0387">
            <w:pPr>
              <w:jc w:val="left"/>
              <w:rPr>
                <w:lang w:val="it-IT"/>
              </w:rPr>
            </w:pPr>
            <w:r w:rsidRPr="00B30957">
              <w:rPr>
                <w:lang w:val="it-IT"/>
              </w:rPr>
              <w:t>OFF</w:t>
            </w:r>
          </w:p>
        </w:tc>
      </w:tr>
      <w:tr w:rsidR="002F0387" w:rsidRPr="007222DE" w14:paraId="04B1F18D" w14:textId="77777777" w:rsidTr="00FE00CB">
        <w:tc>
          <w:tcPr>
            <w:tcW w:w="1243" w:type="pct"/>
            <w:vAlign w:val="center"/>
          </w:tcPr>
          <w:p w14:paraId="5ED04A59" w14:textId="77777777" w:rsidR="002F0387" w:rsidRPr="00B30957" w:rsidRDefault="002F0387" w:rsidP="002F0387">
            <w:pPr>
              <w:jc w:val="left"/>
              <w:rPr>
                <w:lang w:val="en-GB"/>
              </w:rPr>
            </w:pPr>
            <w:r>
              <w:rPr>
                <w:lang w:val="en-GB"/>
              </w:rPr>
              <w:t>AY443</w:t>
            </w:r>
          </w:p>
        </w:tc>
        <w:tc>
          <w:tcPr>
            <w:tcW w:w="2995" w:type="pct"/>
            <w:vAlign w:val="center"/>
          </w:tcPr>
          <w:p w14:paraId="77C118FD" w14:textId="77777777" w:rsidR="002F0387" w:rsidRPr="009817C3" w:rsidRDefault="002F0387" w:rsidP="002F0387">
            <w:pPr>
              <w:jc w:val="left"/>
              <w:rPr>
                <w:rFonts w:cs="Arial"/>
                <w:spacing w:val="-2"/>
                <w:lang w:val="en-GB"/>
              </w:rPr>
            </w:pPr>
            <w:r w:rsidRPr="009817C3">
              <w:rPr>
                <w:rFonts w:cs="Arial"/>
                <w:spacing w:val="-2"/>
                <w:lang w:val="en-GB"/>
              </w:rPr>
              <w:t>Solenoid for discharge of hoppers</w:t>
            </w:r>
          </w:p>
        </w:tc>
        <w:tc>
          <w:tcPr>
            <w:tcW w:w="762" w:type="pct"/>
            <w:vAlign w:val="center"/>
          </w:tcPr>
          <w:p w14:paraId="45E887E3" w14:textId="77777777" w:rsidR="002F0387" w:rsidRDefault="002F0387" w:rsidP="002F0387">
            <w:pPr>
              <w:jc w:val="left"/>
              <w:rPr>
                <w:lang w:val="it-IT"/>
              </w:rPr>
            </w:pPr>
            <w:r w:rsidRPr="00B30957">
              <w:rPr>
                <w:lang w:val="it-IT"/>
              </w:rPr>
              <w:t>OFF</w:t>
            </w:r>
          </w:p>
        </w:tc>
      </w:tr>
      <w:tr w:rsidR="002F0387" w:rsidRPr="007222DE" w14:paraId="044EB3F9" w14:textId="77777777" w:rsidTr="00F34B3D">
        <w:tc>
          <w:tcPr>
            <w:tcW w:w="1243" w:type="pct"/>
          </w:tcPr>
          <w:p w14:paraId="398C58C8" w14:textId="77777777" w:rsidR="002F0387" w:rsidRDefault="002F0387" w:rsidP="002F0387">
            <w:pPr>
              <w:jc w:val="left"/>
              <w:rPr>
                <w:lang w:val="en-GB"/>
              </w:rPr>
            </w:pPr>
            <w:r w:rsidRPr="002F0387">
              <w:t xml:space="preserve">AY056 </w:t>
            </w:r>
          </w:p>
        </w:tc>
        <w:tc>
          <w:tcPr>
            <w:tcW w:w="2995" w:type="pct"/>
            <w:vAlign w:val="center"/>
          </w:tcPr>
          <w:p w14:paraId="5836D116" w14:textId="77777777" w:rsidR="002F0387" w:rsidRPr="009817C3" w:rsidRDefault="002F0387" w:rsidP="002F0387">
            <w:pPr>
              <w:jc w:val="left"/>
              <w:rPr>
                <w:rFonts w:cs="Arial"/>
                <w:spacing w:val="-2"/>
                <w:lang w:val="en-GB"/>
              </w:rPr>
            </w:pPr>
            <w:r w:rsidRPr="009817C3">
              <w:rPr>
                <w:rFonts w:cs="Arial"/>
                <w:spacing w:val="-2"/>
                <w:lang w:val="en-GB"/>
              </w:rPr>
              <w:t xml:space="preserve">Solenoid for </w:t>
            </w:r>
            <w:r w:rsidRPr="00FE00CB">
              <w:rPr>
                <w:rFonts w:cs="Arial"/>
                <w:spacing w:val="-2"/>
                <w:lang w:val="en-GB"/>
              </w:rPr>
              <w:t xml:space="preserve">inject pressure to </w:t>
            </w:r>
            <w:r w:rsidRPr="002F0387">
              <w:rPr>
                <w:rFonts w:cs="Arial"/>
                <w:spacing w:val="-2"/>
                <w:lang w:val="en-GB"/>
              </w:rPr>
              <w:t>NC006</w:t>
            </w:r>
          </w:p>
        </w:tc>
        <w:tc>
          <w:tcPr>
            <w:tcW w:w="762" w:type="pct"/>
            <w:vAlign w:val="center"/>
          </w:tcPr>
          <w:p w14:paraId="4A00306D" w14:textId="77777777" w:rsidR="002F0387" w:rsidRPr="00B30957" w:rsidRDefault="002F0387" w:rsidP="002F0387">
            <w:pPr>
              <w:jc w:val="left"/>
              <w:rPr>
                <w:lang w:val="it-IT"/>
              </w:rPr>
            </w:pPr>
            <w:r w:rsidRPr="00B30957">
              <w:rPr>
                <w:lang w:val="it-IT"/>
              </w:rPr>
              <w:t>OFF</w:t>
            </w:r>
          </w:p>
        </w:tc>
      </w:tr>
      <w:tr w:rsidR="002F0387" w:rsidRPr="007222DE" w14:paraId="04D10C65" w14:textId="77777777" w:rsidTr="006C574C">
        <w:tc>
          <w:tcPr>
            <w:tcW w:w="1243" w:type="pct"/>
          </w:tcPr>
          <w:p w14:paraId="5A5AF9EC" w14:textId="77777777" w:rsidR="002F0387" w:rsidRPr="00B30957" w:rsidRDefault="002F0387" w:rsidP="002F0387">
            <w:pPr>
              <w:jc w:val="left"/>
              <w:rPr>
                <w:lang w:val="en-GB"/>
              </w:rPr>
            </w:pPr>
            <w:r w:rsidRPr="00BB5A1A">
              <w:t>NC006-M01</w:t>
            </w:r>
          </w:p>
        </w:tc>
        <w:tc>
          <w:tcPr>
            <w:tcW w:w="2995" w:type="pct"/>
            <w:vAlign w:val="center"/>
          </w:tcPr>
          <w:p w14:paraId="6F32C1DA" w14:textId="77777777" w:rsidR="002F0387" w:rsidRPr="009817C3" w:rsidRDefault="0074475C" w:rsidP="002F0387">
            <w:pPr>
              <w:jc w:val="left"/>
              <w:rPr>
                <w:rFonts w:cs="Arial"/>
                <w:spacing w:val="-2"/>
                <w:lang w:val="en-GB"/>
              </w:rPr>
            </w:pPr>
            <w:r>
              <w:rPr>
                <w:rFonts w:cs="Arial"/>
                <w:spacing w:val="-2"/>
                <w:lang w:val="en-GB"/>
              </w:rPr>
              <w:t xml:space="preserve">Motor for </w:t>
            </w:r>
            <w:r w:rsidR="002F0387">
              <w:rPr>
                <w:rFonts w:cs="Arial"/>
                <w:spacing w:val="-2"/>
                <w:lang w:val="en-GB"/>
              </w:rPr>
              <w:t>S</w:t>
            </w:r>
            <w:r w:rsidR="002F0387" w:rsidRPr="00FE00CB">
              <w:rPr>
                <w:rFonts w:cs="Arial"/>
                <w:spacing w:val="-2"/>
                <w:lang w:val="en-GB"/>
              </w:rPr>
              <w:t>crew feeder NC006</w:t>
            </w:r>
          </w:p>
        </w:tc>
        <w:tc>
          <w:tcPr>
            <w:tcW w:w="762" w:type="pct"/>
            <w:vAlign w:val="center"/>
          </w:tcPr>
          <w:p w14:paraId="0943B059" w14:textId="77777777" w:rsidR="002F0387" w:rsidRPr="00B30957" w:rsidRDefault="002F0387" w:rsidP="002F0387">
            <w:pPr>
              <w:jc w:val="left"/>
              <w:rPr>
                <w:lang w:val="it-IT"/>
              </w:rPr>
            </w:pPr>
            <w:r>
              <w:rPr>
                <w:lang w:val="it-IT"/>
              </w:rPr>
              <w:t>STOP</w:t>
            </w:r>
          </w:p>
        </w:tc>
      </w:tr>
      <w:tr w:rsidR="002F0387" w:rsidRPr="007222DE" w14:paraId="18A32D35" w14:textId="77777777" w:rsidTr="006C574C">
        <w:tc>
          <w:tcPr>
            <w:tcW w:w="1243" w:type="pct"/>
          </w:tcPr>
          <w:p w14:paraId="62D52BCC" w14:textId="77777777" w:rsidR="002F0387" w:rsidRDefault="002F0387" w:rsidP="002F0387">
            <w:pPr>
              <w:jc w:val="left"/>
              <w:rPr>
                <w:lang w:val="en-GB"/>
              </w:rPr>
            </w:pPr>
            <w:r w:rsidRPr="00BB5A1A">
              <w:lastRenderedPageBreak/>
              <w:t>NC006-M02-VFD</w:t>
            </w:r>
          </w:p>
        </w:tc>
        <w:tc>
          <w:tcPr>
            <w:tcW w:w="2995" w:type="pct"/>
            <w:vAlign w:val="center"/>
          </w:tcPr>
          <w:p w14:paraId="26FE184A" w14:textId="77777777" w:rsidR="002F0387" w:rsidRDefault="0074475C" w:rsidP="002F0387">
            <w:pPr>
              <w:jc w:val="left"/>
              <w:rPr>
                <w:rFonts w:cs="Arial"/>
                <w:spacing w:val="-2"/>
                <w:lang w:val="en-GB"/>
              </w:rPr>
            </w:pPr>
            <w:r>
              <w:rPr>
                <w:rFonts w:cs="Arial"/>
                <w:spacing w:val="-2"/>
                <w:lang w:val="en-GB"/>
              </w:rPr>
              <w:t xml:space="preserve">Motor for </w:t>
            </w:r>
            <w:r w:rsidR="002F0387">
              <w:rPr>
                <w:rFonts w:cs="Arial"/>
                <w:spacing w:val="-2"/>
                <w:lang w:val="en-GB"/>
              </w:rPr>
              <w:t>S</w:t>
            </w:r>
            <w:r w:rsidR="002F0387" w:rsidRPr="00FE00CB">
              <w:rPr>
                <w:rFonts w:cs="Arial"/>
                <w:spacing w:val="-2"/>
                <w:lang w:val="en-GB"/>
              </w:rPr>
              <w:t>crew feeder NC006</w:t>
            </w:r>
          </w:p>
        </w:tc>
        <w:tc>
          <w:tcPr>
            <w:tcW w:w="762" w:type="pct"/>
            <w:vAlign w:val="center"/>
          </w:tcPr>
          <w:p w14:paraId="7CF686ED" w14:textId="77777777" w:rsidR="002F0387" w:rsidRDefault="002F0387" w:rsidP="002F0387">
            <w:pPr>
              <w:jc w:val="left"/>
              <w:rPr>
                <w:lang w:val="it-IT"/>
              </w:rPr>
            </w:pPr>
            <w:r>
              <w:rPr>
                <w:lang w:val="it-IT"/>
              </w:rPr>
              <w:t>STOP</w:t>
            </w:r>
          </w:p>
        </w:tc>
      </w:tr>
    </w:tbl>
    <w:p w14:paraId="470A0E83" w14:textId="77777777" w:rsidR="009837F4" w:rsidDel="00503E28" w:rsidRDefault="009837F4"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74" w:author="Kasper Simonsen" w:date="2023-10-25T14:11:00Z"/>
          <w:rFonts w:cs="Arial"/>
        </w:rPr>
      </w:pPr>
    </w:p>
    <w:p w14:paraId="67DBA3A2" w14:textId="77777777" w:rsidR="002F0387" w:rsidDel="00503E28" w:rsidRDefault="002F0387" w:rsidP="002F0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75" w:author="Kasper Simonsen" w:date="2023-10-25T14:11:00Z"/>
          <w:rFonts w:cs="Arial"/>
        </w:rPr>
      </w:pPr>
    </w:p>
    <w:p w14:paraId="70217B34" w14:textId="77777777" w:rsidR="009B10D5" w:rsidDel="00503E28" w:rsidRDefault="009B10D5" w:rsidP="002F0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76" w:author="Kasper Simonsen" w:date="2023-10-25T14:11:00Z"/>
          <w:rFonts w:cs="Arial"/>
        </w:rPr>
      </w:pPr>
    </w:p>
    <w:p w14:paraId="4F8075AC" w14:textId="77777777" w:rsidR="009B10D5" w:rsidRDefault="009B10D5" w:rsidP="002F0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0E2F2406" w14:textId="77777777" w:rsidR="002F0387" w:rsidRPr="002F0387" w:rsidRDefault="002F0387" w:rsidP="009B10D5">
      <w:pPr>
        <w:pStyle w:val="Heading3"/>
      </w:pPr>
      <w:bookmarkStart w:id="77" w:name="_Toc149556421"/>
      <w:r w:rsidRPr="002F0387">
        <w:t xml:space="preserve">LFP-NCO system </w:t>
      </w:r>
      <w:r w:rsidR="009B10D5" w:rsidRPr="009B10D5">
        <w:t>pneumatic transport VZ007</w:t>
      </w:r>
      <w:bookmarkEnd w:id="77"/>
    </w:p>
    <w:p w14:paraId="4185BA2B" w14:textId="77777777" w:rsidR="00D36571" w:rsidRDefault="00D36571" w:rsidP="002F0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4243E21B" w14:textId="77777777" w:rsidR="002F0387" w:rsidRDefault="00D36571" w:rsidP="002F0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idle status of the </w:t>
      </w:r>
      <w:r>
        <w:rPr>
          <w:rStyle w:val="rynqvb"/>
          <w:lang w:val="en"/>
        </w:rPr>
        <w:t>VZ007</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2"/>
        <w:gridCol w:w="6032"/>
        <w:gridCol w:w="1874"/>
      </w:tblGrid>
      <w:tr w:rsidR="009B10D5" w:rsidRPr="00213362" w14:paraId="35B531BF" w14:textId="77777777" w:rsidTr="00DF0F57">
        <w:trPr>
          <w:trHeight w:val="315"/>
        </w:trPr>
        <w:tc>
          <w:tcPr>
            <w:tcW w:w="5000" w:type="pct"/>
            <w:gridSpan w:val="3"/>
            <w:shd w:val="clear" w:color="000000" w:fill="D9D9D9"/>
            <w:noWrap/>
            <w:vAlign w:val="center"/>
          </w:tcPr>
          <w:p w14:paraId="41460185" w14:textId="77777777" w:rsidR="009B10D5" w:rsidRPr="00300BD7" w:rsidRDefault="009B10D5" w:rsidP="00183BDC">
            <w:pPr>
              <w:spacing w:after="0"/>
              <w:jc w:val="center"/>
              <w:rPr>
                <w:rFonts w:cs="Arial"/>
                <w:b/>
                <w:bCs/>
                <w:lang w:val="en-GB"/>
              </w:rPr>
            </w:pPr>
            <w:r w:rsidRPr="00300BD7">
              <w:rPr>
                <w:rFonts w:cs="Arial"/>
                <w:b/>
                <w:bCs/>
                <w:lang w:val="en-GB"/>
              </w:rPr>
              <w:t>Transporter VZ007</w:t>
            </w:r>
            <w:r w:rsidR="008134EA">
              <w:rPr>
                <w:b/>
                <w:bCs/>
                <w:lang w:val="en-GB"/>
              </w:rPr>
              <w:t xml:space="preserve"> (</w:t>
            </w:r>
            <w:r w:rsidR="008134EA" w:rsidRPr="008134EA">
              <w:rPr>
                <w:b/>
                <w:bCs/>
                <w:lang w:val="en-GB"/>
              </w:rPr>
              <w:t>Idle</w:t>
            </w:r>
            <w:r w:rsidR="008134EA">
              <w:rPr>
                <w:b/>
                <w:bCs/>
                <w:lang w:val="en-GB"/>
              </w:rPr>
              <w:t>).</w:t>
            </w:r>
          </w:p>
        </w:tc>
      </w:tr>
      <w:tr w:rsidR="009B10D5" w:rsidRPr="00213362" w14:paraId="2DB8295A" w14:textId="77777777" w:rsidTr="00DF0F57">
        <w:trPr>
          <w:trHeight w:val="315"/>
        </w:trPr>
        <w:tc>
          <w:tcPr>
            <w:tcW w:w="997" w:type="pct"/>
            <w:shd w:val="clear" w:color="000000" w:fill="D9D9D9"/>
            <w:noWrap/>
            <w:vAlign w:val="center"/>
            <w:hideMark/>
          </w:tcPr>
          <w:p w14:paraId="03422B7B" w14:textId="77777777" w:rsidR="009B10D5" w:rsidRPr="009424BF" w:rsidRDefault="009B10D5" w:rsidP="00183BDC">
            <w:pPr>
              <w:spacing w:after="0"/>
              <w:jc w:val="center"/>
              <w:rPr>
                <w:rFonts w:cs="Arial"/>
                <w:b/>
                <w:bCs/>
                <w:color w:val="000000"/>
                <w:lang w:val="it-IT"/>
              </w:rPr>
            </w:pPr>
            <w:r w:rsidRPr="009424BF">
              <w:rPr>
                <w:rFonts w:cs="Arial"/>
                <w:b/>
                <w:bCs/>
                <w:color w:val="000000"/>
                <w:lang w:val="en-GB"/>
              </w:rPr>
              <w:t>Tag</w:t>
            </w:r>
          </w:p>
        </w:tc>
        <w:tc>
          <w:tcPr>
            <w:tcW w:w="3235" w:type="pct"/>
            <w:shd w:val="clear" w:color="000000" w:fill="D9D9D9"/>
            <w:noWrap/>
            <w:vAlign w:val="center"/>
            <w:hideMark/>
          </w:tcPr>
          <w:p w14:paraId="1C8ABEEA" w14:textId="77777777" w:rsidR="009B10D5" w:rsidRPr="009424BF" w:rsidRDefault="009B10D5" w:rsidP="00183BDC">
            <w:pPr>
              <w:spacing w:after="0"/>
              <w:jc w:val="center"/>
              <w:rPr>
                <w:rFonts w:cs="Arial"/>
                <w:b/>
                <w:bCs/>
                <w:color w:val="000000"/>
                <w:lang w:val="it-IT"/>
              </w:rPr>
            </w:pPr>
            <w:r w:rsidRPr="009424BF">
              <w:rPr>
                <w:rFonts w:cs="Arial"/>
                <w:b/>
                <w:bCs/>
                <w:lang w:val="en-GB"/>
              </w:rPr>
              <w:t>Description</w:t>
            </w:r>
          </w:p>
        </w:tc>
        <w:tc>
          <w:tcPr>
            <w:tcW w:w="768" w:type="pct"/>
            <w:shd w:val="clear" w:color="000000" w:fill="D9D9D9"/>
            <w:noWrap/>
            <w:vAlign w:val="center"/>
            <w:hideMark/>
          </w:tcPr>
          <w:p w14:paraId="11CAD774" w14:textId="77777777" w:rsidR="009B10D5" w:rsidRPr="009424BF" w:rsidRDefault="009F5CA8" w:rsidP="00183BDC">
            <w:pPr>
              <w:spacing w:after="0"/>
              <w:jc w:val="center"/>
              <w:rPr>
                <w:rFonts w:cs="Arial"/>
                <w:b/>
                <w:bCs/>
                <w:color w:val="000000"/>
                <w:lang w:val="it-IT"/>
              </w:rPr>
            </w:pPr>
            <w:r w:rsidRPr="009F5CA8">
              <w:rPr>
                <w:rFonts w:cs="Arial"/>
                <w:b/>
                <w:bCs/>
                <w:lang w:val="en-GB"/>
              </w:rPr>
              <w:t>Position / State</w:t>
            </w:r>
          </w:p>
        </w:tc>
      </w:tr>
      <w:tr w:rsidR="009B10D5" w:rsidRPr="00213362" w14:paraId="3F11F6E6" w14:textId="77777777" w:rsidTr="00DF0F57">
        <w:trPr>
          <w:trHeight w:val="315"/>
        </w:trPr>
        <w:tc>
          <w:tcPr>
            <w:tcW w:w="997" w:type="pct"/>
            <w:shd w:val="clear" w:color="auto" w:fill="auto"/>
            <w:noWrap/>
            <w:vAlign w:val="center"/>
            <w:hideMark/>
          </w:tcPr>
          <w:p w14:paraId="0D171B9E" w14:textId="77777777" w:rsidR="009B10D5" w:rsidRPr="00213362" w:rsidRDefault="009B10D5" w:rsidP="00183BDC">
            <w:pPr>
              <w:spacing w:after="0"/>
              <w:jc w:val="left"/>
              <w:rPr>
                <w:rFonts w:cs="Arial"/>
                <w:color w:val="000000"/>
                <w:lang w:val="it-IT"/>
              </w:rPr>
            </w:pPr>
            <w:r>
              <w:rPr>
                <w:rFonts w:cs="Arial"/>
                <w:color w:val="000000"/>
                <w:lang w:val="en-GB"/>
              </w:rPr>
              <w:t>LP059</w:t>
            </w:r>
          </w:p>
        </w:tc>
        <w:tc>
          <w:tcPr>
            <w:tcW w:w="3235" w:type="pct"/>
            <w:shd w:val="clear" w:color="auto" w:fill="auto"/>
            <w:noWrap/>
            <w:vAlign w:val="center"/>
            <w:hideMark/>
          </w:tcPr>
          <w:p w14:paraId="4A8B3F89" w14:textId="77777777" w:rsidR="009B10D5" w:rsidRPr="00213362" w:rsidRDefault="009B10D5" w:rsidP="00183BDC">
            <w:pPr>
              <w:spacing w:after="0"/>
              <w:jc w:val="left"/>
              <w:rPr>
                <w:rFonts w:cs="Arial"/>
                <w:color w:val="000000"/>
                <w:lang w:val="it-IT"/>
              </w:rPr>
            </w:pPr>
            <w:r w:rsidRPr="00213362">
              <w:rPr>
                <w:rFonts w:cs="Arial"/>
                <w:color w:val="000000"/>
                <w:spacing w:val="-2"/>
                <w:lang w:val="it-IT"/>
              </w:rPr>
              <w:t>Inlet valve</w:t>
            </w:r>
          </w:p>
        </w:tc>
        <w:tc>
          <w:tcPr>
            <w:tcW w:w="768" w:type="pct"/>
            <w:shd w:val="clear" w:color="auto" w:fill="auto"/>
            <w:noWrap/>
            <w:vAlign w:val="center"/>
            <w:hideMark/>
          </w:tcPr>
          <w:p w14:paraId="5B113B04" w14:textId="77777777" w:rsidR="009B10D5" w:rsidRPr="00213362" w:rsidRDefault="009B10D5" w:rsidP="00183BDC">
            <w:pPr>
              <w:spacing w:after="0"/>
              <w:jc w:val="left"/>
              <w:rPr>
                <w:rFonts w:cs="Arial"/>
                <w:color w:val="000000"/>
                <w:lang w:val="it-IT"/>
              </w:rPr>
            </w:pPr>
            <w:r w:rsidRPr="00213362">
              <w:rPr>
                <w:rFonts w:cs="Arial"/>
                <w:color w:val="000000"/>
                <w:lang w:val="it-IT"/>
              </w:rPr>
              <w:t>CLOSED</w:t>
            </w:r>
          </w:p>
        </w:tc>
      </w:tr>
      <w:tr w:rsidR="009B10D5" w:rsidRPr="00213362" w14:paraId="65A19566" w14:textId="77777777" w:rsidTr="00DF0F57">
        <w:trPr>
          <w:trHeight w:val="315"/>
        </w:trPr>
        <w:tc>
          <w:tcPr>
            <w:tcW w:w="997" w:type="pct"/>
            <w:shd w:val="clear" w:color="auto" w:fill="auto"/>
            <w:noWrap/>
            <w:vAlign w:val="center"/>
          </w:tcPr>
          <w:p w14:paraId="2F39A55B" w14:textId="77777777" w:rsidR="009B10D5" w:rsidRPr="00213362" w:rsidRDefault="009B10D5" w:rsidP="009B10D5">
            <w:pPr>
              <w:spacing w:after="0"/>
              <w:jc w:val="left"/>
              <w:rPr>
                <w:rFonts w:cs="Arial"/>
                <w:color w:val="000000"/>
                <w:lang w:val="it-IT"/>
              </w:rPr>
            </w:pPr>
            <w:r>
              <w:rPr>
                <w:rFonts w:cs="Arial"/>
                <w:color w:val="000000"/>
                <w:lang w:val="en-GB"/>
              </w:rPr>
              <w:t>LP066</w:t>
            </w:r>
          </w:p>
        </w:tc>
        <w:tc>
          <w:tcPr>
            <w:tcW w:w="3235" w:type="pct"/>
            <w:shd w:val="clear" w:color="auto" w:fill="auto"/>
            <w:noWrap/>
            <w:vAlign w:val="center"/>
          </w:tcPr>
          <w:p w14:paraId="518958B1" w14:textId="77777777" w:rsidR="009B10D5" w:rsidRPr="00213362" w:rsidRDefault="009B10D5" w:rsidP="009B10D5">
            <w:pPr>
              <w:spacing w:after="0"/>
              <w:jc w:val="left"/>
              <w:rPr>
                <w:rFonts w:cs="Arial"/>
                <w:color w:val="000000"/>
                <w:lang w:val="it-IT"/>
              </w:rPr>
            </w:pPr>
            <w:r w:rsidRPr="00213362">
              <w:rPr>
                <w:rFonts w:cs="Arial"/>
                <w:color w:val="000000"/>
                <w:spacing w:val="-2"/>
                <w:lang w:val="it-IT"/>
              </w:rPr>
              <w:t>Vent valve</w:t>
            </w:r>
          </w:p>
        </w:tc>
        <w:tc>
          <w:tcPr>
            <w:tcW w:w="768" w:type="pct"/>
            <w:shd w:val="clear" w:color="auto" w:fill="auto"/>
            <w:noWrap/>
            <w:vAlign w:val="center"/>
          </w:tcPr>
          <w:p w14:paraId="1D1C66D4" w14:textId="77777777" w:rsidR="009B10D5" w:rsidRPr="00213362" w:rsidRDefault="009B10D5" w:rsidP="009B10D5">
            <w:pPr>
              <w:spacing w:after="0"/>
              <w:jc w:val="left"/>
              <w:rPr>
                <w:rFonts w:cs="Arial"/>
                <w:color w:val="000000"/>
                <w:lang w:val="it-IT"/>
              </w:rPr>
            </w:pPr>
            <w:r w:rsidRPr="00213362">
              <w:rPr>
                <w:rFonts w:cs="Arial"/>
                <w:color w:val="000000"/>
                <w:lang w:val="it-IT"/>
              </w:rPr>
              <w:t>OPEN</w:t>
            </w:r>
          </w:p>
        </w:tc>
      </w:tr>
      <w:tr w:rsidR="009B10D5" w:rsidRPr="00213362" w14:paraId="1C174F00" w14:textId="77777777" w:rsidTr="00DF0F57">
        <w:trPr>
          <w:trHeight w:val="315"/>
        </w:trPr>
        <w:tc>
          <w:tcPr>
            <w:tcW w:w="997" w:type="pct"/>
            <w:shd w:val="clear" w:color="auto" w:fill="auto"/>
            <w:noWrap/>
            <w:vAlign w:val="center"/>
          </w:tcPr>
          <w:p w14:paraId="02ED67B7" w14:textId="77777777" w:rsidR="009B10D5" w:rsidRPr="00213362" w:rsidRDefault="009B10D5" w:rsidP="009B10D5">
            <w:pPr>
              <w:spacing w:after="0"/>
              <w:jc w:val="left"/>
              <w:rPr>
                <w:rFonts w:cs="Arial"/>
                <w:color w:val="000000"/>
                <w:lang w:val="it-IT"/>
              </w:rPr>
            </w:pPr>
            <w:r>
              <w:rPr>
                <w:rFonts w:cs="Arial"/>
                <w:color w:val="000000"/>
                <w:lang w:val="en-GB"/>
              </w:rPr>
              <w:t>PRV077</w:t>
            </w:r>
          </w:p>
        </w:tc>
        <w:tc>
          <w:tcPr>
            <w:tcW w:w="3235" w:type="pct"/>
            <w:shd w:val="clear" w:color="auto" w:fill="auto"/>
            <w:noWrap/>
            <w:vAlign w:val="center"/>
          </w:tcPr>
          <w:p w14:paraId="68B07C0B" w14:textId="77777777" w:rsidR="009B10D5" w:rsidRPr="00213362" w:rsidRDefault="009B10D5" w:rsidP="009B10D5">
            <w:pPr>
              <w:spacing w:after="0"/>
              <w:jc w:val="left"/>
              <w:rPr>
                <w:rFonts w:cs="Arial"/>
                <w:color w:val="000000"/>
                <w:lang w:val="it-IT"/>
              </w:rPr>
            </w:pPr>
            <w:r>
              <w:rPr>
                <w:rFonts w:cs="Arial"/>
                <w:color w:val="000000"/>
                <w:spacing w:val="-2"/>
                <w:lang w:val="it-IT"/>
              </w:rPr>
              <w:t>Regulator</w:t>
            </w:r>
            <w:r w:rsidRPr="00213362">
              <w:rPr>
                <w:rFonts w:cs="Arial"/>
                <w:color w:val="000000"/>
                <w:spacing w:val="-2"/>
                <w:lang w:val="it-IT"/>
              </w:rPr>
              <w:t xml:space="preserve"> for conveying</w:t>
            </w:r>
          </w:p>
        </w:tc>
        <w:tc>
          <w:tcPr>
            <w:tcW w:w="768" w:type="pct"/>
            <w:shd w:val="clear" w:color="auto" w:fill="auto"/>
            <w:noWrap/>
            <w:vAlign w:val="center"/>
          </w:tcPr>
          <w:p w14:paraId="5593A46A" w14:textId="77777777" w:rsidR="009B10D5" w:rsidRPr="00213362" w:rsidRDefault="009B10D5" w:rsidP="009B10D5">
            <w:pPr>
              <w:spacing w:after="0"/>
              <w:jc w:val="left"/>
              <w:rPr>
                <w:rFonts w:cs="Arial"/>
                <w:color w:val="000000"/>
                <w:lang w:val="it-IT"/>
              </w:rPr>
            </w:pPr>
            <w:r w:rsidRPr="00213362">
              <w:rPr>
                <w:rFonts w:cs="Arial"/>
                <w:color w:val="000000"/>
                <w:lang w:val="it-IT"/>
              </w:rPr>
              <w:t>CLOSED</w:t>
            </w:r>
          </w:p>
        </w:tc>
      </w:tr>
      <w:tr w:rsidR="009B10D5" w:rsidRPr="00213362" w14:paraId="090191B8" w14:textId="77777777" w:rsidTr="00DF0F57">
        <w:trPr>
          <w:trHeight w:val="315"/>
        </w:trPr>
        <w:tc>
          <w:tcPr>
            <w:tcW w:w="997" w:type="pct"/>
            <w:shd w:val="clear" w:color="auto" w:fill="auto"/>
            <w:noWrap/>
            <w:vAlign w:val="center"/>
          </w:tcPr>
          <w:p w14:paraId="453E7A55" w14:textId="77777777" w:rsidR="009B10D5" w:rsidRPr="00213362" w:rsidRDefault="009B10D5" w:rsidP="009B10D5">
            <w:pPr>
              <w:spacing w:after="0"/>
              <w:jc w:val="left"/>
              <w:rPr>
                <w:rFonts w:cs="Arial"/>
                <w:color w:val="000000"/>
                <w:lang w:val="it-IT"/>
              </w:rPr>
            </w:pPr>
            <w:r>
              <w:rPr>
                <w:rFonts w:cs="Arial"/>
                <w:color w:val="000000"/>
                <w:lang w:val="it-IT"/>
              </w:rPr>
              <w:t>PRV078</w:t>
            </w:r>
          </w:p>
        </w:tc>
        <w:tc>
          <w:tcPr>
            <w:tcW w:w="3235" w:type="pct"/>
            <w:shd w:val="clear" w:color="auto" w:fill="auto"/>
            <w:noWrap/>
            <w:vAlign w:val="center"/>
          </w:tcPr>
          <w:p w14:paraId="08E7E5B9" w14:textId="77777777" w:rsidR="009B10D5" w:rsidRPr="00213362" w:rsidRDefault="009B10D5" w:rsidP="009B10D5">
            <w:pPr>
              <w:spacing w:after="0"/>
              <w:jc w:val="left"/>
              <w:rPr>
                <w:rFonts w:cs="Arial"/>
                <w:color w:val="000000"/>
                <w:lang w:val="it-IT"/>
              </w:rPr>
            </w:pPr>
            <w:r>
              <w:rPr>
                <w:rFonts w:cs="Arial"/>
                <w:color w:val="000000"/>
                <w:spacing w:val="-2"/>
                <w:lang w:val="it-IT"/>
              </w:rPr>
              <w:t>Regulator</w:t>
            </w:r>
            <w:r w:rsidRPr="00213362">
              <w:rPr>
                <w:rFonts w:cs="Arial"/>
                <w:color w:val="000000"/>
                <w:spacing w:val="-2"/>
                <w:lang w:val="it-IT"/>
              </w:rPr>
              <w:t xml:space="preserve"> for cleaning</w:t>
            </w:r>
          </w:p>
        </w:tc>
        <w:tc>
          <w:tcPr>
            <w:tcW w:w="768" w:type="pct"/>
            <w:shd w:val="clear" w:color="auto" w:fill="auto"/>
            <w:noWrap/>
            <w:vAlign w:val="center"/>
          </w:tcPr>
          <w:p w14:paraId="4364B1B0" w14:textId="77777777" w:rsidR="009B10D5" w:rsidRPr="00213362" w:rsidRDefault="009B10D5" w:rsidP="009B10D5">
            <w:pPr>
              <w:spacing w:after="0"/>
              <w:jc w:val="left"/>
              <w:rPr>
                <w:rFonts w:cs="Arial"/>
                <w:color w:val="000000"/>
                <w:lang w:val="it-IT"/>
              </w:rPr>
            </w:pPr>
            <w:r w:rsidRPr="00213362">
              <w:rPr>
                <w:rFonts w:cs="Arial"/>
                <w:color w:val="000000"/>
                <w:lang w:val="it-IT"/>
              </w:rPr>
              <w:t>CLOSED</w:t>
            </w:r>
          </w:p>
        </w:tc>
      </w:tr>
      <w:tr w:rsidR="009B10D5" w:rsidRPr="00213362" w14:paraId="43E83C09" w14:textId="77777777" w:rsidTr="00DF0F57">
        <w:trPr>
          <w:trHeight w:val="315"/>
        </w:trPr>
        <w:tc>
          <w:tcPr>
            <w:tcW w:w="997" w:type="pct"/>
            <w:shd w:val="clear" w:color="auto" w:fill="auto"/>
            <w:noWrap/>
            <w:vAlign w:val="center"/>
          </w:tcPr>
          <w:p w14:paraId="1C3FFF16" w14:textId="77777777" w:rsidR="009B10D5" w:rsidRPr="00213362" w:rsidRDefault="009B10D5" w:rsidP="009B10D5">
            <w:pPr>
              <w:spacing w:after="0"/>
              <w:jc w:val="left"/>
              <w:rPr>
                <w:rFonts w:cs="Arial"/>
                <w:color w:val="000000"/>
                <w:lang w:val="it-IT"/>
              </w:rPr>
            </w:pPr>
            <w:r>
              <w:rPr>
                <w:rFonts w:cs="Arial"/>
                <w:color w:val="000000"/>
                <w:lang w:val="it-IT"/>
              </w:rPr>
              <w:t>LP088</w:t>
            </w:r>
          </w:p>
        </w:tc>
        <w:tc>
          <w:tcPr>
            <w:tcW w:w="3235" w:type="pct"/>
            <w:shd w:val="clear" w:color="auto" w:fill="auto"/>
            <w:noWrap/>
            <w:vAlign w:val="center"/>
          </w:tcPr>
          <w:p w14:paraId="5E29AE28" w14:textId="77777777" w:rsidR="009B10D5" w:rsidRPr="00213362" w:rsidRDefault="009B10D5" w:rsidP="009B10D5">
            <w:pPr>
              <w:spacing w:after="0"/>
              <w:jc w:val="left"/>
              <w:rPr>
                <w:rFonts w:cs="Arial"/>
                <w:color w:val="000000"/>
                <w:lang w:val="it-IT"/>
              </w:rPr>
            </w:pPr>
            <w:r>
              <w:rPr>
                <w:rFonts w:cs="Arial"/>
                <w:color w:val="000000"/>
                <w:spacing w:val="-2"/>
                <w:lang w:val="it-IT"/>
              </w:rPr>
              <w:t>Discharge Valve</w:t>
            </w:r>
          </w:p>
        </w:tc>
        <w:tc>
          <w:tcPr>
            <w:tcW w:w="768" w:type="pct"/>
            <w:shd w:val="clear" w:color="auto" w:fill="auto"/>
            <w:noWrap/>
            <w:vAlign w:val="center"/>
          </w:tcPr>
          <w:p w14:paraId="000B1318" w14:textId="77777777" w:rsidR="009B10D5" w:rsidRPr="00213362" w:rsidRDefault="009B10D5" w:rsidP="009B10D5">
            <w:pPr>
              <w:spacing w:after="0"/>
              <w:jc w:val="left"/>
              <w:rPr>
                <w:rFonts w:cs="Arial"/>
                <w:color w:val="000000"/>
                <w:lang w:val="it-IT"/>
              </w:rPr>
            </w:pPr>
            <w:r>
              <w:rPr>
                <w:rFonts w:cs="Arial"/>
                <w:color w:val="000000"/>
                <w:lang w:val="it-IT"/>
              </w:rPr>
              <w:t>CLOSED</w:t>
            </w:r>
          </w:p>
        </w:tc>
      </w:tr>
    </w:tbl>
    <w:p w14:paraId="3F540794" w14:textId="77777777" w:rsidR="002C087A" w:rsidRDefault="002C087A"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5B385DF" w14:textId="77777777" w:rsidR="00DF0F57" w:rsidRPr="002F0387" w:rsidRDefault="00DF0F57" w:rsidP="00DF0F57">
      <w:pPr>
        <w:pStyle w:val="Heading3"/>
      </w:pPr>
      <w:bookmarkStart w:id="78" w:name="_Toc149556422"/>
      <w:r w:rsidRPr="002F0387">
        <w:t xml:space="preserve">LFP-NCO system </w:t>
      </w:r>
      <w:r w:rsidRPr="00DF0F57">
        <w:t>diverter NZ460</w:t>
      </w:r>
      <w:r>
        <w:t>.</w:t>
      </w:r>
      <w:bookmarkEnd w:id="78"/>
    </w:p>
    <w:p w14:paraId="23236BF8" w14:textId="77777777" w:rsidR="00D36571" w:rsidRDefault="00D36571"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20F1C62A" w14:textId="77777777" w:rsidR="009B10D5" w:rsidRDefault="00D36571"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idle status of the </w:t>
      </w:r>
      <w:r>
        <w:rPr>
          <w:rStyle w:val="rynqvb"/>
          <w:lang w:val="en"/>
        </w:rPr>
        <w:t>NZ460</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18"/>
        <w:gridCol w:w="1843"/>
      </w:tblGrid>
      <w:tr w:rsidR="009B10D5" w:rsidRPr="00B30957" w14:paraId="59FC5783" w14:textId="77777777" w:rsidTr="00DF0F57">
        <w:tc>
          <w:tcPr>
            <w:tcW w:w="5000" w:type="pct"/>
            <w:gridSpan w:val="3"/>
            <w:shd w:val="clear" w:color="auto" w:fill="D9D9D9"/>
          </w:tcPr>
          <w:p w14:paraId="764BEE27" w14:textId="77777777" w:rsidR="009B10D5" w:rsidRPr="009424BF" w:rsidRDefault="009B10D5" w:rsidP="00183BDC">
            <w:pPr>
              <w:jc w:val="center"/>
              <w:rPr>
                <w:b/>
                <w:bCs/>
                <w:lang w:val="en-GB"/>
              </w:rPr>
            </w:pPr>
            <w:r w:rsidRPr="009424BF">
              <w:rPr>
                <w:b/>
                <w:bCs/>
                <w:lang w:val="en-GB"/>
              </w:rPr>
              <w:t>Diverter NZ460</w:t>
            </w:r>
            <w:r w:rsidR="008134EA">
              <w:rPr>
                <w:b/>
                <w:bCs/>
                <w:lang w:val="en-GB"/>
              </w:rPr>
              <w:t xml:space="preserve"> (</w:t>
            </w:r>
            <w:r w:rsidR="008134EA" w:rsidRPr="008134EA">
              <w:rPr>
                <w:b/>
                <w:bCs/>
                <w:lang w:val="en-GB"/>
              </w:rPr>
              <w:t>Idle</w:t>
            </w:r>
            <w:r w:rsidR="008134EA">
              <w:rPr>
                <w:b/>
                <w:bCs/>
                <w:lang w:val="en-GB"/>
              </w:rPr>
              <w:t>).</w:t>
            </w:r>
          </w:p>
        </w:tc>
      </w:tr>
      <w:tr w:rsidR="009B10D5" w:rsidRPr="00B30957" w14:paraId="2A2B767A" w14:textId="77777777" w:rsidTr="009F5CA8">
        <w:tc>
          <w:tcPr>
            <w:tcW w:w="918" w:type="pct"/>
            <w:shd w:val="clear" w:color="auto" w:fill="D9D9D9"/>
          </w:tcPr>
          <w:p w14:paraId="40B6147B" w14:textId="77777777" w:rsidR="009B10D5" w:rsidRPr="009424BF" w:rsidRDefault="009B10D5" w:rsidP="00183BDC">
            <w:pPr>
              <w:jc w:val="center"/>
              <w:rPr>
                <w:b/>
                <w:bCs/>
                <w:lang w:val="en-GB"/>
              </w:rPr>
            </w:pPr>
            <w:r w:rsidRPr="009424BF">
              <w:rPr>
                <w:b/>
                <w:bCs/>
                <w:lang w:val="en-GB"/>
              </w:rPr>
              <w:t>Tag</w:t>
            </w:r>
          </w:p>
        </w:tc>
        <w:tc>
          <w:tcPr>
            <w:tcW w:w="3125" w:type="pct"/>
            <w:shd w:val="clear" w:color="auto" w:fill="D9D9D9"/>
          </w:tcPr>
          <w:p w14:paraId="243C8EFF" w14:textId="77777777" w:rsidR="009B10D5" w:rsidRPr="009424BF" w:rsidRDefault="009B10D5" w:rsidP="009F5CA8">
            <w:pPr>
              <w:ind w:left="-916"/>
              <w:jc w:val="center"/>
              <w:rPr>
                <w:b/>
                <w:bCs/>
                <w:lang w:val="en-GB"/>
              </w:rPr>
            </w:pPr>
            <w:r w:rsidRPr="009424BF">
              <w:rPr>
                <w:b/>
                <w:bCs/>
                <w:lang w:val="en-GB"/>
              </w:rPr>
              <w:t>Description</w:t>
            </w:r>
          </w:p>
        </w:tc>
        <w:tc>
          <w:tcPr>
            <w:tcW w:w="957" w:type="pct"/>
            <w:shd w:val="clear" w:color="auto" w:fill="D9D9D9"/>
          </w:tcPr>
          <w:p w14:paraId="42469E15" w14:textId="77777777" w:rsidR="009B10D5" w:rsidRPr="009424BF" w:rsidRDefault="009F5CA8" w:rsidP="00183BDC">
            <w:pPr>
              <w:jc w:val="center"/>
              <w:rPr>
                <w:b/>
                <w:bCs/>
                <w:lang w:val="en-GB"/>
              </w:rPr>
            </w:pPr>
            <w:r w:rsidRPr="009F5CA8">
              <w:rPr>
                <w:b/>
                <w:bCs/>
                <w:lang w:val="en-GB"/>
              </w:rPr>
              <w:t>Position / State</w:t>
            </w:r>
          </w:p>
        </w:tc>
      </w:tr>
      <w:tr w:rsidR="009B10D5" w:rsidRPr="00B30957" w14:paraId="0F34666F" w14:textId="77777777" w:rsidTr="009F5CA8">
        <w:tc>
          <w:tcPr>
            <w:tcW w:w="918" w:type="pct"/>
            <w:vAlign w:val="center"/>
          </w:tcPr>
          <w:p w14:paraId="606D00E8" w14:textId="77777777" w:rsidR="009B10D5" w:rsidRPr="00B30957" w:rsidRDefault="009B10D5" w:rsidP="00183BDC">
            <w:pPr>
              <w:jc w:val="left"/>
              <w:rPr>
                <w:lang w:val="en-GB"/>
              </w:rPr>
            </w:pPr>
            <w:r>
              <w:rPr>
                <w:lang w:val="en-GB"/>
              </w:rPr>
              <w:t>AY463</w:t>
            </w:r>
          </w:p>
        </w:tc>
        <w:tc>
          <w:tcPr>
            <w:tcW w:w="3125" w:type="pct"/>
            <w:vAlign w:val="center"/>
          </w:tcPr>
          <w:p w14:paraId="50C8B546" w14:textId="77777777" w:rsidR="009B10D5" w:rsidRPr="00B30957" w:rsidRDefault="009B10D5" w:rsidP="00183BDC">
            <w:pPr>
              <w:jc w:val="left"/>
              <w:rPr>
                <w:rFonts w:cs="Arial"/>
                <w:spacing w:val="-2"/>
                <w:lang w:val="it-IT"/>
              </w:rPr>
            </w:pPr>
            <w:r w:rsidRPr="00B30957">
              <w:rPr>
                <w:rFonts w:cs="Arial"/>
                <w:spacing w:val="-2"/>
                <w:lang w:val="it-IT"/>
              </w:rPr>
              <w:t>Solenoid for diverted command</w:t>
            </w:r>
          </w:p>
        </w:tc>
        <w:tc>
          <w:tcPr>
            <w:tcW w:w="957" w:type="pct"/>
            <w:vAlign w:val="center"/>
          </w:tcPr>
          <w:p w14:paraId="3EDF14F9" w14:textId="77777777" w:rsidR="009B10D5" w:rsidRPr="00B30957" w:rsidRDefault="009B10D5" w:rsidP="00183BDC">
            <w:pPr>
              <w:jc w:val="left"/>
              <w:rPr>
                <w:lang w:val="it-IT"/>
              </w:rPr>
            </w:pPr>
            <w:r w:rsidRPr="00B30957">
              <w:rPr>
                <w:lang w:val="it-IT"/>
              </w:rPr>
              <w:t>OFF</w:t>
            </w:r>
          </w:p>
        </w:tc>
      </w:tr>
      <w:tr w:rsidR="009B10D5" w:rsidRPr="00B30957" w14:paraId="7A0A98FF" w14:textId="77777777" w:rsidTr="009F5CA8">
        <w:tc>
          <w:tcPr>
            <w:tcW w:w="918" w:type="pct"/>
            <w:vAlign w:val="center"/>
          </w:tcPr>
          <w:p w14:paraId="684A58DC" w14:textId="77777777" w:rsidR="009B10D5" w:rsidRPr="00B30957" w:rsidRDefault="009B10D5" w:rsidP="00183BDC">
            <w:pPr>
              <w:jc w:val="left"/>
              <w:rPr>
                <w:lang w:val="en-GB"/>
              </w:rPr>
            </w:pPr>
            <w:r>
              <w:rPr>
                <w:lang w:val="en-GB"/>
              </w:rPr>
              <w:t>AY464</w:t>
            </w:r>
          </w:p>
        </w:tc>
        <w:tc>
          <w:tcPr>
            <w:tcW w:w="3125" w:type="pct"/>
            <w:vAlign w:val="center"/>
          </w:tcPr>
          <w:p w14:paraId="073FD408" w14:textId="77777777" w:rsidR="009B10D5" w:rsidRPr="00B30957" w:rsidRDefault="009B10D5" w:rsidP="00183BDC">
            <w:pPr>
              <w:jc w:val="left"/>
              <w:rPr>
                <w:rFonts w:cs="Arial"/>
                <w:spacing w:val="-2"/>
                <w:lang w:val="it-IT"/>
              </w:rPr>
            </w:pPr>
            <w:r w:rsidRPr="00B30957">
              <w:rPr>
                <w:rFonts w:cs="Arial"/>
                <w:spacing w:val="-2"/>
                <w:lang w:val="it-IT"/>
              </w:rPr>
              <w:t>Solenoid for straight command</w:t>
            </w:r>
          </w:p>
        </w:tc>
        <w:tc>
          <w:tcPr>
            <w:tcW w:w="957" w:type="pct"/>
            <w:vAlign w:val="center"/>
          </w:tcPr>
          <w:p w14:paraId="36B5DDCC" w14:textId="77777777" w:rsidR="009B10D5" w:rsidRPr="00B30957" w:rsidRDefault="009B10D5" w:rsidP="00183BDC">
            <w:pPr>
              <w:jc w:val="left"/>
              <w:rPr>
                <w:lang w:val="it-IT"/>
              </w:rPr>
            </w:pPr>
            <w:r w:rsidRPr="00B30957">
              <w:rPr>
                <w:lang w:val="it-IT"/>
              </w:rPr>
              <w:t>OFF</w:t>
            </w:r>
          </w:p>
        </w:tc>
      </w:tr>
      <w:tr w:rsidR="009B10D5" w:rsidRPr="00B30957" w14:paraId="37AC6B57" w14:textId="77777777" w:rsidTr="009F5CA8">
        <w:tc>
          <w:tcPr>
            <w:tcW w:w="918" w:type="pct"/>
            <w:vAlign w:val="center"/>
          </w:tcPr>
          <w:p w14:paraId="039C7031" w14:textId="77777777" w:rsidR="009B10D5" w:rsidRPr="00B30957" w:rsidRDefault="009B10D5" w:rsidP="00183BDC">
            <w:pPr>
              <w:jc w:val="left"/>
              <w:rPr>
                <w:lang w:val="en-GB"/>
              </w:rPr>
            </w:pPr>
            <w:r>
              <w:rPr>
                <w:lang w:val="en-GB"/>
              </w:rPr>
              <w:t>AY466</w:t>
            </w:r>
          </w:p>
        </w:tc>
        <w:tc>
          <w:tcPr>
            <w:tcW w:w="3125" w:type="pct"/>
            <w:vAlign w:val="center"/>
          </w:tcPr>
          <w:p w14:paraId="2388BD87" w14:textId="77777777" w:rsidR="009B10D5" w:rsidRPr="009817C3" w:rsidRDefault="009B10D5" w:rsidP="00183BDC">
            <w:pPr>
              <w:jc w:val="left"/>
              <w:rPr>
                <w:rFonts w:cs="Arial"/>
                <w:spacing w:val="-2"/>
                <w:lang w:val="en-GB"/>
              </w:rPr>
            </w:pPr>
            <w:r w:rsidRPr="009817C3">
              <w:rPr>
                <w:rFonts w:cs="Arial"/>
                <w:spacing w:val="-2"/>
                <w:lang w:val="en-GB"/>
              </w:rPr>
              <w:t>Solenoid to inflate diverter gasket</w:t>
            </w:r>
          </w:p>
        </w:tc>
        <w:tc>
          <w:tcPr>
            <w:tcW w:w="957" w:type="pct"/>
            <w:vAlign w:val="center"/>
          </w:tcPr>
          <w:p w14:paraId="4FDBA096" w14:textId="77777777" w:rsidR="009B10D5" w:rsidRPr="00B30957" w:rsidRDefault="009B10D5" w:rsidP="00183BDC">
            <w:pPr>
              <w:jc w:val="left"/>
              <w:rPr>
                <w:lang w:val="it-IT"/>
              </w:rPr>
            </w:pPr>
            <w:r w:rsidRPr="00B30957">
              <w:rPr>
                <w:lang w:val="it-IT"/>
              </w:rPr>
              <w:t>OFF</w:t>
            </w:r>
          </w:p>
        </w:tc>
      </w:tr>
    </w:tbl>
    <w:p w14:paraId="6C9EC211" w14:textId="77777777" w:rsidR="00DF0F57" w:rsidRDefault="00DF0F57" w:rsidP="00DF0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18801BC" w14:textId="77777777" w:rsidR="009B10D5" w:rsidRPr="00DF0F57" w:rsidRDefault="00DF0F57" w:rsidP="00DF0F57">
      <w:pPr>
        <w:pStyle w:val="Heading3"/>
      </w:pPr>
      <w:bookmarkStart w:id="79" w:name="_Toc149556423"/>
      <w:r w:rsidRPr="002F0387">
        <w:t xml:space="preserve">LFP-NCO system </w:t>
      </w:r>
      <w:r w:rsidRPr="00DF0F57">
        <w:rPr>
          <w:iCs/>
          <w:szCs w:val="28"/>
        </w:rPr>
        <w:t>Hopper TE00</w:t>
      </w:r>
      <w:r>
        <w:rPr>
          <w:iCs/>
          <w:szCs w:val="28"/>
        </w:rPr>
        <w:t>9</w:t>
      </w:r>
      <w:r w:rsidRPr="00DF0F57">
        <w:rPr>
          <w:iCs/>
          <w:szCs w:val="28"/>
        </w:rPr>
        <w:t>.</w:t>
      </w:r>
      <w:bookmarkEnd w:id="79"/>
    </w:p>
    <w:p w14:paraId="79B75100" w14:textId="77777777" w:rsidR="00D36571" w:rsidRDefault="00D36571" w:rsidP="00D36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08AB66B0" w14:textId="77777777" w:rsidR="00DF0F57" w:rsidRPr="00D36571" w:rsidRDefault="00D36571" w:rsidP="00D36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idle status of the </w:t>
      </w:r>
      <w:r>
        <w:rPr>
          <w:rStyle w:val="rynqvb"/>
          <w:lang w:val="en"/>
        </w:rPr>
        <w:t>TE009</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DF0F57" w:rsidRPr="00B30957" w14:paraId="37EAB237" w14:textId="77777777" w:rsidTr="00DF0F57">
        <w:tc>
          <w:tcPr>
            <w:tcW w:w="5000" w:type="pct"/>
            <w:gridSpan w:val="3"/>
            <w:shd w:val="clear" w:color="auto" w:fill="D9D9D9"/>
          </w:tcPr>
          <w:p w14:paraId="328F20D1" w14:textId="77777777" w:rsidR="00DF0F57" w:rsidRPr="00720CFF" w:rsidRDefault="00DF0F57" w:rsidP="00183BDC">
            <w:pPr>
              <w:jc w:val="center"/>
              <w:rPr>
                <w:b/>
                <w:bCs/>
                <w:lang w:val="en-GB"/>
              </w:rPr>
            </w:pPr>
            <w:r w:rsidRPr="00720CFF">
              <w:rPr>
                <w:b/>
                <w:bCs/>
                <w:lang w:val="en-GB"/>
              </w:rPr>
              <w:t>Hopper TE00</w:t>
            </w:r>
            <w:r>
              <w:rPr>
                <w:b/>
                <w:bCs/>
                <w:lang w:val="en-GB"/>
              </w:rPr>
              <w:t>9</w:t>
            </w:r>
            <w:r w:rsidR="008134EA">
              <w:rPr>
                <w:b/>
                <w:bCs/>
                <w:lang w:val="en-GB"/>
              </w:rPr>
              <w:t xml:space="preserve"> (</w:t>
            </w:r>
            <w:r w:rsidR="008134EA" w:rsidRPr="008134EA">
              <w:rPr>
                <w:b/>
                <w:bCs/>
                <w:lang w:val="en-GB"/>
              </w:rPr>
              <w:t>Idle</w:t>
            </w:r>
            <w:r w:rsidR="008134EA">
              <w:rPr>
                <w:b/>
                <w:bCs/>
                <w:lang w:val="en-GB"/>
              </w:rPr>
              <w:t>).</w:t>
            </w:r>
          </w:p>
        </w:tc>
      </w:tr>
      <w:tr w:rsidR="00DF0F57" w:rsidRPr="00B30957" w14:paraId="2541A4E3" w14:textId="77777777" w:rsidTr="009F5CA8">
        <w:tc>
          <w:tcPr>
            <w:tcW w:w="918" w:type="pct"/>
            <w:shd w:val="clear" w:color="auto" w:fill="D9D9D9"/>
          </w:tcPr>
          <w:p w14:paraId="41C3BBFA" w14:textId="77777777" w:rsidR="00DF0F57" w:rsidRPr="00720CFF" w:rsidRDefault="00DF0F57" w:rsidP="00183BDC">
            <w:pPr>
              <w:jc w:val="center"/>
              <w:rPr>
                <w:b/>
                <w:bCs/>
                <w:lang w:val="en-GB"/>
              </w:rPr>
            </w:pPr>
            <w:r w:rsidRPr="00720CFF">
              <w:rPr>
                <w:b/>
                <w:bCs/>
                <w:lang w:val="en-GB"/>
              </w:rPr>
              <w:t>Tag</w:t>
            </w:r>
          </w:p>
        </w:tc>
        <w:tc>
          <w:tcPr>
            <w:tcW w:w="3165" w:type="pct"/>
            <w:shd w:val="clear" w:color="auto" w:fill="D9D9D9"/>
          </w:tcPr>
          <w:p w14:paraId="0D0F310D" w14:textId="77777777" w:rsidR="00DF0F57" w:rsidRPr="00720CFF" w:rsidRDefault="00DF0F57" w:rsidP="00183BDC">
            <w:pPr>
              <w:jc w:val="center"/>
              <w:rPr>
                <w:b/>
                <w:bCs/>
                <w:lang w:val="en-GB"/>
              </w:rPr>
            </w:pPr>
            <w:r w:rsidRPr="00720CFF">
              <w:rPr>
                <w:b/>
                <w:bCs/>
                <w:lang w:val="en-GB"/>
              </w:rPr>
              <w:t>Description</w:t>
            </w:r>
          </w:p>
        </w:tc>
        <w:tc>
          <w:tcPr>
            <w:tcW w:w="917" w:type="pct"/>
            <w:shd w:val="clear" w:color="auto" w:fill="D9D9D9"/>
          </w:tcPr>
          <w:p w14:paraId="1AD9814A" w14:textId="77777777" w:rsidR="00DF0F57" w:rsidRPr="00720CFF" w:rsidRDefault="009F5CA8" w:rsidP="00183BDC">
            <w:pPr>
              <w:jc w:val="center"/>
              <w:rPr>
                <w:b/>
                <w:bCs/>
                <w:lang w:val="en-GB"/>
              </w:rPr>
            </w:pPr>
            <w:r w:rsidRPr="009F5CA8">
              <w:rPr>
                <w:b/>
                <w:bCs/>
                <w:lang w:val="en-GB"/>
              </w:rPr>
              <w:t>Position / State</w:t>
            </w:r>
          </w:p>
        </w:tc>
      </w:tr>
      <w:tr w:rsidR="00DF0F57" w:rsidRPr="00B30957" w14:paraId="540831A1" w14:textId="77777777" w:rsidTr="009F5CA8">
        <w:tc>
          <w:tcPr>
            <w:tcW w:w="918" w:type="pct"/>
            <w:vAlign w:val="center"/>
          </w:tcPr>
          <w:p w14:paraId="625F6A5C" w14:textId="77777777" w:rsidR="00DF0F57" w:rsidRDefault="00DF0F57" w:rsidP="00DF0F57">
            <w:pPr>
              <w:jc w:val="left"/>
              <w:rPr>
                <w:lang w:val="en-GB"/>
              </w:rPr>
            </w:pPr>
            <w:r w:rsidRPr="002F0387">
              <w:rPr>
                <w:lang w:val="en-GB"/>
              </w:rPr>
              <w:t>CA00</w:t>
            </w:r>
            <w:r>
              <w:rPr>
                <w:lang w:val="en-GB"/>
              </w:rPr>
              <w:t>8</w:t>
            </w:r>
            <w:r w:rsidRPr="002F0387">
              <w:rPr>
                <w:lang w:val="en-GB"/>
              </w:rPr>
              <w:t xml:space="preserve"> </w:t>
            </w:r>
          </w:p>
        </w:tc>
        <w:tc>
          <w:tcPr>
            <w:tcW w:w="3165" w:type="pct"/>
            <w:vAlign w:val="center"/>
          </w:tcPr>
          <w:p w14:paraId="018039B8" w14:textId="77777777" w:rsidR="00DF0F57" w:rsidRPr="009817C3" w:rsidRDefault="00DF0F57" w:rsidP="00DF0F57">
            <w:pPr>
              <w:jc w:val="left"/>
              <w:rPr>
                <w:rFonts w:cs="Arial"/>
                <w:spacing w:val="-2"/>
                <w:lang w:val="en-GB"/>
              </w:rPr>
            </w:pPr>
            <w:r>
              <w:rPr>
                <w:rFonts w:cs="Arial"/>
                <w:spacing w:val="-2"/>
                <w:lang w:val="en-GB"/>
              </w:rPr>
              <w:t>Filter</w:t>
            </w:r>
            <w:r w:rsidRPr="009817C3">
              <w:rPr>
                <w:rFonts w:cs="Arial"/>
                <w:spacing w:val="-2"/>
                <w:lang w:val="en-GB"/>
              </w:rPr>
              <w:t xml:space="preserve"> command</w:t>
            </w:r>
          </w:p>
        </w:tc>
        <w:tc>
          <w:tcPr>
            <w:tcW w:w="917" w:type="pct"/>
            <w:vAlign w:val="center"/>
          </w:tcPr>
          <w:p w14:paraId="2F3309B5" w14:textId="77777777" w:rsidR="00DF0F57" w:rsidRPr="00B30957" w:rsidRDefault="00DF0F57" w:rsidP="00DF0F57">
            <w:pPr>
              <w:jc w:val="left"/>
              <w:rPr>
                <w:lang w:val="it-IT"/>
              </w:rPr>
            </w:pPr>
            <w:r w:rsidRPr="00B30957">
              <w:rPr>
                <w:lang w:val="it-IT"/>
              </w:rPr>
              <w:t>OFF</w:t>
            </w:r>
          </w:p>
        </w:tc>
      </w:tr>
      <w:tr w:rsidR="00DF0F57" w:rsidRPr="00B30957" w14:paraId="61F25206" w14:textId="77777777" w:rsidTr="009F5CA8">
        <w:tc>
          <w:tcPr>
            <w:tcW w:w="918" w:type="pct"/>
            <w:vAlign w:val="center"/>
          </w:tcPr>
          <w:p w14:paraId="5964E0C4" w14:textId="77777777" w:rsidR="00DF0F57" w:rsidRDefault="00DF0F57" w:rsidP="00DF0F57">
            <w:pPr>
              <w:jc w:val="left"/>
              <w:rPr>
                <w:lang w:val="en-GB"/>
              </w:rPr>
            </w:pPr>
            <w:r>
              <w:rPr>
                <w:lang w:val="en-GB"/>
              </w:rPr>
              <w:t>AY133</w:t>
            </w:r>
          </w:p>
        </w:tc>
        <w:tc>
          <w:tcPr>
            <w:tcW w:w="3165" w:type="pct"/>
            <w:vAlign w:val="center"/>
          </w:tcPr>
          <w:p w14:paraId="0E0F9752" w14:textId="77777777" w:rsidR="00DF0F57" w:rsidRPr="009817C3" w:rsidRDefault="00DF0F57" w:rsidP="00DF0F57">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072CEFA5" w14:textId="77777777" w:rsidR="00DF0F57" w:rsidRPr="00B30957" w:rsidRDefault="00DF0F57" w:rsidP="00DF0F57">
            <w:pPr>
              <w:jc w:val="left"/>
              <w:rPr>
                <w:lang w:val="it-IT"/>
              </w:rPr>
            </w:pPr>
            <w:r w:rsidRPr="00B30957">
              <w:rPr>
                <w:lang w:val="it-IT"/>
              </w:rPr>
              <w:t>OFF</w:t>
            </w:r>
          </w:p>
        </w:tc>
      </w:tr>
      <w:tr w:rsidR="00DF0F57" w:rsidRPr="00B30957" w14:paraId="6F8BA6D7" w14:textId="77777777" w:rsidTr="009F5CA8">
        <w:tc>
          <w:tcPr>
            <w:tcW w:w="918" w:type="pct"/>
            <w:vAlign w:val="center"/>
          </w:tcPr>
          <w:p w14:paraId="28419C27" w14:textId="77777777" w:rsidR="00DF0F57" w:rsidRPr="00B30957" w:rsidRDefault="00DF0F57" w:rsidP="00DF0F57">
            <w:pPr>
              <w:jc w:val="left"/>
              <w:rPr>
                <w:lang w:val="en-GB"/>
              </w:rPr>
            </w:pPr>
            <w:r>
              <w:rPr>
                <w:lang w:val="en-GB"/>
              </w:rPr>
              <w:lastRenderedPageBreak/>
              <w:t>AY135</w:t>
            </w:r>
          </w:p>
        </w:tc>
        <w:tc>
          <w:tcPr>
            <w:tcW w:w="3165" w:type="pct"/>
            <w:vAlign w:val="center"/>
          </w:tcPr>
          <w:p w14:paraId="78105430" w14:textId="77777777" w:rsidR="00DF0F57" w:rsidRPr="009817C3" w:rsidRDefault="00DF0F57" w:rsidP="00DF0F57">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257AB558" w14:textId="77777777" w:rsidR="00DF0F57" w:rsidRPr="00B30957" w:rsidRDefault="00DF0F57" w:rsidP="00DF0F57">
            <w:pPr>
              <w:jc w:val="left"/>
              <w:rPr>
                <w:lang w:val="it-IT"/>
              </w:rPr>
            </w:pPr>
            <w:r w:rsidRPr="00B30957">
              <w:rPr>
                <w:lang w:val="it-IT"/>
              </w:rPr>
              <w:t>OFF</w:t>
            </w:r>
          </w:p>
        </w:tc>
      </w:tr>
      <w:tr w:rsidR="00DF0F57" w:rsidRPr="007222DE" w14:paraId="08672D5C" w14:textId="77777777" w:rsidTr="009F5CA8">
        <w:tc>
          <w:tcPr>
            <w:tcW w:w="918" w:type="pct"/>
            <w:vAlign w:val="center"/>
          </w:tcPr>
          <w:p w14:paraId="5B8C76F2" w14:textId="77777777" w:rsidR="00DF0F57" w:rsidRPr="00B30957" w:rsidRDefault="00DF0F57" w:rsidP="00DF0F57">
            <w:pPr>
              <w:jc w:val="left"/>
              <w:rPr>
                <w:lang w:val="en-GB"/>
              </w:rPr>
            </w:pPr>
            <w:r>
              <w:rPr>
                <w:lang w:val="en-GB"/>
              </w:rPr>
              <w:t>LP145</w:t>
            </w:r>
          </w:p>
        </w:tc>
        <w:tc>
          <w:tcPr>
            <w:tcW w:w="3165" w:type="pct"/>
            <w:vAlign w:val="center"/>
          </w:tcPr>
          <w:p w14:paraId="36BC1109" w14:textId="77777777" w:rsidR="00DF0F57" w:rsidRPr="009817C3" w:rsidRDefault="00DF0F57" w:rsidP="00DF0F57">
            <w:pPr>
              <w:jc w:val="left"/>
              <w:rPr>
                <w:rFonts w:cs="Arial"/>
                <w:spacing w:val="-2"/>
                <w:lang w:val="en-GB"/>
              </w:rPr>
            </w:pPr>
            <w:r>
              <w:rPr>
                <w:rFonts w:cs="Arial"/>
                <w:spacing w:val="-2"/>
                <w:lang w:val="en-GB"/>
              </w:rPr>
              <w:t>Discharge Valve</w:t>
            </w:r>
          </w:p>
        </w:tc>
        <w:tc>
          <w:tcPr>
            <w:tcW w:w="917" w:type="pct"/>
            <w:vAlign w:val="center"/>
          </w:tcPr>
          <w:p w14:paraId="67E6480E" w14:textId="77777777" w:rsidR="00DF0F57" w:rsidRPr="00B30957" w:rsidRDefault="00DF0F57" w:rsidP="00DF0F57">
            <w:pPr>
              <w:jc w:val="left"/>
              <w:rPr>
                <w:lang w:val="it-IT"/>
              </w:rPr>
            </w:pPr>
            <w:r>
              <w:rPr>
                <w:lang w:val="it-IT"/>
              </w:rPr>
              <w:t>CLOSED</w:t>
            </w:r>
          </w:p>
        </w:tc>
      </w:tr>
    </w:tbl>
    <w:p w14:paraId="7943E7F4" w14:textId="77777777" w:rsidR="00FE455A" w:rsidRDefault="00FE455A" w:rsidP="00FE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D266B0F" w14:textId="77777777" w:rsidR="00FE455A" w:rsidRDefault="00FE455A" w:rsidP="00897B23">
      <w:pPr>
        <w:pStyle w:val="Heading3"/>
        <w:rPr>
          <w:iCs/>
          <w:szCs w:val="28"/>
        </w:rPr>
      </w:pPr>
      <w:bookmarkStart w:id="80" w:name="_Toc149556424"/>
      <w:r w:rsidRPr="002F0387">
        <w:t xml:space="preserve">LFP-NCO system </w:t>
      </w:r>
      <w:r>
        <w:rPr>
          <w:iCs/>
          <w:szCs w:val="28"/>
        </w:rPr>
        <w:t>Milling</w:t>
      </w:r>
      <w:r w:rsidRPr="00FE455A">
        <w:rPr>
          <w:iCs/>
          <w:szCs w:val="28"/>
        </w:rPr>
        <w:t>.</w:t>
      </w:r>
      <w:bookmarkEnd w:id="80"/>
    </w:p>
    <w:p w14:paraId="05E5FC30" w14:textId="77777777" w:rsidR="00D36571" w:rsidRDefault="00D36571" w:rsidP="00D36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630879D4" w14:textId="77777777" w:rsidR="00FE455A" w:rsidRPr="00D36571" w:rsidRDefault="00D36571" w:rsidP="00D36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idle status of the </w:t>
      </w:r>
      <w:r>
        <w:rPr>
          <w:rStyle w:val="rynqvb"/>
          <w:lang w:val="en"/>
        </w:rPr>
        <w:t>milling</w:t>
      </w:r>
      <w:r w:rsidRPr="00D36571">
        <w:rPr>
          <w:rStyle w:val="rynqvb"/>
          <w:lang w:val="en"/>
        </w:rPr>
        <w:t xml:space="preserve"> devices controlled by 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5703"/>
        <w:gridCol w:w="1374"/>
      </w:tblGrid>
      <w:tr w:rsidR="00FE455A" w:rsidRPr="00B30957" w14:paraId="66232F96" w14:textId="77777777" w:rsidTr="00183BDC">
        <w:tc>
          <w:tcPr>
            <w:tcW w:w="5000" w:type="pct"/>
            <w:gridSpan w:val="3"/>
            <w:shd w:val="clear" w:color="auto" w:fill="D9D9D9"/>
          </w:tcPr>
          <w:p w14:paraId="5736A34A" w14:textId="77777777" w:rsidR="00FE455A" w:rsidRPr="00720CFF" w:rsidRDefault="00FE455A" w:rsidP="00183BDC">
            <w:pPr>
              <w:jc w:val="center"/>
              <w:rPr>
                <w:b/>
                <w:bCs/>
                <w:lang w:val="en-GB"/>
              </w:rPr>
            </w:pPr>
            <w:r w:rsidRPr="00FE455A">
              <w:rPr>
                <w:b/>
                <w:bCs/>
                <w:lang w:val="en-GB"/>
              </w:rPr>
              <w:t>Milling</w:t>
            </w:r>
            <w:r w:rsidR="008134EA">
              <w:rPr>
                <w:b/>
                <w:bCs/>
                <w:lang w:val="en-GB"/>
              </w:rPr>
              <w:t xml:space="preserve"> (</w:t>
            </w:r>
            <w:r w:rsidR="008134EA" w:rsidRPr="008134EA">
              <w:rPr>
                <w:b/>
                <w:bCs/>
                <w:lang w:val="en-GB"/>
              </w:rPr>
              <w:t>Idle</w:t>
            </w:r>
            <w:r w:rsidR="008134EA">
              <w:rPr>
                <w:b/>
                <w:bCs/>
                <w:lang w:val="en-GB"/>
              </w:rPr>
              <w:t>).</w:t>
            </w:r>
          </w:p>
        </w:tc>
      </w:tr>
      <w:tr w:rsidR="00FE455A" w:rsidRPr="00B30957" w14:paraId="0BA1414C" w14:textId="77777777" w:rsidTr="009F5CA8">
        <w:tc>
          <w:tcPr>
            <w:tcW w:w="918" w:type="pct"/>
            <w:shd w:val="clear" w:color="auto" w:fill="D9D9D9"/>
          </w:tcPr>
          <w:p w14:paraId="6EE5884C" w14:textId="77777777" w:rsidR="00FE455A" w:rsidRPr="00720CFF" w:rsidRDefault="00FE455A" w:rsidP="00183BDC">
            <w:pPr>
              <w:jc w:val="center"/>
              <w:rPr>
                <w:b/>
                <w:bCs/>
                <w:lang w:val="en-GB"/>
              </w:rPr>
            </w:pPr>
            <w:r w:rsidRPr="00720CFF">
              <w:rPr>
                <w:b/>
                <w:bCs/>
                <w:lang w:val="en-GB"/>
              </w:rPr>
              <w:t>Tag</w:t>
            </w:r>
          </w:p>
        </w:tc>
        <w:tc>
          <w:tcPr>
            <w:tcW w:w="3165" w:type="pct"/>
            <w:shd w:val="clear" w:color="auto" w:fill="D9D9D9"/>
          </w:tcPr>
          <w:p w14:paraId="76AAC0A5" w14:textId="77777777" w:rsidR="00FE455A" w:rsidRPr="00720CFF" w:rsidRDefault="00FE455A" w:rsidP="00183BDC">
            <w:pPr>
              <w:jc w:val="center"/>
              <w:rPr>
                <w:b/>
                <w:bCs/>
                <w:lang w:val="en-GB"/>
              </w:rPr>
            </w:pPr>
            <w:r w:rsidRPr="00720CFF">
              <w:rPr>
                <w:b/>
                <w:bCs/>
                <w:lang w:val="en-GB"/>
              </w:rPr>
              <w:t>Description</w:t>
            </w:r>
          </w:p>
        </w:tc>
        <w:tc>
          <w:tcPr>
            <w:tcW w:w="917" w:type="pct"/>
            <w:shd w:val="clear" w:color="auto" w:fill="D9D9D9"/>
          </w:tcPr>
          <w:p w14:paraId="0FAD6FA8" w14:textId="77777777" w:rsidR="00FE455A" w:rsidRPr="00720CFF" w:rsidRDefault="009F5CA8" w:rsidP="00183BDC">
            <w:pPr>
              <w:jc w:val="center"/>
              <w:rPr>
                <w:b/>
                <w:bCs/>
                <w:lang w:val="en-GB"/>
              </w:rPr>
            </w:pPr>
            <w:r w:rsidRPr="009F5CA8">
              <w:rPr>
                <w:b/>
                <w:bCs/>
                <w:lang w:val="en-GB"/>
              </w:rPr>
              <w:t>Position / State</w:t>
            </w:r>
          </w:p>
        </w:tc>
      </w:tr>
      <w:tr w:rsidR="00FE455A" w:rsidRPr="00B30957" w14:paraId="1F8375BA" w14:textId="77777777" w:rsidTr="009F5CA8">
        <w:tc>
          <w:tcPr>
            <w:tcW w:w="918" w:type="pct"/>
            <w:vAlign w:val="center"/>
          </w:tcPr>
          <w:p w14:paraId="4452BC1A" w14:textId="77777777" w:rsidR="00FE455A" w:rsidRDefault="00487A54" w:rsidP="00183BDC">
            <w:pPr>
              <w:jc w:val="left"/>
              <w:rPr>
                <w:lang w:val="en-GB"/>
              </w:rPr>
            </w:pPr>
            <w:ins w:id="81" w:author="Kasper Simonsen" w:date="2023-10-25T16:25:00Z">
              <w:r w:rsidRPr="00487A54">
                <w:rPr>
                  <w:lang w:val="en-GB"/>
                </w:rPr>
                <w:t>A1-1002-NORMAL</w:t>
              </w:r>
            </w:ins>
            <w:del w:id="82" w:author="Kasper Simonsen" w:date="2023-10-25T16:25:00Z">
              <w:r w:rsidR="00FE455A" w:rsidDel="00487A54">
                <w:rPr>
                  <w:lang w:val="en-GB"/>
                </w:rPr>
                <w:delText>T</w:delText>
              </w:r>
              <w:r w:rsidR="00FE455A" w:rsidRPr="00FE455A" w:rsidDel="00487A54">
                <w:rPr>
                  <w:lang w:val="en-GB"/>
                </w:rPr>
                <w:delText>o be defined</w:delText>
              </w:r>
            </w:del>
          </w:p>
        </w:tc>
        <w:tc>
          <w:tcPr>
            <w:tcW w:w="3165" w:type="pct"/>
            <w:vAlign w:val="center"/>
          </w:tcPr>
          <w:p w14:paraId="350713D4" w14:textId="77777777" w:rsidR="00FE455A" w:rsidRPr="009817C3" w:rsidRDefault="00FE455A" w:rsidP="00183BDC">
            <w:pPr>
              <w:jc w:val="left"/>
              <w:rPr>
                <w:rFonts w:cs="Arial"/>
                <w:spacing w:val="-2"/>
                <w:lang w:val="en-GB"/>
              </w:rPr>
            </w:pPr>
            <w:r w:rsidRPr="00FE455A">
              <w:rPr>
                <w:rFonts w:cs="Arial"/>
                <w:spacing w:val="-2"/>
                <w:lang w:val="en-GB"/>
              </w:rPr>
              <w:t>NTE SYSTEM In normal operation</w:t>
            </w:r>
          </w:p>
        </w:tc>
        <w:tc>
          <w:tcPr>
            <w:tcW w:w="917" w:type="pct"/>
            <w:vAlign w:val="center"/>
          </w:tcPr>
          <w:p w14:paraId="6B907272" w14:textId="77777777" w:rsidR="00FE455A" w:rsidRPr="00B30957" w:rsidRDefault="00FE455A" w:rsidP="00183BDC">
            <w:pPr>
              <w:jc w:val="left"/>
              <w:rPr>
                <w:lang w:val="it-IT"/>
              </w:rPr>
            </w:pPr>
            <w:r w:rsidRPr="00B30957">
              <w:rPr>
                <w:lang w:val="it-IT"/>
              </w:rPr>
              <w:t>O</w:t>
            </w:r>
            <w:r>
              <w:rPr>
                <w:lang w:val="it-IT"/>
              </w:rPr>
              <w:t>N</w:t>
            </w:r>
          </w:p>
        </w:tc>
      </w:tr>
      <w:tr w:rsidR="00FE455A" w:rsidRPr="00B30957" w14:paraId="6E25542F" w14:textId="77777777" w:rsidTr="009F5CA8">
        <w:tc>
          <w:tcPr>
            <w:tcW w:w="918" w:type="pct"/>
            <w:vAlign w:val="center"/>
          </w:tcPr>
          <w:p w14:paraId="11483338" w14:textId="77777777" w:rsidR="00FE455A" w:rsidRDefault="00602F63" w:rsidP="00183BDC">
            <w:pPr>
              <w:jc w:val="left"/>
              <w:rPr>
                <w:lang w:val="en-GB"/>
              </w:rPr>
            </w:pPr>
            <w:ins w:id="83" w:author="Kasper Simonsen" w:date="2023-10-25T16:25:00Z">
              <w:r w:rsidRPr="00602F63">
                <w:rPr>
                  <w:lang w:val="en-GB"/>
                </w:rPr>
                <w:t>A1-1002-ReadyToCh-CP</w:t>
              </w:r>
            </w:ins>
            <w:del w:id="84" w:author="Kasper Simonsen" w:date="2023-10-25T16:25:00Z">
              <w:r w:rsidR="00FE455A" w:rsidDel="00602F63">
                <w:rPr>
                  <w:lang w:val="en-GB"/>
                </w:rPr>
                <w:delText>T</w:delText>
              </w:r>
              <w:r w:rsidR="00FE455A" w:rsidRPr="00FE455A" w:rsidDel="00602F63">
                <w:rPr>
                  <w:lang w:val="en-GB"/>
                </w:rPr>
                <w:delText>o be defined</w:delText>
              </w:r>
            </w:del>
          </w:p>
        </w:tc>
        <w:tc>
          <w:tcPr>
            <w:tcW w:w="3165" w:type="pct"/>
            <w:vAlign w:val="center"/>
          </w:tcPr>
          <w:p w14:paraId="19E1AC3C" w14:textId="77777777" w:rsidR="00FE455A" w:rsidRPr="009817C3" w:rsidRDefault="00FE455A" w:rsidP="00183BDC">
            <w:pPr>
              <w:jc w:val="left"/>
              <w:rPr>
                <w:rFonts w:cs="Arial"/>
                <w:spacing w:val="-2"/>
                <w:lang w:val="en-GB"/>
              </w:rPr>
            </w:pPr>
            <w:r w:rsidRPr="00FE455A">
              <w:rPr>
                <w:rFonts w:cs="Arial"/>
                <w:spacing w:val="-2"/>
                <w:lang w:val="en-GB"/>
              </w:rPr>
              <w:t>NTE1 is ready to charge powder</w:t>
            </w:r>
          </w:p>
        </w:tc>
        <w:tc>
          <w:tcPr>
            <w:tcW w:w="917" w:type="pct"/>
            <w:vAlign w:val="center"/>
          </w:tcPr>
          <w:p w14:paraId="019938D1" w14:textId="77777777" w:rsidR="00FE455A" w:rsidRPr="00B30957" w:rsidRDefault="00FE455A" w:rsidP="00183BDC">
            <w:pPr>
              <w:jc w:val="left"/>
              <w:rPr>
                <w:lang w:val="it-IT"/>
              </w:rPr>
            </w:pPr>
            <w:r w:rsidRPr="00B30957">
              <w:rPr>
                <w:lang w:val="it-IT"/>
              </w:rPr>
              <w:t>OFF</w:t>
            </w:r>
          </w:p>
        </w:tc>
      </w:tr>
      <w:tr w:rsidR="00FE455A" w:rsidRPr="00B30957" w14:paraId="3324A375" w14:textId="77777777" w:rsidTr="009F5CA8">
        <w:tc>
          <w:tcPr>
            <w:tcW w:w="918" w:type="pct"/>
            <w:vAlign w:val="center"/>
          </w:tcPr>
          <w:p w14:paraId="291B7A00" w14:textId="77777777" w:rsidR="00FE455A" w:rsidRPr="00B30957" w:rsidRDefault="00487A54" w:rsidP="00183BDC">
            <w:pPr>
              <w:jc w:val="left"/>
              <w:rPr>
                <w:lang w:val="en-GB"/>
              </w:rPr>
            </w:pPr>
            <w:ins w:id="85" w:author="Kasper Simonsen" w:date="2023-10-25T16:25:00Z">
              <w:r w:rsidRPr="00487A54">
                <w:rPr>
                  <w:lang w:val="en-GB"/>
                </w:rPr>
                <w:t>A1-1002-SysIsChargPowder</w:t>
              </w:r>
            </w:ins>
            <w:del w:id="86" w:author="Kasper Simonsen" w:date="2023-10-25T16:25:00Z">
              <w:r w:rsidR="005B6328" w:rsidDel="00487A54">
                <w:rPr>
                  <w:lang w:val="en-GB"/>
                </w:rPr>
                <w:delText>T</w:delText>
              </w:r>
              <w:r w:rsidR="005B6328" w:rsidRPr="00FE455A" w:rsidDel="00487A54">
                <w:rPr>
                  <w:lang w:val="en-GB"/>
                </w:rPr>
                <w:delText>o be defined</w:delText>
              </w:r>
            </w:del>
          </w:p>
        </w:tc>
        <w:tc>
          <w:tcPr>
            <w:tcW w:w="3165" w:type="pct"/>
            <w:vAlign w:val="center"/>
          </w:tcPr>
          <w:p w14:paraId="1E2418CF" w14:textId="77777777" w:rsidR="00FE455A" w:rsidRPr="009817C3" w:rsidRDefault="00FE455A" w:rsidP="00183BDC">
            <w:pPr>
              <w:jc w:val="left"/>
              <w:rPr>
                <w:rFonts w:cs="Arial"/>
                <w:spacing w:val="-2"/>
                <w:lang w:val="en-GB"/>
              </w:rPr>
            </w:pPr>
            <w:r w:rsidRPr="00FE455A">
              <w:rPr>
                <w:rFonts w:cs="Arial"/>
                <w:spacing w:val="-2"/>
                <w:lang w:val="en-GB"/>
              </w:rPr>
              <w:t>NTE1 is charging powder</w:t>
            </w:r>
          </w:p>
        </w:tc>
        <w:tc>
          <w:tcPr>
            <w:tcW w:w="917" w:type="pct"/>
            <w:vAlign w:val="center"/>
          </w:tcPr>
          <w:p w14:paraId="69D889A0" w14:textId="77777777" w:rsidR="00FE455A" w:rsidRPr="00B30957" w:rsidRDefault="00FE455A" w:rsidP="00183BDC">
            <w:pPr>
              <w:jc w:val="left"/>
              <w:rPr>
                <w:lang w:val="it-IT"/>
              </w:rPr>
            </w:pPr>
            <w:r w:rsidRPr="00B30957">
              <w:rPr>
                <w:lang w:val="it-IT"/>
              </w:rPr>
              <w:t>OFF</w:t>
            </w:r>
          </w:p>
        </w:tc>
      </w:tr>
      <w:tr w:rsidR="00FE455A" w:rsidRPr="007222DE" w14:paraId="7D165902" w14:textId="77777777" w:rsidTr="009F5CA8">
        <w:tc>
          <w:tcPr>
            <w:tcW w:w="918" w:type="pct"/>
            <w:vAlign w:val="center"/>
          </w:tcPr>
          <w:p w14:paraId="1F9F7B4D" w14:textId="77777777" w:rsidR="00FE455A" w:rsidRPr="00B30957" w:rsidRDefault="00487A54" w:rsidP="00FE455A">
            <w:pPr>
              <w:jc w:val="left"/>
              <w:rPr>
                <w:lang w:val="en-GB"/>
              </w:rPr>
            </w:pPr>
            <w:ins w:id="87" w:author="Kasper Simonsen" w:date="2023-10-25T16:25:00Z">
              <w:r w:rsidRPr="00487A54">
                <w:rPr>
                  <w:lang w:val="en-GB"/>
                </w:rPr>
                <w:t>A1-1002-TE011-ReqPowder</w:t>
              </w:r>
            </w:ins>
            <w:del w:id="88" w:author="Kasper Simonsen" w:date="2023-10-25T16:25:00Z">
              <w:r w:rsidR="005B6328" w:rsidDel="00487A54">
                <w:rPr>
                  <w:lang w:val="en-GB"/>
                </w:rPr>
                <w:delText>T</w:delText>
              </w:r>
              <w:r w:rsidR="005B6328" w:rsidRPr="00FE455A" w:rsidDel="00487A54">
                <w:rPr>
                  <w:lang w:val="en-GB"/>
                </w:rPr>
                <w:delText>o be defined</w:delText>
              </w:r>
            </w:del>
          </w:p>
        </w:tc>
        <w:tc>
          <w:tcPr>
            <w:tcW w:w="3165" w:type="pct"/>
          </w:tcPr>
          <w:p w14:paraId="4449EA80" w14:textId="77777777" w:rsidR="00FE455A" w:rsidRPr="009817C3" w:rsidRDefault="00FE455A" w:rsidP="00FE455A">
            <w:pPr>
              <w:jc w:val="left"/>
              <w:rPr>
                <w:rFonts w:cs="Arial"/>
                <w:spacing w:val="-2"/>
                <w:lang w:val="en-GB"/>
              </w:rPr>
            </w:pPr>
            <w:r w:rsidRPr="0086555A">
              <w:t>NTE2 requires powder</w:t>
            </w:r>
          </w:p>
        </w:tc>
        <w:tc>
          <w:tcPr>
            <w:tcW w:w="917" w:type="pct"/>
            <w:vAlign w:val="center"/>
          </w:tcPr>
          <w:p w14:paraId="62B60CCF" w14:textId="77777777" w:rsidR="00FE455A" w:rsidRDefault="00FE455A" w:rsidP="00FE455A">
            <w:pPr>
              <w:jc w:val="left"/>
              <w:rPr>
                <w:lang w:val="it-IT"/>
              </w:rPr>
            </w:pPr>
            <w:r w:rsidRPr="00B30957">
              <w:rPr>
                <w:lang w:val="it-IT"/>
              </w:rPr>
              <w:t>OFF</w:t>
            </w:r>
          </w:p>
        </w:tc>
      </w:tr>
      <w:tr w:rsidR="00FE455A" w:rsidRPr="007222DE" w14:paraId="3F58DF3F" w14:textId="77777777" w:rsidTr="009F5CA8">
        <w:tc>
          <w:tcPr>
            <w:tcW w:w="918" w:type="pct"/>
            <w:vAlign w:val="center"/>
          </w:tcPr>
          <w:p w14:paraId="5D618C93" w14:textId="77777777" w:rsidR="00FE455A" w:rsidRPr="00B30957" w:rsidRDefault="005B6328" w:rsidP="00FE455A">
            <w:pPr>
              <w:jc w:val="left"/>
              <w:rPr>
                <w:lang w:val="en-GB"/>
              </w:rPr>
            </w:pPr>
            <w:r>
              <w:rPr>
                <w:lang w:val="en-GB"/>
              </w:rPr>
              <w:t>T</w:t>
            </w:r>
            <w:r w:rsidRPr="00FE455A">
              <w:rPr>
                <w:lang w:val="en-GB"/>
              </w:rPr>
              <w:t>o be defined</w:t>
            </w:r>
          </w:p>
        </w:tc>
        <w:tc>
          <w:tcPr>
            <w:tcW w:w="3165" w:type="pct"/>
          </w:tcPr>
          <w:p w14:paraId="025ABE25" w14:textId="77777777" w:rsidR="00FE455A" w:rsidRPr="009817C3" w:rsidRDefault="00FE455A" w:rsidP="00FE455A">
            <w:pPr>
              <w:jc w:val="left"/>
              <w:rPr>
                <w:rFonts w:cs="Arial"/>
                <w:spacing w:val="-2"/>
                <w:lang w:val="en-GB"/>
              </w:rPr>
            </w:pPr>
            <w:r w:rsidRPr="0086555A">
              <w:t>NTE2 have completed the sampling of the product</w:t>
            </w:r>
          </w:p>
        </w:tc>
        <w:tc>
          <w:tcPr>
            <w:tcW w:w="917" w:type="pct"/>
            <w:vAlign w:val="center"/>
          </w:tcPr>
          <w:p w14:paraId="6E3D43A4" w14:textId="77777777" w:rsidR="00FE455A" w:rsidRPr="00B30957" w:rsidRDefault="00FE455A" w:rsidP="00FE455A">
            <w:pPr>
              <w:jc w:val="left"/>
              <w:rPr>
                <w:lang w:val="it-IT"/>
              </w:rPr>
            </w:pPr>
            <w:r w:rsidRPr="00B30957">
              <w:rPr>
                <w:lang w:val="it-IT"/>
              </w:rPr>
              <w:t>OFF</w:t>
            </w:r>
          </w:p>
        </w:tc>
      </w:tr>
      <w:tr w:rsidR="00FE455A" w:rsidRPr="007222DE" w14:paraId="1325137B" w14:textId="77777777" w:rsidTr="009F5CA8">
        <w:tc>
          <w:tcPr>
            <w:tcW w:w="918" w:type="pct"/>
            <w:vAlign w:val="center"/>
          </w:tcPr>
          <w:p w14:paraId="4F79373F" w14:textId="77777777" w:rsidR="00FE455A" w:rsidRDefault="00FE455A" w:rsidP="00FE455A">
            <w:pPr>
              <w:jc w:val="left"/>
              <w:rPr>
                <w:lang w:val="en-GB"/>
              </w:rPr>
            </w:pPr>
            <w:r w:rsidRPr="00FE455A">
              <w:rPr>
                <w:lang w:val="en-GB"/>
              </w:rPr>
              <w:t>AY475A</w:t>
            </w:r>
          </w:p>
        </w:tc>
        <w:tc>
          <w:tcPr>
            <w:tcW w:w="3165" w:type="pct"/>
          </w:tcPr>
          <w:p w14:paraId="78495109" w14:textId="77777777" w:rsidR="00FE455A" w:rsidRPr="0086555A" w:rsidRDefault="00FE455A" w:rsidP="00FE455A">
            <w:pPr>
              <w:jc w:val="left"/>
            </w:pPr>
            <w:r w:rsidRPr="009817C3">
              <w:rPr>
                <w:rFonts w:cs="Arial"/>
                <w:spacing w:val="-2"/>
                <w:lang w:val="en-GB"/>
              </w:rPr>
              <w:t>Solenoid for</w:t>
            </w:r>
            <w:r>
              <w:rPr>
                <w:rFonts w:cs="Arial"/>
                <w:spacing w:val="-2"/>
                <w:lang w:val="en-GB"/>
              </w:rPr>
              <w:t xml:space="preserve"> </w:t>
            </w:r>
            <w:r w:rsidRPr="00FE455A">
              <w:rPr>
                <w:rFonts w:cs="Arial"/>
                <w:spacing w:val="-2"/>
                <w:lang w:val="en-GB"/>
              </w:rPr>
              <w:t>Piston extension (sampling cylinder)</w:t>
            </w:r>
          </w:p>
        </w:tc>
        <w:tc>
          <w:tcPr>
            <w:tcW w:w="917" w:type="pct"/>
            <w:vAlign w:val="center"/>
          </w:tcPr>
          <w:p w14:paraId="2FB6CEB7" w14:textId="77777777" w:rsidR="00FE455A" w:rsidRPr="00B30957" w:rsidRDefault="00FE455A" w:rsidP="00FE455A">
            <w:pPr>
              <w:jc w:val="left"/>
              <w:rPr>
                <w:lang w:val="it-IT"/>
              </w:rPr>
            </w:pPr>
            <w:r w:rsidRPr="00B30957">
              <w:rPr>
                <w:lang w:val="it-IT"/>
              </w:rPr>
              <w:t>OFF</w:t>
            </w:r>
          </w:p>
        </w:tc>
      </w:tr>
      <w:tr w:rsidR="00FE455A" w:rsidRPr="007222DE" w14:paraId="0522261B" w14:textId="77777777" w:rsidTr="009F5CA8">
        <w:tc>
          <w:tcPr>
            <w:tcW w:w="918" w:type="pct"/>
            <w:vAlign w:val="center"/>
          </w:tcPr>
          <w:p w14:paraId="106916B9" w14:textId="77777777" w:rsidR="00FE455A" w:rsidRPr="00FE455A" w:rsidRDefault="00FE455A" w:rsidP="00FE455A">
            <w:pPr>
              <w:jc w:val="left"/>
              <w:rPr>
                <w:lang w:val="en-GB"/>
              </w:rPr>
            </w:pPr>
            <w:r w:rsidRPr="00FE455A">
              <w:rPr>
                <w:lang w:val="en-GB"/>
              </w:rPr>
              <w:t>AY475B</w:t>
            </w:r>
          </w:p>
        </w:tc>
        <w:tc>
          <w:tcPr>
            <w:tcW w:w="3165" w:type="pct"/>
          </w:tcPr>
          <w:p w14:paraId="2A998429" w14:textId="77777777" w:rsidR="00FE455A" w:rsidRPr="0086555A" w:rsidRDefault="00FE455A" w:rsidP="00FE455A">
            <w:pPr>
              <w:jc w:val="left"/>
            </w:pPr>
            <w:r w:rsidRPr="009817C3">
              <w:rPr>
                <w:rFonts w:cs="Arial"/>
                <w:spacing w:val="-2"/>
                <w:lang w:val="en-GB"/>
              </w:rPr>
              <w:t>Solenoid for</w:t>
            </w:r>
            <w:r>
              <w:rPr>
                <w:rFonts w:cs="Arial"/>
                <w:spacing w:val="-2"/>
                <w:lang w:val="en-GB"/>
              </w:rPr>
              <w:t xml:space="preserve"> </w:t>
            </w:r>
            <w:r w:rsidRPr="00FE455A">
              <w:rPr>
                <w:rFonts w:cs="Arial"/>
                <w:spacing w:val="-2"/>
                <w:lang w:val="en-GB"/>
              </w:rPr>
              <w:t>Piston retraction (sampling cylinder)</w:t>
            </w:r>
          </w:p>
        </w:tc>
        <w:tc>
          <w:tcPr>
            <w:tcW w:w="917" w:type="pct"/>
            <w:vAlign w:val="center"/>
          </w:tcPr>
          <w:p w14:paraId="5E6FE146" w14:textId="77777777" w:rsidR="00FE455A" w:rsidRPr="00B30957" w:rsidRDefault="00FE455A" w:rsidP="00FE455A">
            <w:pPr>
              <w:jc w:val="left"/>
              <w:rPr>
                <w:lang w:val="it-IT"/>
              </w:rPr>
            </w:pPr>
            <w:r w:rsidRPr="00B30957">
              <w:rPr>
                <w:lang w:val="it-IT"/>
              </w:rPr>
              <w:t>O</w:t>
            </w:r>
            <w:r>
              <w:rPr>
                <w:lang w:val="it-IT"/>
              </w:rPr>
              <w:t>N</w:t>
            </w:r>
          </w:p>
        </w:tc>
      </w:tr>
      <w:tr w:rsidR="00FE455A" w:rsidRPr="007222DE" w14:paraId="53F6D7DA" w14:textId="77777777" w:rsidTr="009F5CA8">
        <w:tc>
          <w:tcPr>
            <w:tcW w:w="918" w:type="pct"/>
          </w:tcPr>
          <w:p w14:paraId="0A1C8DF6" w14:textId="77777777" w:rsidR="00FE455A" w:rsidRPr="00FE455A" w:rsidRDefault="00FE455A" w:rsidP="00FE455A">
            <w:pPr>
              <w:jc w:val="left"/>
              <w:rPr>
                <w:lang w:val="en-GB"/>
              </w:rPr>
            </w:pPr>
            <w:r w:rsidRPr="001C1412">
              <w:t>AY476A</w:t>
            </w:r>
          </w:p>
        </w:tc>
        <w:tc>
          <w:tcPr>
            <w:tcW w:w="3165" w:type="pct"/>
          </w:tcPr>
          <w:p w14:paraId="047EDA08" w14:textId="77777777" w:rsidR="00FE455A" w:rsidRPr="009817C3" w:rsidRDefault="00FE455A" w:rsidP="00FE455A">
            <w:pPr>
              <w:jc w:val="left"/>
              <w:rPr>
                <w:rFonts w:cs="Arial"/>
                <w:spacing w:val="-2"/>
                <w:lang w:val="en-GB"/>
              </w:rPr>
            </w:pPr>
            <w:r w:rsidRPr="009817C3">
              <w:rPr>
                <w:rFonts w:cs="Arial"/>
                <w:spacing w:val="-2"/>
                <w:lang w:val="en-GB"/>
              </w:rPr>
              <w:t>Solenoid for</w:t>
            </w:r>
            <w:r>
              <w:rPr>
                <w:rFonts w:cs="Arial"/>
                <w:spacing w:val="-2"/>
                <w:lang w:val="en-GB"/>
              </w:rPr>
              <w:t xml:space="preserve"> </w:t>
            </w:r>
            <w:r w:rsidRPr="00E43E29">
              <w:t xml:space="preserve">Rotation of the sampling cylinder </w:t>
            </w:r>
          </w:p>
        </w:tc>
        <w:tc>
          <w:tcPr>
            <w:tcW w:w="917" w:type="pct"/>
            <w:vAlign w:val="center"/>
          </w:tcPr>
          <w:p w14:paraId="117F1936" w14:textId="77777777" w:rsidR="00FE455A" w:rsidRPr="00B30957" w:rsidRDefault="00FE455A" w:rsidP="00FE455A">
            <w:pPr>
              <w:jc w:val="left"/>
              <w:rPr>
                <w:lang w:val="it-IT"/>
              </w:rPr>
            </w:pPr>
            <w:r w:rsidRPr="00B30957">
              <w:rPr>
                <w:lang w:val="it-IT"/>
              </w:rPr>
              <w:t>O</w:t>
            </w:r>
            <w:r>
              <w:rPr>
                <w:lang w:val="it-IT"/>
              </w:rPr>
              <w:t>N</w:t>
            </w:r>
          </w:p>
        </w:tc>
      </w:tr>
      <w:tr w:rsidR="00FE455A" w:rsidRPr="007222DE" w14:paraId="76EE5FB3" w14:textId="77777777" w:rsidTr="009F5CA8">
        <w:tc>
          <w:tcPr>
            <w:tcW w:w="918" w:type="pct"/>
          </w:tcPr>
          <w:p w14:paraId="3FC3989E" w14:textId="77777777" w:rsidR="00FE455A" w:rsidRPr="00FE455A" w:rsidRDefault="00FE455A" w:rsidP="00FE455A">
            <w:pPr>
              <w:jc w:val="left"/>
              <w:rPr>
                <w:lang w:val="en-GB"/>
              </w:rPr>
            </w:pPr>
            <w:r w:rsidRPr="001C1412">
              <w:t>AY476B</w:t>
            </w:r>
          </w:p>
        </w:tc>
        <w:tc>
          <w:tcPr>
            <w:tcW w:w="3165" w:type="pct"/>
          </w:tcPr>
          <w:p w14:paraId="4DC2B7BE" w14:textId="77777777" w:rsidR="00FE455A" w:rsidRPr="009817C3" w:rsidRDefault="00FE455A" w:rsidP="00FE455A">
            <w:pPr>
              <w:jc w:val="left"/>
              <w:rPr>
                <w:rFonts w:cs="Arial"/>
                <w:spacing w:val="-2"/>
                <w:lang w:val="en-GB"/>
              </w:rPr>
            </w:pPr>
            <w:r w:rsidRPr="009817C3">
              <w:rPr>
                <w:rFonts w:cs="Arial"/>
                <w:spacing w:val="-2"/>
                <w:lang w:val="en-GB"/>
              </w:rPr>
              <w:t>Solenoid for</w:t>
            </w:r>
            <w:r>
              <w:rPr>
                <w:rFonts w:cs="Arial"/>
                <w:spacing w:val="-2"/>
                <w:lang w:val="en-GB"/>
              </w:rPr>
              <w:t xml:space="preserve"> </w:t>
            </w:r>
            <w:r w:rsidRPr="00E43E29">
              <w:t xml:space="preserve">Rotation of sampler in rest position </w:t>
            </w:r>
          </w:p>
        </w:tc>
        <w:tc>
          <w:tcPr>
            <w:tcW w:w="917" w:type="pct"/>
            <w:vAlign w:val="center"/>
          </w:tcPr>
          <w:p w14:paraId="420FE5C4" w14:textId="77777777" w:rsidR="00FE455A" w:rsidRPr="00B30957" w:rsidRDefault="00FE455A" w:rsidP="00FE455A">
            <w:pPr>
              <w:jc w:val="left"/>
              <w:rPr>
                <w:lang w:val="it-IT"/>
              </w:rPr>
            </w:pPr>
            <w:r w:rsidRPr="00B30957">
              <w:rPr>
                <w:lang w:val="it-IT"/>
              </w:rPr>
              <w:t>OFF</w:t>
            </w:r>
          </w:p>
        </w:tc>
      </w:tr>
      <w:tr w:rsidR="00897B23" w:rsidRPr="007222DE" w14:paraId="61CF35C1" w14:textId="77777777" w:rsidTr="009F5CA8">
        <w:tc>
          <w:tcPr>
            <w:tcW w:w="918" w:type="pct"/>
          </w:tcPr>
          <w:p w14:paraId="31DA4B84" w14:textId="77777777" w:rsidR="00897B23" w:rsidRPr="001C1412" w:rsidRDefault="00897B23" w:rsidP="00897B23">
            <w:pPr>
              <w:jc w:val="left"/>
            </w:pPr>
            <w:r w:rsidRPr="007C5D23">
              <w:t>AY473</w:t>
            </w:r>
          </w:p>
        </w:tc>
        <w:tc>
          <w:tcPr>
            <w:tcW w:w="3165" w:type="pct"/>
          </w:tcPr>
          <w:p w14:paraId="1E8FD99A" w14:textId="77777777" w:rsidR="00897B23" w:rsidRPr="009817C3" w:rsidRDefault="00897B23" w:rsidP="00897B23">
            <w:pPr>
              <w:jc w:val="left"/>
              <w:rPr>
                <w:rFonts w:cs="Arial"/>
                <w:spacing w:val="-2"/>
                <w:lang w:val="en-GB"/>
              </w:rPr>
            </w:pPr>
            <w:r w:rsidRPr="009817C3">
              <w:rPr>
                <w:rFonts w:cs="Arial"/>
                <w:spacing w:val="-2"/>
                <w:lang w:val="en-GB"/>
              </w:rPr>
              <w:t>Solenoid for</w:t>
            </w:r>
            <w:r>
              <w:rPr>
                <w:rFonts w:cs="Arial"/>
                <w:spacing w:val="-2"/>
                <w:lang w:val="en-GB"/>
              </w:rPr>
              <w:t xml:space="preserve"> </w:t>
            </w:r>
            <w:r w:rsidRPr="008414D8">
              <w:t>Gasket inflation</w:t>
            </w:r>
          </w:p>
        </w:tc>
        <w:tc>
          <w:tcPr>
            <w:tcW w:w="917" w:type="pct"/>
            <w:vAlign w:val="center"/>
          </w:tcPr>
          <w:p w14:paraId="0F9BA9D6" w14:textId="77777777" w:rsidR="00897B23" w:rsidRPr="00B30957" w:rsidRDefault="00897B23" w:rsidP="00897B23">
            <w:pPr>
              <w:jc w:val="left"/>
              <w:rPr>
                <w:lang w:val="it-IT"/>
              </w:rPr>
            </w:pPr>
            <w:r w:rsidRPr="00B30957">
              <w:rPr>
                <w:lang w:val="it-IT"/>
              </w:rPr>
              <w:t>OFF</w:t>
            </w:r>
          </w:p>
        </w:tc>
      </w:tr>
      <w:tr w:rsidR="00897B23" w:rsidRPr="007222DE" w14:paraId="7433DD3E" w14:textId="77777777" w:rsidTr="009F5CA8">
        <w:tc>
          <w:tcPr>
            <w:tcW w:w="918" w:type="pct"/>
          </w:tcPr>
          <w:p w14:paraId="654E2419" w14:textId="77777777" w:rsidR="00897B23" w:rsidRPr="001C1412" w:rsidRDefault="00897B23" w:rsidP="00897B23">
            <w:pPr>
              <w:jc w:val="left"/>
            </w:pPr>
            <w:r w:rsidRPr="007C5D23">
              <w:t>AY474</w:t>
            </w:r>
          </w:p>
        </w:tc>
        <w:tc>
          <w:tcPr>
            <w:tcW w:w="3165" w:type="pct"/>
          </w:tcPr>
          <w:p w14:paraId="01CBBE02" w14:textId="77777777" w:rsidR="00897B23" w:rsidRPr="009817C3" w:rsidRDefault="00897B23" w:rsidP="00897B23">
            <w:pPr>
              <w:jc w:val="left"/>
              <w:rPr>
                <w:rFonts w:cs="Arial"/>
                <w:spacing w:val="-2"/>
                <w:lang w:val="en-GB"/>
              </w:rPr>
            </w:pPr>
            <w:r w:rsidRPr="009817C3">
              <w:rPr>
                <w:rFonts w:cs="Arial"/>
                <w:spacing w:val="-2"/>
                <w:lang w:val="en-GB"/>
              </w:rPr>
              <w:t>Solenoid for</w:t>
            </w:r>
            <w:r>
              <w:rPr>
                <w:rFonts w:cs="Arial"/>
                <w:spacing w:val="-2"/>
                <w:lang w:val="en-GB"/>
              </w:rPr>
              <w:t xml:space="preserve"> </w:t>
            </w:r>
            <w:r w:rsidRPr="008414D8">
              <w:t>Gasket inflation</w:t>
            </w:r>
          </w:p>
        </w:tc>
        <w:tc>
          <w:tcPr>
            <w:tcW w:w="917" w:type="pct"/>
            <w:vAlign w:val="center"/>
          </w:tcPr>
          <w:p w14:paraId="00450DED" w14:textId="77777777" w:rsidR="00897B23" w:rsidRPr="00B30957" w:rsidRDefault="00897B23" w:rsidP="00897B23">
            <w:pPr>
              <w:jc w:val="left"/>
              <w:rPr>
                <w:lang w:val="it-IT"/>
              </w:rPr>
            </w:pPr>
            <w:r w:rsidRPr="00B30957">
              <w:rPr>
                <w:lang w:val="it-IT"/>
              </w:rPr>
              <w:t>OFF</w:t>
            </w:r>
          </w:p>
        </w:tc>
      </w:tr>
      <w:tr w:rsidR="00897B23" w:rsidRPr="007222DE" w14:paraId="24DB463F" w14:textId="77777777" w:rsidTr="009F5CA8">
        <w:tc>
          <w:tcPr>
            <w:tcW w:w="918" w:type="pct"/>
            <w:vAlign w:val="center"/>
          </w:tcPr>
          <w:p w14:paraId="04BB8171" w14:textId="77777777" w:rsidR="00897B23" w:rsidRPr="007C5D23" w:rsidRDefault="00897B23" w:rsidP="00897B23">
            <w:pPr>
              <w:jc w:val="left"/>
            </w:pPr>
            <w:r w:rsidRPr="00897B23">
              <w:rPr>
                <w:lang w:val="en-GB"/>
              </w:rPr>
              <w:t>LP478</w:t>
            </w:r>
          </w:p>
        </w:tc>
        <w:tc>
          <w:tcPr>
            <w:tcW w:w="3165" w:type="pct"/>
            <w:vAlign w:val="center"/>
          </w:tcPr>
          <w:p w14:paraId="28618154" w14:textId="77777777" w:rsidR="00897B23" w:rsidRPr="009817C3" w:rsidRDefault="00897B23" w:rsidP="00897B23">
            <w:pPr>
              <w:jc w:val="left"/>
              <w:rPr>
                <w:rFonts w:cs="Arial"/>
                <w:spacing w:val="-2"/>
                <w:lang w:val="en-GB"/>
              </w:rPr>
            </w:pPr>
            <w:r>
              <w:rPr>
                <w:rFonts w:cs="Arial"/>
                <w:spacing w:val="-2"/>
                <w:lang w:val="en-GB"/>
              </w:rPr>
              <w:t>Discharge Valve</w:t>
            </w:r>
          </w:p>
        </w:tc>
        <w:tc>
          <w:tcPr>
            <w:tcW w:w="917" w:type="pct"/>
            <w:vAlign w:val="center"/>
          </w:tcPr>
          <w:p w14:paraId="3FAB2C9D" w14:textId="77777777" w:rsidR="00897B23" w:rsidRPr="00B30957" w:rsidRDefault="00897B23" w:rsidP="00897B23">
            <w:pPr>
              <w:jc w:val="left"/>
              <w:rPr>
                <w:lang w:val="it-IT"/>
              </w:rPr>
            </w:pPr>
            <w:r>
              <w:rPr>
                <w:lang w:val="it-IT"/>
              </w:rPr>
              <w:t>CLOSED</w:t>
            </w:r>
          </w:p>
        </w:tc>
      </w:tr>
      <w:tr w:rsidR="00897B23" w:rsidRPr="007222DE" w14:paraId="340B3023" w14:textId="77777777" w:rsidTr="009F5CA8">
        <w:tc>
          <w:tcPr>
            <w:tcW w:w="918" w:type="pct"/>
          </w:tcPr>
          <w:p w14:paraId="0B22B61B" w14:textId="77777777" w:rsidR="00897B23" w:rsidRPr="00897B23" w:rsidRDefault="00897B23" w:rsidP="00897B23">
            <w:pPr>
              <w:jc w:val="left"/>
              <w:rPr>
                <w:lang w:val="en-GB"/>
              </w:rPr>
            </w:pPr>
            <w:r w:rsidRPr="00D16716">
              <w:t xml:space="preserve">AY148A </w:t>
            </w:r>
          </w:p>
        </w:tc>
        <w:tc>
          <w:tcPr>
            <w:tcW w:w="3165" w:type="pct"/>
          </w:tcPr>
          <w:p w14:paraId="4DB0EDC5" w14:textId="77777777" w:rsidR="00897B23" w:rsidRDefault="0074475C" w:rsidP="00897B23">
            <w:pPr>
              <w:jc w:val="left"/>
              <w:rPr>
                <w:rFonts w:cs="Arial"/>
                <w:spacing w:val="-2"/>
                <w:lang w:val="en-GB"/>
              </w:rPr>
            </w:pPr>
            <w:r w:rsidRPr="009817C3">
              <w:rPr>
                <w:rFonts w:cs="Arial"/>
                <w:spacing w:val="-2"/>
                <w:lang w:val="en-GB"/>
              </w:rPr>
              <w:t xml:space="preserve">Solenoid for </w:t>
            </w:r>
            <w:r w:rsidR="00897B23" w:rsidRPr="00EA1172">
              <w:t xml:space="preserve">NZ216 Straight position </w:t>
            </w:r>
          </w:p>
        </w:tc>
        <w:tc>
          <w:tcPr>
            <w:tcW w:w="917" w:type="pct"/>
            <w:vAlign w:val="center"/>
          </w:tcPr>
          <w:p w14:paraId="179E6EBE" w14:textId="77777777" w:rsidR="00897B23" w:rsidRDefault="00897B23" w:rsidP="00897B23">
            <w:pPr>
              <w:jc w:val="left"/>
              <w:rPr>
                <w:lang w:val="it-IT"/>
              </w:rPr>
            </w:pPr>
            <w:r w:rsidRPr="00B30957">
              <w:rPr>
                <w:lang w:val="it-IT"/>
              </w:rPr>
              <w:t>O</w:t>
            </w:r>
            <w:r>
              <w:rPr>
                <w:lang w:val="it-IT"/>
              </w:rPr>
              <w:t>N</w:t>
            </w:r>
          </w:p>
        </w:tc>
      </w:tr>
      <w:tr w:rsidR="00897B23" w:rsidRPr="007222DE" w14:paraId="5EA6165A" w14:textId="77777777" w:rsidTr="009F5CA8">
        <w:tc>
          <w:tcPr>
            <w:tcW w:w="918" w:type="pct"/>
          </w:tcPr>
          <w:p w14:paraId="2C4282A3" w14:textId="77777777" w:rsidR="00897B23" w:rsidRPr="00897B23" w:rsidRDefault="00897B23" w:rsidP="00897B23">
            <w:pPr>
              <w:jc w:val="left"/>
              <w:rPr>
                <w:lang w:val="en-GB"/>
              </w:rPr>
            </w:pPr>
            <w:r w:rsidRPr="00D16716">
              <w:t xml:space="preserve">AY148B </w:t>
            </w:r>
          </w:p>
        </w:tc>
        <w:tc>
          <w:tcPr>
            <w:tcW w:w="3165" w:type="pct"/>
          </w:tcPr>
          <w:p w14:paraId="0E9A6B7A" w14:textId="77777777" w:rsidR="00897B23" w:rsidRDefault="0074475C" w:rsidP="00897B23">
            <w:pPr>
              <w:jc w:val="left"/>
              <w:rPr>
                <w:rFonts w:cs="Arial"/>
                <w:spacing w:val="-2"/>
                <w:lang w:val="en-GB"/>
              </w:rPr>
            </w:pPr>
            <w:r w:rsidRPr="009817C3">
              <w:rPr>
                <w:rFonts w:cs="Arial"/>
                <w:spacing w:val="-2"/>
                <w:lang w:val="en-GB"/>
              </w:rPr>
              <w:t xml:space="preserve">Solenoid for </w:t>
            </w:r>
            <w:r w:rsidR="00897B23" w:rsidRPr="00EA1172">
              <w:t xml:space="preserve">NZ216 Reject position </w:t>
            </w:r>
          </w:p>
        </w:tc>
        <w:tc>
          <w:tcPr>
            <w:tcW w:w="917" w:type="pct"/>
            <w:vAlign w:val="center"/>
          </w:tcPr>
          <w:p w14:paraId="5519ED01" w14:textId="77777777" w:rsidR="00897B23" w:rsidRDefault="00897B23" w:rsidP="00897B23">
            <w:pPr>
              <w:jc w:val="left"/>
              <w:rPr>
                <w:lang w:val="it-IT"/>
              </w:rPr>
            </w:pPr>
            <w:r w:rsidRPr="00B30957">
              <w:rPr>
                <w:lang w:val="it-IT"/>
              </w:rPr>
              <w:t>OFF</w:t>
            </w:r>
          </w:p>
        </w:tc>
      </w:tr>
    </w:tbl>
    <w:p w14:paraId="24B4767B" w14:textId="77777777" w:rsidR="00897B23" w:rsidDel="00503E28" w:rsidRDefault="00897B23" w:rsidP="00897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89" w:author="Kasper Simonsen" w:date="2023-10-25T14:11:00Z"/>
          <w:rFonts w:cs="Arial"/>
        </w:rPr>
      </w:pPr>
    </w:p>
    <w:p w14:paraId="3A3202DC" w14:textId="77777777" w:rsidR="00D36571" w:rsidDel="00503E28" w:rsidRDefault="00D36571" w:rsidP="00897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90" w:author="Kasper Simonsen" w:date="2023-10-25T14:11:00Z"/>
          <w:rFonts w:cs="Arial"/>
        </w:rPr>
      </w:pPr>
    </w:p>
    <w:p w14:paraId="2BA471EA" w14:textId="77777777" w:rsidR="00D36571" w:rsidDel="00503E28" w:rsidRDefault="00D36571" w:rsidP="00897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91" w:author="Kasper Simonsen" w:date="2023-10-25T14:11:00Z"/>
          <w:rFonts w:cs="Arial"/>
        </w:rPr>
      </w:pPr>
    </w:p>
    <w:p w14:paraId="5EB2D621" w14:textId="77777777" w:rsidR="00D36571" w:rsidDel="00503E28" w:rsidRDefault="00D36571" w:rsidP="00897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92" w:author="Kasper Simonsen" w:date="2023-10-25T14:11:00Z"/>
          <w:rFonts w:cs="Arial"/>
        </w:rPr>
      </w:pPr>
    </w:p>
    <w:p w14:paraId="0DCD8BB4" w14:textId="77777777" w:rsidR="00D36571" w:rsidRDefault="00D36571" w:rsidP="00897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1753875" w14:textId="77777777" w:rsidR="00897B23" w:rsidRPr="00DF0F57" w:rsidRDefault="00897B23" w:rsidP="00897B23">
      <w:pPr>
        <w:pStyle w:val="Heading3"/>
      </w:pPr>
      <w:bookmarkStart w:id="93" w:name="_Toc149556425"/>
      <w:r w:rsidRPr="002F0387">
        <w:t xml:space="preserve">LFP-NCO system </w:t>
      </w:r>
      <w:r w:rsidRPr="00897B23">
        <w:rPr>
          <w:iCs/>
          <w:szCs w:val="28"/>
        </w:rPr>
        <w:t>Hopper TE0</w:t>
      </w:r>
      <w:r>
        <w:rPr>
          <w:iCs/>
          <w:szCs w:val="28"/>
        </w:rPr>
        <w:t>11</w:t>
      </w:r>
      <w:r w:rsidRPr="00897B23">
        <w:rPr>
          <w:iCs/>
          <w:szCs w:val="28"/>
        </w:rPr>
        <w:t>.</w:t>
      </w:r>
      <w:bookmarkEnd w:id="93"/>
    </w:p>
    <w:p w14:paraId="29039F98" w14:textId="77777777" w:rsidR="00D36571" w:rsidRDefault="00D36571" w:rsidP="00D36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0B0E61D0" w14:textId="77777777" w:rsidR="00DF0F57" w:rsidRPr="00D36571" w:rsidRDefault="00D36571" w:rsidP="00D36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idle status of the </w:t>
      </w:r>
      <w:r>
        <w:rPr>
          <w:rStyle w:val="rynqvb"/>
          <w:lang w:val="en"/>
        </w:rPr>
        <w:t>TE011</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DF0F57" w:rsidRPr="00B30957" w14:paraId="29F0C6EF" w14:textId="77777777" w:rsidTr="00897B23">
        <w:tc>
          <w:tcPr>
            <w:tcW w:w="5000" w:type="pct"/>
            <w:gridSpan w:val="3"/>
            <w:shd w:val="clear" w:color="auto" w:fill="D9D9D9"/>
          </w:tcPr>
          <w:p w14:paraId="41CB2900" w14:textId="77777777" w:rsidR="00DF0F57" w:rsidRPr="00720CFF" w:rsidRDefault="00DF0F57" w:rsidP="00183BDC">
            <w:pPr>
              <w:jc w:val="center"/>
              <w:rPr>
                <w:b/>
                <w:bCs/>
                <w:lang w:val="en-GB"/>
              </w:rPr>
            </w:pPr>
            <w:r w:rsidRPr="00720CFF">
              <w:rPr>
                <w:b/>
                <w:bCs/>
                <w:lang w:val="en-GB"/>
              </w:rPr>
              <w:t>Hopper TE0</w:t>
            </w:r>
            <w:r>
              <w:rPr>
                <w:b/>
                <w:bCs/>
                <w:lang w:val="en-GB"/>
              </w:rPr>
              <w:t>11</w:t>
            </w:r>
            <w:r w:rsidR="008134EA">
              <w:rPr>
                <w:b/>
                <w:bCs/>
                <w:lang w:val="en-GB"/>
              </w:rPr>
              <w:t xml:space="preserve"> (</w:t>
            </w:r>
            <w:r w:rsidR="008134EA" w:rsidRPr="008134EA">
              <w:rPr>
                <w:b/>
                <w:bCs/>
                <w:lang w:val="en-GB"/>
              </w:rPr>
              <w:t>Idle</w:t>
            </w:r>
            <w:r w:rsidR="008134EA">
              <w:rPr>
                <w:b/>
                <w:bCs/>
                <w:lang w:val="en-GB"/>
              </w:rPr>
              <w:t>).</w:t>
            </w:r>
          </w:p>
        </w:tc>
      </w:tr>
      <w:tr w:rsidR="00DF0F57" w:rsidRPr="00B30957" w14:paraId="74E37913" w14:textId="77777777" w:rsidTr="009F5CA8">
        <w:tc>
          <w:tcPr>
            <w:tcW w:w="918" w:type="pct"/>
            <w:shd w:val="clear" w:color="auto" w:fill="D9D9D9"/>
          </w:tcPr>
          <w:p w14:paraId="150C81D0" w14:textId="77777777" w:rsidR="00DF0F57" w:rsidRPr="00720CFF" w:rsidRDefault="00DF0F57" w:rsidP="00183BDC">
            <w:pPr>
              <w:jc w:val="center"/>
              <w:rPr>
                <w:b/>
                <w:bCs/>
                <w:lang w:val="en-GB"/>
              </w:rPr>
            </w:pPr>
            <w:r w:rsidRPr="00720CFF">
              <w:rPr>
                <w:b/>
                <w:bCs/>
                <w:lang w:val="en-GB"/>
              </w:rPr>
              <w:lastRenderedPageBreak/>
              <w:t>Tag</w:t>
            </w:r>
          </w:p>
        </w:tc>
        <w:tc>
          <w:tcPr>
            <w:tcW w:w="3165" w:type="pct"/>
            <w:shd w:val="clear" w:color="auto" w:fill="D9D9D9"/>
          </w:tcPr>
          <w:p w14:paraId="1BDCCAE0" w14:textId="77777777" w:rsidR="00DF0F57" w:rsidRPr="00720CFF" w:rsidRDefault="00DF0F57" w:rsidP="00183BDC">
            <w:pPr>
              <w:jc w:val="center"/>
              <w:rPr>
                <w:b/>
                <w:bCs/>
                <w:lang w:val="en-GB"/>
              </w:rPr>
            </w:pPr>
            <w:r w:rsidRPr="00720CFF">
              <w:rPr>
                <w:b/>
                <w:bCs/>
                <w:lang w:val="en-GB"/>
              </w:rPr>
              <w:t>Description</w:t>
            </w:r>
          </w:p>
        </w:tc>
        <w:tc>
          <w:tcPr>
            <w:tcW w:w="917" w:type="pct"/>
            <w:shd w:val="clear" w:color="auto" w:fill="D9D9D9"/>
          </w:tcPr>
          <w:p w14:paraId="005FC3B4" w14:textId="77777777" w:rsidR="00DF0F57" w:rsidRPr="00720CFF" w:rsidRDefault="009F5CA8" w:rsidP="00183BDC">
            <w:pPr>
              <w:jc w:val="center"/>
              <w:rPr>
                <w:b/>
                <w:bCs/>
                <w:lang w:val="en-GB"/>
              </w:rPr>
            </w:pPr>
            <w:r w:rsidRPr="009F5CA8">
              <w:rPr>
                <w:b/>
                <w:bCs/>
                <w:lang w:val="en-GB"/>
              </w:rPr>
              <w:t>Position / State</w:t>
            </w:r>
          </w:p>
        </w:tc>
      </w:tr>
      <w:tr w:rsidR="005A1532" w:rsidRPr="00B30957" w14:paraId="4D378ED0" w14:textId="77777777" w:rsidTr="009F5CA8">
        <w:tc>
          <w:tcPr>
            <w:tcW w:w="918" w:type="pct"/>
            <w:vAlign w:val="center"/>
          </w:tcPr>
          <w:p w14:paraId="55A8BFF2" w14:textId="77777777" w:rsidR="005A1532" w:rsidRPr="00B30957" w:rsidRDefault="005A1532" w:rsidP="005A1532">
            <w:pPr>
              <w:jc w:val="left"/>
              <w:rPr>
                <w:lang w:val="en-GB"/>
              </w:rPr>
            </w:pPr>
            <w:r w:rsidRPr="002F0387">
              <w:rPr>
                <w:lang w:val="en-GB"/>
              </w:rPr>
              <w:t>CA0</w:t>
            </w:r>
            <w:r>
              <w:rPr>
                <w:lang w:val="en-GB"/>
              </w:rPr>
              <w:t>10</w:t>
            </w:r>
          </w:p>
        </w:tc>
        <w:tc>
          <w:tcPr>
            <w:tcW w:w="3165" w:type="pct"/>
            <w:vAlign w:val="center"/>
          </w:tcPr>
          <w:p w14:paraId="45D87A4F" w14:textId="77777777" w:rsidR="005A1532" w:rsidRPr="009817C3" w:rsidRDefault="005A1532" w:rsidP="005A1532">
            <w:pPr>
              <w:jc w:val="left"/>
              <w:rPr>
                <w:rFonts w:cs="Arial"/>
                <w:spacing w:val="-2"/>
                <w:lang w:val="en-GB"/>
              </w:rPr>
            </w:pPr>
            <w:r>
              <w:rPr>
                <w:rFonts w:cs="Arial"/>
                <w:spacing w:val="-2"/>
                <w:lang w:val="en-GB"/>
              </w:rPr>
              <w:t>Filter</w:t>
            </w:r>
            <w:r w:rsidRPr="009817C3">
              <w:rPr>
                <w:rFonts w:cs="Arial"/>
                <w:spacing w:val="-2"/>
                <w:lang w:val="en-GB"/>
              </w:rPr>
              <w:t xml:space="preserve"> command</w:t>
            </w:r>
          </w:p>
        </w:tc>
        <w:tc>
          <w:tcPr>
            <w:tcW w:w="917" w:type="pct"/>
            <w:vAlign w:val="center"/>
          </w:tcPr>
          <w:p w14:paraId="1CD908E9" w14:textId="77777777" w:rsidR="005A1532" w:rsidRPr="00B30957" w:rsidRDefault="005A1532" w:rsidP="005A1532">
            <w:pPr>
              <w:jc w:val="left"/>
              <w:rPr>
                <w:lang w:val="it-IT"/>
              </w:rPr>
            </w:pPr>
            <w:r w:rsidRPr="00B30957">
              <w:rPr>
                <w:lang w:val="it-IT"/>
              </w:rPr>
              <w:t>OFF</w:t>
            </w:r>
          </w:p>
        </w:tc>
      </w:tr>
      <w:tr w:rsidR="005A1532" w:rsidRPr="00B30957" w14:paraId="3DE0DDCF" w14:textId="77777777" w:rsidTr="009F5CA8">
        <w:tc>
          <w:tcPr>
            <w:tcW w:w="918" w:type="pct"/>
            <w:vAlign w:val="center"/>
          </w:tcPr>
          <w:p w14:paraId="676E95EE" w14:textId="77777777" w:rsidR="005A1532" w:rsidRDefault="005A1532" w:rsidP="005A1532">
            <w:pPr>
              <w:jc w:val="left"/>
              <w:rPr>
                <w:lang w:val="en-GB"/>
              </w:rPr>
            </w:pPr>
            <w:r>
              <w:rPr>
                <w:lang w:val="en-GB"/>
              </w:rPr>
              <w:t>AY171</w:t>
            </w:r>
          </w:p>
        </w:tc>
        <w:tc>
          <w:tcPr>
            <w:tcW w:w="3165" w:type="pct"/>
            <w:vAlign w:val="center"/>
          </w:tcPr>
          <w:p w14:paraId="187AB989" w14:textId="77777777" w:rsidR="005A1532" w:rsidRPr="009817C3" w:rsidRDefault="005A1532" w:rsidP="005A1532">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372C69BA" w14:textId="77777777" w:rsidR="005A1532" w:rsidRPr="00B30957" w:rsidRDefault="005A1532" w:rsidP="005A1532">
            <w:pPr>
              <w:jc w:val="left"/>
              <w:rPr>
                <w:lang w:val="it-IT"/>
              </w:rPr>
            </w:pPr>
            <w:r w:rsidRPr="00B30957">
              <w:rPr>
                <w:lang w:val="it-IT"/>
              </w:rPr>
              <w:t>OFF</w:t>
            </w:r>
          </w:p>
        </w:tc>
      </w:tr>
      <w:tr w:rsidR="005A1532" w:rsidRPr="00B30957" w14:paraId="4302466A" w14:textId="77777777" w:rsidTr="009F5CA8">
        <w:tc>
          <w:tcPr>
            <w:tcW w:w="918" w:type="pct"/>
            <w:vAlign w:val="center"/>
          </w:tcPr>
          <w:p w14:paraId="76AA34D9" w14:textId="77777777" w:rsidR="005A1532" w:rsidRPr="00B30957" w:rsidRDefault="005A1532" w:rsidP="005A1532">
            <w:pPr>
              <w:jc w:val="left"/>
              <w:rPr>
                <w:lang w:val="en-GB"/>
              </w:rPr>
            </w:pPr>
            <w:r>
              <w:rPr>
                <w:lang w:val="en-GB"/>
              </w:rPr>
              <w:t>AY172</w:t>
            </w:r>
          </w:p>
        </w:tc>
        <w:tc>
          <w:tcPr>
            <w:tcW w:w="3165" w:type="pct"/>
            <w:vAlign w:val="center"/>
          </w:tcPr>
          <w:p w14:paraId="7ABA6330" w14:textId="77777777" w:rsidR="005A1532" w:rsidRPr="009817C3" w:rsidRDefault="005A1532" w:rsidP="005A1532">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5B7C1A1A" w14:textId="77777777" w:rsidR="005A1532" w:rsidRPr="00B30957" w:rsidRDefault="005A1532" w:rsidP="005A1532">
            <w:pPr>
              <w:jc w:val="left"/>
              <w:rPr>
                <w:lang w:val="it-IT"/>
              </w:rPr>
            </w:pPr>
            <w:r w:rsidRPr="00B30957">
              <w:rPr>
                <w:lang w:val="it-IT"/>
              </w:rPr>
              <w:t>OFF</w:t>
            </w:r>
          </w:p>
        </w:tc>
      </w:tr>
      <w:tr w:rsidR="005A1532" w:rsidRPr="007222DE" w14:paraId="29C0285B" w14:textId="77777777" w:rsidTr="009F5CA8">
        <w:tc>
          <w:tcPr>
            <w:tcW w:w="918" w:type="pct"/>
            <w:vAlign w:val="center"/>
          </w:tcPr>
          <w:p w14:paraId="49542AB9" w14:textId="77777777" w:rsidR="005A1532" w:rsidRPr="00B30957" w:rsidRDefault="005A1532" w:rsidP="005A1532">
            <w:pPr>
              <w:jc w:val="left"/>
              <w:rPr>
                <w:lang w:val="en-GB"/>
              </w:rPr>
            </w:pPr>
            <w:r>
              <w:rPr>
                <w:lang w:val="en-GB"/>
              </w:rPr>
              <w:t>LP175</w:t>
            </w:r>
          </w:p>
        </w:tc>
        <w:tc>
          <w:tcPr>
            <w:tcW w:w="3165" w:type="pct"/>
            <w:vAlign w:val="center"/>
          </w:tcPr>
          <w:p w14:paraId="3CF7C95C" w14:textId="77777777" w:rsidR="005A1532" w:rsidRPr="009817C3" w:rsidRDefault="005A1532" w:rsidP="005A1532">
            <w:pPr>
              <w:jc w:val="left"/>
              <w:rPr>
                <w:rFonts w:cs="Arial"/>
                <w:spacing w:val="-2"/>
                <w:lang w:val="en-GB"/>
              </w:rPr>
            </w:pPr>
            <w:r>
              <w:rPr>
                <w:rFonts w:cs="Arial"/>
                <w:spacing w:val="-2"/>
                <w:lang w:val="en-GB"/>
              </w:rPr>
              <w:t>Discharge Valve</w:t>
            </w:r>
          </w:p>
        </w:tc>
        <w:tc>
          <w:tcPr>
            <w:tcW w:w="917" w:type="pct"/>
            <w:vAlign w:val="center"/>
          </w:tcPr>
          <w:p w14:paraId="08F49336" w14:textId="77777777" w:rsidR="005A1532" w:rsidRPr="00B30957" w:rsidRDefault="005A1532" w:rsidP="005A1532">
            <w:pPr>
              <w:jc w:val="left"/>
              <w:rPr>
                <w:lang w:val="it-IT"/>
              </w:rPr>
            </w:pPr>
            <w:r>
              <w:rPr>
                <w:lang w:val="it-IT"/>
              </w:rPr>
              <w:t>CLOSED</w:t>
            </w:r>
          </w:p>
        </w:tc>
      </w:tr>
    </w:tbl>
    <w:p w14:paraId="4BD8E534" w14:textId="77777777" w:rsidR="00DF0F57" w:rsidRDefault="00DF0F57" w:rsidP="00DF0F57"/>
    <w:p w14:paraId="5ADDD3EE" w14:textId="77777777" w:rsidR="005A1532" w:rsidRPr="002F0387" w:rsidRDefault="005A1532" w:rsidP="005A1532">
      <w:pPr>
        <w:pStyle w:val="Heading3"/>
      </w:pPr>
      <w:bookmarkStart w:id="94" w:name="_Toc149556426"/>
      <w:r w:rsidRPr="002F0387">
        <w:t xml:space="preserve">LFP-NCO system </w:t>
      </w:r>
      <w:r w:rsidRPr="009B10D5">
        <w:t>pneumatic transport VZ0</w:t>
      </w:r>
      <w:r>
        <w:t>12</w:t>
      </w:r>
      <w:bookmarkEnd w:id="94"/>
    </w:p>
    <w:p w14:paraId="0B183BB6" w14:textId="77777777" w:rsidR="00D36571" w:rsidRDefault="00D36571"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3BB77E53" w14:textId="77777777" w:rsidR="005A1532" w:rsidRDefault="00D36571"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idle status of the </w:t>
      </w:r>
      <w:r>
        <w:rPr>
          <w:rStyle w:val="rynqvb"/>
          <w:lang w:val="en"/>
        </w:rPr>
        <w:t>VZ012</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2"/>
        <w:gridCol w:w="6032"/>
        <w:gridCol w:w="1874"/>
      </w:tblGrid>
      <w:tr w:rsidR="005A1532" w:rsidRPr="00213362" w14:paraId="0E39D883" w14:textId="77777777" w:rsidTr="001855AC">
        <w:trPr>
          <w:trHeight w:val="315"/>
        </w:trPr>
        <w:tc>
          <w:tcPr>
            <w:tcW w:w="5000" w:type="pct"/>
            <w:gridSpan w:val="3"/>
            <w:shd w:val="clear" w:color="000000" w:fill="D9D9D9"/>
            <w:noWrap/>
            <w:vAlign w:val="center"/>
          </w:tcPr>
          <w:p w14:paraId="0975FB64" w14:textId="77777777" w:rsidR="005A1532" w:rsidRPr="00300BD7" w:rsidRDefault="005A1532" w:rsidP="00183BDC">
            <w:pPr>
              <w:spacing w:after="0"/>
              <w:jc w:val="center"/>
              <w:rPr>
                <w:rFonts w:cs="Arial"/>
                <w:b/>
                <w:bCs/>
                <w:lang w:val="en-GB"/>
              </w:rPr>
            </w:pPr>
            <w:r w:rsidRPr="00300BD7">
              <w:rPr>
                <w:rFonts w:cs="Arial"/>
                <w:b/>
                <w:bCs/>
                <w:lang w:val="en-GB"/>
              </w:rPr>
              <w:t>Transporter VZ0</w:t>
            </w:r>
            <w:r>
              <w:rPr>
                <w:rFonts w:cs="Arial"/>
                <w:b/>
                <w:bCs/>
                <w:lang w:val="en-GB"/>
              </w:rPr>
              <w:t>12</w:t>
            </w:r>
            <w:r w:rsidR="008134EA">
              <w:rPr>
                <w:b/>
                <w:bCs/>
                <w:lang w:val="en-GB"/>
              </w:rPr>
              <w:t xml:space="preserve"> (</w:t>
            </w:r>
            <w:r w:rsidR="008134EA" w:rsidRPr="008134EA">
              <w:rPr>
                <w:b/>
                <w:bCs/>
                <w:lang w:val="en-GB"/>
              </w:rPr>
              <w:t>Idle</w:t>
            </w:r>
            <w:r w:rsidR="008134EA">
              <w:rPr>
                <w:b/>
                <w:bCs/>
                <w:lang w:val="en-GB"/>
              </w:rPr>
              <w:t>).</w:t>
            </w:r>
          </w:p>
        </w:tc>
      </w:tr>
      <w:tr w:rsidR="005A1532" w:rsidRPr="00213362" w14:paraId="6A316BE1" w14:textId="77777777" w:rsidTr="001855AC">
        <w:trPr>
          <w:trHeight w:val="315"/>
        </w:trPr>
        <w:tc>
          <w:tcPr>
            <w:tcW w:w="997" w:type="pct"/>
            <w:shd w:val="clear" w:color="000000" w:fill="D9D9D9"/>
            <w:noWrap/>
            <w:vAlign w:val="center"/>
            <w:hideMark/>
          </w:tcPr>
          <w:p w14:paraId="5C33E15F" w14:textId="77777777" w:rsidR="005A1532" w:rsidRPr="009424BF" w:rsidRDefault="005A1532" w:rsidP="00183BDC">
            <w:pPr>
              <w:spacing w:after="0"/>
              <w:jc w:val="center"/>
              <w:rPr>
                <w:rFonts w:cs="Arial"/>
                <w:b/>
                <w:bCs/>
                <w:color w:val="000000"/>
                <w:lang w:val="it-IT"/>
              </w:rPr>
            </w:pPr>
            <w:r w:rsidRPr="009424BF">
              <w:rPr>
                <w:rFonts w:cs="Arial"/>
                <w:b/>
                <w:bCs/>
                <w:color w:val="000000"/>
                <w:lang w:val="en-GB"/>
              </w:rPr>
              <w:t>Tag</w:t>
            </w:r>
          </w:p>
        </w:tc>
        <w:tc>
          <w:tcPr>
            <w:tcW w:w="3235" w:type="pct"/>
            <w:shd w:val="clear" w:color="000000" w:fill="D9D9D9"/>
            <w:noWrap/>
            <w:vAlign w:val="center"/>
            <w:hideMark/>
          </w:tcPr>
          <w:p w14:paraId="4D59D3CD" w14:textId="77777777" w:rsidR="005A1532" w:rsidRPr="009424BF" w:rsidRDefault="005A1532" w:rsidP="00183BDC">
            <w:pPr>
              <w:spacing w:after="0"/>
              <w:jc w:val="center"/>
              <w:rPr>
                <w:rFonts w:cs="Arial"/>
                <w:b/>
                <w:bCs/>
                <w:color w:val="000000"/>
                <w:lang w:val="it-IT"/>
              </w:rPr>
            </w:pPr>
            <w:r w:rsidRPr="009424BF">
              <w:rPr>
                <w:rFonts w:cs="Arial"/>
                <w:b/>
                <w:bCs/>
                <w:lang w:val="en-GB"/>
              </w:rPr>
              <w:t>Description</w:t>
            </w:r>
          </w:p>
        </w:tc>
        <w:tc>
          <w:tcPr>
            <w:tcW w:w="768" w:type="pct"/>
            <w:shd w:val="clear" w:color="000000" w:fill="D9D9D9"/>
            <w:noWrap/>
            <w:vAlign w:val="center"/>
            <w:hideMark/>
          </w:tcPr>
          <w:p w14:paraId="0A1F3498" w14:textId="77777777" w:rsidR="005A1532" w:rsidRPr="009424BF" w:rsidRDefault="009F5CA8" w:rsidP="00183BDC">
            <w:pPr>
              <w:spacing w:after="0"/>
              <w:jc w:val="center"/>
              <w:rPr>
                <w:rFonts w:cs="Arial"/>
                <w:b/>
                <w:bCs/>
                <w:color w:val="000000"/>
                <w:lang w:val="it-IT"/>
              </w:rPr>
            </w:pPr>
            <w:r w:rsidRPr="009F5CA8">
              <w:rPr>
                <w:rFonts w:cs="Arial"/>
                <w:b/>
                <w:bCs/>
                <w:lang w:val="en-GB"/>
              </w:rPr>
              <w:t>Position / State</w:t>
            </w:r>
          </w:p>
        </w:tc>
      </w:tr>
      <w:tr w:rsidR="005A1532" w:rsidRPr="00213362" w14:paraId="1D904CF7" w14:textId="77777777" w:rsidTr="001855AC">
        <w:trPr>
          <w:trHeight w:val="315"/>
        </w:trPr>
        <w:tc>
          <w:tcPr>
            <w:tcW w:w="997" w:type="pct"/>
            <w:shd w:val="clear" w:color="auto" w:fill="auto"/>
            <w:noWrap/>
            <w:vAlign w:val="center"/>
            <w:hideMark/>
          </w:tcPr>
          <w:p w14:paraId="05048D94" w14:textId="77777777" w:rsidR="005A1532" w:rsidRPr="00213362" w:rsidRDefault="005A1532" w:rsidP="00183BDC">
            <w:pPr>
              <w:spacing w:after="0"/>
              <w:jc w:val="left"/>
              <w:rPr>
                <w:rFonts w:cs="Arial"/>
                <w:color w:val="000000"/>
                <w:lang w:val="it-IT"/>
              </w:rPr>
            </w:pPr>
            <w:r>
              <w:rPr>
                <w:rFonts w:cs="Arial"/>
                <w:color w:val="000000"/>
                <w:lang w:val="en-GB"/>
              </w:rPr>
              <w:t>LP195</w:t>
            </w:r>
          </w:p>
        </w:tc>
        <w:tc>
          <w:tcPr>
            <w:tcW w:w="3235" w:type="pct"/>
            <w:shd w:val="clear" w:color="auto" w:fill="auto"/>
            <w:noWrap/>
            <w:vAlign w:val="center"/>
            <w:hideMark/>
          </w:tcPr>
          <w:p w14:paraId="1AB81D64" w14:textId="77777777" w:rsidR="005A1532" w:rsidRPr="00213362" w:rsidRDefault="005A1532" w:rsidP="00183BDC">
            <w:pPr>
              <w:spacing w:after="0"/>
              <w:jc w:val="left"/>
              <w:rPr>
                <w:rFonts w:cs="Arial"/>
                <w:color w:val="000000"/>
                <w:lang w:val="it-IT"/>
              </w:rPr>
            </w:pPr>
            <w:r w:rsidRPr="00213362">
              <w:rPr>
                <w:rFonts w:cs="Arial"/>
                <w:color w:val="000000"/>
                <w:spacing w:val="-2"/>
                <w:lang w:val="it-IT"/>
              </w:rPr>
              <w:t>Inlet valve</w:t>
            </w:r>
          </w:p>
        </w:tc>
        <w:tc>
          <w:tcPr>
            <w:tcW w:w="768" w:type="pct"/>
            <w:shd w:val="clear" w:color="auto" w:fill="auto"/>
            <w:noWrap/>
            <w:vAlign w:val="center"/>
            <w:hideMark/>
          </w:tcPr>
          <w:p w14:paraId="244C48C4" w14:textId="77777777" w:rsidR="005A1532" w:rsidRPr="00213362" w:rsidRDefault="005A1532" w:rsidP="00183BDC">
            <w:pPr>
              <w:spacing w:after="0"/>
              <w:jc w:val="left"/>
              <w:rPr>
                <w:rFonts w:cs="Arial"/>
                <w:color w:val="000000"/>
                <w:lang w:val="it-IT"/>
              </w:rPr>
            </w:pPr>
            <w:r w:rsidRPr="00213362">
              <w:rPr>
                <w:rFonts w:cs="Arial"/>
                <w:color w:val="000000"/>
                <w:lang w:val="it-IT"/>
              </w:rPr>
              <w:t>CLOSED</w:t>
            </w:r>
          </w:p>
        </w:tc>
      </w:tr>
      <w:tr w:rsidR="005A1532" w:rsidRPr="00213362" w14:paraId="18BD7ECA" w14:textId="77777777" w:rsidTr="001855AC">
        <w:trPr>
          <w:trHeight w:val="315"/>
        </w:trPr>
        <w:tc>
          <w:tcPr>
            <w:tcW w:w="997" w:type="pct"/>
            <w:shd w:val="clear" w:color="auto" w:fill="auto"/>
            <w:noWrap/>
            <w:vAlign w:val="center"/>
            <w:hideMark/>
          </w:tcPr>
          <w:p w14:paraId="43E55754" w14:textId="77777777" w:rsidR="005A1532" w:rsidRPr="00213362" w:rsidRDefault="005A1532" w:rsidP="00183BDC">
            <w:pPr>
              <w:spacing w:after="0"/>
              <w:jc w:val="left"/>
              <w:rPr>
                <w:rFonts w:cs="Arial"/>
                <w:color w:val="000000"/>
                <w:lang w:val="it-IT"/>
              </w:rPr>
            </w:pPr>
            <w:r>
              <w:rPr>
                <w:rFonts w:cs="Arial"/>
                <w:color w:val="000000"/>
                <w:lang w:val="en-GB"/>
              </w:rPr>
              <w:t>LP181</w:t>
            </w:r>
          </w:p>
        </w:tc>
        <w:tc>
          <w:tcPr>
            <w:tcW w:w="3235" w:type="pct"/>
            <w:shd w:val="clear" w:color="auto" w:fill="auto"/>
            <w:noWrap/>
            <w:vAlign w:val="center"/>
            <w:hideMark/>
          </w:tcPr>
          <w:p w14:paraId="505402D0" w14:textId="77777777" w:rsidR="005A1532" w:rsidRPr="00213362" w:rsidRDefault="005A1532" w:rsidP="00183BDC">
            <w:pPr>
              <w:spacing w:after="0"/>
              <w:jc w:val="left"/>
              <w:rPr>
                <w:rFonts w:cs="Arial"/>
                <w:color w:val="000000"/>
                <w:lang w:val="it-IT"/>
              </w:rPr>
            </w:pPr>
            <w:r w:rsidRPr="00213362">
              <w:rPr>
                <w:rFonts w:cs="Arial"/>
                <w:color w:val="000000"/>
                <w:spacing w:val="-2"/>
                <w:lang w:val="it-IT"/>
              </w:rPr>
              <w:t>Vent valve</w:t>
            </w:r>
          </w:p>
        </w:tc>
        <w:tc>
          <w:tcPr>
            <w:tcW w:w="768" w:type="pct"/>
            <w:shd w:val="clear" w:color="auto" w:fill="auto"/>
            <w:noWrap/>
            <w:vAlign w:val="center"/>
            <w:hideMark/>
          </w:tcPr>
          <w:p w14:paraId="41FCC279" w14:textId="77777777" w:rsidR="005A1532" w:rsidRPr="00213362" w:rsidRDefault="005A1532" w:rsidP="00183BDC">
            <w:pPr>
              <w:spacing w:after="0"/>
              <w:jc w:val="left"/>
              <w:rPr>
                <w:rFonts w:cs="Arial"/>
                <w:color w:val="000000"/>
                <w:lang w:val="it-IT"/>
              </w:rPr>
            </w:pPr>
            <w:r w:rsidRPr="00213362">
              <w:rPr>
                <w:rFonts w:cs="Arial"/>
                <w:color w:val="000000"/>
                <w:lang w:val="it-IT"/>
              </w:rPr>
              <w:t>OPEN</w:t>
            </w:r>
          </w:p>
        </w:tc>
      </w:tr>
      <w:tr w:rsidR="005A1532" w:rsidRPr="00213362" w14:paraId="684B8286" w14:textId="77777777" w:rsidTr="001855AC">
        <w:trPr>
          <w:trHeight w:val="315"/>
        </w:trPr>
        <w:tc>
          <w:tcPr>
            <w:tcW w:w="997" w:type="pct"/>
            <w:shd w:val="clear" w:color="auto" w:fill="auto"/>
            <w:noWrap/>
            <w:vAlign w:val="center"/>
            <w:hideMark/>
          </w:tcPr>
          <w:p w14:paraId="38B5D543" w14:textId="77777777" w:rsidR="005A1532" w:rsidRPr="00213362" w:rsidRDefault="005A1532" w:rsidP="005A1532">
            <w:pPr>
              <w:spacing w:after="0"/>
              <w:jc w:val="left"/>
              <w:rPr>
                <w:rFonts w:cs="Arial"/>
                <w:color w:val="000000"/>
                <w:lang w:val="it-IT"/>
              </w:rPr>
            </w:pPr>
            <w:r>
              <w:rPr>
                <w:rFonts w:cs="Arial"/>
                <w:color w:val="000000"/>
                <w:lang w:val="en-GB"/>
              </w:rPr>
              <w:t>PRV197</w:t>
            </w:r>
          </w:p>
        </w:tc>
        <w:tc>
          <w:tcPr>
            <w:tcW w:w="3235" w:type="pct"/>
            <w:shd w:val="clear" w:color="auto" w:fill="auto"/>
            <w:noWrap/>
            <w:vAlign w:val="center"/>
            <w:hideMark/>
          </w:tcPr>
          <w:p w14:paraId="32C348ED" w14:textId="77777777" w:rsidR="005A1532" w:rsidRPr="00213362" w:rsidRDefault="005A1532" w:rsidP="005A1532">
            <w:pPr>
              <w:spacing w:after="0"/>
              <w:jc w:val="left"/>
              <w:rPr>
                <w:rFonts w:cs="Arial"/>
                <w:color w:val="000000"/>
                <w:lang w:val="it-IT"/>
              </w:rPr>
            </w:pPr>
            <w:r>
              <w:rPr>
                <w:rFonts w:cs="Arial"/>
                <w:color w:val="000000"/>
                <w:spacing w:val="-2"/>
                <w:lang w:val="it-IT"/>
              </w:rPr>
              <w:t>Regulator</w:t>
            </w:r>
            <w:r w:rsidRPr="00213362">
              <w:rPr>
                <w:rFonts w:cs="Arial"/>
                <w:color w:val="000000"/>
                <w:spacing w:val="-2"/>
                <w:lang w:val="it-IT"/>
              </w:rPr>
              <w:t xml:space="preserve"> for conveying</w:t>
            </w:r>
          </w:p>
        </w:tc>
        <w:tc>
          <w:tcPr>
            <w:tcW w:w="768" w:type="pct"/>
            <w:shd w:val="clear" w:color="auto" w:fill="auto"/>
            <w:noWrap/>
            <w:vAlign w:val="center"/>
            <w:hideMark/>
          </w:tcPr>
          <w:p w14:paraId="08D180EC" w14:textId="77777777" w:rsidR="005A1532" w:rsidRPr="00213362" w:rsidRDefault="005A1532" w:rsidP="005A1532">
            <w:pPr>
              <w:spacing w:after="0"/>
              <w:jc w:val="left"/>
              <w:rPr>
                <w:rFonts w:cs="Arial"/>
                <w:color w:val="000000"/>
                <w:lang w:val="it-IT"/>
              </w:rPr>
            </w:pPr>
            <w:r w:rsidRPr="00213362">
              <w:rPr>
                <w:rFonts w:cs="Arial"/>
                <w:color w:val="000000"/>
                <w:lang w:val="it-IT"/>
              </w:rPr>
              <w:t>CLOSED</w:t>
            </w:r>
          </w:p>
        </w:tc>
      </w:tr>
      <w:tr w:rsidR="005A1532" w:rsidRPr="00213362" w14:paraId="6C0DB175" w14:textId="77777777" w:rsidTr="001855AC">
        <w:trPr>
          <w:trHeight w:val="315"/>
        </w:trPr>
        <w:tc>
          <w:tcPr>
            <w:tcW w:w="997" w:type="pct"/>
            <w:shd w:val="clear" w:color="auto" w:fill="auto"/>
            <w:noWrap/>
            <w:vAlign w:val="center"/>
            <w:hideMark/>
          </w:tcPr>
          <w:p w14:paraId="33DB2FA3" w14:textId="77777777" w:rsidR="005A1532" w:rsidRPr="00213362" w:rsidRDefault="005A1532" w:rsidP="005A1532">
            <w:pPr>
              <w:spacing w:after="0"/>
              <w:jc w:val="left"/>
              <w:rPr>
                <w:rFonts w:cs="Arial"/>
                <w:color w:val="000000"/>
                <w:lang w:val="it-IT"/>
              </w:rPr>
            </w:pPr>
            <w:r>
              <w:rPr>
                <w:rFonts w:cs="Arial"/>
                <w:color w:val="000000"/>
                <w:lang w:val="it-IT"/>
              </w:rPr>
              <w:t>PRV196</w:t>
            </w:r>
          </w:p>
        </w:tc>
        <w:tc>
          <w:tcPr>
            <w:tcW w:w="3235" w:type="pct"/>
            <w:shd w:val="clear" w:color="auto" w:fill="auto"/>
            <w:noWrap/>
            <w:vAlign w:val="center"/>
            <w:hideMark/>
          </w:tcPr>
          <w:p w14:paraId="7ABF5BB3" w14:textId="77777777" w:rsidR="005A1532" w:rsidRPr="00213362" w:rsidRDefault="005A1532" w:rsidP="005A1532">
            <w:pPr>
              <w:spacing w:after="0"/>
              <w:jc w:val="left"/>
              <w:rPr>
                <w:rFonts w:cs="Arial"/>
                <w:color w:val="000000"/>
                <w:lang w:val="it-IT"/>
              </w:rPr>
            </w:pPr>
            <w:r>
              <w:rPr>
                <w:rFonts w:cs="Arial"/>
                <w:color w:val="000000"/>
                <w:spacing w:val="-2"/>
                <w:lang w:val="it-IT"/>
              </w:rPr>
              <w:t>Regulator</w:t>
            </w:r>
            <w:r w:rsidRPr="00213362">
              <w:rPr>
                <w:rFonts w:cs="Arial"/>
                <w:color w:val="000000"/>
                <w:spacing w:val="-2"/>
                <w:lang w:val="it-IT"/>
              </w:rPr>
              <w:t xml:space="preserve"> for cleaning</w:t>
            </w:r>
          </w:p>
        </w:tc>
        <w:tc>
          <w:tcPr>
            <w:tcW w:w="768" w:type="pct"/>
            <w:shd w:val="clear" w:color="auto" w:fill="auto"/>
            <w:noWrap/>
            <w:vAlign w:val="center"/>
            <w:hideMark/>
          </w:tcPr>
          <w:p w14:paraId="1A2DD9EA" w14:textId="77777777" w:rsidR="005A1532" w:rsidRPr="00213362" w:rsidRDefault="005A1532" w:rsidP="005A1532">
            <w:pPr>
              <w:spacing w:after="0"/>
              <w:jc w:val="left"/>
              <w:rPr>
                <w:rFonts w:cs="Arial"/>
                <w:color w:val="000000"/>
                <w:lang w:val="it-IT"/>
              </w:rPr>
            </w:pPr>
            <w:r w:rsidRPr="00213362">
              <w:rPr>
                <w:rFonts w:cs="Arial"/>
                <w:color w:val="000000"/>
                <w:lang w:val="it-IT"/>
              </w:rPr>
              <w:t>CLOSED</w:t>
            </w:r>
          </w:p>
        </w:tc>
      </w:tr>
      <w:tr w:rsidR="005A1532" w:rsidRPr="00213362" w14:paraId="03498AF2" w14:textId="77777777" w:rsidTr="001855AC">
        <w:trPr>
          <w:trHeight w:val="315"/>
        </w:trPr>
        <w:tc>
          <w:tcPr>
            <w:tcW w:w="997" w:type="pct"/>
            <w:shd w:val="clear" w:color="auto" w:fill="auto"/>
            <w:noWrap/>
            <w:vAlign w:val="center"/>
          </w:tcPr>
          <w:p w14:paraId="645DD255" w14:textId="77777777" w:rsidR="005A1532" w:rsidRDefault="005A1532" w:rsidP="00183BDC">
            <w:pPr>
              <w:spacing w:after="0"/>
              <w:jc w:val="left"/>
              <w:rPr>
                <w:rFonts w:cs="Arial"/>
                <w:color w:val="000000"/>
                <w:lang w:val="it-IT"/>
              </w:rPr>
            </w:pPr>
            <w:r>
              <w:rPr>
                <w:rFonts w:cs="Arial"/>
                <w:color w:val="000000"/>
                <w:lang w:val="it-IT"/>
              </w:rPr>
              <w:t>LP138</w:t>
            </w:r>
          </w:p>
        </w:tc>
        <w:tc>
          <w:tcPr>
            <w:tcW w:w="3235" w:type="pct"/>
            <w:shd w:val="clear" w:color="auto" w:fill="auto"/>
            <w:noWrap/>
            <w:vAlign w:val="center"/>
          </w:tcPr>
          <w:p w14:paraId="7E5AF864" w14:textId="77777777" w:rsidR="005A1532" w:rsidRDefault="005A1532" w:rsidP="00183BDC">
            <w:pPr>
              <w:spacing w:after="0"/>
              <w:jc w:val="left"/>
              <w:rPr>
                <w:rFonts w:cs="Arial"/>
                <w:color w:val="000000"/>
                <w:spacing w:val="-2"/>
                <w:lang w:val="it-IT"/>
              </w:rPr>
            </w:pPr>
            <w:r>
              <w:rPr>
                <w:rFonts w:cs="Arial"/>
                <w:color w:val="000000"/>
                <w:spacing w:val="-2"/>
                <w:lang w:val="it-IT"/>
              </w:rPr>
              <w:t>Discharge Valve</w:t>
            </w:r>
          </w:p>
        </w:tc>
        <w:tc>
          <w:tcPr>
            <w:tcW w:w="768" w:type="pct"/>
            <w:shd w:val="clear" w:color="auto" w:fill="auto"/>
            <w:noWrap/>
            <w:vAlign w:val="center"/>
          </w:tcPr>
          <w:p w14:paraId="02F81BA7" w14:textId="77777777" w:rsidR="005A1532" w:rsidRPr="00213362" w:rsidRDefault="005A1532" w:rsidP="00183BDC">
            <w:pPr>
              <w:spacing w:after="0"/>
              <w:jc w:val="left"/>
              <w:rPr>
                <w:rFonts w:cs="Arial"/>
                <w:color w:val="000000"/>
                <w:lang w:val="it-IT"/>
              </w:rPr>
            </w:pPr>
            <w:r>
              <w:rPr>
                <w:rFonts w:cs="Arial"/>
                <w:color w:val="000000"/>
                <w:lang w:val="it-IT"/>
              </w:rPr>
              <w:t>CLOSED</w:t>
            </w:r>
          </w:p>
        </w:tc>
      </w:tr>
    </w:tbl>
    <w:p w14:paraId="37641F03" w14:textId="77777777" w:rsidR="005A1532" w:rsidRDefault="005A1532"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706904D" w14:textId="77777777" w:rsidR="00576AE4" w:rsidRPr="0041627B" w:rsidRDefault="00576AE4" w:rsidP="001855AC">
      <w:pPr>
        <w:pStyle w:val="Heading3"/>
        <w:rPr>
          <w:lang w:val="en-GB"/>
        </w:rPr>
      </w:pPr>
      <w:bookmarkStart w:id="95" w:name="_Toc149556427"/>
      <w:r w:rsidRPr="002F0387">
        <w:t xml:space="preserve">LFP-NCO system </w:t>
      </w:r>
      <w:r w:rsidRPr="0041627B">
        <w:rPr>
          <w:lang w:val="en-GB"/>
        </w:rPr>
        <w:t>Dryer</w:t>
      </w:r>
      <w:r w:rsidR="0040499B" w:rsidRPr="0041627B">
        <w:rPr>
          <w:lang w:val="en-GB"/>
        </w:rPr>
        <w:t xml:space="preserve"> HX014</w:t>
      </w:r>
      <w:r w:rsidRPr="0041627B">
        <w:rPr>
          <w:lang w:val="en-GB"/>
        </w:rPr>
        <w:t>.</w:t>
      </w:r>
      <w:bookmarkEnd w:id="95"/>
    </w:p>
    <w:p w14:paraId="71DAA07A" w14:textId="77777777" w:rsidR="00D36571" w:rsidRDefault="00D36571" w:rsidP="00D36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6B4B6599" w14:textId="77777777" w:rsidR="00D36571" w:rsidRDefault="00D36571" w:rsidP="00D36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r w:rsidRPr="00D36571">
        <w:rPr>
          <w:rStyle w:val="rynqvb"/>
          <w:lang w:val="en"/>
        </w:rPr>
        <w:t>The following tables show the idle status of the HX014 devices.</w:t>
      </w:r>
    </w:p>
    <w:p w14:paraId="46859365" w14:textId="77777777" w:rsidR="00D36571" w:rsidRPr="00D36571" w:rsidRDefault="00D36571" w:rsidP="00D36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2"/>
        <w:gridCol w:w="6032"/>
        <w:gridCol w:w="1874"/>
      </w:tblGrid>
      <w:tr w:rsidR="0040499B" w:rsidRPr="00213362" w14:paraId="46239E2E" w14:textId="77777777" w:rsidTr="00183BDC">
        <w:trPr>
          <w:trHeight w:val="315"/>
        </w:trPr>
        <w:tc>
          <w:tcPr>
            <w:tcW w:w="5000" w:type="pct"/>
            <w:gridSpan w:val="3"/>
            <w:shd w:val="clear" w:color="000000" w:fill="D9D9D9"/>
            <w:noWrap/>
            <w:vAlign w:val="center"/>
          </w:tcPr>
          <w:p w14:paraId="0D746A6D" w14:textId="77777777" w:rsidR="0040499B" w:rsidRPr="00300BD7" w:rsidRDefault="0040499B" w:rsidP="00183BDC">
            <w:pPr>
              <w:spacing w:after="0"/>
              <w:jc w:val="center"/>
              <w:rPr>
                <w:rFonts w:cs="Arial"/>
                <w:b/>
                <w:bCs/>
                <w:lang w:val="en-GB"/>
              </w:rPr>
            </w:pPr>
            <w:r w:rsidRPr="00576AE4">
              <w:rPr>
                <w:rFonts w:cs="Arial"/>
                <w:b/>
                <w:bCs/>
                <w:lang w:val="en-GB"/>
              </w:rPr>
              <w:t>Dryer</w:t>
            </w:r>
            <w:r w:rsidRPr="00300BD7">
              <w:rPr>
                <w:rFonts w:cs="Arial"/>
                <w:b/>
                <w:bCs/>
                <w:lang w:val="en-GB"/>
              </w:rPr>
              <w:t xml:space="preserve"> </w:t>
            </w:r>
            <w:r w:rsidR="00223738">
              <w:rPr>
                <w:rFonts w:cs="Arial"/>
                <w:b/>
                <w:bCs/>
                <w:lang w:val="en-GB"/>
              </w:rPr>
              <w:t>CA013 Filter</w:t>
            </w:r>
            <w:r w:rsidR="008134EA">
              <w:rPr>
                <w:b/>
                <w:bCs/>
                <w:lang w:val="en-GB"/>
              </w:rPr>
              <w:t xml:space="preserve"> (</w:t>
            </w:r>
            <w:r w:rsidR="008134EA" w:rsidRPr="008134EA">
              <w:rPr>
                <w:b/>
                <w:bCs/>
                <w:lang w:val="en-GB"/>
              </w:rPr>
              <w:t>Idle</w:t>
            </w:r>
            <w:r w:rsidR="008134EA">
              <w:rPr>
                <w:b/>
                <w:bCs/>
                <w:lang w:val="en-GB"/>
              </w:rPr>
              <w:t>).</w:t>
            </w:r>
          </w:p>
        </w:tc>
      </w:tr>
      <w:tr w:rsidR="00DA4755" w:rsidRPr="00213362" w14:paraId="7E64054D" w14:textId="77777777" w:rsidTr="00183BDC">
        <w:trPr>
          <w:trHeight w:val="315"/>
        </w:trPr>
        <w:tc>
          <w:tcPr>
            <w:tcW w:w="902" w:type="pct"/>
            <w:shd w:val="clear" w:color="000000" w:fill="D9D9D9"/>
            <w:noWrap/>
            <w:vAlign w:val="center"/>
            <w:hideMark/>
          </w:tcPr>
          <w:p w14:paraId="5F782898" w14:textId="77777777" w:rsidR="0040499B" w:rsidRPr="009424BF" w:rsidRDefault="0040499B" w:rsidP="00183BDC">
            <w:pPr>
              <w:spacing w:after="0"/>
              <w:jc w:val="center"/>
              <w:rPr>
                <w:rFonts w:cs="Arial"/>
                <w:b/>
                <w:bCs/>
                <w:color w:val="000000"/>
                <w:lang w:val="it-IT"/>
              </w:rPr>
            </w:pPr>
            <w:r w:rsidRPr="009424BF">
              <w:rPr>
                <w:rFonts w:cs="Arial"/>
                <w:b/>
                <w:bCs/>
                <w:color w:val="000000"/>
                <w:lang w:val="en-GB"/>
              </w:rPr>
              <w:t>Tag</w:t>
            </w:r>
          </w:p>
        </w:tc>
        <w:tc>
          <w:tcPr>
            <w:tcW w:w="3140" w:type="pct"/>
            <w:shd w:val="clear" w:color="000000" w:fill="D9D9D9"/>
            <w:noWrap/>
            <w:vAlign w:val="center"/>
            <w:hideMark/>
          </w:tcPr>
          <w:p w14:paraId="1FBA3FEA" w14:textId="77777777" w:rsidR="0040499B" w:rsidRPr="009424BF" w:rsidRDefault="0040499B" w:rsidP="00183BDC">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4732AEAD" w14:textId="77777777" w:rsidR="0040499B" w:rsidRPr="009424BF" w:rsidRDefault="0040499B" w:rsidP="00183BDC">
            <w:pPr>
              <w:spacing w:after="0"/>
              <w:jc w:val="center"/>
              <w:rPr>
                <w:rFonts w:cs="Arial"/>
                <w:b/>
                <w:bCs/>
                <w:color w:val="000000"/>
                <w:lang w:val="it-IT"/>
              </w:rPr>
            </w:pPr>
            <w:r w:rsidRPr="009F5CA8">
              <w:rPr>
                <w:rFonts w:cs="Arial"/>
                <w:b/>
                <w:bCs/>
                <w:lang w:val="en-GB"/>
              </w:rPr>
              <w:t>Position / State</w:t>
            </w:r>
          </w:p>
        </w:tc>
      </w:tr>
      <w:tr w:rsidR="00223738" w:rsidRPr="00213362" w14:paraId="612793B5" w14:textId="77777777" w:rsidTr="00183BDC">
        <w:trPr>
          <w:trHeight w:val="315"/>
        </w:trPr>
        <w:tc>
          <w:tcPr>
            <w:tcW w:w="902" w:type="pct"/>
            <w:shd w:val="clear" w:color="auto" w:fill="auto"/>
            <w:noWrap/>
            <w:vAlign w:val="center"/>
          </w:tcPr>
          <w:p w14:paraId="5E2C4EBC" w14:textId="77777777" w:rsidR="00223738" w:rsidRPr="00213362" w:rsidRDefault="00223738" w:rsidP="00223738">
            <w:pPr>
              <w:spacing w:after="0"/>
              <w:jc w:val="left"/>
              <w:rPr>
                <w:rFonts w:cs="Arial"/>
                <w:color w:val="000000"/>
                <w:lang w:val="it-IT"/>
              </w:rPr>
            </w:pPr>
            <w:r w:rsidRPr="002F0387">
              <w:rPr>
                <w:lang w:val="en-GB"/>
              </w:rPr>
              <w:t>CA00</w:t>
            </w:r>
            <w:r>
              <w:rPr>
                <w:lang w:val="en-GB"/>
              </w:rPr>
              <w:t>8</w:t>
            </w:r>
            <w:r w:rsidRPr="002F0387">
              <w:rPr>
                <w:lang w:val="en-GB"/>
              </w:rPr>
              <w:t xml:space="preserve"> </w:t>
            </w:r>
          </w:p>
        </w:tc>
        <w:tc>
          <w:tcPr>
            <w:tcW w:w="3140" w:type="pct"/>
            <w:shd w:val="clear" w:color="auto" w:fill="auto"/>
            <w:noWrap/>
            <w:vAlign w:val="center"/>
          </w:tcPr>
          <w:p w14:paraId="64D57490" w14:textId="77777777" w:rsidR="00223738" w:rsidRPr="00213362" w:rsidRDefault="00223738" w:rsidP="00223738">
            <w:pPr>
              <w:spacing w:after="0"/>
              <w:jc w:val="left"/>
              <w:rPr>
                <w:rFonts w:cs="Arial"/>
                <w:color w:val="000000"/>
                <w:lang w:val="it-IT"/>
              </w:rPr>
            </w:pPr>
            <w:r>
              <w:rPr>
                <w:rFonts w:cs="Arial"/>
                <w:spacing w:val="-2"/>
                <w:lang w:val="en-GB"/>
              </w:rPr>
              <w:t>Filter</w:t>
            </w:r>
            <w:r w:rsidRPr="009817C3">
              <w:rPr>
                <w:rFonts w:cs="Arial"/>
                <w:spacing w:val="-2"/>
                <w:lang w:val="en-GB"/>
              </w:rPr>
              <w:t xml:space="preserve"> command</w:t>
            </w:r>
          </w:p>
        </w:tc>
        <w:tc>
          <w:tcPr>
            <w:tcW w:w="958" w:type="pct"/>
            <w:shd w:val="clear" w:color="auto" w:fill="auto"/>
            <w:noWrap/>
            <w:vAlign w:val="center"/>
          </w:tcPr>
          <w:p w14:paraId="6BE59239" w14:textId="77777777" w:rsidR="00223738" w:rsidRPr="00213362" w:rsidRDefault="00223738" w:rsidP="00223738">
            <w:pPr>
              <w:spacing w:after="0"/>
              <w:jc w:val="left"/>
              <w:rPr>
                <w:rFonts w:cs="Arial"/>
                <w:color w:val="000000"/>
                <w:lang w:val="it-IT"/>
              </w:rPr>
            </w:pPr>
            <w:r w:rsidRPr="00B30957">
              <w:rPr>
                <w:lang w:val="it-IT"/>
              </w:rPr>
              <w:t>OFF</w:t>
            </w:r>
          </w:p>
        </w:tc>
      </w:tr>
      <w:tr w:rsidR="00DA4755" w:rsidRPr="00213362" w14:paraId="616D7A38" w14:textId="77777777" w:rsidTr="00FA21B3">
        <w:trPr>
          <w:trHeight w:val="315"/>
        </w:trPr>
        <w:tc>
          <w:tcPr>
            <w:tcW w:w="902" w:type="pct"/>
            <w:shd w:val="clear" w:color="auto" w:fill="auto"/>
            <w:noWrap/>
            <w:vAlign w:val="center"/>
          </w:tcPr>
          <w:p w14:paraId="465A8276" w14:textId="77777777" w:rsidR="00223738" w:rsidRPr="00213362" w:rsidRDefault="00223738" w:rsidP="00223738">
            <w:pPr>
              <w:spacing w:after="0"/>
              <w:jc w:val="left"/>
              <w:rPr>
                <w:rFonts w:cs="Arial"/>
                <w:color w:val="000000"/>
                <w:lang w:val="it-IT"/>
              </w:rPr>
            </w:pPr>
            <w:r>
              <w:rPr>
                <w:rFonts w:cs="Arial"/>
                <w:color w:val="000000"/>
                <w:lang w:val="en-GB"/>
              </w:rPr>
              <w:t>LP236</w:t>
            </w:r>
          </w:p>
        </w:tc>
        <w:tc>
          <w:tcPr>
            <w:tcW w:w="3140" w:type="pct"/>
            <w:shd w:val="clear" w:color="auto" w:fill="auto"/>
            <w:noWrap/>
            <w:vAlign w:val="center"/>
          </w:tcPr>
          <w:p w14:paraId="194BBE70" w14:textId="77777777" w:rsidR="00223738" w:rsidRPr="00213362" w:rsidRDefault="00223738" w:rsidP="00223738">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tcPr>
          <w:p w14:paraId="09D592CD" w14:textId="77777777" w:rsidR="00223738" w:rsidRPr="00213362" w:rsidRDefault="00223738" w:rsidP="00223738">
            <w:pPr>
              <w:spacing w:after="0"/>
              <w:jc w:val="left"/>
              <w:rPr>
                <w:rFonts w:cs="Arial"/>
                <w:color w:val="000000"/>
                <w:lang w:val="it-IT"/>
              </w:rPr>
            </w:pPr>
            <w:r w:rsidRPr="00213362">
              <w:rPr>
                <w:rFonts w:cs="Arial"/>
                <w:color w:val="000000"/>
                <w:lang w:val="it-IT"/>
              </w:rPr>
              <w:t>CLOSED</w:t>
            </w:r>
          </w:p>
        </w:tc>
      </w:tr>
    </w:tbl>
    <w:p w14:paraId="3FF69594" w14:textId="77777777" w:rsidR="0040499B" w:rsidRDefault="0040499B" w:rsidP="0040499B">
      <w:pPr>
        <w:rPr>
          <w:lang w:val="it-IT"/>
        </w:rPr>
      </w:pPr>
    </w:p>
    <w:p w14:paraId="71D5236F" w14:textId="77777777" w:rsidR="00D36571" w:rsidRPr="0040499B" w:rsidRDefault="00D36571" w:rsidP="0040499B">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94"/>
        <w:gridCol w:w="5760"/>
        <w:gridCol w:w="1874"/>
      </w:tblGrid>
      <w:tr w:rsidR="00576AE4" w:rsidRPr="00213362" w14:paraId="2ED65332" w14:textId="77777777" w:rsidTr="001855AC">
        <w:trPr>
          <w:trHeight w:val="315"/>
        </w:trPr>
        <w:tc>
          <w:tcPr>
            <w:tcW w:w="5000" w:type="pct"/>
            <w:gridSpan w:val="3"/>
            <w:shd w:val="clear" w:color="000000" w:fill="D9D9D9"/>
            <w:noWrap/>
            <w:vAlign w:val="center"/>
          </w:tcPr>
          <w:p w14:paraId="18BD3CE8" w14:textId="77777777" w:rsidR="00576AE4" w:rsidRPr="00300BD7" w:rsidRDefault="00576AE4" w:rsidP="00183BDC">
            <w:pPr>
              <w:spacing w:after="0"/>
              <w:jc w:val="center"/>
              <w:rPr>
                <w:rFonts w:cs="Arial"/>
                <w:b/>
                <w:bCs/>
                <w:lang w:val="en-GB"/>
              </w:rPr>
            </w:pPr>
            <w:r w:rsidRPr="00576AE4">
              <w:rPr>
                <w:rFonts w:cs="Arial"/>
                <w:b/>
                <w:bCs/>
                <w:lang w:val="en-GB"/>
              </w:rPr>
              <w:t>Dryer</w:t>
            </w:r>
            <w:r w:rsidRPr="00300BD7">
              <w:rPr>
                <w:rFonts w:cs="Arial"/>
                <w:b/>
                <w:bCs/>
                <w:lang w:val="en-GB"/>
              </w:rPr>
              <w:t xml:space="preserve"> </w:t>
            </w:r>
            <w:r w:rsidR="0040499B" w:rsidRPr="0040499B">
              <w:rPr>
                <w:rFonts w:cs="Arial"/>
                <w:b/>
                <w:bCs/>
                <w:lang w:val="en-GB"/>
              </w:rPr>
              <w:t>HX014</w:t>
            </w:r>
            <w:r w:rsidR="008134EA">
              <w:rPr>
                <w:b/>
                <w:bCs/>
                <w:lang w:val="en-GB"/>
              </w:rPr>
              <w:t xml:space="preserve"> (</w:t>
            </w:r>
            <w:r w:rsidR="008134EA" w:rsidRPr="008134EA">
              <w:rPr>
                <w:b/>
                <w:bCs/>
                <w:lang w:val="en-GB"/>
              </w:rPr>
              <w:t>Idle</w:t>
            </w:r>
            <w:r w:rsidR="008134EA">
              <w:rPr>
                <w:b/>
                <w:bCs/>
                <w:lang w:val="en-GB"/>
              </w:rPr>
              <w:t>).</w:t>
            </w:r>
          </w:p>
        </w:tc>
      </w:tr>
      <w:tr w:rsidR="00C7422E" w:rsidRPr="00213362" w14:paraId="7134DBF6" w14:textId="77777777" w:rsidTr="0040499B">
        <w:trPr>
          <w:trHeight w:val="315"/>
        </w:trPr>
        <w:tc>
          <w:tcPr>
            <w:tcW w:w="902" w:type="pct"/>
            <w:shd w:val="clear" w:color="000000" w:fill="D9D9D9"/>
            <w:noWrap/>
            <w:vAlign w:val="center"/>
            <w:hideMark/>
          </w:tcPr>
          <w:p w14:paraId="6F426081" w14:textId="77777777" w:rsidR="00576AE4" w:rsidRPr="009424BF" w:rsidRDefault="00576AE4" w:rsidP="00183BDC">
            <w:pPr>
              <w:spacing w:after="0"/>
              <w:jc w:val="center"/>
              <w:rPr>
                <w:rFonts w:cs="Arial"/>
                <w:b/>
                <w:bCs/>
                <w:color w:val="000000"/>
                <w:lang w:val="it-IT"/>
              </w:rPr>
            </w:pPr>
            <w:r w:rsidRPr="009424BF">
              <w:rPr>
                <w:rFonts w:cs="Arial"/>
                <w:b/>
                <w:bCs/>
                <w:color w:val="000000"/>
                <w:lang w:val="en-GB"/>
              </w:rPr>
              <w:t>Tag</w:t>
            </w:r>
          </w:p>
        </w:tc>
        <w:tc>
          <w:tcPr>
            <w:tcW w:w="3140" w:type="pct"/>
            <w:shd w:val="clear" w:color="000000" w:fill="D9D9D9"/>
            <w:noWrap/>
            <w:vAlign w:val="center"/>
            <w:hideMark/>
          </w:tcPr>
          <w:p w14:paraId="607D2FAB" w14:textId="77777777" w:rsidR="00576AE4" w:rsidRPr="009424BF" w:rsidRDefault="00576AE4" w:rsidP="00183BDC">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3D9AA83C" w14:textId="77777777" w:rsidR="00576AE4" w:rsidRPr="009424BF" w:rsidRDefault="00576AE4" w:rsidP="00183BDC">
            <w:pPr>
              <w:spacing w:after="0"/>
              <w:jc w:val="center"/>
              <w:rPr>
                <w:rFonts w:cs="Arial"/>
                <w:b/>
                <w:bCs/>
                <w:color w:val="000000"/>
                <w:lang w:val="it-IT"/>
              </w:rPr>
            </w:pPr>
            <w:r w:rsidRPr="009F5CA8">
              <w:rPr>
                <w:rFonts w:cs="Arial"/>
                <w:b/>
                <w:bCs/>
                <w:lang w:val="en-GB"/>
              </w:rPr>
              <w:t>Position / State</w:t>
            </w:r>
          </w:p>
        </w:tc>
      </w:tr>
      <w:tr w:rsidR="00C7422E" w:rsidRPr="00213362" w14:paraId="09D6A896" w14:textId="77777777" w:rsidTr="0040499B">
        <w:trPr>
          <w:trHeight w:val="315"/>
        </w:trPr>
        <w:tc>
          <w:tcPr>
            <w:tcW w:w="902" w:type="pct"/>
            <w:shd w:val="clear" w:color="auto" w:fill="auto"/>
            <w:noWrap/>
            <w:vAlign w:val="center"/>
          </w:tcPr>
          <w:p w14:paraId="13E7683A" w14:textId="77777777" w:rsidR="0040499B" w:rsidRPr="00213362" w:rsidRDefault="00C7422E" w:rsidP="0040499B">
            <w:pPr>
              <w:spacing w:after="0"/>
              <w:jc w:val="left"/>
              <w:rPr>
                <w:rFonts w:cs="Arial"/>
                <w:color w:val="000000"/>
                <w:lang w:val="it-IT"/>
              </w:rPr>
            </w:pPr>
            <w:r w:rsidRPr="00C7422E">
              <w:rPr>
                <w:rFonts w:cs="Arial"/>
                <w:color w:val="000000"/>
                <w:lang w:val="en-GB"/>
              </w:rPr>
              <w:t>LP239</w:t>
            </w:r>
          </w:p>
        </w:tc>
        <w:tc>
          <w:tcPr>
            <w:tcW w:w="3140" w:type="pct"/>
            <w:shd w:val="clear" w:color="auto" w:fill="auto"/>
            <w:noWrap/>
            <w:vAlign w:val="center"/>
          </w:tcPr>
          <w:p w14:paraId="2F96364A" w14:textId="77777777" w:rsidR="0040499B" w:rsidRPr="00213362" w:rsidRDefault="0040499B" w:rsidP="0040499B">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tcPr>
          <w:p w14:paraId="30AD77B8" w14:textId="77777777" w:rsidR="0040499B" w:rsidRPr="00213362" w:rsidRDefault="0040499B" w:rsidP="0040499B">
            <w:pPr>
              <w:spacing w:after="0"/>
              <w:jc w:val="left"/>
              <w:rPr>
                <w:rFonts w:cs="Arial"/>
                <w:color w:val="000000"/>
                <w:lang w:val="it-IT"/>
              </w:rPr>
            </w:pPr>
            <w:r w:rsidRPr="00213362">
              <w:rPr>
                <w:rFonts w:cs="Arial"/>
                <w:color w:val="000000"/>
                <w:lang w:val="it-IT"/>
              </w:rPr>
              <w:t>CLOSED</w:t>
            </w:r>
          </w:p>
        </w:tc>
      </w:tr>
      <w:tr w:rsidR="00C7422E" w:rsidRPr="00213362" w14:paraId="0AF4B600" w14:textId="77777777" w:rsidTr="002D30EE">
        <w:trPr>
          <w:trHeight w:val="315"/>
        </w:trPr>
        <w:tc>
          <w:tcPr>
            <w:tcW w:w="902" w:type="pct"/>
            <w:shd w:val="clear" w:color="auto" w:fill="auto"/>
            <w:noWrap/>
          </w:tcPr>
          <w:p w14:paraId="0B0E34B3" w14:textId="77777777" w:rsidR="0040499B" w:rsidRPr="00213362" w:rsidRDefault="0040499B" w:rsidP="0040499B">
            <w:pPr>
              <w:spacing w:after="0"/>
              <w:jc w:val="left"/>
              <w:rPr>
                <w:rFonts w:cs="Arial"/>
                <w:color w:val="000000"/>
                <w:lang w:val="it-IT"/>
              </w:rPr>
            </w:pPr>
            <w:r w:rsidRPr="00E7162F">
              <w:t>AY333A</w:t>
            </w:r>
          </w:p>
        </w:tc>
        <w:tc>
          <w:tcPr>
            <w:tcW w:w="3140" w:type="pct"/>
            <w:shd w:val="clear" w:color="auto" w:fill="auto"/>
            <w:noWrap/>
          </w:tcPr>
          <w:p w14:paraId="3B085EF7" w14:textId="77777777" w:rsidR="0040499B" w:rsidRPr="0041627B" w:rsidRDefault="0074475C" w:rsidP="0040499B">
            <w:pPr>
              <w:spacing w:after="0"/>
              <w:jc w:val="left"/>
              <w:rPr>
                <w:rFonts w:cs="Arial"/>
                <w:color w:val="000000"/>
                <w:lang w:val="en-GB"/>
              </w:rPr>
            </w:pPr>
            <w:r w:rsidRPr="009817C3">
              <w:rPr>
                <w:rFonts w:cs="Arial"/>
                <w:spacing w:val="-2"/>
                <w:lang w:val="en-GB"/>
              </w:rPr>
              <w:t xml:space="preserve">Solenoid for </w:t>
            </w:r>
            <w:r w:rsidR="00C7422E">
              <w:rPr>
                <w:rFonts w:cs="Arial"/>
                <w:spacing w:val="-2"/>
              </w:rPr>
              <w:t>d</w:t>
            </w:r>
            <w:r w:rsidR="0040499B" w:rsidRPr="00AB6D7E">
              <w:t>ischarge valve Open position</w:t>
            </w:r>
          </w:p>
        </w:tc>
        <w:tc>
          <w:tcPr>
            <w:tcW w:w="958" w:type="pct"/>
            <w:shd w:val="clear" w:color="auto" w:fill="auto"/>
            <w:noWrap/>
            <w:vAlign w:val="center"/>
          </w:tcPr>
          <w:p w14:paraId="4B2FFC73" w14:textId="77777777" w:rsidR="0040499B" w:rsidRPr="00213362" w:rsidRDefault="0040499B" w:rsidP="0040499B">
            <w:pPr>
              <w:spacing w:after="0"/>
              <w:jc w:val="left"/>
              <w:rPr>
                <w:rFonts w:cs="Arial"/>
                <w:color w:val="000000"/>
                <w:lang w:val="it-IT"/>
              </w:rPr>
            </w:pPr>
            <w:r w:rsidRPr="00B30957">
              <w:rPr>
                <w:lang w:val="it-IT"/>
              </w:rPr>
              <w:t>OFF</w:t>
            </w:r>
          </w:p>
        </w:tc>
      </w:tr>
      <w:tr w:rsidR="00C7422E" w:rsidRPr="00213362" w14:paraId="5CB7A70E" w14:textId="77777777" w:rsidTr="002D30EE">
        <w:trPr>
          <w:trHeight w:val="315"/>
        </w:trPr>
        <w:tc>
          <w:tcPr>
            <w:tcW w:w="902" w:type="pct"/>
            <w:shd w:val="clear" w:color="auto" w:fill="auto"/>
            <w:noWrap/>
          </w:tcPr>
          <w:p w14:paraId="68F6D8E4" w14:textId="77777777" w:rsidR="0040499B" w:rsidRPr="00213362" w:rsidRDefault="0040499B" w:rsidP="0040499B">
            <w:pPr>
              <w:spacing w:after="0"/>
              <w:jc w:val="left"/>
              <w:rPr>
                <w:rFonts w:cs="Arial"/>
                <w:color w:val="000000"/>
                <w:lang w:val="it-IT"/>
              </w:rPr>
            </w:pPr>
            <w:r w:rsidRPr="00E7162F">
              <w:t>AY333B</w:t>
            </w:r>
          </w:p>
        </w:tc>
        <w:tc>
          <w:tcPr>
            <w:tcW w:w="3140" w:type="pct"/>
            <w:shd w:val="clear" w:color="auto" w:fill="auto"/>
            <w:noWrap/>
          </w:tcPr>
          <w:p w14:paraId="60EB9A30" w14:textId="77777777" w:rsidR="0040499B" w:rsidRPr="0041627B" w:rsidRDefault="0074475C" w:rsidP="0040499B">
            <w:pPr>
              <w:spacing w:after="0"/>
              <w:jc w:val="left"/>
              <w:rPr>
                <w:rFonts w:cs="Arial"/>
                <w:color w:val="000000"/>
                <w:lang w:val="en-GB"/>
              </w:rPr>
            </w:pPr>
            <w:r w:rsidRPr="009817C3">
              <w:rPr>
                <w:rFonts w:cs="Arial"/>
                <w:spacing w:val="-2"/>
                <w:lang w:val="en-GB"/>
              </w:rPr>
              <w:t xml:space="preserve">Solenoid for </w:t>
            </w:r>
            <w:r w:rsidR="00C7422E">
              <w:rPr>
                <w:rFonts w:cs="Arial"/>
                <w:spacing w:val="-2"/>
              </w:rPr>
              <w:t>d</w:t>
            </w:r>
            <w:r w:rsidR="0040499B" w:rsidRPr="00AB6D7E">
              <w:t>ischarge valve Close position</w:t>
            </w:r>
          </w:p>
        </w:tc>
        <w:tc>
          <w:tcPr>
            <w:tcW w:w="958" w:type="pct"/>
            <w:shd w:val="clear" w:color="auto" w:fill="auto"/>
            <w:noWrap/>
            <w:vAlign w:val="center"/>
          </w:tcPr>
          <w:p w14:paraId="49870AD7" w14:textId="77777777" w:rsidR="0040499B" w:rsidRPr="00213362" w:rsidRDefault="0040499B" w:rsidP="0040499B">
            <w:pPr>
              <w:spacing w:after="0"/>
              <w:jc w:val="left"/>
              <w:rPr>
                <w:rFonts w:cs="Arial"/>
                <w:color w:val="000000"/>
                <w:lang w:val="it-IT"/>
              </w:rPr>
            </w:pPr>
            <w:r w:rsidRPr="00B30957">
              <w:rPr>
                <w:lang w:val="it-IT"/>
              </w:rPr>
              <w:t>O</w:t>
            </w:r>
            <w:r>
              <w:rPr>
                <w:lang w:val="it-IT"/>
              </w:rPr>
              <w:t>N</w:t>
            </w:r>
          </w:p>
        </w:tc>
      </w:tr>
      <w:tr w:rsidR="00C7422E" w:rsidRPr="00213362" w14:paraId="6EE3E1CC" w14:textId="77777777" w:rsidTr="00F7421A">
        <w:trPr>
          <w:trHeight w:val="315"/>
        </w:trPr>
        <w:tc>
          <w:tcPr>
            <w:tcW w:w="902" w:type="pct"/>
            <w:shd w:val="clear" w:color="auto" w:fill="auto"/>
            <w:noWrap/>
          </w:tcPr>
          <w:p w14:paraId="0C90B2D5" w14:textId="77777777" w:rsidR="0040499B" w:rsidRPr="00213362" w:rsidRDefault="0040499B" w:rsidP="0040499B">
            <w:pPr>
              <w:spacing w:after="0"/>
              <w:jc w:val="left"/>
              <w:rPr>
                <w:rFonts w:cs="Arial"/>
                <w:color w:val="000000"/>
                <w:lang w:val="it-IT"/>
              </w:rPr>
            </w:pPr>
            <w:r w:rsidRPr="00880C03">
              <w:lastRenderedPageBreak/>
              <w:t>AY450</w:t>
            </w:r>
          </w:p>
        </w:tc>
        <w:tc>
          <w:tcPr>
            <w:tcW w:w="3140" w:type="pct"/>
            <w:shd w:val="clear" w:color="auto" w:fill="auto"/>
            <w:noWrap/>
          </w:tcPr>
          <w:p w14:paraId="26295AB1" w14:textId="77777777" w:rsidR="0040499B" w:rsidRPr="0041627B" w:rsidRDefault="0074475C" w:rsidP="0040499B">
            <w:pPr>
              <w:spacing w:after="0"/>
              <w:jc w:val="left"/>
              <w:rPr>
                <w:rFonts w:cs="Arial"/>
                <w:color w:val="000000"/>
                <w:lang w:val="en-GB"/>
              </w:rPr>
            </w:pPr>
            <w:r w:rsidRPr="009817C3">
              <w:rPr>
                <w:rFonts w:cs="Arial"/>
                <w:spacing w:val="-2"/>
                <w:lang w:val="en-GB"/>
              </w:rPr>
              <w:t xml:space="preserve">Solenoid for </w:t>
            </w:r>
            <w:r w:rsidR="00C7422E">
              <w:rPr>
                <w:rFonts w:cs="Arial"/>
                <w:spacing w:val="-2"/>
              </w:rPr>
              <w:t>c</w:t>
            </w:r>
            <w:r w:rsidR="0040499B" w:rsidRPr="00686265">
              <w:t>leaning Exhaust valve gasket</w:t>
            </w:r>
          </w:p>
        </w:tc>
        <w:tc>
          <w:tcPr>
            <w:tcW w:w="958" w:type="pct"/>
            <w:shd w:val="clear" w:color="auto" w:fill="auto"/>
            <w:noWrap/>
            <w:vAlign w:val="center"/>
          </w:tcPr>
          <w:p w14:paraId="1B88EC74" w14:textId="77777777" w:rsidR="0040499B" w:rsidRPr="00213362" w:rsidRDefault="0040499B" w:rsidP="0040499B">
            <w:pPr>
              <w:spacing w:after="0"/>
              <w:jc w:val="left"/>
              <w:rPr>
                <w:rFonts w:cs="Arial"/>
                <w:color w:val="000000"/>
                <w:lang w:val="it-IT"/>
              </w:rPr>
            </w:pPr>
            <w:r w:rsidRPr="00B30957">
              <w:rPr>
                <w:lang w:val="it-IT"/>
              </w:rPr>
              <w:t>OFF</w:t>
            </w:r>
          </w:p>
        </w:tc>
      </w:tr>
      <w:tr w:rsidR="00C7422E" w:rsidRPr="00213362" w14:paraId="18AB8E2D" w14:textId="77777777" w:rsidTr="00F7421A">
        <w:trPr>
          <w:trHeight w:val="315"/>
        </w:trPr>
        <w:tc>
          <w:tcPr>
            <w:tcW w:w="902" w:type="pct"/>
            <w:shd w:val="clear" w:color="auto" w:fill="auto"/>
            <w:noWrap/>
          </w:tcPr>
          <w:p w14:paraId="375A5023" w14:textId="77777777" w:rsidR="0040499B" w:rsidRDefault="0040499B" w:rsidP="0040499B">
            <w:pPr>
              <w:spacing w:after="0"/>
              <w:jc w:val="left"/>
              <w:rPr>
                <w:rFonts w:cs="Arial"/>
                <w:color w:val="000000"/>
                <w:lang w:val="it-IT"/>
              </w:rPr>
            </w:pPr>
            <w:r w:rsidRPr="00880C03">
              <w:t xml:space="preserve">AY451 </w:t>
            </w:r>
          </w:p>
        </w:tc>
        <w:tc>
          <w:tcPr>
            <w:tcW w:w="3140" w:type="pct"/>
            <w:shd w:val="clear" w:color="auto" w:fill="auto"/>
            <w:noWrap/>
          </w:tcPr>
          <w:p w14:paraId="1EC12077" w14:textId="77777777" w:rsidR="0040499B" w:rsidRPr="0041627B" w:rsidRDefault="0074475C" w:rsidP="0040499B">
            <w:pPr>
              <w:spacing w:after="0"/>
              <w:jc w:val="left"/>
              <w:rPr>
                <w:rFonts w:cs="Arial"/>
                <w:color w:val="000000"/>
                <w:spacing w:val="-2"/>
                <w:lang w:val="en-GB"/>
              </w:rPr>
            </w:pPr>
            <w:r w:rsidRPr="009817C3">
              <w:rPr>
                <w:rFonts w:cs="Arial"/>
                <w:spacing w:val="-2"/>
                <w:lang w:val="en-GB"/>
              </w:rPr>
              <w:t xml:space="preserve">Solenoid for </w:t>
            </w:r>
            <w:r w:rsidR="00C7422E">
              <w:rPr>
                <w:rFonts w:cs="Arial"/>
                <w:spacing w:val="-2"/>
              </w:rPr>
              <w:t>c</w:t>
            </w:r>
            <w:r w:rsidR="0040499B" w:rsidRPr="00686265">
              <w:t>leaning Exhaust valve gasket</w:t>
            </w:r>
          </w:p>
        </w:tc>
        <w:tc>
          <w:tcPr>
            <w:tcW w:w="958" w:type="pct"/>
            <w:shd w:val="clear" w:color="auto" w:fill="auto"/>
            <w:noWrap/>
            <w:vAlign w:val="center"/>
          </w:tcPr>
          <w:p w14:paraId="72072F39" w14:textId="77777777" w:rsidR="0040499B" w:rsidRPr="00213362" w:rsidRDefault="0040499B" w:rsidP="0040499B">
            <w:pPr>
              <w:spacing w:after="0"/>
              <w:jc w:val="left"/>
              <w:rPr>
                <w:rFonts w:cs="Arial"/>
                <w:color w:val="000000"/>
                <w:lang w:val="it-IT"/>
              </w:rPr>
            </w:pPr>
            <w:r w:rsidRPr="00B30957">
              <w:rPr>
                <w:lang w:val="it-IT"/>
              </w:rPr>
              <w:t>OFF</w:t>
            </w:r>
          </w:p>
        </w:tc>
      </w:tr>
      <w:tr w:rsidR="0074475C" w:rsidRPr="00213362" w14:paraId="6DF49DA2" w14:textId="77777777" w:rsidTr="00F7421A">
        <w:trPr>
          <w:trHeight w:val="315"/>
        </w:trPr>
        <w:tc>
          <w:tcPr>
            <w:tcW w:w="902" w:type="pct"/>
            <w:shd w:val="clear" w:color="auto" w:fill="auto"/>
            <w:noWrap/>
          </w:tcPr>
          <w:p w14:paraId="087A208E" w14:textId="77777777" w:rsidR="0074475C" w:rsidRPr="00880C03" w:rsidRDefault="0074475C" w:rsidP="0040499B">
            <w:pPr>
              <w:spacing w:after="0"/>
              <w:jc w:val="left"/>
            </w:pPr>
            <w:r w:rsidRPr="0074475C">
              <w:t>AY447</w:t>
            </w:r>
          </w:p>
        </w:tc>
        <w:tc>
          <w:tcPr>
            <w:tcW w:w="3140" w:type="pct"/>
            <w:shd w:val="clear" w:color="auto" w:fill="auto"/>
            <w:noWrap/>
          </w:tcPr>
          <w:p w14:paraId="503F90A5" w14:textId="77777777" w:rsidR="0074475C" w:rsidRPr="00686265" w:rsidRDefault="0074475C" w:rsidP="0040499B">
            <w:pPr>
              <w:spacing w:after="0"/>
              <w:jc w:val="left"/>
            </w:pPr>
            <w:r w:rsidRPr="009817C3">
              <w:rPr>
                <w:rFonts w:cs="Arial"/>
                <w:spacing w:val="-2"/>
                <w:lang w:val="en-GB"/>
              </w:rPr>
              <w:t xml:space="preserve">Solenoid for </w:t>
            </w:r>
            <w:r w:rsidRPr="0074475C">
              <w:t>cleaning Blades Riboccone</w:t>
            </w:r>
          </w:p>
        </w:tc>
        <w:tc>
          <w:tcPr>
            <w:tcW w:w="958" w:type="pct"/>
            <w:shd w:val="clear" w:color="auto" w:fill="auto"/>
            <w:noWrap/>
            <w:vAlign w:val="center"/>
          </w:tcPr>
          <w:p w14:paraId="319CF876" w14:textId="77777777" w:rsidR="0074475C" w:rsidRPr="00B30957" w:rsidRDefault="0074475C" w:rsidP="0040499B">
            <w:pPr>
              <w:spacing w:after="0"/>
              <w:jc w:val="left"/>
              <w:rPr>
                <w:lang w:val="it-IT"/>
              </w:rPr>
            </w:pPr>
            <w:r w:rsidRPr="00B30957">
              <w:rPr>
                <w:lang w:val="it-IT"/>
              </w:rPr>
              <w:t>OFF</w:t>
            </w:r>
          </w:p>
        </w:tc>
      </w:tr>
      <w:tr w:rsidR="0074475C" w:rsidRPr="00213362" w14:paraId="1958413B" w14:textId="77777777" w:rsidTr="00F7421A">
        <w:trPr>
          <w:trHeight w:val="315"/>
        </w:trPr>
        <w:tc>
          <w:tcPr>
            <w:tcW w:w="902" w:type="pct"/>
            <w:shd w:val="clear" w:color="auto" w:fill="auto"/>
            <w:noWrap/>
          </w:tcPr>
          <w:p w14:paraId="5C5036BA" w14:textId="77777777" w:rsidR="0074475C" w:rsidRPr="0074475C" w:rsidRDefault="0074475C" w:rsidP="0074475C">
            <w:pPr>
              <w:spacing w:after="0"/>
              <w:jc w:val="left"/>
            </w:pPr>
            <w:r w:rsidRPr="0074475C">
              <w:t>AY448</w:t>
            </w:r>
          </w:p>
        </w:tc>
        <w:tc>
          <w:tcPr>
            <w:tcW w:w="3140" w:type="pct"/>
            <w:shd w:val="clear" w:color="auto" w:fill="auto"/>
            <w:noWrap/>
          </w:tcPr>
          <w:p w14:paraId="0C50668C" w14:textId="77777777" w:rsidR="0074475C" w:rsidRPr="009817C3" w:rsidRDefault="0074475C" w:rsidP="0074475C">
            <w:pPr>
              <w:spacing w:after="0"/>
              <w:jc w:val="left"/>
              <w:rPr>
                <w:rFonts w:cs="Arial"/>
                <w:spacing w:val="-2"/>
                <w:lang w:val="en-GB"/>
              </w:rPr>
            </w:pPr>
            <w:r w:rsidRPr="009817C3">
              <w:rPr>
                <w:rFonts w:cs="Arial"/>
                <w:spacing w:val="-2"/>
                <w:lang w:val="en-GB"/>
              </w:rPr>
              <w:t xml:space="preserve">Solenoid for </w:t>
            </w:r>
            <w:r w:rsidRPr="0074475C">
              <w:t>cleaning Blades Riboccone</w:t>
            </w:r>
          </w:p>
        </w:tc>
        <w:tc>
          <w:tcPr>
            <w:tcW w:w="958" w:type="pct"/>
            <w:shd w:val="clear" w:color="auto" w:fill="auto"/>
            <w:noWrap/>
            <w:vAlign w:val="center"/>
          </w:tcPr>
          <w:p w14:paraId="037ACEB2" w14:textId="77777777" w:rsidR="0074475C" w:rsidRPr="00B30957" w:rsidRDefault="0074475C" w:rsidP="0074475C">
            <w:pPr>
              <w:spacing w:after="0"/>
              <w:jc w:val="left"/>
              <w:rPr>
                <w:lang w:val="it-IT"/>
              </w:rPr>
            </w:pPr>
            <w:r w:rsidRPr="00B30957">
              <w:rPr>
                <w:lang w:val="it-IT"/>
              </w:rPr>
              <w:t>OFF</w:t>
            </w:r>
          </w:p>
        </w:tc>
      </w:tr>
      <w:tr w:rsidR="00C7422E" w:rsidRPr="00213362" w14:paraId="5A9D80B3" w14:textId="77777777" w:rsidTr="00F7421A">
        <w:trPr>
          <w:trHeight w:val="315"/>
        </w:trPr>
        <w:tc>
          <w:tcPr>
            <w:tcW w:w="902" w:type="pct"/>
            <w:shd w:val="clear" w:color="auto" w:fill="auto"/>
            <w:noWrap/>
          </w:tcPr>
          <w:p w14:paraId="69CB419C" w14:textId="77777777" w:rsidR="00C7422E" w:rsidRPr="0074475C" w:rsidRDefault="00C7422E" w:rsidP="0074475C">
            <w:pPr>
              <w:spacing w:after="0"/>
              <w:jc w:val="left"/>
            </w:pPr>
            <w:r w:rsidRPr="00C7422E">
              <w:t>AY449</w:t>
            </w:r>
          </w:p>
        </w:tc>
        <w:tc>
          <w:tcPr>
            <w:tcW w:w="3140" w:type="pct"/>
            <w:shd w:val="clear" w:color="auto" w:fill="auto"/>
            <w:noWrap/>
          </w:tcPr>
          <w:p w14:paraId="35A0DAF5" w14:textId="77777777" w:rsidR="00C7422E" w:rsidRPr="009817C3" w:rsidRDefault="00C7422E" w:rsidP="0074475C">
            <w:pPr>
              <w:spacing w:after="0"/>
              <w:jc w:val="left"/>
              <w:rPr>
                <w:rFonts w:cs="Arial"/>
                <w:spacing w:val="-2"/>
                <w:lang w:val="en-GB"/>
              </w:rPr>
            </w:pPr>
            <w:r w:rsidRPr="009817C3">
              <w:rPr>
                <w:rFonts w:cs="Arial"/>
                <w:spacing w:val="-2"/>
                <w:lang w:val="en-GB"/>
              </w:rPr>
              <w:t xml:space="preserve">Solenoid for </w:t>
            </w:r>
            <w:r>
              <w:rPr>
                <w:rFonts w:cs="Arial"/>
                <w:spacing w:val="-2"/>
                <w:lang w:val="en-GB"/>
              </w:rPr>
              <w:t>c</w:t>
            </w:r>
            <w:r w:rsidRPr="00C7422E">
              <w:rPr>
                <w:rFonts w:cs="Arial"/>
                <w:spacing w:val="-2"/>
                <w:lang w:val="en-GB"/>
              </w:rPr>
              <w:t>leaning with Gas from Below</w:t>
            </w:r>
          </w:p>
        </w:tc>
        <w:tc>
          <w:tcPr>
            <w:tcW w:w="958" w:type="pct"/>
            <w:shd w:val="clear" w:color="auto" w:fill="auto"/>
            <w:noWrap/>
            <w:vAlign w:val="center"/>
          </w:tcPr>
          <w:p w14:paraId="76FCC84F" w14:textId="77777777" w:rsidR="00C7422E" w:rsidRPr="00B30957" w:rsidRDefault="00C7422E" w:rsidP="0074475C">
            <w:pPr>
              <w:spacing w:after="0"/>
              <w:jc w:val="left"/>
              <w:rPr>
                <w:lang w:val="it-IT"/>
              </w:rPr>
            </w:pPr>
            <w:r w:rsidRPr="00B30957">
              <w:rPr>
                <w:lang w:val="it-IT"/>
              </w:rPr>
              <w:t>OFF</w:t>
            </w:r>
          </w:p>
        </w:tc>
      </w:tr>
      <w:tr w:rsidR="00C7422E" w:rsidRPr="00213362" w14:paraId="13B85B59" w14:textId="77777777" w:rsidTr="00F7421A">
        <w:trPr>
          <w:trHeight w:val="315"/>
        </w:trPr>
        <w:tc>
          <w:tcPr>
            <w:tcW w:w="902" w:type="pct"/>
            <w:shd w:val="clear" w:color="auto" w:fill="auto"/>
            <w:noWrap/>
          </w:tcPr>
          <w:p w14:paraId="675F328F" w14:textId="77777777" w:rsidR="00C7422E" w:rsidRPr="00C7422E" w:rsidRDefault="00C7422E" w:rsidP="0074475C">
            <w:pPr>
              <w:spacing w:after="0"/>
              <w:jc w:val="left"/>
            </w:pPr>
            <w:r w:rsidRPr="00C7422E">
              <w:t>AY335</w:t>
            </w:r>
          </w:p>
        </w:tc>
        <w:tc>
          <w:tcPr>
            <w:tcW w:w="3140" w:type="pct"/>
            <w:shd w:val="clear" w:color="auto" w:fill="auto"/>
            <w:noWrap/>
          </w:tcPr>
          <w:p w14:paraId="4A23887E" w14:textId="77777777" w:rsidR="00C7422E" w:rsidRPr="009817C3" w:rsidRDefault="00C7422E" w:rsidP="0074475C">
            <w:pPr>
              <w:spacing w:after="0"/>
              <w:jc w:val="left"/>
              <w:rPr>
                <w:rFonts w:cs="Arial"/>
                <w:spacing w:val="-2"/>
                <w:lang w:val="en-GB"/>
              </w:rPr>
            </w:pPr>
            <w:r w:rsidRPr="009817C3">
              <w:rPr>
                <w:rFonts w:cs="Arial"/>
                <w:spacing w:val="-2"/>
                <w:lang w:val="en-GB"/>
              </w:rPr>
              <w:t xml:space="preserve">Solenoid for </w:t>
            </w:r>
            <w:r w:rsidRPr="00C7422E">
              <w:rPr>
                <w:rFonts w:cs="Arial"/>
                <w:spacing w:val="-2"/>
                <w:lang w:val="en-GB"/>
              </w:rPr>
              <w:t>Air knocker ctrl sys</w:t>
            </w:r>
          </w:p>
        </w:tc>
        <w:tc>
          <w:tcPr>
            <w:tcW w:w="958" w:type="pct"/>
            <w:shd w:val="clear" w:color="auto" w:fill="auto"/>
            <w:noWrap/>
            <w:vAlign w:val="center"/>
          </w:tcPr>
          <w:p w14:paraId="50381CDE" w14:textId="77777777" w:rsidR="00C7422E" w:rsidRPr="00B30957" w:rsidRDefault="00C7422E" w:rsidP="0074475C">
            <w:pPr>
              <w:spacing w:after="0"/>
              <w:jc w:val="left"/>
              <w:rPr>
                <w:lang w:val="it-IT"/>
              </w:rPr>
            </w:pPr>
            <w:r w:rsidRPr="00B30957">
              <w:rPr>
                <w:lang w:val="it-IT"/>
              </w:rPr>
              <w:t>OFF</w:t>
            </w:r>
          </w:p>
        </w:tc>
      </w:tr>
      <w:tr w:rsidR="00C7422E" w:rsidRPr="00213362" w14:paraId="793EB3C5" w14:textId="77777777" w:rsidTr="00F7421A">
        <w:trPr>
          <w:trHeight w:val="315"/>
        </w:trPr>
        <w:tc>
          <w:tcPr>
            <w:tcW w:w="902" w:type="pct"/>
            <w:shd w:val="clear" w:color="auto" w:fill="auto"/>
            <w:noWrap/>
          </w:tcPr>
          <w:p w14:paraId="229531FC" w14:textId="77777777" w:rsidR="00C7422E" w:rsidRPr="0074475C" w:rsidRDefault="00C7422E" w:rsidP="0074475C">
            <w:pPr>
              <w:spacing w:after="0"/>
              <w:jc w:val="left"/>
            </w:pPr>
            <w:r w:rsidRPr="00C7422E">
              <w:t>HX014-M01-VFD</w:t>
            </w:r>
          </w:p>
        </w:tc>
        <w:tc>
          <w:tcPr>
            <w:tcW w:w="3140" w:type="pct"/>
            <w:shd w:val="clear" w:color="auto" w:fill="auto"/>
            <w:noWrap/>
          </w:tcPr>
          <w:p w14:paraId="50AB636B" w14:textId="77777777" w:rsidR="00C7422E" w:rsidRPr="009817C3" w:rsidRDefault="00C7422E" w:rsidP="0074475C">
            <w:pPr>
              <w:spacing w:after="0"/>
              <w:jc w:val="left"/>
              <w:rPr>
                <w:rFonts w:cs="Arial"/>
                <w:spacing w:val="-2"/>
                <w:lang w:val="en-GB"/>
              </w:rPr>
            </w:pPr>
            <w:r>
              <w:rPr>
                <w:rFonts w:cs="Arial"/>
                <w:spacing w:val="-2"/>
                <w:lang w:val="en-GB"/>
              </w:rPr>
              <w:t>Motor for r</w:t>
            </w:r>
            <w:r w:rsidRPr="00C7422E">
              <w:rPr>
                <w:rFonts w:cs="Arial"/>
                <w:spacing w:val="-2"/>
                <w:lang w:val="en-GB"/>
              </w:rPr>
              <w:t>otating drive</w:t>
            </w:r>
          </w:p>
        </w:tc>
        <w:tc>
          <w:tcPr>
            <w:tcW w:w="958" w:type="pct"/>
            <w:shd w:val="clear" w:color="auto" w:fill="auto"/>
            <w:noWrap/>
            <w:vAlign w:val="center"/>
          </w:tcPr>
          <w:p w14:paraId="5A11D5AA" w14:textId="77777777" w:rsidR="00C7422E" w:rsidRPr="00B30957" w:rsidRDefault="00C7422E" w:rsidP="0074475C">
            <w:pPr>
              <w:spacing w:after="0"/>
              <w:jc w:val="left"/>
              <w:rPr>
                <w:lang w:val="it-IT"/>
              </w:rPr>
            </w:pPr>
            <w:r>
              <w:rPr>
                <w:rFonts w:cs="Arial"/>
                <w:color w:val="000000"/>
                <w:lang w:val="it-IT"/>
              </w:rPr>
              <w:t>STOP</w:t>
            </w:r>
          </w:p>
        </w:tc>
      </w:tr>
      <w:tr w:rsidR="00C7422E" w:rsidRPr="00046EB8" w14:paraId="342F5750" w14:textId="77777777" w:rsidTr="00F7421A">
        <w:trPr>
          <w:trHeight w:val="315"/>
        </w:trPr>
        <w:tc>
          <w:tcPr>
            <w:tcW w:w="902" w:type="pct"/>
            <w:shd w:val="clear" w:color="auto" w:fill="auto"/>
            <w:noWrap/>
          </w:tcPr>
          <w:p w14:paraId="758384AC" w14:textId="77777777" w:rsidR="00C7422E" w:rsidRPr="00C7422E" w:rsidRDefault="00C7422E" w:rsidP="0074475C">
            <w:pPr>
              <w:spacing w:after="0"/>
              <w:jc w:val="left"/>
            </w:pPr>
            <w:r w:rsidRPr="00C7422E">
              <w:t>AY259</w:t>
            </w:r>
          </w:p>
        </w:tc>
        <w:tc>
          <w:tcPr>
            <w:tcW w:w="3140" w:type="pct"/>
            <w:shd w:val="clear" w:color="auto" w:fill="auto"/>
            <w:noWrap/>
          </w:tcPr>
          <w:p w14:paraId="5185C148" w14:textId="77777777" w:rsidR="00C7422E" w:rsidRPr="00046EB8" w:rsidRDefault="00046EB8" w:rsidP="0074475C">
            <w:pPr>
              <w:spacing w:after="0"/>
              <w:jc w:val="left"/>
              <w:rPr>
                <w:rFonts w:cs="Arial"/>
                <w:spacing w:val="-2"/>
                <w:lang w:val="en-AU"/>
              </w:rPr>
            </w:pPr>
            <w:r w:rsidRPr="009817C3">
              <w:rPr>
                <w:rFonts w:cs="Arial"/>
                <w:spacing w:val="-2"/>
                <w:lang w:val="en-GB"/>
              </w:rPr>
              <w:t xml:space="preserve">Solenoid for </w:t>
            </w:r>
            <w:r w:rsidRPr="00046EB8">
              <w:rPr>
                <w:rFonts w:cs="Arial"/>
                <w:spacing w:val="-2"/>
                <w:lang w:val="en-AU"/>
              </w:rPr>
              <w:t xml:space="preserve">inject pressure to the </w:t>
            </w:r>
            <w:r>
              <w:rPr>
                <w:rFonts w:cs="Arial"/>
                <w:spacing w:val="-2"/>
                <w:lang w:val="en-AU"/>
              </w:rPr>
              <w:t>s</w:t>
            </w:r>
            <w:r w:rsidRPr="00046EB8">
              <w:rPr>
                <w:rFonts w:cs="Arial"/>
                <w:spacing w:val="-2"/>
                <w:lang w:val="en-AU"/>
              </w:rPr>
              <w:t>crew</w:t>
            </w:r>
            <w:r>
              <w:rPr>
                <w:rFonts w:cs="Arial"/>
                <w:spacing w:val="-2"/>
                <w:lang w:val="en-AU"/>
              </w:rPr>
              <w:t xml:space="preserve"> NC015</w:t>
            </w:r>
          </w:p>
        </w:tc>
        <w:tc>
          <w:tcPr>
            <w:tcW w:w="958" w:type="pct"/>
            <w:shd w:val="clear" w:color="auto" w:fill="auto"/>
            <w:noWrap/>
            <w:vAlign w:val="center"/>
          </w:tcPr>
          <w:p w14:paraId="1354B84F" w14:textId="77777777" w:rsidR="00C7422E" w:rsidRDefault="00046EB8" w:rsidP="0074475C">
            <w:pPr>
              <w:spacing w:after="0"/>
              <w:jc w:val="left"/>
              <w:rPr>
                <w:rFonts w:cs="Arial"/>
                <w:color w:val="000000"/>
                <w:lang w:val="it-IT"/>
              </w:rPr>
            </w:pPr>
            <w:r w:rsidRPr="00B30957">
              <w:rPr>
                <w:lang w:val="it-IT"/>
              </w:rPr>
              <w:t>OFF</w:t>
            </w:r>
          </w:p>
        </w:tc>
      </w:tr>
      <w:tr w:rsidR="00046EB8" w:rsidRPr="00046EB8" w14:paraId="1E899402" w14:textId="77777777" w:rsidTr="00F7421A">
        <w:trPr>
          <w:trHeight w:val="315"/>
        </w:trPr>
        <w:tc>
          <w:tcPr>
            <w:tcW w:w="902" w:type="pct"/>
            <w:shd w:val="clear" w:color="auto" w:fill="auto"/>
            <w:noWrap/>
          </w:tcPr>
          <w:p w14:paraId="17355CC6" w14:textId="77777777" w:rsidR="00046EB8" w:rsidRPr="00C7422E" w:rsidRDefault="00046EB8" w:rsidP="0074475C">
            <w:pPr>
              <w:spacing w:after="0"/>
              <w:jc w:val="left"/>
            </w:pPr>
            <w:r w:rsidRPr="00046EB8">
              <w:t>NC015-M01-VFD</w:t>
            </w:r>
          </w:p>
        </w:tc>
        <w:tc>
          <w:tcPr>
            <w:tcW w:w="3140" w:type="pct"/>
            <w:shd w:val="clear" w:color="auto" w:fill="auto"/>
            <w:noWrap/>
          </w:tcPr>
          <w:p w14:paraId="7534E10F" w14:textId="77777777" w:rsidR="00046EB8" w:rsidRPr="009817C3" w:rsidRDefault="00046EB8" w:rsidP="0074475C">
            <w:pPr>
              <w:spacing w:after="0"/>
              <w:jc w:val="left"/>
              <w:rPr>
                <w:rFonts w:cs="Arial"/>
                <w:spacing w:val="-2"/>
                <w:lang w:val="en-GB"/>
              </w:rPr>
            </w:pPr>
            <w:r>
              <w:rPr>
                <w:rFonts w:cs="Arial"/>
                <w:spacing w:val="-2"/>
                <w:lang w:val="en-GB"/>
              </w:rPr>
              <w:t>Motor for s</w:t>
            </w:r>
            <w:r w:rsidRPr="00046EB8">
              <w:rPr>
                <w:rFonts w:cs="Arial"/>
                <w:spacing w:val="-2"/>
                <w:lang w:val="en-GB"/>
              </w:rPr>
              <w:t xml:space="preserve">crew </w:t>
            </w:r>
            <w:r>
              <w:rPr>
                <w:rFonts w:cs="Arial"/>
                <w:spacing w:val="-2"/>
                <w:lang w:val="en-GB"/>
              </w:rPr>
              <w:t>c</w:t>
            </w:r>
            <w:r w:rsidRPr="00046EB8">
              <w:rPr>
                <w:rFonts w:cs="Arial"/>
                <w:spacing w:val="-2"/>
                <w:lang w:val="en-GB"/>
              </w:rPr>
              <w:t>onveyor</w:t>
            </w:r>
            <w:r>
              <w:rPr>
                <w:rFonts w:cs="Arial"/>
                <w:spacing w:val="-2"/>
                <w:lang w:val="en-GB"/>
              </w:rPr>
              <w:t xml:space="preserve"> or feeder</w:t>
            </w:r>
          </w:p>
        </w:tc>
        <w:tc>
          <w:tcPr>
            <w:tcW w:w="958" w:type="pct"/>
            <w:shd w:val="clear" w:color="auto" w:fill="auto"/>
            <w:noWrap/>
            <w:vAlign w:val="center"/>
          </w:tcPr>
          <w:p w14:paraId="08AAE115" w14:textId="77777777" w:rsidR="00046EB8" w:rsidRDefault="00046EB8" w:rsidP="0074475C">
            <w:pPr>
              <w:spacing w:after="0"/>
              <w:jc w:val="left"/>
              <w:rPr>
                <w:rFonts w:cs="Arial"/>
                <w:color w:val="000000"/>
                <w:lang w:val="it-IT"/>
              </w:rPr>
            </w:pPr>
            <w:r>
              <w:rPr>
                <w:rFonts w:cs="Arial"/>
                <w:color w:val="000000"/>
                <w:lang w:val="it-IT"/>
              </w:rPr>
              <w:t>STOP</w:t>
            </w:r>
          </w:p>
        </w:tc>
      </w:tr>
    </w:tbl>
    <w:p w14:paraId="1EFFDF1B" w14:textId="77777777" w:rsidR="00223738" w:rsidRDefault="00223738" w:rsidP="00223738">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37"/>
        <w:gridCol w:w="6117"/>
        <w:gridCol w:w="1874"/>
      </w:tblGrid>
      <w:tr w:rsidR="00223738" w:rsidRPr="00213362" w14:paraId="0C0A7C74" w14:textId="77777777" w:rsidTr="00183BDC">
        <w:trPr>
          <w:trHeight w:val="315"/>
        </w:trPr>
        <w:tc>
          <w:tcPr>
            <w:tcW w:w="5000" w:type="pct"/>
            <w:gridSpan w:val="3"/>
            <w:shd w:val="clear" w:color="000000" w:fill="D9D9D9"/>
            <w:noWrap/>
            <w:vAlign w:val="center"/>
          </w:tcPr>
          <w:p w14:paraId="591EC222" w14:textId="77777777" w:rsidR="00223738" w:rsidRPr="00300BD7" w:rsidRDefault="00223738" w:rsidP="00183BDC">
            <w:pPr>
              <w:spacing w:after="0"/>
              <w:jc w:val="center"/>
              <w:rPr>
                <w:rFonts w:cs="Arial"/>
                <w:b/>
                <w:bCs/>
                <w:lang w:val="en-GB"/>
              </w:rPr>
            </w:pPr>
            <w:r w:rsidRPr="00576AE4">
              <w:rPr>
                <w:rFonts w:cs="Arial"/>
                <w:b/>
                <w:bCs/>
                <w:lang w:val="en-GB"/>
              </w:rPr>
              <w:t>Dryer</w:t>
            </w:r>
            <w:r w:rsidRPr="00300BD7">
              <w:rPr>
                <w:rFonts w:cs="Arial"/>
                <w:b/>
                <w:bCs/>
                <w:lang w:val="en-GB"/>
              </w:rPr>
              <w:t xml:space="preserve"> </w:t>
            </w:r>
            <w:r w:rsidRPr="0040499B">
              <w:rPr>
                <w:rFonts w:cs="Arial"/>
                <w:b/>
                <w:bCs/>
                <w:lang w:val="en-GB"/>
              </w:rPr>
              <w:t>HX014</w:t>
            </w:r>
            <w:r>
              <w:rPr>
                <w:rFonts w:cs="Arial"/>
                <w:b/>
                <w:bCs/>
                <w:lang w:val="en-GB"/>
              </w:rPr>
              <w:t xml:space="preserve"> </w:t>
            </w:r>
            <w:r w:rsidRPr="00223738">
              <w:rPr>
                <w:rFonts w:cs="Arial"/>
                <w:b/>
                <w:bCs/>
                <w:lang w:val="en-GB"/>
              </w:rPr>
              <w:t>Vacuum</w:t>
            </w:r>
            <w:r>
              <w:rPr>
                <w:rFonts w:cs="Arial"/>
                <w:b/>
                <w:bCs/>
                <w:lang w:val="en-GB"/>
              </w:rPr>
              <w:t xml:space="preserve"> and </w:t>
            </w:r>
            <w:r w:rsidRPr="00223738">
              <w:rPr>
                <w:rFonts w:cs="Arial"/>
                <w:b/>
                <w:bCs/>
                <w:lang w:val="en-GB"/>
              </w:rPr>
              <w:t>bag filter</w:t>
            </w:r>
            <w:r w:rsidR="008134EA">
              <w:rPr>
                <w:b/>
                <w:bCs/>
                <w:lang w:val="en-GB"/>
              </w:rPr>
              <w:t xml:space="preserve"> (</w:t>
            </w:r>
            <w:r w:rsidR="008134EA" w:rsidRPr="008134EA">
              <w:rPr>
                <w:b/>
                <w:bCs/>
                <w:lang w:val="en-GB"/>
              </w:rPr>
              <w:t>Idle</w:t>
            </w:r>
            <w:r w:rsidR="008134EA">
              <w:rPr>
                <w:b/>
                <w:bCs/>
                <w:lang w:val="en-GB"/>
              </w:rPr>
              <w:t>).</w:t>
            </w:r>
          </w:p>
        </w:tc>
      </w:tr>
      <w:tr w:rsidR="003C22B8" w:rsidRPr="00213362" w14:paraId="7B54E8C5" w14:textId="77777777" w:rsidTr="00C7422E">
        <w:trPr>
          <w:trHeight w:val="315"/>
        </w:trPr>
        <w:tc>
          <w:tcPr>
            <w:tcW w:w="1051" w:type="pct"/>
            <w:shd w:val="clear" w:color="000000" w:fill="D9D9D9"/>
            <w:noWrap/>
            <w:vAlign w:val="center"/>
            <w:hideMark/>
          </w:tcPr>
          <w:p w14:paraId="0955296A" w14:textId="77777777" w:rsidR="00223738" w:rsidRPr="009424BF" w:rsidRDefault="00223738" w:rsidP="00183BDC">
            <w:pPr>
              <w:spacing w:after="0"/>
              <w:jc w:val="center"/>
              <w:rPr>
                <w:rFonts w:cs="Arial"/>
                <w:b/>
                <w:bCs/>
                <w:color w:val="000000"/>
                <w:lang w:val="it-IT"/>
              </w:rPr>
            </w:pPr>
            <w:r w:rsidRPr="009424BF">
              <w:rPr>
                <w:rFonts w:cs="Arial"/>
                <w:b/>
                <w:bCs/>
                <w:color w:val="000000"/>
                <w:lang w:val="en-GB"/>
              </w:rPr>
              <w:t>Tag</w:t>
            </w:r>
          </w:p>
        </w:tc>
        <w:tc>
          <w:tcPr>
            <w:tcW w:w="2991" w:type="pct"/>
            <w:shd w:val="clear" w:color="000000" w:fill="D9D9D9"/>
            <w:noWrap/>
            <w:vAlign w:val="center"/>
            <w:hideMark/>
          </w:tcPr>
          <w:p w14:paraId="23226E9F" w14:textId="77777777" w:rsidR="00223738" w:rsidRPr="009424BF" w:rsidRDefault="00223738" w:rsidP="00183BDC">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7AFA9C8E" w14:textId="77777777" w:rsidR="00223738" w:rsidRPr="009424BF" w:rsidRDefault="00223738" w:rsidP="00183BDC">
            <w:pPr>
              <w:spacing w:after="0"/>
              <w:jc w:val="center"/>
              <w:rPr>
                <w:rFonts w:cs="Arial"/>
                <w:b/>
                <w:bCs/>
                <w:color w:val="000000"/>
                <w:lang w:val="it-IT"/>
              </w:rPr>
            </w:pPr>
            <w:r w:rsidRPr="009F5CA8">
              <w:rPr>
                <w:rFonts w:cs="Arial"/>
                <w:b/>
                <w:bCs/>
                <w:lang w:val="en-GB"/>
              </w:rPr>
              <w:t>Position / State</w:t>
            </w:r>
          </w:p>
        </w:tc>
      </w:tr>
      <w:tr w:rsidR="00C7422E" w:rsidRPr="00213362" w14:paraId="6CF05B42" w14:textId="77777777" w:rsidTr="00C7422E">
        <w:trPr>
          <w:trHeight w:val="315"/>
        </w:trPr>
        <w:tc>
          <w:tcPr>
            <w:tcW w:w="1051" w:type="pct"/>
            <w:shd w:val="clear" w:color="auto" w:fill="auto"/>
            <w:noWrap/>
          </w:tcPr>
          <w:p w14:paraId="0372D112" w14:textId="77777777" w:rsidR="0074475C" w:rsidRPr="00213362" w:rsidRDefault="0074475C" w:rsidP="0074475C">
            <w:pPr>
              <w:spacing w:after="0"/>
              <w:jc w:val="left"/>
              <w:rPr>
                <w:rFonts w:cs="Arial"/>
                <w:color w:val="000000"/>
                <w:lang w:val="it-IT"/>
              </w:rPr>
            </w:pPr>
            <w:r w:rsidRPr="00AE7B95">
              <w:t>LP222</w:t>
            </w:r>
          </w:p>
        </w:tc>
        <w:tc>
          <w:tcPr>
            <w:tcW w:w="2991" w:type="pct"/>
            <w:shd w:val="clear" w:color="auto" w:fill="auto"/>
            <w:noWrap/>
          </w:tcPr>
          <w:p w14:paraId="66CB4A9F" w14:textId="77777777" w:rsidR="0074475C" w:rsidRPr="0041627B" w:rsidRDefault="003C22B8" w:rsidP="0074475C">
            <w:pPr>
              <w:spacing w:after="0"/>
              <w:jc w:val="left"/>
              <w:rPr>
                <w:rFonts w:cs="Arial"/>
                <w:color w:val="000000"/>
                <w:lang w:val="en-GB"/>
              </w:rPr>
            </w:pPr>
            <w:r>
              <w:rPr>
                <w:rStyle w:val="rynqvb"/>
                <w:lang w:val="en"/>
              </w:rPr>
              <w:t>Pressure injection valve to the bag filter unit from VX006</w:t>
            </w:r>
          </w:p>
        </w:tc>
        <w:tc>
          <w:tcPr>
            <w:tcW w:w="958" w:type="pct"/>
            <w:shd w:val="clear" w:color="auto" w:fill="auto"/>
            <w:noWrap/>
            <w:vAlign w:val="center"/>
          </w:tcPr>
          <w:p w14:paraId="1FFAA09D" w14:textId="77777777" w:rsidR="0074475C" w:rsidRPr="00213362" w:rsidRDefault="0074475C" w:rsidP="0074475C">
            <w:pPr>
              <w:spacing w:after="0"/>
              <w:jc w:val="left"/>
              <w:rPr>
                <w:rFonts w:cs="Arial"/>
                <w:color w:val="000000"/>
                <w:lang w:val="it-IT"/>
              </w:rPr>
            </w:pPr>
            <w:r w:rsidRPr="00213362">
              <w:rPr>
                <w:rFonts w:cs="Arial"/>
                <w:color w:val="000000"/>
                <w:lang w:val="it-IT"/>
              </w:rPr>
              <w:t>CLOSED</w:t>
            </w:r>
          </w:p>
        </w:tc>
      </w:tr>
      <w:tr w:rsidR="003C22B8" w:rsidRPr="00213362" w14:paraId="61215256" w14:textId="77777777" w:rsidTr="00C7422E">
        <w:trPr>
          <w:trHeight w:val="315"/>
        </w:trPr>
        <w:tc>
          <w:tcPr>
            <w:tcW w:w="1051" w:type="pct"/>
            <w:shd w:val="clear" w:color="auto" w:fill="auto"/>
            <w:noWrap/>
          </w:tcPr>
          <w:p w14:paraId="5BE9E3F8" w14:textId="77777777" w:rsidR="0074475C" w:rsidRPr="00213362" w:rsidRDefault="0074475C" w:rsidP="0074475C">
            <w:pPr>
              <w:spacing w:after="0"/>
              <w:jc w:val="left"/>
              <w:rPr>
                <w:rFonts w:cs="Arial"/>
                <w:color w:val="000000"/>
                <w:lang w:val="it-IT"/>
              </w:rPr>
            </w:pPr>
            <w:r w:rsidRPr="00AE7B95">
              <w:t>LP225</w:t>
            </w:r>
          </w:p>
        </w:tc>
        <w:tc>
          <w:tcPr>
            <w:tcW w:w="2991" w:type="pct"/>
            <w:shd w:val="clear" w:color="auto" w:fill="auto"/>
            <w:noWrap/>
          </w:tcPr>
          <w:p w14:paraId="36DB77A3" w14:textId="77777777" w:rsidR="0074475C" w:rsidRPr="0041627B" w:rsidRDefault="003C22B8" w:rsidP="0074475C">
            <w:pPr>
              <w:spacing w:after="0"/>
              <w:jc w:val="left"/>
              <w:rPr>
                <w:rFonts w:cs="Arial"/>
                <w:color w:val="000000"/>
                <w:lang w:val="en-GB"/>
              </w:rPr>
            </w:pPr>
            <w:r>
              <w:rPr>
                <w:rStyle w:val="rynqvb"/>
                <w:lang w:val="en"/>
              </w:rPr>
              <w:t>Pressure injection valve to the bag filter unit from VX006</w:t>
            </w:r>
          </w:p>
        </w:tc>
        <w:tc>
          <w:tcPr>
            <w:tcW w:w="958" w:type="pct"/>
            <w:shd w:val="clear" w:color="auto" w:fill="auto"/>
            <w:noWrap/>
            <w:vAlign w:val="center"/>
          </w:tcPr>
          <w:p w14:paraId="1C897A30" w14:textId="77777777" w:rsidR="0074475C" w:rsidRPr="00213362" w:rsidRDefault="0074475C" w:rsidP="0074475C">
            <w:pPr>
              <w:spacing w:after="0"/>
              <w:jc w:val="left"/>
              <w:rPr>
                <w:rFonts w:cs="Arial"/>
                <w:color w:val="000000"/>
                <w:lang w:val="it-IT"/>
              </w:rPr>
            </w:pPr>
            <w:r w:rsidRPr="00213362">
              <w:rPr>
                <w:rFonts w:cs="Arial"/>
                <w:color w:val="000000"/>
                <w:lang w:val="it-IT"/>
              </w:rPr>
              <w:t>CLOSED</w:t>
            </w:r>
          </w:p>
        </w:tc>
      </w:tr>
      <w:tr w:rsidR="00C7422E" w:rsidRPr="00213362" w14:paraId="05BE32CB" w14:textId="77777777" w:rsidTr="00C7422E">
        <w:trPr>
          <w:trHeight w:val="315"/>
        </w:trPr>
        <w:tc>
          <w:tcPr>
            <w:tcW w:w="1051" w:type="pct"/>
            <w:shd w:val="clear" w:color="auto" w:fill="auto"/>
            <w:noWrap/>
          </w:tcPr>
          <w:p w14:paraId="56609158" w14:textId="77777777" w:rsidR="00223738" w:rsidRPr="00213362" w:rsidRDefault="003C22B8" w:rsidP="00183BDC">
            <w:pPr>
              <w:spacing w:after="0"/>
              <w:jc w:val="left"/>
              <w:rPr>
                <w:rFonts w:cs="Arial"/>
                <w:color w:val="000000"/>
                <w:lang w:val="it-IT"/>
              </w:rPr>
            </w:pPr>
            <w:r w:rsidRPr="003C22B8">
              <w:t xml:space="preserve">AY457 </w:t>
            </w:r>
          </w:p>
        </w:tc>
        <w:tc>
          <w:tcPr>
            <w:tcW w:w="2991" w:type="pct"/>
            <w:shd w:val="clear" w:color="auto" w:fill="auto"/>
            <w:noWrap/>
          </w:tcPr>
          <w:p w14:paraId="51B4D095" w14:textId="77777777" w:rsidR="00223738" w:rsidRPr="0041627B" w:rsidRDefault="003C22B8" w:rsidP="00183BDC">
            <w:pPr>
              <w:spacing w:after="0"/>
              <w:jc w:val="left"/>
              <w:rPr>
                <w:rFonts w:cs="Arial"/>
                <w:color w:val="000000"/>
                <w:lang w:val="en-GB"/>
              </w:rPr>
            </w:pPr>
            <w:r w:rsidRPr="009817C3">
              <w:rPr>
                <w:rFonts w:cs="Arial"/>
                <w:spacing w:val="-2"/>
                <w:lang w:val="en-GB"/>
              </w:rPr>
              <w:t xml:space="preserve">Solenoid for </w:t>
            </w:r>
            <w:r w:rsidRPr="0041627B">
              <w:rPr>
                <w:rFonts w:cs="Arial"/>
                <w:color w:val="000000"/>
                <w:lang w:val="en-GB"/>
              </w:rPr>
              <w:t>Outlet Bag filter auto release PDIT280&gt;atm</w:t>
            </w:r>
          </w:p>
        </w:tc>
        <w:tc>
          <w:tcPr>
            <w:tcW w:w="958" w:type="pct"/>
            <w:shd w:val="clear" w:color="auto" w:fill="auto"/>
            <w:noWrap/>
            <w:vAlign w:val="center"/>
          </w:tcPr>
          <w:p w14:paraId="20B2C863" w14:textId="77777777" w:rsidR="00223738" w:rsidRPr="00213362" w:rsidRDefault="003C22B8" w:rsidP="00183BDC">
            <w:pPr>
              <w:spacing w:after="0"/>
              <w:jc w:val="left"/>
              <w:rPr>
                <w:rFonts w:cs="Arial"/>
                <w:color w:val="000000"/>
                <w:lang w:val="it-IT"/>
              </w:rPr>
            </w:pPr>
            <w:r w:rsidRPr="00B30957">
              <w:rPr>
                <w:lang w:val="it-IT"/>
              </w:rPr>
              <w:t>OFF</w:t>
            </w:r>
          </w:p>
        </w:tc>
      </w:tr>
      <w:tr w:rsidR="00C7422E" w:rsidRPr="00213362" w14:paraId="4C712777" w14:textId="77777777" w:rsidTr="00C7422E">
        <w:trPr>
          <w:trHeight w:val="315"/>
        </w:trPr>
        <w:tc>
          <w:tcPr>
            <w:tcW w:w="1051" w:type="pct"/>
            <w:shd w:val="clear" w:color="auto" w:fill="auto"/>
            <w:noWrap/>
          </w:tcPr>
          <w:p w14:paraId="6CAF4B64" w14:textId="77777777" w:rsidR="00223738" w:rsidRPr="00213362" w:rsidRDefault="003C22B8" w:rsidP="00183BDC">
            <w:pPr>
              <w:spacing w:after="0"/>
              <w:jc w:val="left"/>
              <w:rPr>
                <w:rFonts w:cs="Arial"/>
                <w:color w:val="000000"/>
                <w:lang w:val="it-IT"/>
              </w:rPr>
            </w:pPr>
            <w:r w:rsidRPr="003C22B8">
              <w:t>LP356</w:t>
            </w:r>
          </w:p>
        </w:tc>
        <w:tc>
          <w:tcPr>
            <w:tcW w:w="2991" w:type="pct"/>
            <w:shd w:val="clear" w:color="auto" w:fill="auto"/>
            <w:noWrap/>
          </w:tcPr>
          <w:p w14:paraId="1BEC3DA2" w14:textId="77777777" w:rsidR="00223738" w:rsidRPr="0041627B" w:rsidRDefault="003C22B8" w:rsidP="00183BDC">
            <w:pPr>
              <w:spacing w:after="0"/>
              <w:jc w:val="left"/>
              <w:rPr>
                <w:rFonts w:cs="Arial"/>
                <w:color w:val="000000"/>
                <w:lang w:val="en-GB"/>
              </w:rPr>
            </w:pPr>
            <w:r w:rsidRPr="0041627B">
              <w:rPr>
                <w:rFonts w:cs="Arial"/>
                <w:color w:val="000000"/>
                <w:lang w:val="en-GB"/>
              </w:rPr>
              <w:t>Outlet Bag filter vacuum breaker solenoid valve</w:t>
            </w:r>
          </w:p>
        </w:tc>
        <w:tc>
          <w:tcPr>
            <w:tcW w:w="958" w:type="pct"/>
            <w:shd w:val="clear" w:color="auto" w:fill="auto"/>
            <w:noWrap/>
            <w:vAlign w:val="center"/>
          </w:tcPr>
          <w:p w14:paraId="51051E88" w14:textId="77777777" w:rsidR="00223738" w:rsidRPr="00213362" w:rsidRDefault="003C22B8" w:rsidP="00183BDC">
            <w:pPr>
              <w:spacing w:after="0"/>
              <w:jc w:val="left"/>
              <w:rPr>
                <w:rFonts w:cs="Arial"/>
                <w:color w:val="000000"/>
                <w:lang w:val="it-IT"/>
              </w:rPr>
            </w:pPr>
            <w:r w:rsidRPr="00213362">
              <w:rPr>
                <w:rFonts w:cs="Arial"/>
                <w:color w:val="000000"/>
                <w:lang w:val="it-IT"/>
              </w:rPr>
              <w:t>CLOSED</w:t>
            </w:r>
          </w:p>
        </w:tc>
      </w:tr>
      <w:tr w:rsidR="00C7422E" w:rsidRPr="00213362" w14:paraId="62969FC2" w14:textId="77777777" w:rsidTr="00C7422E">
        <w:trPr>
          <w:trHeight w:val="315"/>
        </w:trPr>
        <w:tc>
          <w:tcPr>
            <w:tcW w:w="1051" w:type="pct"/>
            <w:shd w:val="clear" w:color="auto" w:fill="auto"/>
            <w:noWrap/>
          </w:tcPr>
          <w:p w14:paraId="2C03D4D3" w14:textId="77777777" w:rsidR="00223738" w:rsidRDefault="003C22B8" w:rsidP="00183BDC">
            <w:pPr>
              <w:spacing w:after="0"/>
              <w:jc w:val="left"/>
              <w:rPr>
                <w:rFonts w:cs="Arial"/>
                <w:color w:val="000000"/>
                <w:lang w:val="it-IT"/>
              </w:rPr>
            </w:pPr>
            <w:r w:rsidRPr="003C22B8">
              <w:t>LP357</w:t>
            </w:r>
          </w:p>
        </w:tc>
        <w:tc>
          <w:tcPr>
            <w:tcW w:w="2991" w:type="pct"/>
            <w:shd w:val="clear" w:color="auto" w:fill="auto"/>
            <w:noWrap/>
          </w:tcPr>
          <w:p w14:paraId="2A087F44" w14:textId="77777777" w:rsidR="00223738" w:rsidRPr="0041627B" w:rsidRDefault="003C22B8" w:rsidP="00183BDC">
            <w:pPr>
              <w:spacing w:after="0"/>
              <w:jc w:val="left"/>
              <w:rPr>
                <w:rFonts w:cs="Arial"/>
                <w:color w:val="000000"/>
                <w:spacing w:val="-2"/>
                <w:lang w:val="en-GB"/>
              </w:rPr>
            </w:pPr>
            <w:r w:rsidRPr="0041627B">
              <w:rPr>
                <w:rFonts w:cs="Arial"/>
                <w:color w:val="000000"/>
                <w:spacing w:val="-2"/>
                <w:lang w:val="en-GB"/>
              </w:rPr>
              <w:t>Vacuum breaker nitrogen line valve</w:t>
            </w:r>
          </w:p>
        </w:tc>
        <w:tc>
          <w:tcPr>
            <w:tcW w:w="958" w:type="pct"/>
            <w:shd w:val="clear" w:color="auto" w:fill="auto"/>
            <w:noWrap/>
            <w:vAlign w:val="center"/>
          </w:tcPr>
          <w:p w14:paraId="23071AAA" w14:textId="77777777" w:rsidR="00223738" w:rsidRPr="00213362" w:rsidRDefault="003C22B8" w:rsidP="00183BDC">
            <w:pPr>
              <w:spacing w:after="0"/>
              <w:jc w:val="left"/>
              <w:rPr>
                <w:rFonts w:cs="Arial"/>
                <w:color w:val="000000"/>
                <w:lang w:val="it-IT"/>
              </w:rPr>
            </w:pPr>
            <w:r w:rsidRPr="00213362">
              <w:rPr>
                <w:rFonts w:cs="Arial"/>
                <w:color w:val="000000"/>
                <w:lang w:val="it-IT"/>
              </w:rPr>
              <w:t>CLOSED</w:t>
            </w:r>
          </w:p>
        </w:tc>
      </w:tr>
      <w:tr w:rsidR="003C22B8" w:rsidRPr="00213362" w14:paraId="0B435658" w14:textId="77777777" w:rsidTr="00C7422E">
        <w:trPr>
          <w:trHeight w:val="315"/>
        </w:trPr>
        <w:tc>
          <w:tcPr>
            <w:tcW w:w="1051" w:type="pct"/>
            <w:shd w:val="clear" w:color="auto" w:fill="auto"/>
            <w:noWrap/>
          </w:tcPr>
          <w:p w14:paraId="477BB190" w14:textId="77777777" w:rsidR="003C22B8" w:rsidRPr="003C22B8" w:rsidRDefault="003C22B8" w:rsidP="00183BDC">
            <w:pPr>
              <w:spacing w:after="0"/>
              <w:jc w:val="left"/>
            </w:pPr>
            <w:r w:rsidRPr="003C22B8">
              <w:t>LP352</w:t>
            </w:r>
          </w:p>
        </w:tc>
        <w:tc>
          <w:tcPr>
            <w:tcW w:w="2991" w:type="pct"/>
            <w:shd w:val="clear" w:color="auto" w:fill="auto"/>
            <w:noWrap/>
          </w:tcPr>
          <w:p w14:paraId="6F57C437" w14:textId="77777777" w:rsidR="003C22B8" w:rsidRPr="003C22B8" w:rsidRDefault="003C22B8" w:rsidP="00183BDC">
            <w:pPr>
              <w:spacing w:after="0"/>
              <w:jc w:val="left"/>
              <w:rPr>
                <w:rFonts w:cs="Arial"/>
                <w:color w:val="000000"/>
                <w:spacing w:val="-2"/>
                <w:lang w:val="it-IT"/>
              </w:rPr>
            </w:pPr>
            <w:r w:rsidRPr="003C22B8">
              <w:rPr>
                <w:rFonts w:cs="Arial"/>
                <w:color w:val="000000"/>
                <w:spacing w:val="-2"/>
                <w:lang w:val="it-IT"/>
              </w:rPr>
              <w:t>Vacuum breaker Silencer line</w:t>
            </w:r>
          </w:p>
        </w:tc>
        <w:tc>
          <w:tcPr>
            <w:tcW w:w="958" w:type="pct"/>
            <w:shd w:val="clear" w:color="auto" w:fill="auto"/>
            <w:noWrap/>
            <w:vAlign w:val="center"/>
          </w:tcPr>
          <w:p w14:paraId="150F6932" w14:textId="77777777" w:rsidR="003C22B8" w:rsidRPr="00213362" w:rsidRDefault="003C22B8" w:rsidP="00183BDC">
            <w:pPr>
              <w:spacing w:after="0"/>
              <w:jc w:val="left"/>
              <w:rPr>
                <w:rFonts w:cs="Arial"/>
                <w:color w:val="000000"/>
                <w:lang w:val="it-IT"/>
              </w:rPr>
            </w:pPr>
            <w:r w:rsidRPr="00213362">
              <w:rPr>
                <w:rFonts w:cs="Arial"/>
                <w:color w:val="000000"/>
                <w:lang w:val="it-IT"/>
              </w:rPr>
              <w:t>CLOSED</w:t>
            </w:r>
          </w:p>
        </w:tc>
      </w:tr>
      <w:tr w:rsidR="003C22B8" w:rsidRPr="00213362" w14:paraId="5626A91D" w14:textId="77777777" w:rsidTr="00C7422E">
        <w:trPr>
          <w:trHeight w:val="315"/>
        </w:trPr>
        <w:tc>
          <w:tcPr>
            <w:tcW w:w="1051" w:type="pct"/>
            <w:shd w:val="clear" w:color="auto" w:fill="auto"/>
            <w:noWrap/>
          </w:tcPr>
          <w:p w14:paraId="315423C5" w14:textId="77777777" w:rsidR="003C22B8" w:rsidRPr="003C22B8" w:rsidRDefault="003C22B8" w:rsidP="00183BDC">
            <w:pPr>
              <w:spacing w:after="0"/>
              <w:jc w:val="left"/>
            </w:pPr>
            <w:r w:rsidRPr="003C22B8">
              <w:t>PRV346</w:t>
            </w:r>
          </w:p>
        </w:tc>
        <w:tc>
          <w:tcPr>
            <w:tcW w:w="2991" w:type="pct"/>
            <w:shd w:val="clear" w:color="auto" w:fill="auto"/>
            <w:noWrap/>
          </w:tcPr>
          <w:p w14:paraId="03ED0015" w14:textId="77777777" w:rsidR="003C22B8" w:rsidRPr="0041627B" w:rsidRDefault="003C22B8" w:rsidP="00183BDC">
            <w:pPr>
              <w:spacing w:after="0"/>
              <w:jc w:val="left"/>
              <w:rPr>
                <w:rFonts w:cs="Arial"/>
                <w:color w:val="000000"/>
                <w:spacing w:val="-2"/>
                <w:lang w:val="en-GB"/>
              </w:rPr>
            </w:pPr>
            <w:r w:rsidRPr="0041627B">
              <w:rPr>
                <w:rFonts w:cs="Arial"/>
                <w:color w:val="000000"/>
                <w:spacing w:val="-2"/>
                <w:lang w:val="en-GB"/>
              </w:rPr>
              <w:t>Outlet Bag filter Vacuum pressure Control</w:t>
            </w:r>
          </w:p>
        </w:tc>
        <w:tc>
          <w:tcPr>
            <w:tcW w:w="958" w:type="pct"/>
            <w:shd w:val="clear" w:color="auto" w:fill="auto"/>
            <w:noWrap/>
            <w:vAlign w:val="center"/>
          </w:tcPr>
          <w:p w14:paraId="3628CBFE" w14:textId="77777777" w:rsidR="003C22B8" w:rsidRPr="00213362" w:rsidRDefault="003C22B8" w:rsidP="00183BDC">
            <w:pPr>
              <w:spacing w:after="0"/>
              <w:jc w:val="left"/>
              <w:rPr>
                <w:rFonts w:cs="Arial"/>
                <w:color w:val="000000"/>
                <w:lang w:val="it-IT"/>
              </w:rPr>
            </w:pPr>
            <w:r w:rsidRPr="00213362">
              <w:rPr>
                <w:rFonts w:cs="Arial"/>
                <w:color w:val="000000"/>
                <w:lang w:val="it-IT"/>
              </w:rPr>
              <w:t>CLOSED</w:t>
            </w:r>
          </w:p>
        </w:tc>
      </w:tr>
      <w:tr w:rsidR="003C22B8" w:rsidRPr="00213362" w14:paraId="6E0F0A5F" w14:textId="77777777" w:rsidTr="00C7422E">
        <w:trPr>
          <w:trHeight w:val="315"/>
        </w:trPr>
        <w:tc>
          <w:tcPr>
            <w:tcW w:w="1051" w:type="pct"/>
            <w:shd w:val="clear" w:color="auto" w:fill="auto"/>
            <w:noWrap/>
          </w:tcPr>
          <w:p w14:paraId="24328F36" w14:textId="77777777" w:rsidR="003C22B8" w:rsidRPr="003C22B8" w:rsidRDefault="003C22B8" w:rsidP="003C22B8">
            <w:pPr>
              <w:spacing w:after="0"/>
              <w:jc w:val="left"/>
            </w:pPr>
            <w:r w:rsidRPr="003C22B8">
              <w:t>LP347</w:t>
            </w:r>
          </w:p>
        </w:tc>
        <w:tc>
          <w:tcPr>
            <w:tcW w:w="2991" w:type="pct"/>
            <w:shd w:val="clear" w:color="auto" w:fill="auto"/>
            <w:noWrap/>
          </w:tcPr>
          <w:p w14:paraId="42ACBDA5" w14:textId="77777777" w:rsidR="003C22B8" w:rsidRPr="0041627B" w:rsidRDefault="003C22B8" w:rsidP="003C22B8">
            <w:pPr>
              <w:spacing w:after="0"/>
              <w:jc w:val="left"/>
              <w:rPr>
                <w:rFonts w:cs="Arial"/>
                <w:color w:val="000000"/>
                <w:spacing w:val="-2"/>
                <w:lang w:val="en-GB"/>
              </w:rPr>
            </w:pPr>
            <w:r w:rsidRPr="0041627B">
              <w:rPr>
                <w:rFonts w:cs="Arial"/>
                <w:color w:val="000000"/>
                <w:spacing w:val="-2"/>
                <w:lang w:val="en-GB"/>
              </w:rPr>
              <w:t>Vacuum pressure Control nitrogen line</w:t>
            </w:r>
          </w:p>
        </w:tc>
        <w:tc>
          <w:tcPr>
            <w:tcW w:w="958" w:type="pct"/>
            <w:shd w:val="clear" w:color="auto" w:fill="auto"/>
            <w:noWrap/>
            <w:vAlign w:val="center"/>
          </w:tcPr>
          <w:p w14:paraId="77F4312A" w14:textId="77777777" w:rsidR="003C22B8" w:rsidRPr="00213362" w:rsidRDefault="003C22B8" w:rsidP="003C22B8">
            <w:pPr>
              <w:spacing w:after="0"/>
              <w:jc w:val="left"/>
              <w:rPr>
                <w:rFonts w:cs="Arial"/>
                <w:color w:val="000000"/>
                <w:lang w:val="it-IT"/>
              </w:rPr>
            </w:pPr>
            <w:r w:rsidRPr="00213362">
              <w:rPr>
                <w:rFonts w:cs="Arial"/>
                <w:color w:val="000000"/>
                <w:lang w:val="it-IT"/>
              </w:rPr>
              <w:t>CLOSED</w:t>
            </w:r>
          </w:p>
        </w:tc>
      </w:tr>
      <w:tr w:rsidR="003C22B8" w:rsidRPr="00213362" w14:paraId="7AB351E7" w14:textId="77777777" w:rsidTr="00C7422E">
        <w:trPr>
          <w:trHeight w:val="315"/>
        </w:trPr>
        <w:tc>
          <w:tcPr>
            <w:tcW w:w="1051" w:type="pct"/>
            <w:shd w:val="clear" w:color="auto" w:fill="auto"/>
            <w:noWrap/>
          </w:tcPr>
          <w:p w14:paraId="520DD0ED" w14:textId="77777777" w:rsidR="003C22B8" w:rsidRPr="003C22B8" w:rsidRDefault="003C22B8" w:rsidP="003C22B8">
            <w:pPr>
              <w:spacing w:after="0"/>
              <w:jc w:val="left"/>
            </w:pPr>
            <w:r w:rsidRPr="003C22B8">
              <w:t>LP342</w:t>
            </w:r>
          </w:p>
        </w:tc>
        <w:tc>
          <w:tcPr>
            <w:tcW w:w="2991" w:type="pct"/>
            <w:shd w:val="clear" w:color="auto" w:fill="auto"/>
            <w:noWrap/>
          </w:tcPr>
          <w:p w14:paraId="7714FC05" w14:textId="77777777" w:rsidR="003C22B8" w:rsidRPr="003C22B8" w:rsidRDefault="003C22B8" w:rsidP="003C22B8">
            <w:pPr>
              <w:spacing w:after="0"/>
              <w:jc w:val="left"/>
              <w:rPr>
                <w:rFonts w:cs="Arial"/>
                <w:color w:val="000000"/>
                <w:spacing w:val="-2"/>
                <w:lang w:val="en-AU"/>
              </w:rPr>
            </w:pPr>
            <w:r w:rsidRPr="003C22B8">
              <w:rPr>
                <w:rFonts w:cs="Arial"/>
                <w:color w:val="000000"/>
                <w:spacing w:val="-2"/>
                <w:lang w:val="en-AU"/>
              </w:rPr>
              <w:t>Vacuum pressure Control Silencer line</w:t>
            </w:r>
          </w:p>
        </w:tc>
        <w:tc>
          <w:tcPr>
            <w:tcW w:w="958" w:type="pct"/>
            <w:shd w:val="clear" w:color="auto" w:fill="auto"/>
            <w:noWrap/>
            <w:vAlign w:val="center"/>
          </w:tcPr>
          <w:p w14:paraId="7B15498B" w14:textId="77777777" w:rsidR="003C22B8" w:rsidRPr="00213362" w:rsidRDefault="003C22B8" w:rsidP="003C22B8">
            <w:pPr>
              <w:spacing w:after="0"/>
              <w:jc w:val="left"/>
              <w:rPr>
                <w:rFonts w:cs="Arial"/>
                <w:color w:val="000000"/>
                <w:lang w:val="it-IT"/>
              </w:rPr>
            </w:pPr>
            <w:r w:rsidRPr="00213362">
              <w:rPr>
                <w:rFonts w:cs="Arial"/>
                <w:color w:val="000000"/>
                <w:lang w:val="it-IT"/>
              </w:rPr>
              <w:t>CLOSED</w:t>
            </w:r>
          </w:p>
        </w:tc>
      </w:tr>
      <w:tr w:rsidR="00C7422E" w:rsidRPr="00213362" w14:paraId="0DF2CA8E" w14:textId="77777777" w:rsidTr="00C7422E">
        <w:trPr>
          <w:trHeight w:val="315"/>
        </w:trPr>
        <w:tc>
          <w:tcPr>
            <w:tcW w:w="1051" w:type="pct"/>
            <w:shd w:val="clear" w:color="auto" w:fill="auto"/>
            <w:noWrap/>
          </w:tcPr>
          <w:p w14:paraId="4C5A0739" w14:textId="77777777" w:rsidR="00C7422E" w:rsidRPr="003C22B8" w:rsidRDefault="00C7422E" w:rsidP="003C22B8">
            <w:pPr>
              <w:spacing w:after="0"/>
              <w:jc w:val="left"/>
            </w:pPr>
            <w:r w:rsidRPr="00C7422E">
              <w:t>PG398-M03</w:t>
            </w:r>
          </w:p>
        </w:tc>
        <w:tc>
          <w:tcPr>
            <w:tcW w:w="2991" w:type="pct"/>
            <w:shd w:val="clear" w:color="auto" w:fill="auto"/>
            <w:noWrap/>
          </w:tcPr>
          <w:p w14:paraId="34D3FCBC" w14:textId="77777777" w:rsidR="00C7422E" w:rsidRPr="003C22B8" w:rsidRDefault="00C7422E" w:rsidP="003C22B8">
            <w:pPr>
              <w:spacing w:after="0"/>
              <w:jc w:val="left"/>
              <w:rPr>
                <w:rFonts w:cs="Arial"/>
                <w:color w:val="000000"/>
                <w:spacing w:val="-2"/>
                <w:lang w:val="en-AU"/>
              </w:rPr>
            </w:pPr>
            <w:r>
              <w:rPr>
                <w:rFonts w:cs="Arial"/>
                <w:color w:val="000000"/>
                <w:spacing w:val="-2"/>
                <w:lang w:val="en-AU"/>
              </w:rPr>
              <w:t xml:space="preserve">Motor for </w:t>
            </w:r>
            <w:r w:rsidRPr="00C7422E">
              <w:rPr>
                <w:rFonts w:cs="Arial"/>
                <w:color w:val="000000"/>
                <w:spacing w:val="-2"/>
                <w:lang w:val="en-AU"/>
              </w:rPr>
              <w:t>Vacuum pump</w:t>
            </w:r>
          </w:p>
        </w:tc>
        <w:tc>
          <w:tcPr>
            <w:tcW w:w="958" w:type="pct"/>
            <w:shd w:val="clear" w:color="auto" w:fill="auto"/>
            <w:noWrap/>
            <w:vAlign w:val="center"/>
          </w:tcPr>
          <w:p w14:paraId="439388C5" w14:textId="77777777" w:rsidR="00C7422E" w:rsidRPr="00213362" w:rsidRDefault="00C7422E" w:rsidP="003C22B8">
            <w:pPr>
              <w:spacing w:after="0"/>
              <w:jc w:val="left"/>
              <w:rPr>
                <w:rFonts w:cs="Arial"/>
                <w:color w:val="000000"/>
                <w:lang w:val="it-IT"/>
              </w:rPr>
            </w:pPr>
            <w:r>
              <w:rPr>
                <w:rFonts w:cs="Arial"/>
                <w:color w:val="000000"/>
                <w:lang w:val="it-IT"/>
              </w:rPr>
              <w:t>STOP</w:t>
            </w:r>
          </w:p>
        </w:tc>
      </w:tr>
    </w:tbl>
    <w:p w14:paraId="36516D06" w14:textId="77777777" w:rsidR="00046EB8" w:rsidRDefault="00046EB8" w:rsidP="00046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CD044EF" w14:textId="77777777" w:rsidR="00046EB8" w:rsidRPr="0041627B" w:rsidRDefault="00046EB8" w:rsidP="00046EB8">
      <w:pPr>
        <w:pStyle w:val="Heading3"/>
        <w:rPr>
          <w:lang w:val="en-GB"/>
        </w:rPr>
      </w:pPr>
      <w:bookmarkStart w:id="96" w:name="_Toc149556428"/>
      <w:r w:rsidRPr="002F0387">
        <w:t xml:space="preserve">LFP-NCO system </w:t>
      </w:r>
      <w:r w:rsidRPr="0041627B">
        <w:rPr>
          <w:lang w:val="en-GB"/>
        </w:rPr>
        <w:t>Cooler V</w:t>
      </w:r>
      <w:r w:rsidR="002A234C" w:rsidRPr="0041627B">
        <w:rPr>
          <w:lang w:val="en-GB"/>
        </w:rPr>
        <w:t>K</w:t>
      </w:r>
      <w:r w:rsidRPr="0041627B">
        <w:rPr>
          <w:lang w:val="en-GB"/>
        </w:rPr>
        <w:t>016.</w:t>
      </w:r>
      <w:bookmarkEnd w:id="96"/>
    </w:p>
    <w:p w14:paraId="0CF18927" w14:textId="77777777" w:rsidR="00D344EE" w:rsidRDefault="00D344EE" w:rsidP="00D34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29274841" w14:textId="77777777" w:rsidR="00D344EE" w:rsidRDefault="00D344EE" w:rsidP="00D34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r w:rsidRPr="00D36571">
        <w:rPr>
          <w:rStyle w:val="rynqvb"/>
          <w:lang w:val="en"/>
        </w:rPr>
        <w:t xml:space="preserve">The following tables show the idle status of the </w:t>
      </w:r>
      <w:r>
        <w:rPr>
          <w:rStyle w:val="rynqvb"/>
          <w:lang w:val="en"/>
        </w:rPr>
        <w:t>V</w:t>
      </w:r>
      <w:r w:rsidR="002A234C">
        <w:rPr>
          <w:rStyle w:val="rynqvb"/>
          <w:lang w:val="en"/>
        </w:rPr>
        <w:t>K</w:t>
      </w:r>
      <w:r w:rsidRPr="00D36571">
        <w:rPr>
          <w:rStyle w:val="rynqvb"/>
          <w:lang w:val="en"/>
        </w:rPr>
        <w:t>01</w:t>
      </w:r>
      <w:r>
        <w:rPr>
          <w:rStyle w:val="rynqvb"/>
          <w:lang w:val="en"/>
        </w:rPr>
        <w:t>6</w:t>
      </w:r>
      <w:r w:rsidRPr="00D36571">
        <w:rPr>
          <w:rStyle w:val="rynqvb"/>
          <w:lang w:val="en"/>
        </w:rPr>
        <w:t xml:space="preserve"> devices.</w:t>
      </w:r>
    </w:p>
    <w:p w14:paraId="630BAA19" w14:textId="77777777" w:rsidR="00046EB8" w:rsidRPr="00D344EE" w:rsidRDefault="00046EB8" w:rsidP="00046EB8">
      <w:pPr>
        <w:rPr>
          <w:lang w:val="e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68"/>
        <w:gridCol w:w="5786"/>
        <w:gridCol w:w="1874"/>
      </w:tblGrid>
      <w:tr w:rsidR="00046EB8" w:rsidRPr="00213362" w14:paraId="1D8EA01E" w14:textId="77777777" w:rsidTr="00183BDC">
        <w:trPr>
          <w:trHeight w:val="315"/>
        </w:trPr>
        <w:tc>
          <w:tcPr>
            <w:tcW w:w="5000" w:type="pct"/>
            <w:gridSpan w:val="3"/>
            <w:shd w:val="clear" w:color="000000" w:fill="D9D9D9"/>
            <w:noWrap/>
            <w:vAlign w:val="center"/>
          </w:tcPr>
          <w:p w14:paraId="51895BAB" w14:textId="77777777" w:rsidR="00046EB8" w:rsidRPr="00300BD7" w:rsidRDefault="001074ED" w:rsidP="00183BDC">
            <w:pPr>
              <w:spacing w:after="0"/>
              <w:jc w:val="center"/>
              <w:rPr>
                <w:rFonts w:cs="Arial"/>
                <w:b/>
                <w:bCs/>
                <w:lang w:val="en-GB"/>
              </w:rPr>
            </w:pPr>
            <w:r w:rsidRPr="001074ED">
              <w:rPr>
                <w:rFonts w:cs="Arial"/>
                <w:b/>
                <w:bCs/>
                <w:lang w:val="en-GB"/>
              </w:rPr>
              <w:t>Cooler V</w:t>
            </w:r>
            <w:r w:rsidR="002A234C">
              <w:rPr>
                <w:rFonts w:cs="Arial"/>
                <w:b/>
                <w:bCs/>
                <w:lang w:val="en-GB"/>
              </w:rPr>
              <w:t>K</w:t>
            </w:r>
            <w:r w:rsidRPr="001074ED">
              <w:rPr>
                <w:rFonts w:cs="Arial"/>
                <w:b/>
                <w:bCs/>
                <w:lang w:val="en-GB"/>
              </w:rPr>
              <w:t>016</w:t>
            </w:r>
            <w:r w:rsidR="008134EA">
              <w:rPr>
                <w:b/>
                <w:bCs/>
                <w:lang w:val="en-GB"/>
              </w:rPr>
              <w:t xml:space="preserve"> (</w:t>
            </w:r>
            <w:r w:rsidR="008134EA" w:rsidRPr="008134EA">
              <w:rPr>
                <w:b/>
                <w:bCs/>
                <w:lang w:val="en-GB"/>
              </w:rPr>
              <w:t>Idle</w:t>
            </w:r>
            <w:r w:rsidR="008134EA">
              <w:rPr>
                <w:b/>
                <w:bCs/>
                <w:lang w:val="en-GB"/>
              </w:rPr>
              <w:t>).</w:t>
            </w:r>
          </w:p>
        </w:tc>
      </w:tr>
      <w:tr w:rsidR="00046EB8" w:rsidRPr="00213362" w14:paraId="44B10E8E" w14:textId="77777777" w:rsidTr="003036D0">
        <w:trPr>
          <w:trHeight w:val="315"/>
        </w:trPr>
        <w:tc>
          <w:tcPr>
            <w:tcW w:w="1020" w:type="pct"/>
            <w:shd w:val="clear" w:color="000000" w:fill="D9D9D9"/>
            <w:noWrap/>
            <w:vAlign w:val="center"/>
            <w:hideMark/>
          </w:tcPr>
          <w:p w14:paraId="03A14F15" w14:textId="77777777" w:rsidR="00046EB8" w:rsidRPr="009424BF" w:rsidRDefault="00046EB8" w:rsidP="00183BDC">
            <w:pPr>
              <w:spacing w:after="0"/>
              <w:jc w:val="center"/>
              <w:rPr>
                <w:rFonts w:cs="Arial"/>
                <w:b/>
                <w:bCs/>
                <w:color w:val="000000"/>
                <w:lang w:val="it-IT"/>
              </w:rPr>
            </w:pPr>
            <w:r w:rsidRPr="009424BF">
              <w:rPr>
                <w:rFonts w:cs="Arial"/>
                <w:b/>
                <w:bCs/>
                <w:color w:val="000000"/>
                <w:lang w:val="en-GB"/>
              </w:rPr>
              <w:t>Tag</w:t>
            </w:r>
          </w:p>
        </w:tc>
        <w:tc>
          <w:tcPr>
            <w:tcW w:w="3022" w:type="pct"/>
            <w:shd w:val="clear" w:color="000000" w:fill="D9D9D9"/>
            <w:noWrap/>
            <w:vAlign w:val="center"/>
            <w:hideMark/>
          </w:tcPr>
          <w:p w14:paraId="5E63843C" w14:textId="77777777" w:rsidR="00046EB8" w:rsidRPr="009424BF" w:rsidRDefault="00046EB8" w:rsidP="00183BDC">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2AD4E710" w14:textId="77777777" w:rsidR="00046EB8" w:rsidRPr="009424BF" w:rsidRDefault="00046EB8" w:rsidP="00183BDC">
            <w:pPr>
              <w:spacing w:after="0"/>
              <w:jc w:val="center"/>
              <w:rPr>
                <w:rFonts w:cs="Arial"/>
                <w:b/>
                <w:bCs/>
                <w:color w:val="000000"/>
                <w:lang w:val="it-IT"/>
              </w:rPr>
            </w:pPr>
            <w:r w:rsidRPr="009F5CA8">
              <w:rPr>
                <w:rFonts w:cs="Arial"/>
                <w:b/>
                <w:bCs/>
                <w:lang w:val="en-GB"/>
              </w:rPr>
              <w:t>Position / State</w:t>
            </w:r>
          </w:p>
        </w:tc>
      </w:tr>
      <w:tr w:rsidR="00046EB8" w:rsidRPr="00213362" w14:paraId="17E5D6AB" w14:textId="77777777" w:rsidTr="003036D0">
        <w:trPr>
          <w:trHeight w:val="315"/>
        </w:trPr>
        <w:tc>
          <w:tcPr>
            <w:tcW w:w="1020" w:type="pct"/>
            <w:shd w:val="clear" w:color="auto" w:fill="auto"/>
            <w:noWrap/>
            <w:vAlign w:val="center"/>
          </w:tcPr>
          <w:p w14:paraId="57882AD6" w14:textId="77777777" w:rsidR="00046EB8" w:rsidRPr="00213362" w:rsidRDefault="00046EB8" w:rsidP="00183BDC">
            <w:pPr>
              <w:spacing w:after="0"/>
              <w:jc w:val="left"/>
              <w:rPr>
                <w:rFonts w:cs="Arial"/>
                <w:color w:val="000000"/>
                <w:lang w:val="it-IT"/>
              </w:rPr>
            </w:pPr>
            <w:r w:rsidRPr="00C7422E">
              <w:rPr>
                <w:rFonts w:cs="Arial"/>
                <w:color w:val="000000"/>
                <w:lang w:val="en-GB"/>
              </w:rPr>
              <w:t>LP</w:t>
            </w:r>
            <w:r w:rsidR="00547E94">
              <w:rPr>
                <w:rFonts w:cs="Arial"/>
                <w:color w:val="000000"/>
                <w:lang w:val="en-GB"/>
              </w:rPr>
              <w:t>264</w:t>
            </w:r>
          </w:p>
        </w:tc>
        <w:tc>
          <w:tcPr>
            <w:tcW w:w="3022" w:type="pct"/>
            <w:shd w:val="clear" w:color="auto" w:fill="auto"/>
            <w:noWrap/>
            <w:vAlign w:val="center"/>
          </w:tcPr>
          <w:p w14:paraId="1DE03800" w14:textId="77777777" w:rsidR="00046EB8" w:rsidRPr="00213362" w:rsidRDefault="00046EB8" w:rsidP="00183BDC">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tcPr>
          <w:p w14:paraId="3DD10CD3" w14:textId="77777777" w:rsidR="00046EB8" w:rsidRPr="00213362" w:rsidRDefault="00046EB8" w:rsidP="00183BDC">
            <w:pPr>
              <w:spacing w:after="0"/>
              <w:jc w:val="left"/>
              <w:rPr>
                <w:rFonts w:cs="Arial"/>
                <w:color w:val="000000"/>
                <w:lang w:val="it-IT"/>
              </w:rPr>
            </w:pPr>
            <w:r w:rsidRPr="00213362">
              <w:rPr>
                <w:rFonts w:cs="Arial"/>
                <w:color w:val="000000"/>
                <w:lang w:val="it-IT"/>
              </w:rPr>
              <w:t>CLOSED</w:t>
            </w:r>
          </w:p>
        </w:tc>
      </w:tr>
      <w:tr w:rsidR="00046EB8" w:rsidRPr="00213362" w14:paraId="7A6DE143" w14:textId="77777777" w:rsidTr="003036D0">
        <w:trPr>
          <w:trHeight w:val="315"/>
        </w:trPr>
        <w:tc>
          <w:tcPr>
            <w:tcW w:w="1020" w:type="pct"/>
            <w:shd w:val="clear" w:color="auto" w:fill="auto"/>
            <w:noWrap/>
          </w:tcPr>
          <w:p w14:paraId="676913B1" w14:textId="77777777" w:rsidR="00046EB8" w:rsidRPr="00213362" w:rsidRDefault="00046EB8" w:rsidP="00183BDC">
            <w:pPr>
              <w:spacing w:after="0"/>
              <w:jc w:val="left"/>
              <w:rPr>
                <w:rFonts w:cs="Arial"/>
                <w:color w:val="000000"/>
                <w:lang w:val="it-IT"/>
              </w:rPr>
            </w:pPr>
            <w:r w:rsidRPr="00E7162F">
              <w:t>AY3</w:t>
            </w:r>
            <w:r w:rsidR="00DA4755">
              <w:t>02</w:t>
            </w:r>
            <w:r w:rsidRPr="00E7162F">
              <w:t>A</w:t>
            </w:r>
          </w:p>
        </w:tc>
        <w:tc>
          <w:tcPr>
            <w:tcW w:w="3022" w:type="pct"/>
            <w:shd w:val="clear" w:color="auto" w:fill="auto"/>
            <w:noWrap/>
          </w:tcPr>
          <w:p w14:paraId="452568A2" w14:textId="77777777" w:rsidR="00046EB8" w:rsidRPr="0041627B" w:rsidRDefault="00046EB8" w:rsidP="00183BDC">
            <w:pPr>
              <w:spacing w:after="0"/>
              <w:jc w:val="left"/>
              <w:rPr>
                <w:rFonts w:cs="Arial"/>
                <w:color w:val="000000"/>
                <w:lang w:val="en-GB"/>
              </w:rPr>
            </w:pPr>
            <w:r w:rsidRPr="009817C3">
              <w:rPr>
                <w:rFonts w:cs="Arial"/>
                <w:spacing w:val="-2"/>
                <w:lang w:val="en-GB"/>
              </w:rPr>
              <w:t xml:space="preserve">Solenoid for </w:t>
            </w:r>
            <w:r>
              <w:rPr>
                <w:rFonts w:cs="Arial"/>
                <w:spacing w:val="-2"/>
              </w:rPr>
              <w:t>d</w:t>
            </w:r>
            <w:r w:rsidRPr="00AB6D7E">
              <w:t>ischarge valve Open position</w:t>
            </w:r>
          </w:p>
        </w:tc>
        <w:tc>
          <w:tcPr>
            <w:tcW w:w="958" w:type="pct"/>
            <w:shd w:val="clear" w:color="auto" w:fill="auto"/>
            <w:noWrap/>
            <w:vAlign w:val="center"/>
          </w:tcPr>
          <w:p w14:paraId="472BE7F1" w14:textId="77777777" w:rsidR="00046EB8" w:rsidRPr="00213362" w:rsidRDefault="00046EB8" w:rsidP="00183BDC">
            <w:pPr>
              <w:spacing w:after="0"/>
              <w:jc w:val="left"/>
              <w:rPr>
                <w:rFonts w:cs="Arial"/>
                <w:color w:val="000000"/>
                <w:lang w:val="it-IT"/>
              </w:rPr>
            </w:pPr>
            <w:r w:rsidRPr="00B30957">
              <w:rPr>
                <w:lang w:val="it-IT"/>
              </w:rPr>
              <w:t>OFF</w:t>
            </w:r>
          </w:p>
        </w:tc>
      </w:tr>
      <w:tr w:rsidR="00046EB8" w:rsidRPr="00213362" w14:paraId="337A29D8" w14:textId="77777777" w:rsidTr="003036D0">
        <w:trPr>
          <w:trHeight w:val="315"/>
        </w:trPr>
        <w:tc>
          <w:tcPr>
            <w:tcW w:w="1020" w:type="pct"/>
            <w:shd w:val="clear" w:color="auto" w:fill="auto"/>
            <w:noWrap/>
          </w:tcPr>
          <w:p w14:paraId="6467C9F0" w14:textId="77777777" w:rsidR="00046EB8" w:rsidRPr="00213362" w:rsidRDefault="00046EB8" w:rsidP="00183BDC">
            <w:pPr>
              <w:spacing w:after="0"/>
              <w:jc w:val="left"/>
              <w:rPr>
                <w:rFonts w:cs="Arial"/>
                <w:color w:val="000000"/>
                <w:lang w:val="it-IT"/>
              </w:rPr>
            </w:pPr>
            <w:r w:rsidRPr="00E7162F">
              <w:t>AY3</w:t>
            </w:r>
            <w:r w:rsidR="00DA4755">
              <w:t>02</w:t>
            </w:r>
            <w:r w:rsidRPr="00E7162F">
              <w:t>B</w:t>
            </w:r>
          </w:p>
        </w:tc>
        <w:tc>
          <w:tcPr>
            <w:tcW w:w="3022" w:type="pct"/>
            <w:shd w:val="clear" w:color="auto" w:fill="auto"/>
            <w:noWrap/>
          </w:tcPr>
          <w:p w14:paraId="7CBAED1A" w14:textId="77777777" w:rsidR="00046EB8" w:rsidRPr="0041627B" w:rsidRDefault="00046EB8" w:rsidP="00183BDC">
            <w:pPr>
              <w:spacing w:after="0"/>
              <w:jc w:val="left"/>
              <w:rPr>
                <w:rFonts w:cs="Arial"/>
                <w:color w:val="000000"/>
                <w:lang w:val="en-GB"/>
              </w:rPr>
            </w:pPr>
            <w:r w:rsidRPr="009817C3">
              <w:rPr>
                <w:rFonts w:cs="Arial"/>
                <w:spacing w:val="-2"/>
                <w:lang w:val="en-GB"/>
              </w:rPr>
              <w:t xml:space="preserve">Solenoid for </w:t>
            </w:r>
            <w:r>
              <w:rPr>
                <w:rFonts w:cs="Arial"/>
                <w:spacing w:val="-2"/>
              </w:rPr>
              <w:t>d</w:t>
            </w:r>
            <w:r w:rsidRPr="00AB6D7E">
              <w:t>ischarge valve Close position</w:t>
            </w:r>
          </w:p>
        </w:tc>
        <w:tc>
          <w:tcPr>
            <w:tcW w:w="958" w:type="pct"/>
            <w:shd w:val="clear" w:color="auto" w:fill="auto"/>
            <w:noWrap/>
            <w:vAlign w:val="center"/>
          </w:tcPr>
          <w:p w14:paraId="2A26F462" w14:textId="77777777" w:rsidR="00046EB8" w:rsidRPr="00213362" w:rsidRDefault="00046EB8" w:rsidP="00183BDC">
            <w:pPr>
              <w:spacing w:after="0"/>
              <w:jc w:val="left"/>
              <w:rPr>
                <w:rFonts w:cs="Arial"/>
                <w:color w:val="000000"/>
                <w:lang w:val="it-IT"/>
              </w:rPr>
            </w:pPr>
            <w:r w:rsidRPr="00B30957">
              <w:rPr>
                <w:lang w:val="it-IT"/>
              </w:rPr>
              <w:t>O</w:t>
            </w:r>
            <w:r>
              <w:rPr>
                <w:lang w:val="it-IT"/>
              </w:rPr>
              <w:t>N</w:t>
            </w:r>
          </w:p>
        </w:tc>
      </w:tr>
      <w:tr w:rsidR="00046EB8" w:rsidRPr="00213362" w14:paraId="0FD65D1D" w14:textId="77777777" w:rsidTr="003036D0">
        <w:trPr>
          <w:trHeight w:val="315"/>
        </w:trPr>
        <w:tc>
          <w:tcPr>
            <w:tcW w:w="1020" w:type="pct"/>
            <w:shd w:val="clear" w:color="auto" w:fill="auto"/>
            <w:noWrap/>
          </w:tcPr>
          <w:p w14:paraId="70A41FED" w14:textId="77777777" w:rsidR="00046EB8" w:rsidRPr="00213362" w:rsidRDefault="00046EB8" w:rsidP="00183BDC">
            <w:pPr>
              <w:spacing w:after="0"/>
              <w:jc w:val="left"/>
              <w:rPr>
                <w:rFonts w:cs="Arial"/>
                <w:color w:val="000000"/>
                <w:lang w:val="it-IT"/>
              </w:rPr>
            </w:pPr>
            <w:r w:rsidRPr="00880C03">
              <w:t>AY45</w:t>
            </w:r>
            <w:r w:rsidR="00DA4755">
              <w:t>5</w:t>
            </w:r>
          </w:p>
        </w:tc>
        <w:tc>
          <w:tcPr>
            <w:tcW w:w="3022" w:type="pct"/>
            <w:shd w:val="clear" w:color="auto" w:fill="auto"/>
            <w:noWrap/>
          </w:tcPr>
          <w:p w14:paraId="6369CCD8" w14:textId="77777777" w:rsidR="00046EB8" w:rsidRPr="0041627B" w:rsidRDefault="00046EB8" w:rsidP="00183BDC">
            <w:pPr>
              <w:spacing w:after="0"/>
              <w:jc w:val="left"/>
              <w:rPr>
                <w:rFonts w:cs="Arial"/>
                <w:color w:val="000000"/>
                <w:lang w:val="en-GB"/>
              </w:rPr>
            </w:pPr>
            <w:r w:rsidRPr="009817C3">
              <w:rPr>
                <w:rFonts w:cs="Arial"/>
                <w:spacing w:val="-2"/>
                <w:lang w:val="en-GB"/>
              </w:rPr>
              <w:t xml:space="preserve">Solenoid for </w:t>
            </w:r>
            <w:r>
              <w:rPr>
                <w:rFonts w:cs="Arial"/>
                <w:spacing w:val="-2"/>
              </w:rPr>
              <w:t>c</w:t>
            </w:r>
            <w:r w:rsidRPr="00686265">
              <w:t>leaning Exhaust valve gasket</w:t>
            </w:r>
          </w:p>
        </w:tc>
        <w:tc>
          <w:tcPr>
            <w:tcW w:w="958" w:type="pct"/>
            <w:shd w:val="clear" w:color="auto" w:fill="auto"/>
            <w:noWrap/>
            <w:vAlign w:val="center"/>
          </w:tcPr>
          <w:p w14:paraId="6CE45D26" w14:textId="77777777" w:rsidR="00046EB8" w:rsidRPr="00213362" w:rsidRDefault="00046EB8" w:rsidP="00183BDC">
            <w:pPr>
              <w:spacing w:after="0"/>
              <w:jc w:val="left"/>
              <w:rPr>
                <w:rFonts w:cs="Arial"/>
                <w:color w:val="000000"/>
                <w:lang w:val="it-IT"/>
              </w:rPr>
            </w:pPr>
            <w:r w:rsidRPr="00B30957">
              <w:rPr>
                <w:lang w:val="it-IT"/>
              </w:rPr>
              <w:t>OFF</w:t>
            </w:r>
          </w:p>
        </w:tc>
      </w:tr>
      <w:tr w:rsidR="00046EB8" w:rsidRPr="00213362" w14:paraId="167CDD1B" w14:textId="77777777" w:rsidTr="003036D0">
        <w:trPr>
          <w:trHeight w:val="315"/>
        </w:trPr>
        <w:tc>
          <w:tcPr>
            <w:tcW w:w="1020" w:type="pct"/>
            <w:shd w:val="clear" w:color="auto" w:fill="auto"/>
            <w:noWrap/>
          </w:tcPr>
          <w:p w14:paraId="2DBEE100" w14:textId="77777777" w:rsidR="00046EB8" w:rsidRDefault="00046EB8" w:rsidP="00183BDC">
            <w:pPr>
              <w:spacing w:after="0"/>
              <w:jc w:val="left"/>
              <w:rPr>
                <w:rFonts w:cs="Arial"/>
                <w:color w:val="000000"/>
                <w:lang w:val="it-IT"/>
              </w:rPr>
            </w:pPr>
            <w:r w:rsidRPr="00880C03">
              <w:t>AY45</w:t>
            </w:r>
            <w:r w:rsidR="00DA4755">
              <w:t>6</w:t>
            </w:r>
            <w:r w:rsidRPr="00880C03">
              <w:t xml:space="preserve"> </w:t>
            </w:r>
          </w:p>
        </w:tc>
        <w:tc>
          <w:tcPr>
            <w:tcW w:w="3022" w:type="pct"/>
            <w:shd w:val="clear" w:color="auto" w:fill="auto"/>
            <w:noWrap/>
          </w:tcPr>
          <w:p w14:paraId="0ECA9113" w14:textId="77777777" w:rsidR="00046EB8" w:rsidRPr="0041627B" w:rsidRDefault="00046EB8" w:rsidP="00183BDC">
            <w:pPr>
              <w:spacing w:after="0"/>
              <w:jc w:val="left"/>
              <w:rPr>
                <w:rFonts w:cs="Arial"/>
                <w:color w:val="000000"/>
                <w:spacing w:val="-2"/>
                <w:lang w:val="en-GB"/>
              </w:rPr>
            </w:pPr>
            <w:r w:rsidRPr="009817C3">
              <w:rPr>
                <w:rFonts w:cs="Arial"/>
                <w:spacing w:val="-2"/>
                <w:lang w:val="en-GB"/>
              </w:rPr>
              <w:t xml:space="preserve">Solenoid for </w:t>
            </w:r>
            <w:r>
              <w:rPr>
                <w:rFonts w:cs="Arial"/>
                <w:spacing w:val="-2"/>
              </w:rPr>
              <w:t>c</w:t>
            </w:r>
            <w:r w:rsidRPr="00686265">
              <w:t>leaning Exhaust valve gasket</w:t>
            </w:r>
          </w:p>
        </w:tc>
        <w:tc>
          <w:tcPr>
            <w:tcW w:w="958" w:type="pct"/>
            <w:shd w:val="clear" w:color="auto" w:fill="auto"/>
            <w:noWrap/>
            <w:vAlign w:val="center"/>
          </w:tcPr>
          <w:p w14:paraId="0C2C31BD" w14:textId="77777777" w:rsidR="00046EB8" w:rsidRPr="00213362" w:rsidRDefault="00046EB8" w:rsidP="00183BDC">
            <w:pPr>
              <w:spacing w:after="0"/>
              <w:jc w:val="left"/>
              <w:rPr>
                <w:rFonts w:cs="Arial"/>
                <w:color w:val="000000"/>
                <w:lang w:val="it-IT"/>
              </w:rPr>
            </w:pPr>
            <w:r w:rsidRPr="00B30957">
              <w:rPr>
                <w:lang w:val="it-IT"/>
              </w:rPr>
              <w:t>OFF</w:t>
            </w:r>
          </w:p>
        </w:tc>
      </w:tr>
      <w:tr w:rsidR="00046EB8" w:rsidRPr="00213362" w14:paraId="649FA759" w14:textId="77777777" w:rsidTr="003036D0">
        <w:trPr>
          <w:trHeight w:val="315"/>
        </w:trPr>
        <w:tc>
          <w:tcPr>
            <w:tcW w:w="1020" w:type="pct"/>
            <w:shd w:val="clear" w:color="auto" w:fill="auto"/>
            <w:noWrap/>
          </w:tcPr>
          <w:p w14:paraId="4F3B0630" w14:textId="77777777" w:rsidR="00046EB8" w:rsidRPr="00880C03" w:rsidRDefault="001074ED" w:rsidP="00183BDC">
            <w:pPr>
              <w:spacing w:after="0"/>
              <w:jc w:val="left"/>
            </w:pPr>
            <w:r w:rsidRPr="001074ED">
              <w:t>AY452</w:t>
            </w:r>
          </w:p>
        </w:tc>
        <w:tc>
          <w:tcPr>
            <w:tcW w:w="3022" w:type="pct"/>
            <w:shd w:val="clear" w:color="auto" w:fill="auto"/>
            <w:noWrap/>
          </w:tcPr>
          <w:p w14:paraId="26692DD0" w14:textId="77777777" w:rsidR="00046EB8" w:rsidRPr="00686265" w:rsidRDefault="00046EB8" w:rsidP="00183BDC">
            <w:pPr>
              <w:spacing w:after="0"/>
              <w:jc w:val="left"/>
            </w:pPr>
            <w:r w:rsidRPr="009817C3">
              <w:rPr>
                <w:rFonts w:cs="Arial"/>
                <w:spacing w:val="-2"/>
                <w:lang w:val="en-GB"/>
              </w:rPr>
              <w:t xml:space="preserve">Solenoid for </w:t>
            </w:r>
            <w:r w:rsidRPr="0074475C">
              <w:t>cleaning Blades Riboccone</w:t>
            </w:r>
          </w:p>
        </w:tc>
        <w:tc>
          <w:tcPr>
            <w:tcW w:w="958" w:type="pct"/>
            <w:shd w:val="clear" w:color="auto" w:fill="auto"/>
            <w:noWrap/>
            <w:vAlign w:val="center"/>
          </w:tcPr>
          <w:p w14:paraId="2C0F5E41" w14:textId="77777777" w:rsidR="00046EB8" w:rsidRPr="00B30957" w:rsidRDefault="00046EB8" w:rsidP="00183BDC">
            <w:pPr>
              <w:spacing w:after="0"/>
              <w:jc w:val="left"/>
              <w:rPr>
                <w:lang w:val="it-IT"/>
              </w:rPr>
            </w:pPr>
            <w:r w:rsidRPr="00B30957">
              <w:rPr>
                <w:lang w:val="it-IT"/>
              </w:rPr>
              <w:t>OFF</w:t>
            </w:r>
          </w:p>
        </w:tc>
      </w:tr>
      <w:tr w:rsidR="00046EB8" w:rsidRPr="00213362" w14:paraId="311F788C" w14:textId="77777777" w:rsidTr="003036D0">
        <w:trPr>
          <w:trHeight w:val="315"/>
        </w:trPr>
        <w:tc>
          <w:tcPr>
            <w:tcW w:w="1020" w:type="pct"/>
            <w:shd w:val="clear" w:color="auto" w:fill="auto"/>
            <w:noWrap/>
          </w:tcPr>
          <w:p w14:paraId="5BE3E2F6" w14:textId="77777777" w:rsidR="00046EB8" w:rsidRPr="0074475C" w:rsidRDefault="00046EB8" w:rsidP="00183BDC">
            <w:pPr>
              <w:spacing w:after="0"/>
              <w:jc w:val="left"/>
            </w:pPr>
            <w:r w:rsidRPr="0074475C">
              <w:t>AY4</w:t>
            </w:r>
            <w:r w:rsidR="00DA4755">
              <w:t>53</w:t>
            </w:r>
          </w:p>
        </w:tc>
        <w:tc>
          <w:tcPr>
            <w:tcW w:w="3022" w:type="pct"/>
            <w:shd w:val="clear" w:color="auto" w:fill="auto"/>
            <w:noWrap/>
          </w:tcPr>
          <w:p w14:paraId="5086EB35" w14:textId="77777777" w:rsidR="00046EB8" w:rsidRPr="009817C3" w:rsidRDefault="00046EB8" w:rsidP="00183BDC">
            <w:pPr>
              <w:spacing w:after="0"/>
              <w:jc w:val="left"/>
              <w:rPr>
                <w:rFonts w:cs="Arial"/>
                <w:spacing w:val="-2"/>
                <w:lang w:val="en-GB"/>
              </w:rPr>
            </w:pPr>
            <w:r w:rsidRPr="009817C3">
              <w:rPr>
                <w:rFonts w:cs="Arial"/>
                <w:spacing w:val="-2"/>
                <w:lang w:val="en-GB"/>
              </w:rPr>
              <w:t xml:space="preserve">Solenoid for </w:t>
            </w:r>
            <w:r w:rsidRPr="0074475C">
              <w:t>cleaning Blades Riboccone</w:t>
            </w:r>
          </w:p>
        </w:tc>
        <w:tc>
          <w:tcPr>
            <w:tcW w:w="958" w:type="pct"/>
            <w:shd w:val="clear" w:color="auto" w:fill="auto"/>
            <w:noWrap/>
            <w:vAlign w:val="center"/>
          </w:tcPr>
          <w:p w14:paraId="62FA230C" w14:textId="77777777" w:rsidR="00046EB8" w:rsidRPr="00B30957" w:rsidRDefault="00046EB8" w:rsidP="00183BDC">
            <w:pPr>
              <w:spacing w:after="0"/>
              <w:jc w:val="left"/>
              <w:rPr>
                <w:lang w:val="it-IT"/>
              </w:rPr>
            </w:pPr>
            <w:r w:rsidRPr="00B30957">
              <w:rPr>
                <w:lang w:val="it-IT"/>
              </w:rPr>
              <w:t>OFF</w:t>
            </w:r>
          </w:p>
        </w:tc>
      </w:tr>
      <w:tr w:rsidR="00046EB8" w:rsidRPr="00213362" w14:paraId="54A1FC04" w14:textId="77777777" w:rsidTr="003036D0">
        <w:trPr>
          <w:trHeight w:val="315"/>
        </w:trPr>
        <w:tc>
          <w:tcPr>
            <w:tcW w:w="1020" w:type="pct"/>
            <w:shd w:val="clear" w:color="auto" w:fill="auto"/>
            <w:noWrap/>
          </w:tcPr>
          <w:p w14:paraId="1F606FFF" w14:textId="77777777" w:rsidR="00046EB8" w:rsidRPr="0074475C" w:rsidRDefault="00046EB8" w:rsidP="00183BDC">
            <w:pPr>
              <w:spacing w:after="0"/>
              <w:jc w:val="left"/>
            </w:pPr>
            <w:r w:rsidRPr="00C7422E">
              <w:lastRenderedPageBreak/>
              <w:t>AY4</w:t>
            </w:r>
            <w:r w:rsidR="00DA4755">
              <w:t>54</w:t>
            </w:r>
          </w:p>
        </w:tc>
        <w:tc>
          <w:tcPr>
            <w:tcW w:w="3022" w:type="pct"/>
            <w:shd w:val="clear" w:color="auto" w:fill="auto"/>
            <w:noWrap/>
          </w:tcPr>
          <w:p w14:paraId="51B55B02" w14:textId="77777777" w:rsidR="00046EB8" w:rsidRPr="009817C3" w:rsidRDefault="00046EB8" w:rsidP="00183BDC">
            <w:pPr>
              <w:spacing w:after="0"/>
              <w:jc w:val="left"/>
              <w:rPr>
                <w:rFonts w:cs="Arial"/>
                <w:spacing w:val="-2"/>
                <w:lang w:val="en-GB"/>
              </w:rPr>
            </w:pPr>
            <w:r w:rsidRPr="009817C3">
              <w:rPr>
                <w:rFonts w:cs="Arial"/>
                <w:spacing w:val="-2"/>
                <w:lang w:val="en-GB"/>
              </w:rPr>
              <w:t xml:space="preserve">Solenoid for </w:t>
            </w:r>
            <w:r>
              <w:rPr>
                <w:rFonts w:cs="Arial"/>
                <w:spacing w:val="-2"/>
                <w:lang w:val="en-GB"/>
              </w:rPr>
              <w:t>c</w:t>
            </w:r>
            <w:r w:rsidRPr="00C7422E">
              <w:rPr>
                <w:rFonts w:cs="Arial"/>
                <w:spacing w:val="-2"/>
                <w:lang w:val="en-GB"/>
              </w:rPr>
              <w:t>leaning with Gas from Below</w:t>
            </w:r>
          </w:p>
        </w:tc>
        <w:tc>
          <w:tcPr>
            <w:tcW w:w="958" w:type="pct"/>
            <w:shd w:val="clear" w:color="auto" w:fill="auto"/>
            <w:noWrap/>
            <w:vAlign w:val="center"/>
          </w:tcPr>
          <w:p w14:paraId="35713F9B" w14:textId="77777777" w:rsidR="00046EB8" w:rsidRPr="00B30957" w:rsidRDefault="00046EB8" w:rsidP="00183BDC">
            <w:pPr>
              <w:spacing w:after="0"/>
              <w:jc w:val="left"/>
              <w:rPr>
                <w:lang w:val="it-IT"/>
              </w:rPr>
            </w:pPr>
            <w:r w:rsidRPr="00B30957">
              <w:rPr>
                <w:lang w:val="it-IT"/>
              </w:rPr>
              <w:t>OFF</w:t>
            </w:r>
          </w:p>
        </w:tc>
      </w:tr>
      <w:tr w:rsidR="00046EB8" w:rsidRPr="00213362" w14:paraId="19960DC9" w14:textId="77777777" w:rsidTr="003036D0">
        <w:trPr>
          <w:trHeight w:val="315"/>
        </w:trPr>
        <w:tc>
          <w:tcPr>
            <w:tcW w:w="1020" w:type="pct"/>
            <w:shd w:val="clear" w:color="auto" w:fill="auto"/>
            <w:noWrap/>
          </w:tcPr>
          <w:p w14:paraId="654E1612" w14:textId="77777777" w:rsidR="00046EB8" w:rsidRPr="00C7422E" w:rsidRDefault="00046EB8" w:rsidP="00183BDC">
            <w:pPr>
              <w:spacing w:after="0"/>
              <w:jc w:val="left"/>
            </w:pPr>
            <w:r w:rsidRPr="00C7422E">
              <w:t>AY3</w:t>
            </w:r>
            <w:r w:rsidR="00DA4755">
              <w:t>04</w:t>
            </w:r>
          </w:p>
        </w:tc>
        <w:tc>
          <w:tcPr>
            <w:tcW w:w="3022" w:type="pct"/>
            <w:shd w:val="clear" w:color="auto" w:fill="auto"/>
            <w:noWrap/>
          </w:tcPr>
          <w:p w14:paraId="7FB18A99" w14:textId="77777777" w:rsidR="00046EB8" w:rsidRPr="009817C3" w:rsidRDefault="00046EB8" w:rsidP="00183BDC">
            <w:pPr>
              <w:spacing w:after="0"/>
              <w:jc w:val="left"/>
              <w:rPr>
                <w:rFonts w:cs="Arial"/>
                <w:spacing w:val="-2"/>
                <w:lang w:val="en-GB"/>
              </w:rPr>
            </w:pPr>
            <w:r w:rsidRPr="009817C3">
              <w:rPr>
                <w:rFonts w:cs="Arial"/>
                <w:spacing w:val="-2"/>
                <w:lang w:val="en-GB"/>
              </w:rPr>
              <w:t xml:space="preserve">Solenoid for </w:t>
            </w:r>
            <w:r w:rsidRPr="00C7422E">
              <w:rPr>
                <w:rFonts w:cs="Arial"/>
                <w:spacing w:val="-2"/>
                <w:lang w:val="en-GB"/>
              </w:rPr>
              <w:t>Air knocker ctrl sys</w:t>
            </w:r>
          </w:p>
        </w:tc>
        <w:tc>
          <w:tcPr>
            <w:tcW w:w="958" w:type="pct"/>
            <w:shd w:val="clear" w:color="auto" w:fill="auto"/>
            <w:noWrap/>
            <w:vAlign w:val="center"/>
          </w:tcPr>
          <w:p w14:paraId="591F1C85" w14:textId="77777777" w:rsidR="00046EB8" w:rsidRPr="00B30957" w:rsidRDefault="00046EB8" w:rsidP="00183BDC">
            <w:pPr>
              <w:spacing w:after="0"/>
              <w:jc w:val="left"/>
              <w:rPr>
                <w:lang w:val="it-IT"/>
              </w:rPr>
            </w:pPr>
            <w:r w:rsidRPr="00B30957">
              <w:rPr>
                <w:lang w:val="it-IT"/>
              </w:rPr>
              <w:t>OFF</w:t>
            </w:r>
          </w:p>
        </w:tc>
      </w:tr>
      <w:tr w:rsidR="00046EB8" w:rsidRPr="00213362" w14:paraId="0CDC738E" w14:textId="77777777" w:rsidTr="003036D0">
        <w:trPr>
          <w:trHeight w:val="315"/>
        </w:trPr>
        <w:tc>
          <w:tcPr>
            <w:tcW w:w="1020" w:type="pct"/>
            <w:shd w:val="clear" w:color="auto" w:fill="auto"/>
            <w:noWrap/>
          </w:tcPr>
          <w:p w14:paraId="2C9B87FA" w14:textId="77777777" w:rsidR="00046EB8" w:rsidRPr="0074475C" w:rsidRDefault="00547E94" w:rsidP="00183BDC">
            <w:pPr>
              <w:spacing w:after="0"/>
              <w:jc w:val="left"/>
            </w:pPr>
            <w:r w:rsidRPr="00547E94">
              <w:t>V</w:t>
            </w:r>
            <w:r w:rsidR="002A234C">
              <w:t>K</w:t>
            </w:r>
            <w:r w:rsidRPr="00547E94">
              <w:t>016-M01-VFD</w:t>
            </w:r>
          </w:p>
        </w:tc>
        <w:tc>
          <w:tcPr>
            <w:tcW w:w="3022" w:type="pct"/>
            <w:shd w:val="clear" w:color="auto" w:fill="auto"/>
            <w:noWrap/>
          </w:tcPr>
          <w:p w14:paraId="65BC3EE3" w14:textId="77777777" w:rsidR="00046EB8" w:rsidRPr="009817C3" w:rsidRDefault="00046EB8" w:rsidP="00183BDC">
            <w:pPr>
              <w:spacing w:after="0"/>
              <w:jc w:val="left"/>
              <w:rPr>
                <w:rFonts w:cs="Arial"/>
                <w:spacing w:val="-2"/>
                <w:lang w:val="en-GB"/>
              </w:rPr>
            </w:pPr>
            <w:r>
              <w:rPr>
                <w:rFonts w:cs="Arial"/>
                <w:spacing w:val="-2"/>
                <w:lang w:val="en-GB"/>
              </w:rPr>
              <w:t>Motor for r</w:t>
            </w:r>
            <w:r w:rsidRPr="00C7422E">
              <w:rPr>
                <w:rFonts w:cs="Arial"/>
                <w:spacing w:val="-2"/>
                <w:lang w:val="en-GB"/>
              </w:rPr>
              <w:t>otating drive</w:t>
            </w:r>
          </w:p>
        </w:tc>
        <w:tc>
          <w:tcPr>
            <w:tcW w:w="958" w:type="pct"/>
            <w:shd w:val="clear" w:color="auto" w:fill="auto"/>
            <w:noWrap/>
            <w:vAlign w:val="center"/>
          </w:tcPr>
          <w:p w14:paraId="01C565BB" w14:textId="77777777" w:rsidR="00046EB8" w:rsidRPr="00B30957" w:rsidRDefault="00046EB8" w:rsidP="00183BDC">
            <w:pPr>
              <w:spacing w:after="0"/>
              <w:jc w:val="left"/>
              <w:rPr>
                <w:lang w:val="it-IT"/>
              </w:rPr>
            </w:pPr>
            <w:r>
              <w:rPr>
                <w:rFonts w:cs="Arial"/>
                <w:color w:val="000000"/>
                <w:lang w:val="it-IT"/>
              </w:rPr>
              <w:t>STOP</w:t>
            </w:r>
          </w:p>
        </w:tc>
      </w:tr>
    </w:tbl>
    <w:p w14:paraId="0049C00C" w14:textId="77777777" w:rsidR="00046EB8" w:rsidRDefault="00046EB8" w:rsidP="00046EB8">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37"/>
        <w:gridCol w:w="6117"/>
        <w:gridCol w:w="1874"/>
      </w:tblGrid>
      <w:tr w:rsidR="00046EB8" w:rsidRPr="00213362" w14:paraId="7FF8ACB3" w14:textId="77777777" w:rsidTr="00183BDC">
        <w:trPr>
          <w:trHeight w:val="315"/>
        </w:trPr>
        <w:tc>
          <w:tcPr>
            <w:tcW w:w="5000" w:type="pct"/>
            <w:gridSpan w:val="3"/>
            <w:shd w:val="clear" w:color="000000" w:fill="D9D9D9"/>
            <w:noWrap/>
            <w:vAlign w:val="center"/>
          </w:tcPr>
          <w:p w14:paraId="28592BF9" w14:textId="77777777" w:rsidR="00046EB8" w:rsidRPr="00300BD7" w:rsidRDefault="001074ED" w:rsidP="00183BDC">
            <w:pPr>
              <w:spacing w:after="0"/>
              <w:jc w:val="center"/>
              <w:rPr>
                <w:rFonts w:cs="Arial"/>
                <w:b/>
                <w:bCs/>
                <w:lang w:val="en-GB"/>
              </w:rPr>
            </w:pPr>
            <w:r w:rsidRPr="001074ED">
              <w:rPr>
                <w:rFonts w:cs="Arial"/>
                <w:b/>
                <w:bCs/>
                <w:lang w:val="en-GB"/>
              </w:rPr>
              <w:t>Cooler V</w:t>
            </w:r>
            <w:r w:rsidR="002A234C">
              <w:rPr>
                <w:rFonts w:cs="Arial"/>
                <w:b/>
                <w:bCs/>
                <w:lang w:val="en-GB"/>
              </w:rPr>
              <w:t>K</w:t>
            </w:r>
            <w:r w:rsidRPr="001074ED">
              <w:rPr>
                <w:rFonts w:cs="Arial"/>
                <w:b/>
                <w:bCs/>
                <w:lang w:val="en-GB"/>
              </w:rPr>
              <w:t>016</w:t>
            </w:r>
            <w:r>
              <w:rPr>
                <w:rFonts w:cs="Arial"/>
                <w:b/>
                <w:bCs/>
                <w:lang w:val="en-GB"/>
              </w:rPr>
              <w:t xml:space="preserve"> </w:t>
            </w:r>
            <w:r w:rsidR="00046EB8" w:rsidRPr="00223738">
              <w:rPr>
                <w:rFonts w:cs="Arial"/>
                <w:b/>
                <w:bCs/>
                <w:lang w:val="en-GB"/>
              </w:rPr>
              <w:t>Vacuum</w:t>
            </w:r>
            <w:r w:rsidR="00046EB8">
              <w:rPr>
                <w:rFonts w:cs="Arial"/>
                <w:b/>
                <w:bCs/>
                <w:lang w:val="en-GB"/>
              </w:rPr>
              <w:t xml:space="preserve"> and </w:t>
            </w:r>
            <w:r w:rsidR="00046EB8" w:rsidRPr="00223738">
              <w:rPr>
                <w:rFonts w:cs="Arial"/>
                <w:b/>
                <w:bCs/>
                <w:lang w:val="en-GB"/>
              </w:rPr>
              <w:t>bag filter</w:t>
            </w:r>
            <w:r w:rsidR="008134EA">
              <w:rPr>
                <w:b/>
                <w:bCs/>
                <w:lang w:val="en-GB"/>
              </w:rPr>
              <w:t xml:space="preserve"> (</w:t>
            </w:r>
            <w:r w:rsidR="008134EA" w:rsidRPr="008134EA">
              <w:rPr>
                <w:b/>
                <w:bCs/>
                <w:lang w:val="en-GB"/>
              </w:rPr>
              <w:t>Idle</w:t>
            </w:r>
            <w:r w:rsidR="008134EA">
              <w:rPr>
                <w:b/>
                <w:bCs/>
                <w:lang w:val="en-GB"/>
              </w:rPr>
              <w:t>).</w:t>
            </w:r>
          </w:p>
        </w:tc>
      </w:tr>
      <w:tr w:rsidR="00046EB8" w:rsidRPr="00213362" w14:paraId="0ED26A40" w14:textId="77777777" w:rsidTr="001074ED">
        <w:trPr>
          <w:trHeight w:val="315"/>
        </w:trPr>
        <w:tc>
          <w:tcPr>
            <w:tcW w:w="914" w:type="pct"/>
            <w:shd w:val="clear" w:color="000000" w:fill="D9D9D9"/>
            <w:noWrap/>
            <w:vAlign w:val="center"/>
            <w:hideMark/>
          </w:tcPr>
          <w:p w14:paraId="02064DFF" w14:textId="77777777" w:rsidR="00046EB8" w:rsidRPr="009424BF" w:rsidRDefault="00046EB8" w:rsidP="00183BDC">
            <w:pPr>
              <w:spacing w:after="0"/>
              <w:jc w:val="center"/>
              <w:rPr>
                <w:rFonts w:cs="Arial"/>
                <w:b/>
                <w:bCs/>
                <w:color w:val="000000"/>
                <w:lang w:val="it-IT"/>
              </w:rPr>
            </w:pPr>
            <w:r w:rsidRPr="009424BF">
              <w:rPr>
                <w:rFonts w:cs="Arial"/>
                <w:b/>
                <w:bCs/>
                <w:color w:val="000000"/>
                <w:lang w:val="en-GB"/>
              </w:rPr>
              <w:t>Tag</w:t>
            </w:r>
          </w:p>
        </w:tc>
        <w:tc>
          <w:tcPr>
            <w:tcW w:w="3128" w:type="pct"/>
            <w:shd w:val="clear" w:color="000000" w:fill="D9D9D9"/>
            <w:noWrap/>
            <w:vAlign w:val="center"/>
            <w:hideMark/>
          </w:tcPr>
          <w:p w14:paraId="46EAEE5A" w14:textId="77777777" w:rsidR="00046EB8" w:rsidRPr="009424BF" w:rsidRDefault="00046EB8" w:rsidP="00183BDC">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3DC6CDD0" w14:textId="77777777" w:rsidR="00046EB8" w:rsidRPr="009424BF" w:rsidRDefault="00046EB8" w:rsidP="00183BDC">
            <w:pPr>
              <w:spacing w:after="0"/>
              <w:jc w:val="center"/>
              <w:rPr>
                <w:rFonts w:cs="Arial"/>
                <w:b/>
                <w:bCs/>
                <w:color w:val="000000"/>
                <w:lang w:val="it-IT"/>
              </w:rPr>
            </w:pPr>
            <w:r w:rsidRPr="009F5CA8">
              <w:rPr>
                <w:rFonts w:cs="Arial"/>
                <w:b/>
                <w:bCs/>
                <w:lang w:val="en-GB"/>
              </w:rPr>
              <w:t>Position / State</w:t>
            </w:r>
          </w:p>
        </w:tc>
      </w:tr>
      <w:tr w:rsidR="001074ED" w:rsidRPr="00213362" w14:paraId="1C66A388" w14:textId="77777777" w:rsidTr="001074ED">
        <w:trPr>
          <w:trHeight w:val="315"/>
        </w:trPr>
        <w:tc>
          <w:tcPr>
            <w:tcW w:w="914" w:type="pct"/>
            <w:shd w:val="clear" w:color="auto" w:fill="auto"/>
            <w:noWrap/>
          </w:tcPr>
          <w:p w14:paraId="3942C9E1" w14:textId="77777777" w:rsidR="001074ED" w:rsidRPr="00213362" w:rsidRDefault="001074ED" w:rsidP="001074ED">
            <w:pPr>
              <w:spacing w:after="0"/>
              <w:jc w:val="left"/>
              <w:rPr>
                <w:rFonts w:cs="Arial"/>
                <w:color w:val="000000"/>
                <w:lang w:val="it-IT"/>
              </w:rPr>
            </w:pPr>
            <w:r w:rsidRPr="00D76EBE">
              <w:t xml:space="preserve">LP269 </w:t>
            </w:r>
          </w:p>
        </w:tc>
        <w:tc>
          <w:tcPr>
            <w:tcW w:w="3128" w:type="pct"/>
            <w:shd w:val="clear" w:color="auto" w:fill="auto"/>
            <w:noWrap/>
          </w:tcPr>
          <w:p w14:paraId="52479228" w14:textId="77777777" w:rsidR="001074ED" w:rsidRPr="0041627B" w:rsidRDefault="001074ED" w:rsidP="001074ED">
            <w:pPr>
              <w:spacing w:after="0"/>
              <w:jc w:val="left"/>
              <w:rPr>
                <w:rFonts w:cs="Arial"/>
                <w:color w:val="000000"/>
                <w:lang w:val="en-GB"/>
              </w:rPr>
            </w:pPr>
            <w:r>
              <w:rPr>
                <w:rStyle w:val="rynqvb"/>
                <w:lang w:val="en"/>
              </w:rPr>
              <w:t>Pressure injection valve to the bag filter unit from VX008</w:t>
            </w:r>
          </w:p>
        </w:tc>
        <w:tc>
          <w:tcPr>
            <w:tcW w:w="958" w:type="pct"/>
            <w:shd w:val="clear" w:color="auto" w:fill="auto"/>
            <w:noWrap/>
            <w:vAlign w:val="center"/>
          </w:tcPr>
          <w:p w14:paraId="1EBEE512" w14:textId="77777777" w:rsidR="001074ED" w:rsidRPr="00213362" w:rsidRDefault="001074ED" w:rsidP="001074ED">
            <w:pPr>
              <w:spacing w:after="0"/>
              <w:jc w:val="left"/>
              <w:rPr>
                <w:rFonts w:cs="Arial"/>
                <w:color w:val="000000"/>
                <w:lang w:val="it-IT"/>
              </w:rPr>
            </w:pPr>
            <w:r w:rsidRPr="00213362">
              <w:rPr>
                <w:rFonts w:cs="Arial"/>
                <w:color w:val="000000"/>
                <w:lang w:val="it-IT"/>
              </w:rPr>
              <w:t>CLOSED</w:t>
            </w:r>
          </w:p>
        </w:tc>
      </w:tr>
      <w:tr w:rsidR="001074ED" w:rsidRPr="00213362" w14:paraId="2C44B396" w14:textId="77777777" w:rsidTr="001074ED">
        <w:trPr>
          <w:trHeight w:val="315"/>
        </w:trPr>
        <w:tc>
          <w:tcPr>
            <w:tcW w:w="914" w:type="pct"/>
            <w:shd w:val="clear" w:color="auto" w:fill="auto"/>
            <w:noWrap/>
          </w:tcPr>
          <w:p w14:paraId="289C5088" w14:textId="77777777" w:rsidR="001074ED" w:rsidRPr="00213362" w:rsidRDefault="001074ED" w:rsidP="001074ED">
            <w:pPr>
              <w:spacing w:after="0"/>
              <w:jc w:val="left"/>
              <w:rPr>
                <w:rFonts w:cs="Arial"/>
                <w:color w:val="000000"/>
                <w:lang w:val="it-IT"/>
              </w:rPr>
            </w:pPr>
            <w:r w:rsidRPr="00D76EBE">
              <w:t xml:space="preserve">LP271 </w:t>
            </w:r>
          </w:p>
        </w:tc>
        <w:tc>
          <w:tcPr>
            <w:tcW w:w="3128" w:type="pct"/>
            <w:shd w:val="clear" w:color="auto" w:fill="auto"/>
            <w:noWrap/>
          </w:tcPr>
          <w:p w14:paraId="0FCA26C2" w14:textId="77777777" w:rsidR="001074ED" w:rsidRPr="0041627B" w:rsidRDefault="001074ED" w:rsidP="001074ED">
            <w:pPr>
              <w:spacing w:after="0"/>
              <w:jc w:val="left"/>
              <w:rPr>
                <w:rFonts w:cs="Arial"/>
                <w:color w:val="000000"/>
                <w:lang w:val="en-GB"/>
              </w:rPr>
            </w:pPr>
            <w:r>
              <w:rPr>
                <w:rStyle w:val="rynqvb"/>
                <w:lang w:val="en"/>
              </w:rPr>
              <w:t>Pressure injection valve to the bag filter unit from VX008</w:t>
            </w:r>
          </w:p>
        </w:tc>
        <w:tc>
          <w:tcPr>
            <w:tcW w:w="958" w:type="pct"/>
            <w:shd w:val="clear" w:color="auto" w:fill="auto"/>
            <w:noWrap/>
            <w:vAlign w:val="center"/>
          </w:tcPr>
          <w:p w14:paraId="593DA08A" w14:textId="77777777" w:rsidR="001074ED" w:rsidRPr="00213362" w:rsidRDefault="001074ED" w:rsidP="001074ED">
            <w:pPr>
              <w:spacing w:after="0"/>
              <w:jc w:val="left"/>
              <w:rPr>
                <w:rFonts w:cs="Arial"/>
                <w:color w:val="000000"/>
                <w:lang w:val="it-IT"/>
              </w:rPr>
            </w:pPr>
            <w:r w:rsidRPr="00213362">
              <w:rPr>
                <w:rFonts w:cs="Arial"/>
                <w:color w:val="000000"/>
                <w:lang w:val="it-IT"/>
              </w:rPr>
              <w:t>CLOSED</w:t>
            </w:r>
          </w:p>
        </w:tc>
      </w:tr>
      <w:tr w:rsidR="00046EB8" w:rsidRPr="00213362" w14:paraId="3AF9062E" w14:textId="77777777" w:rsidTr="001074ED">
        <w:trPr>
          <w:trHeight w:val="315"/>
        </w:trPr>
        <w:tc>
          <w:tcPr>
            <w:tcW w:w="914" w:type="pct"/>
            <w:shd w:val="clear" w:color="auto" w:fill="auto"/>
            <w:noWrap/>
          </w:tcPr>
          <w:p w14:paraId="62AA5915" w14:textId="77777777" w:rsidR="00046EB8" w:rsidRPr="00213362" w:rsidRDefault="001074ED" w:rsidP="00183BDC">
            <w:pPr>
              <w:spacing w:after="0"/>
              <w:jc w:val="left"/>
              <w:rPr>
                <w:rFonts w:cs="Arial"/>
                <w:color w:val="000000"/>
                <w:lang w:val="it-IT"/>
              </w:rPr>
            </w:pPr>
            <w:r w:rsidRPr="001074ED">
              <w:t xml:space="preserve">AY242 </w:t>
            </w:r>
          </w:p>
        </w:tc>
        <w:tc>
          <w:tcPr>
            <w:tcW w:w="3128" w:type="pct"/>
            <w:shd w:val="clear" w:color="auto" w:fill="auto"/>
            <w:noWrap/>
          </w:tcPr>
          <w:p w14:paraId="3C28616E" w14:textId="77777777" w:rsidR="00046EB8" w:rsidRPr="0041627B" w:rsidRDefault="00046EB8" w:rsidP="00183BDC">
            <w:pPr>
              <w:spacing w:after="0"/>
              <w:jc w:val="left"/>
              <w:rPr>
                <w:rFonts w:cs="Arial"/>
                <w:color w:val="000000"/>
                <w:lang w:val="en-GB"/>
              </w:rPr>
            </w:pPr>
            <w:r w:rsidRPr="009817C3">
              <w:rPr>
                <w:rFonts w:cs="Arial"/>
                <w:spacing w:val="-2"/>
                <w:lang w:val="en-GB"/>
              </w:rPr>
              <w:t xml:space="preserve">Solenoid for </w:t>
            </w:r>
            <w:r w:rsidRPr="0041627B">
              <w:rPr>
                <w:rFonts w:cs="Arial"/>
                <w:color w:val="000000"/>
                <w:lang w:val="en-GB"/>
              </w:rPr>
              <w:t>Outlet Bag filter auto release PDIT2</w:t>
            </w:r>
            <w:r w:rsidR="001074ED" w:rsidRPr="0041627B">
              <w:rPr>
                <w:rFonts w:cs="Arial"/>
                <w:color w:val="000000"/>
                <w:lang w:val="en-GB"/>
              </w:rPr>
              <w:t>76</w:t>
            </w:r>
            <w:r w:rsidRPr="0041627B">
              <w:rPr>
                <w:rFonts w:cs="Arial"/>
                <w:color w:val="000000"/>
                <w:lang w:val="en-GB"/>
              </w:rPr>
              <w:t>&gt;atm</w:t>
            </w:r>
          </w:p>
        </w:tc>
        <w:tc>
          <w:tcPr>
            <w:tcW w:w="958" w:type="pct"/>
            <w:shd w:val="clear" w:color="auto" w:fill="auto"/>
            <w:noWrap/>
            <w:vAlign w:val="center"/>
          </w:tcPr>
          <w:p w14:paraId="742E9AE4" w14:textId="77777777" w:rsidR="00046EB8" w:rsidRPr="00213362" w:rsidRDefault="00046EB8" w:rsidP="00183BDC">
            <w:pPr>
              <w:spacing w:after="0"/>
              <w:jc w:val="left"/>
              <w:rPr>
                <w:rFonts w:cs="Arial"/>
                <w:color w:val="000000"/>
                <w:lang w:val="it-IT"/>
              </w:rPr>
            </w:pPr>
            <w:r w:rsidRPr="00B30957">
              <w:rPr>
                <w:lang w:val="it-IT"/>
              </w:rPr>
              <w:t>OFF</w:t>
            </w:r>
          </w:p>
        </w:tc>
      </w:tr>
      <w:tr w:rsidR="00046EB8" w:rsidRPr="00213362" w14:paraId="066102E9" w14:textId="77777777" w:rsidTr="001074ED">
        <w:trPr>
          <w:trHeight w:val="315"/>
        </w:trPr>
        <w:tc>
          <w:tcPr>
            <w:tcW w:w="914" w:type="pct"/>
            <w:shd w:val="clear" w:color="auto" w:fill="auto"/>
            <w:noWrap/>
          </w:tcPr>
          <w:p w14:paraId="7E6ED52B" w14:textId="77777777" w:rsidR="00046EB8" w:rsidRPr="00213362" w:rsidRDefault="001074ED" w:rsidP="00183BDC">
            <w:pPr>
              <w:spacing w:after="0"/>
              <w:jc w:val="left"/>
              <w:rPr>
                <w:rFonts w:cs="Arial"/>
                <w:color w:val="000000"/>
                <w:lang w:val="it-IT"/>
              </w:rPr>
            </w:pPr>
            <w:r w:rsidRPr="001074ED">
              <w:t>LP322</w:t>
            </w:r>
          </w:p>
        </w:tc>
        <w:tc>
          <w:tcPr>
            <w:tcW w:w="3128" w:type="pct"/>
            <w:shd w:val="clear" w:color="auto" w:fill="auto"/>
            <w:noWrap/>
          </w:tcPr>
          <w:p w14:paraId="7CF4D73E" w14:textId="77777777" w:rsidR="00046EB8" w:rsidRPr="0041627B" w:rsidRDefault="00046EB8" w:rsidP="00183BDC">
            <w:pPr>
              <w:spacing w:after="0"/>
              <w:jc w:val="left"/>
              <w:rPr>
                <w:rFonts w:cs="Arial"/>
                <w:color w:val="000000"/>
                <w:lang w:val="en-GB"/>
              </w:rPr>
            </w:pPr>
            <w:r w:rsidRPr="0041627B">
              <w:rPr>
                <w:rFonts w:cs="Arial"/>
                <w:color w:val="000000"/>
                <w:lang w:val="en-GB"/>
              </w:rPr>
              <w:t>Outlet Bag filter vacuum breaker solenoid valve</w:t>
            </w:r>
          </w:p>
        </w:tc>
        <w:tc>
          <w:tcPr>
            <w:tcW w:w="958" w:type="pct"/>
            <w:shd w:val="clear" w:color="auto" w:fill="auto"/>
            <w:noWrap/>
            <w:vAlign w:val="center"/>
          </w:tcPr>
          <w:p w14:paraId="57F252D8" w14:textId="77777777" w:rsidR="00046EB8" w:rsidRPr="00213362" w:rsidRDefault="00046EB8" w:rsidP="00183BDC">
            <w:pPr>
              <w:spacing w:after="0"/>
              <w:jc w:val="left"/>
              <w:rPr>
                <w:rFonts w:cs="Arial"/>
                <w:color w:val="000000"/>
                <w:lang w:val="it-IT"/>
              </w:rPr>
            </w:pPr>
            <w:r w:rsidRPr="00213362">
              <w:rPr>
                <w:rFonts w:cs="Arial"/>
                <w:color w:val="000000"/>
                <w:lang w:val="it-IT"/>
              </w:rPr>
              <w:t>CLOSED</w:t>
            </w:r>
          </w:p>
        </w:tc>
      </w:tr>
      <w:tr w:rsidR="00046EB8" w:rsidRPr="00213362" w14:paraId="6BDBB525" w14:textId="77777777" w:rsidTr="001074ED">
        <w:trPr>
          <w:trHeight w:val="315"/>
        </w:trPr>
        <w:tc>
          <w:tcPr>
            <w:tcW w:w="914" w:type="pct"/>
            <w:shd w:val="clear" w:color="auto" w:fill="auto"/>
            <w:noWrap/>
          </w:tcPr>
          <w:p w14:paraId="52B96156" w14:textId="77777777" w:rsidR="00046EB8" w:rsidRDefault="001074ED" w:rsidP="00183BDC">
            <w:pPr>
              <w:spacing w:after="0"/>
              <w:jc w:val="left"/>
              <w:rPr>
                <w:rFonts w:cs="Arial"/>
                <w:color w:val="000000"/>
                <w:lang w:val="it-IT"/>
              </w:rPr>
            </w:pPr>
            <w:r w:rsidRPr="001074ED">
              <w:t>LP32</w:t>
            </w:r>
            <w:r>
              <w:t>3</w:t>
            </w:r>
          </w:p>
        </w:tc>
        <w:tc>
          <w:tcPr>
            <w:tcW w:w="3128" w:type="pct"/>
            <w:shd w:val="clear" w:color="auto" w:fill="auto"/>
            <w:noWrap/>
          </w:tcPr>
          <w:p w14:paraId="2CD7FF07" w14:textId="77777777" w:rsidR="00046EB8" w:rsidRPr="0041627B" w:rsidRDefault="00046EB8" w:rsidP="00183BDC">
            <w:pPr>
              <w:spacing w:after="0"/>
              <w:jc w:val="left"/>
              <w:rPr>
                <w:rFonts w:cs="Arial"/>
                <w:color w:val="000000"/>
                <w:spacing w:val="-2"/>
                <w:lang w:val="en-GB"/>
              </w:rPr>
            </w:pPr>
            <w:r w:rsidRPr="0041627B">
              <w:rPr>
                <w:rFonts w:cs="Arial"/>
                <w:color w:val="000000"/>
                <w:spacing w:val="-2"/>
                <w:lang w:val="en-GB"/>
              </w:rPr>
              <w:t>Vacuum breaker nitrogen line valve</w:t>
            </w:r>
          </w:p>
        </w:tc>
        <w:tc>
          <w:tcPr>
            <w:tcW w:w="958" w:type="pct"/>
            <w:shd w:val="clear" w:color="auto" w:fill="auto"/>
            <w:noWrap/>
            <w:vAlign w:val="center"/>
          </w:tcPr>
          <w:p w14:paraId="755F80C3" w14:textId="77777777" w:rsidR="00046EB8" w:rsidRPr="00213362" w:rsidRDefault="00046EB8" w:rsidP="00183BDC">
            <w:pPr>
              <w:spacing w:after="0"/>
              <w:jc w:val="left"/>
              <w:rPr>
                <w:rFonts w:cs="Arial"/>
                <w:color w:val="000000"/>
                <w:lang w:val="it-IT"/>
              </w:rPr>
            </w:pPr>
            <w:r w:rsidRPr="00213362">
              <w:rPr>
                <w:rFonts w:cs="Arial"/>
                <w:color w:val="000000"/>
                <w:lang w:val="it-IT"/>
              </w:rPr>
              <w:t>CLOSED</w:t>
            </w:r>
          </w:p>
        </w:tc>
      </w:tr>
      <w:tr w:rsidR="00046EB8" w:rsidRPr="00213362" w14:paraId="5DF0C895" w14:textId="77777777" w:rsidTr="001074ED">
        <w:trPr>
          <w:trHeight w:val="315"/>
        </w:trPr>
        <w:tc>
          <w:tcPr>
            <w:tcW w:w="914" w:type="pct"/>
            <w:shd w:val="clear" w:color="auto" w:fill="auto"/>
            <w:noWrap/>
          </w:tcPr>
          <w:p w14:paraId="66C13377" w14:textId="77777777" w:rsidR="00046EB8" w:rsidRPr="003C22B8" w:rsidRDefault="001074ED" w:rsidP="00183BDC">
            <w:pPr>
              <w:spacing w:after="0"/>
              <w:jc w:val="left"/>
            </w:pPr>
            <w:r w:rsidRPr="001074ED">
              <w:t>LP3</w:t>
            </w:r>
            <w:r>
              <w:t>18</w:t>
            </w:r>
          </w:p>
        </w:tc>
        <w:tc>
          <w:tcPr>
            <w:tcW w:w="3128" w:type="pct"/>
            <w:shd w:val="clear" w:color="auto" w:fill="auto"/>
            <w:noWrap/>
          </w:tcPr>
          <w:p w14:paraId="1CE05325" w14:textId="77777777" w:rsidR="00046EB8" w:rsidRPr="003C22B8" w:rsidRDefault="00046EB8" w:rsidP="00183BDC">
            <w:pPr>
              <w:spacing w:after="0"/>
              <w:jc w:val="left"/>
              <w:rPr>
                <w:rFonts w:cs="Arial"/>
                <w:color w:val="000000"/>
                <w:spacing w:val="-2"/>
                <w:lang w:val="it-IT"/>
              </w:rPr>
            </w:pPr>
            <w:r w:rsidRPr="003C22B8">
              <w:rPr>
                <w:rFonts w:cs="Arial"/>
                <w:color w:val="000000"/>
                <w:spacing w:val="-2"/>
                <w:lang w:val="it-IT"/>
              </w:rPr>
              <w:t>Vacuum breaker Silencer line</w:t>
            </w:r>
          </w:p>
        </w:tc>
        <w:tc>
          <w:tcPr>
            <w:tcW w:w="958" w:type="pct"/>
            <w:shd w:val="clear" w:color="auto" w:fill="auto"/>
            <w:noWrap/>
            <w:vAlign w:val="center"/>
          </w:tcPr>
          <w:p w14:paraId="64E27008" w14:textId="77777777" w:rsidR="00046EB8" w:rsidRPr="00213362" w:rsidRDefault="00046EB8" w:rsidP="00183BDC">
            <w:pPr>
              <w:spacing w:after="0"/>
              <w:jc w:val="left"/>
              <w:rPr>
                <w:rFonts w:cs="Arial"/>
                <w:color w:val="000000"/>
                <w:lang w:val="it-IT"/>
              </w:rPr>
            </w:pPr>
            <w:r w:rsidRPr="00213362">
              <w:rPr>
                <w:rFonts w:cs="Arial"/>
                <w:color w:val="000000"/>
                <w:lang w:val="it-IT"/>
              </w:rPr>
              <w:t>CLOSED</w:t>
            </w:r>
          </w:p>
        </w:tc>
      </w:tr>
      <w:tr w:rsidR="00046EB8" w:rsidRPr="00213362" w14:paraId="24770BE1" w14:textId="77777777" w:rsidTr="001074ED">
        <w:trPr>
          <w:trHeight w:val="315"/>
        </w:trPr>
        <w:tc>
          <w:tcPr>
            <w:tcW w:w="914" w:type="pct"/>
            <w:shd w:val="clear" w:color="auto" w:fill="auto"/>
            <w:noWrap/>
          </w:tcPr>
          <w:p w14:paraId="794BE89F" w14:textId="77777777" w:rsidR="00046EB8" w:rsidRPr="003C22B8" w:rsidRDefault="00046EB8" w:rsidP="00183BDC">
            <w:pPr>
              <w:spacing w:after="0"/>
              <w:jc w:val="left"/>
            </w:pPr>
            <w:r w:rsidRPr="003C22B8">
              <w:t>PRV3</w:t>
            </w:r>
            <w:r w:rsidR="001074ED">
              <w:t>13</w:t>
            </w:r>
          </w:p>
        </w:tc>
        <w:tc>
          <w:tcPr>
            <w:tcW w:w="3128" w:type="pct"/>
            <w:shd w:val="clear" w:color="auto" w:fill="auto"/>
            <w:noWrap/>
          </w:tcPr>
          <w:p w14:paraId="70281C90" w14:textId="77777777" w:rsidR="00046EB8" w:rsidRPr="0041627B" w:rsidRDefault="00046EB8" w:rsidP="00183BDC">
            <w:pPr>
              <w:spacing w:after="0"/>
              <w:jc w:val="left"/>
              <w:rPr>
                <w:rFonts w:cs="Arial"/>
                <w:color w:val="000000"/>
                <w:spacing w:val="-2"/>
                <w:lang w:val="en-GB"/>
              </w:rPr>
            </w:pPr>
            <w:r w:rsidRPr="0041627B">
              <w:rPr>
                <w:rFonts w:cs="Arial"/>
                <w:color w:val="000000"/>
                <w:spacing w:val="-2"/>
                <w:lang w:val="en-GB"/>
              </w:rPr>
              <w:t>Outlet Bag filter Vacuum pressure Control</w:t>
            </w:r>
          </w:p>
        </w:tc>
        <w:tc>
          <w:tcPr>
            <w:tcW w:w="958" w:type="pct"/>
            <w:shd w:val="clear" w:color="auto" w:fill="auto"/>
            <w:noWrap/>
            <w:vAlign w:val="center"/>
          </w:tcPr>
          <w:p w14:paraId="4DDCA371" w14:textId="77777777" w:rsidR="00046EB8" w:rsidRPr="00213362" w:rsidRDefault="00046EB8" w:rsidP="00183BDC">
            <w:pPr>
              <w:spacing w:after="0"/>
              <w:jc w:val="left"/>
              <w:rPr>
                <w:rFonts w:cs="Arial"/>
                <w:color w:val="000000"/>
                <w:lang w:val="it-IT"/>
              </w:rPr>
            </w:pPr>
            <w:r w:rsidRPr="00213362">
              <w:rPr>
                <w:rFonts w:cs="Arial"/>
                <w:color w:val="000000"/>
                <w:lang w:val="it-IT"/>
              </w:rPr>
              <w:t>CLOSED</w:t>
            </w:r>
          </w:p>
        </w:tc>
      </w:tr>
      <w:tr w:rsidR="00046EB8" w:rsidRPr="00213362" w14:paraId="39768EE1" w14:textId="77777777" w:rsidTr="001074ED">
        <w:trPr>
          <w:trHeight w:val="315"/>
        </w:trPr>
        <w:tc>
          <w:tcPr>
            <w:tcW w:w="914" w:type="pct"/>
            <w:shd w:val="clear" w:color="auto" w:fill="auto"/>
            <w:noWrap/>
          </w:tcPr>
          <w:p w14:paraId="060F8AD0" w14:textId="77777777" w:rsidR="00046EB8" w:rsidRPr="003C22B8" w:rsidRDefault="00046EB8" w:rsidP="00183BDC">
            <w:pPr>
              <w:spacing w:after="0"/>
              <w:jc w:val="left"/>
            </w:pPr>
            <w:r w:rsidRPr="003C22B8">
              <w:t>LP3</w:t>
            </w:r>
            <w:r w:rsidR="001074ED">
              <w:t>14</w:t>
            </w:r>
          </w:p>
        </w:tc>
        <w:tc>
          <w:tcPr>
            <w:tcW w:w="3128" w:type="pct"/>
            <w:shd w:val="clear" w:color="auto" w:fill="auto"/>
            <w:noWrap/>
          </w:tcPr>
          <w:p w14:paraId="1D4CF966" w14:textId="77777777" w:rsidR="00046EB8" w:rsidRPr="0041627B" w:rsidRDefault="00046EB8" w:rsidP="00183BDC">
            <w:pPr>
              <w:spacing w:after="0"/>
              <w:jc w:val="left"/>
              <w:rPr>
                <w:rFonts w:cs="Arial"/>
                <w:color w:val="000000"/>
                <w:spacing w:val="-2"/>
                <w:lang w:val="en-GB"/>
              </w:rPr>
            </w:pPr>
            <w:r w:rsidRPr="0041627B">
              <w:rPr>
                <w:rFonts w:cs="Arial"/>
                <w:color w:val="000000"/>
                <w:spacing w:val="-2"/>
                <w:lang w:val="en-GB"/>
              </w:rPr>
              <w:t>Vacuum pressure Control nitrogen line</w:t>
            </w:r>
          </w:p>
        </w:tc>
        <w:tc>
          <w:tcPr>
            <w:tcW w:w="958" w:type="pct"/>
            <w:shd w:val="clear" w:color="auto" w:fill="auto"/>
            <w:noWrap/>
            <w:vAlign w:val="center"/>
          </w:tcPr>
          <w:p w14:paraId="2D087B7F" w14:textId="77777777" w:rsidR="00046EB8" w:rsidRPr="00213362" w:rsidRDefault="00046EB8" w:rsidP="00183BDC">
            <w:pPr>
              <w:spacing w:after="0"/>
              <w:jc w:val="left"/>
              <w:rPr>
                <w:rFonts w:cs="Arial"/>
                <w:color w:val="000000"/>
                <w:lang w:val="it-IT"/>
              </w:rPr>
            </w:pPr>
            <w:r w:rsidRPr="00213362">
              <w:rPr>
                <w:rFonts w:cs="Arial"/>
                <w:color w:val="000000"/>
                <w:lang w:val="it-IT"/>
              </w:rPr>
              <w:t>CLOSED</w:t>
            </w:r>
          </w:p>
        </w:tc>
      </w:tr>
      <w:tr w:rsidR="00046EB8" w:rsidRPr="00213362" w14:paraId="111DB278" w14:textId="77777777" w:rsidTr="001074ED">
        <w:trPr>
          <w:trHeight w:val="315"/>
        </w:trPr>
        <w:tc>
          <w:tcPr>
            <w:tcW w:w="914" w:type="pct"/>
            <w:shd w:val="clear" w:color="auto" w:fill="auto"/>
            <w:noWrap/>
          </w:tcPr>
          <w:p w14:paraId="14541C1E" w14:textId="77777777" w:rsidR="00046EB8" w:rsidRPr="003C22B8" w:rsidRDefault="00046EB8" w:rsidP="00183BDC">
            <w:pPr>
              <w:spacing w:after="0"/>
              <w:jc w:val="left"/>
            </w:pPr>
            <w:r w:rsidRPr="003C22B8">
              <w:t>LP3</w:t>
            </w:r>
            <w:r w:rsidR="001074ED">
              <w:t>09</w:t>
            </w:r>
          </w:p>
        </w:tc>
        <w:tc>
          <w:tcPr>
            <w:tcW w:w="3128" w:type="pct"/>
            <w:shd w:val="clear" w:color="auto" w:fill="auto"/>
            <w:noWrap/>
          </w:tcPr>
          <w:p w14:paraId="79C75E39" w14:textId="77777777" w:rsidR="00046EB8" w:rsidRPr="003C22B8" w:rsidRDefault="00046EB8" w:rsidP="00183BDC">
            <w:pPr>
              <w:spacing w:after="0"/>
              <w:jc w:val="left"/>
              <w:rPr>
                <w:rFonts w:cs="Arial"/>
                <w:color w:val="000000"/>
                <w:spacing w:val="-2"/>
                <w:lang w:val="en-AU"/>
              </w:rPr>
            </w:pPr>
            <w:r w:rsidRPr="003C22B8">
              <w:rPr>
                <w:rFonts w:cs="Arial"/>
                <w:color w:val="000000"/>
                <w:spacing w:val="-2"/>
                <w:lang w:val="en-AU"/>
              </w:rPr>
              <w:t>Vacuum pressure Control Silencer line</w:t>
            </w:r>
          </w:p>
        </w:tc>
        <w:tc>
          <w:tcPr>
            <w:tcW w:w="958" w:type="pct"/>
            <w:shd w:val="clear" w:color="auto" w:fill="auto"/>
            <w:noWrap/>
            <w:vAlign w:val="center"/>
          </w:tcPr>
          <w:p w14:paraId="70769ACE" w14:textId="77777777" w:rsidR="00046EB8" w:rsidRPr="00213362" w:rsidRDefault="00046EB8" w:rsidP="00183BDC">
            <w:pPr>
              <w:spacing w:after="0"/>
              <w:jc w:val="left"/>
              <w:rPr>
                <w:rFonts w:cs="Arial"/>
                <w:color w:val="000000"/>
                <w:lang w:val="it-IT"/>
              </w:rPr>
            </w:pPr>
            <w:r w:rsidRPr="00213362">
              <w:rPr>
                <w:rFonts w:cs="Arial"/>
                <w:color w:val="000000"/>
                <w:lang w:val="it-IT"/>
              </w:rPr>
              <w:t>CLOSED</w:t>
            </w:r>
          </w:p>
        </w:tc>
      </w:tr>
      <w:tr w:rsidR="00046EB8" w:rsidRPr="00213362" w14:paraId="21FC0F84" w14:textId="77777777" w:rsidTr="001074ED">
        <w:trPr>
          <w:trHeight w:val="315"/>
        </w:trPr>
        <w:tc>
          <w:tcPr>
            <w:tcW w:w="914" w:type="pct"/>
            <w:shd w:val="clear" w:color="auto" w:fill="auto"/>
            <w:noWrap/>
          </w:tcPr>
          <w:p w14:paraId="3B547325" w14:textId="77777777" w:rsidR="00046EB8" w:rsidRPr="003C22B8" w:rsidRDefault="001074ED" w:rsidP="00183BDC">
            <w:pPr>
              <w:spacing w:after="0"/>
              <w:jc w:val="left"/>
            </w:pPr>
            <w:r w:rsidRPr="001074ED">
              <w:t>PG400-M04</w:t>
            </w:r>
          </w:p>
        </w:tc>
        <w:tc>
          <w:tcPr>
            <w:tcW w:w="3128" w:type="pct"/>
            <w:shd w:val="clear" w:color="auto" w:fill="auto"/>
            <w:noWrap/>
          </w:tcPr>
          <w:p w14:paraId="31D22C35" w14:textId="77777777" w:rsidR="00046EB8" w:rsidRPr="003C22B8" w:rsidRDefault="00046EB8" w:rsidP="00183BDC">
            <w:pPr>
              <w:spacing w:after="0"/>
              <w:jc w:val="left"/>
              <w:rPr>
                <w:rFonts w:cs="Arial"/>
                <w:color w:val="000000"/>
                <w:spacing w:val="-2"/>
                <w:lang w:val="en-AU"/>
              </w:rPr>
            </w:pPr>
            <w:r>
              <w:rPr>
                <w:rFonts w:cs="Arial"/>
                <w:color w:val="000000"/>
                <w:spacing w:val="-2"/>
                <w:lang w:val="en-AU"/>
              </w:rPr>
              <w:t xml:space="preserve">Motor for </w:t>
            </w:r>
            <w:r w:rsidRPr="00C7422E">
              <w:rPr>
                <w:rFonts w:cs="Arial"/>
                <w:color w:val="000000"/>
                <w:spacing w:val="-2"/>
                <w:lang w:val="en-AU"/>
              </w:rPr>
              <w:t>Vacuum pump</w:t>
            </w:r>
          </w:p>
        </w:tc>
        <w:tc>
          <w:tcPr>
            <w:tcW w:w="958" w:type="pct"/>
            <w:shd w:val="clear" w:color="auto" w:fill="auto"/>
            <w:noWrap/>
            <w:vAlign w:val="center"/>
          </w:tcPr>
          <w:p w14:paraId="66F6B7F5" w14:textId="77777777" w:rsidR="00046EB8" w:rsidRPr="00213362" w:rsidRDefault="00046EB8" w:rsidP="00183BDC">
            <w:pPr>
              <w:spacing w:after="0"/>
              <w:jc w:val="left"/>
              <w:rPr>
                <w:rFonts w:cs="Arial"/>
                <w:color w:val="000000"/>
                <w:lang w:val="it-IT"/>
              </w:rPr>
            </w:pPr>
            <w:r>
              <w:rPr>
                <w:rFonts w:cs="Arial"/>
                <w:color w:val="000000"/>
                <w:lang w:val="it-IT"/>
              </w:rPr>
              <w:t>STOP</w:t>
            </w:r>
          </w:p>
        </w:tc>
      </w:tr>
      <w:tr w:rsidR="00547E94" w:rsidRPr="00213362" w14:paraId="33A71B20" w14:textId="77777777" w:rsidTr="001074ED">
        <w:trPr>
          <w:trHeight w:val="315"/>
        </w:trPr>
        <w:tc>
          <w:tcPr>
            <w:tcW w:w="914" w:type="pct"/>
            <w:shd w:val="clear" w:color="auto" w:fill="auto"/>
            <w:noWrap/>
          </w:tcPr>
          <w:p w14:paraId="5DEC08CD" w14:textId="77777777" w:rsidR="00547E94" w:rsidRPr="001074ED" w:rsidRDefault="00547E94" w:rsidP="00547E94">
            <w:pPr>
              <w:spacing w:after="0"/>
              <w:jc w:val="left"/>
            </w:pPr>
            <w:r w:rsidRPr="003C22B8">
              <w:t>LP</w:t>
            </w:r>
            <w:r w:rsidR="004506F4">
              <w:t>401</w:t>
            </w:r>
          </w:p>
        </w:tc>
        <w:tc>
          <w:tcPr>
            <w:tcW w:w="3128" w:type="pct"/>
            <w:shd w:val="clear" w:color="auto" w:fill="auto"/>
            <w:noWrap/>
          </w:tcPr>
          <w:p w14:paraId="431A961C" w14:textId="77777777" w:rsidR="00547E94" w:rsidRDefault="00547E94" w:rsidP="00547E94">
            <w:pPr>
              <w:spacing w:after="0"/>
              <w:jc w:val="left"/>
              <w:rPr>
                <w:rFonts w:cs="Arial"/>
                <w:color w:val="000000"/>
                <w:spacing w:val="-2"/>
                <w:lang w:val="en-AU"/>
              </w:rPr>
            </w:pPr>
            <w:r w:rsidRPr="0041627B">
              <w:rPr>
                <w:rFonts w:cs="Arial"/>
                <w:color w:val="000000"/>
                <w:spacing w:val="-2"/>
                <w:lang w:val="en-GB"/>
              </w:rPr>
              <w:t>Inlet valve of the cooler Vacuum pump</w:t>
            </w:r>
          </w:p>
        </w:tc>
        <w:tc>
          <w:tcPr>
            <w:tcW w:w="958" w:type="pct"/>
            <w:shd w:val="clear" w:color="auto" w:fill="auto"/>
            <w:noWrap/>
            <w:vAlign w:val="center"/>
          </w:tcPr>
          <w:p w14:paraId="6DFD90C1" w14:textId="77777777" w:rsidR="00547E94" w:rsidRDefault="00547E94" w:rsidP="00547E94">
            <w:pPr>
              <w:spacing w:after="0"/>
              <w:jc w:val="left"/>
              <w:rPr>
                <w:rFonts w:cs="Arial"/>
                <w:color w:val="000000"/>
                <w:lang w:val="it-IT"/>
              </w:rPr>
            </w:pPr>
            <w:r w:rsidRPr="00213362">
              <w:rPr>
                <w:rFonts w:cs="Arial"/>
                <w:color w:val="000000"/>
                <w:lang w:val="it-IT"/>
              </w:rPr>
              <w:t>CLOSED</w:t>
            </w:r>
          </w:p>
        </w:tc>
      </w:tr>
    </w:tbl>
    <w:p w14:paraId="2CC85A64" w14:textId="77777777" w:rsidR="00046EB8" w:rsidRPr="00223738" w:rsidRDefault="00046EB8" w:rsidP="00046EB8">
      <w:pPr>
        <w:rPr>
          <w:lang w:val="it-IT"/>
        </w:rPr>
      </w:pPr>
    </w:p>
    <w:p w14:paraId="1D4077E9" w14:textId="77777777" w:rsidR="00DA4755" w:rsidRPr="002F0387" w:rsidRDefault="00DA4755" w:rsidP="002364E0">
      <w:pPr>
        <w:pStyle w:val="Heading3"/>
      </w:pPr>
      <w:bookmarkStart w:id="97" w:name="_Toc149556429"/>
      <w:r w:rsidRPr="002F0387">
        <w:t xml:space="preserve">LFP-NCO system </w:t>
      </w:r>
      <w:r w:rsidRPr="009B10D5">
        <w:t>pneumatic transport VZ0</w:t>
      </w:r>
      <w:r>
        <w:t>17</w:t>
      </w:r>
      <w:bookmarkEnd w:id="97"/>
    </w:p>
    <w:p w14:paraId="4D44E75B" w14:textId="77777777" w:rsidR="00DA4755" w:rsidRDefault="00DA4755" w:rsidP="00DA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76C735C" w14:textId="77777777" w:rsidR="0063640E" w:rsidRDefault="0063640E" w:rsidP="00DA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idle status of the </w:t>
      </w:r>
      <w:r>
        <w:rPr>
          <w:rStyle w:val="rynqvb"/>
          <w:lang w:val="en"/>
        </w:rPr>
        <w:t>VZ017</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2"/>
        <w:gridCol w:w="6032"/>
        <w:gridCol w:w="1874"/>
      </w:tblGrid>
      <w:tr w:rsidR="00DA4755" w:rsidRPr="00213362" w14:paraId="7D5637BA" w14:textId="77777777" w:rsidTr="00183BDC">
        <w:trPr>
          <w:trHeight w:val="315"/>
        </w:trPr>
        <w:tc>
          <w:tcPr>
            <w:tcW w:w="5000" w:type="pct"/>
            <w:gridSpan w:val="3"/>
            <w:shd w:val="clear" w:color="000000" w:fill="D9D9D9"/>
            <w:noWrap/>
            <w:vAlign w:val="center"/>
          </w:tcPr>
          <w:p w14:paraId="46928071" w14:textId="77777777" w:rsidR="00DA4755" w:rsidRPr="00300BD7" w:rsidRDefault="00DA4755" w:rsidP="00183BDC">
            <w:pPr>
              <w:spacing w:after="0"/>
              <w:jc w:val="center"/>
              <w:rPr>
                <w:rFonts w:cs="Arial"/>
                <w:b/>
                <w:bCs/>
                <w:lang w:val="en-GB"/>
              </w:rPr>
            </w:pPr>
            <w:r w:rsidRPr="00300BD7">
              <w:rPr>
                <w:rFonts w:cs="Arial"/>
                <w:b/>
                <w:bCs/>
                <w:lang w:val="en-GB"/>
              </w:rPr>
              <w:t>Transporter VZ0</w:t>
            </w:r>
            <w:r>
              <w:rPr>
                <w:rFonts w:cs="Arial"/>
                <w:b/>
                <w:bCs/>
                <w:lang w:val="en-GB"/>
              </w:rPr>
              <w:t>17</w:t>
            </w:r>
            <w:r w:rsidR="008134EA">
              <w:rPr>
                <w:b/>
                <w:bCs/>
                <w:lang w:val="en-GB"/>
              </w:rPr>
              <w:t xml:space="preserve"> (</w:t>
            </w:r>
            <w:r w:rsidR="008134EA" w:rsidRPr="008134EA">
              <w:rPr>
                <w:b/>
                <w:bCs/>
                <w:lang w:val="en-GB"/>
              </w:rPr>
              <w:t>Idle</w:t>
            </w:r>
            <w:r w:rsidR="008134EA">
              <w:rPr>
                <w:b/>
                <w:bCs/>
                <w:lang w:val="en-GB"/>
              </w:rPr>
              <w:t>).</w:t>
            </w:r>
          </w:p>
        </w:tc>
      </w:tr>
      <w:tr w:rsidR="00DA4755" w:rsidRPr="00213362" w14:paraId="1A022F1A" w14:textId="77777777" w:rsidTr="00DA4755">
        <w:trPr>
          <w:trHeight w:val="315"/>
        </w:trPr>
        <w:tc>
          <w:tcPr>
            <w:tcW w:w="902" w:type="pct"/>
            <w:shd w:val="clear" w:color="000000" w:fill="D9D9D9"/>
            <w:noWrap/>
            <w:vAlign w:val="center"/>
            <w:hideMark/>
          </w:tcPr>
          <w:p w14:paraId="6FA4E21D" w14:textId="77777777" w:rsidR="00DA4755" w:rsidRPr="009424BF" w:rsidRDefault="00DA4755" w:rsidP="00183BDC">
            <w:pPr>
              <w:spacing w:after="0"/>
              <w:jc w:val="center"/>
              <w:rPr>
                <w:rFonts w:cs="Arial"/>
                <w:b/>
                <w:bCs/>
                <w:color w:val="000000"/>
                <w:lang w:val="it-IT"/>
              </w:rPr>
            </w:pPr>
            <w:r w:rsidRPr="009424BF">
              <w:rPr>
                <w:rFonts w:cs="Arial"/>
                <w:b/>
                <w:bCs/>
                <w:color w:val="000000"/>
                <w:lang w:val="en-GB"/>
              </w:rPr>
              <w:t>Tag</w:t>
            </w:r>
          </w:p>
        </w:tc>
        <w:tc>
          <w:tcPr>
            <w:tcW w:w="3140" w:type="pct"/>
            <w:shd w:val="clear" w:color="000000" w:fill="D9D9D9"/>
            <w:noWrap/>
            <w:vAlign w:val="center"/>
            <w:hideMark/>
          </w:tcPr>
          <w:p w14:paraId="23836301" w14:textId="77777777" w:rsidR="00DA4755" w:rsidRPr="009424BF" w:rsidRDefault="00DA4755" w:rsidP="00183BDC">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0279E992" w14:textId="77777777" w:rsidR="00DA4755" w:rsidRPr="009424BF" w:rsidRDefault="00DA4755" w:rsidP="00183BDC">
            <w:pPr>
              <w:spacing w:after="0"/>
              <w:jc w:val="center"/>
              <w:rPr>
                <w:rFonts w:cs="Arial"/>
                <w:b/>
                <w:bCs/>
                <w:color w:val="000000"/>
                <w:lang w:val="it-IT"/>
              </w:rPr>
            </w:pPr>
            <w:r w:rsidRPr="009F5CA8">
              <w:rPr>
                <w:rFonts w:cs="Arial"/>
                <w:b/>
                <w:bCs/>
                <w:lang w:val="en-GB"/>
              </w:rPr>
              <w:t>Position / State</w:t>
            </w:r>
          </w:p>
        </w:tc>
      </w:tr>
      <w:tr w:rsidR="00DA4755" w:rsidRPr="00213362" w14:paraId="38E56B9C" w14:textId="77777777" w:rsidTr="00DA4755">
        <w:trPr>
          <w:trHeight w:val="315"/>
        </w:trPr>
        <w:tc>
          <w:tcPr>
            <w:tcW w:w="902" w:type="pct"/>
            <w:shd w:val="clear" w:color="auto" w:fill="auto"/>
            <w:noWrap/>
            <w:vAlign w:val="center"/>
            <w:hideMark/>
          </w:tcPr>
          <w:p w14:paraId="60D5C09A" w14:textId="77777777" w:rsidR="00DA4755" w:rsidRPr="00213362" w:rsidRDefault="00DA4755" w:rsidP="00DA4755">
            <w:pPr>
              <w:spacing w:after="0"/>
              <w:jc w:val="left"/>
              <w:rPr>
                <w:rFonts w:cs="Arial"/>
                <w:color w:val="000000"/>
                <w:lang w:val="it-IT"/>
              </w:rPr>
            </w:pPr>
            <w:r>
              <w:rPr>
                <w:rFonts w:cs="Arial"/>
                <w:color w:val="000000"/>
                <w:lang w:val="en-GB"/>
              </w:rPr>
              <w:t>LP363</w:t>
            </w:r>
          </w:p>
        </w:tc>
        <w:tc>
          <w:tcPr>
            <w:tcW w:w="3140" w:type="pct"/>
            <w:shd w:val="clear" w:color="auto" w:fill="auto"/>
            <w:noWrap/>
            <w:vAlign w:val="center"/>
            <w:hideMark/>
          </w:tcPr>
          <w:p w14:paraId="034AC1B8" w14:textId="77777777" w:rsidR="00DA4755" w:rsidRPr="00213362" w:rsidRDefault="00DA4755" w:rsidP="00DA4755">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hideMark/>
          </w:tcPr>
          <w:p w14:paraId="65F6674A" w14:textId="77777777" w:rsidR="00DA4755" w:rsidRPr="00213362" w:rsidRDefault="00DA4755" w:rsidP="00DA4755">
            <w:pPr>
              <w:spacing w:after="0"/>
              <w:jc w:val="left"/>
              <w:rPr>
                <w:rFonts w:cs="Arial"/>
                <w:color w:val="000000"/>
                <w:lang w:val="it-IT"/>
              </w:rPr>
            </w:pPr>
            <w:r w:rsidRPr="00213362">
              <w:rPr>
                <w:rFonts w:cs="Arial"/>
                <w:color w:val="000000"/>
                <w:lang w:val="it-IT"/>
              </w:rPr>
              <w:t>CLOSED</w:t>
            </w:r>
          </w:p>
        </w:tc>
      </w:tr>
      <w:tr w:rsidR="00DA4755" w:rsidRPr="00213362" w14:paraId="78D22835" w14:textId="77777777" w:rsidTr="00DA4755">
        <w:trPr>
          <w:trHeight w:val="315"/>
        </w:trPr>
        <w:tc>
          <w:tcPr>
            <w:tcW w:w="902" w:type="pct"/>
            <w:shd w:val="clear" w:color="auto" w:fill="auto"/>
            <w:noWrap/>
            <w:vAlign w:val="center"/>
            <w:hideMark/>
          </w:tcPr>
          <w:p w14:paraId="545E1577" w14:textId="77777777" w:rsidR="00DA4755" w:rsidRPr="00213362" w:rsidRDefault="00DA4755" w:rsidP="00DA4755">
            <w:pPr>
              <w:spacing w:after="0"/>
              <w:jc w:val="left"/>
              <w:rPr>
                <w:rFonts w:cs="Arial"/>
                <w:color w:val="000000"/>
                <w:lang w:val="it-IT"/>
              </w:rPr>
            </w:pPr>
            <w:r>
              <w:rPr>
                <w:rFonts w:cs="Arial"/>
                <w:color w:val="000000"/>
                <w:lang w:val="en-GB"/>
              </w:rPr>
              <w:t>LP370</w:t>
            </w:r>
          </w:p>
        </w:tc>
        <w:tc>
          <w:tcPr>
            <w:tcW w:w="3140" w:type="pct"/>
            <w:shd w:val="clear" w:color="auto" w:fill="auto"/>
            <w:noWrap/>
            <w:vAlign w:val="center"/>
            <w:hideMark/>
          </w:tcPr>
          <w:p w14:paraId="386A4F3F" w14:textId="77777777" w:rsidR="00DA4755" w:rsidRPr="00213362" w:rsidRDefault="00DA4755" w:rsidP="00DA4755">
            <w:pPr>
              <w:spacing w:after="0"/>
              <w:jc w:val="left"/>
              <w:rPr>
                <w:rFonts w:cs="Arial"/>
                <w:color w:val="000000"/>
                <w:lang w:val="it-IT"/>
              </w:rPr>
            </w:pPr>
            <w:r w:rsidRPr="00213362">
              <w:rPr>
                <w:rFonts w:cs="Arial"/>
                <w:color w:val="000000"/>
                <w:spacing w:val="-2"/>
                <w:lang w:val="it-IT"/>
              </w:rPr>
              <w:t>Vent valve</w:t>
            </w:r>
          </w:p>
        </w:tc>
        <w:tc>
          <w:tcPr>
            <w:tcW w:w="958" w:type="pct"/>
            <w:shd w:val="clear" w:color="auto" w:fill="auto"/>
            <w:noWrap/>
            <w:vAlign w:val="center"/>
            <w:hideMark/>
          </w:tcPr>
          <w:p w14:paraId="616EF5A2" w14:textId="77777777" w:rsidR="00DA4755" w:rsidRPr="00213362" w:rsidRDefault="00DA4755" w:rsidP="00DA4755">
            <w:pPr>
              <w:spacing w:after="0"/>
              <w:jc w:val="left"/>
              <w:rPr>
                <w:rFonts w:cs="Arial"/>
                <w:color w:val="000000"/>
                <w:lang w:val="it-IT"/>
              </w:rPr>
            </w:pPr>
            <w:r w:rsidRPr="00213362">
              <w:rPr>
                <w:rFonts w:cs="Arial"/>
                <w:color w:val="000000"/>
                <w:lang w:val="it-IT"/>
              </w:rPr>
              <w:t>OPEN</w:t>
            </w:r>
          </w:p>
        </w:tc>
      </w:tr>
      <w:tr w:rsidR="00DA4755" w:rsidRPr="00213362" w14:paraId="24FFA232" w14:textId="77777777" w:rsidTr="00DA4755">
        <w:trPr>
          <w:trHeight w:val="315"/>
        </w:trPr>
        <w:tc>
          <w:tcPr>
            <w:tcW w:w="902" w:type="pct"/>
            <w:shd w:val="clear" w:color="auto" w:fill="auto"/>
            <w:noWrap/>
            <w:vAlign w:val="center"/>
          </w:tcPr>
          <w:p w14:paraId="315D69B9" w14:textId="77777777" w:rsidR="00DA4755" w:rsidRDefault="00DA4755" w:rsidP="00DA4755">
            <w:pPr>
              <w:spacing w:after="0"/>
              <w:jc w:val="left"/>
              <w:rPr>
                <w:rFonts w:cs="Arial"/>
                <w:color w:val="000000"/>
                <w:lang w:val="en-GB"/>
              </w:rPr>
            </w:pPr>
            <w:r w:rsidRPr="00DA4755">
              <w:rPr>
                <w:rFonts w:cs="Arial"/>
                <w:color w:val="000000"/>
                <w:lang w:val="en-GB"/>
              </w:rPr>
              <w:t xml:space="preserve">LP485 </w:t>
            </w:r>
          </w:p>
        </w:tc>
        <w:tc>
          <w:tcPr>
            <w:tcW w:w="3140" w:type="pct"/>
            <w:shd w:val="clear" w:color="auto" w:fill="auto"/>
            <w:noWrap/>
            <w:vAlign w:val="center"/>
          </w:tcPr>
          <w:p w14:paraId="67ADAA68" w14:textId="77777777" w:rsidR="00DA4755" w:rsidRPr="0041627B" w:rsidRDefault="00DA4755" w:rsidP="00DA4755">
            <w:pPr>
              <w:spacing w:after="0"/>
              <w:jc w:val="left"/>
              <w:rPr>
                <w:rFonts w:cs="Arial"/>
                <w:color w:val="000000"/>
                <w:spacing w:val="-2"/>
                <w:lang w:val="en-GB"/>
              </w:rPr>
            </w:pPr>
            <w:r w:rsidRPr="0041627B">
              <w:rPr>
                <w:rFonts w:cs="Arial"/>
                <w:color w:val="000000"/>
                <w:spacing w:val="-2"/>
                <w:lang w:val="en-GB"/>
              </w:rPr>
              <w:t>Valve equalize pressure with V</w:t>
            </w:r>
            <w:r w:rsidR="00CB29BC" w:rsidRPr="0041627B">
              <w:rPr>
                <w:rFonts w:cs="Arial"/>
                <w:color w:val="000000"/>
                <w:spacing w:val="-2"/>
                <w:lang w:val="en-GB"/>
              </w:rPr>
              <w:t>K</w:t>
            </w:r>
            <w:r w:rsidRPr="0041627B">
              <w:rPr>
                <w:rFonts w:cs="Arial"/>
                <w:color w:val="000000"/>
                <w:spacing w:val="-2"/>
                <w:lang w:val="en-GB"/>
              </w:rPr>
              <w:t>016</w:t>
            </w:r>
          </w:p>
        </w:tc>
        <w:tc>
          <w:tcPr>
            <w:tcW w:w="958" w:type="pct"/>
            <w:shd w:val="clear" w:color="auto" w:fill="auto"/>
            <w:noWrap/>
            <w:vAlign w:val="center"/>
          </w:tcPr>
          <w:p w14:paraId="0C6F4D92" w14:textId="77777777" w:rsidR="00DA4755" w:rsidRPr="00213362" w:rsidRDefault="00DA4755" w:rsidP="00DA4755">
            <w:pPr>
              <w:spacing w:after="0"/>
              <w:jc w:val="left"/>
              <w:rPr>
                <w:rFonts w:cs="Arial"/>
                <w:color w:val="000000"/>
                <w:lang w:val="it-IT"/>
              </w:rPr>
            </w:pPr>
            <w:r w:rsidRPr="00213362">
              <w:rPr>
                <w:rFonts w:cs="Arial"/>
                <w:color w:val="000000"/>
                <w:lang w:val="it-IT"/>
              </w:rPr>
              <w:t>OPEN</w:t>
            </w:r>
          </w:p>
        </w:tc>
      </w:tr>
      <w:tr w:rsidR="00DA4755" w:rsidRPr="00213362" w14:paraId="1ED2052E" w14:textId="77777777" w:rsidTr="00DA4755">
        <w:trPr>
          <w:trHeight w:val="315"/>
        </w:trPr>
        <w:tc>
          <w:tcPr>
            <w:tcW w:w="902" w:type="pct"/>
            <w:shd w:val="clear" w:color="auto" w:fill="auto"/>
            <w:noWrap/>
            <w:vAlign w:val="center"/>
            <w:hideMark/>
          </w:tcPr>
          <w:p w14:paraId="7DFE2EED" w14:textId="77777777" w:rsidR="00DA4755" w:rsidRPr="00213362" w:rsidRDefault="00DA4755" w:rsidP="00DA4755">
            <w:pPr>
              <w:spacing w:after="0"/>
              <w:jc w:val="left"/>
              <w:rPr>
                <w:rFonts w:cs="Arial"/>
                <w:color w:val="000000"/>
                <w:lang w:val="it-IT"/>
              </w:rPr>
            </w:pPr>
            <w:r>
              <w:rPr>
                <w:rFonts w:cs="Arial"/>
                <w:color w:val="000000"/>
                <w:lang w:val="en-GB"/>
              </w:rPr>
              <w:t>AY384</w:t>
            </w:r>
          </w:p>
        </w:tc>
        <w:tc>
          <w:tcPr>
            <w:tcW w:w="3140" w:type="pct"/>
            <w:shd w:val="clear" w:color="auto" w:fill="auto"/>
            <w:noWrap/>
            <w:vAlign w:val="center"/>
            <w:hideMark/>
          </w:tcPr>
          <w:p w14:paraId="1B5B4757" w14:textId="77777777" w:rsidR="00DA4755" w:rsidRPr="00213362" w:rsidRDefault="00DA4755" w:rsidP="00DA4755">
            <w:pPr>
              <w:spacing w:after="0"/>
              <w:jc w:val="left"/>
              <w:rPr>
                <w:rFonts w:cs="Arial"/>
                <w:color w:val="000000"/>
                <w:lang w:val="it-IT"/>
              </w:rPr>
            </w:pPr>
            <w:r>
              <w:rPr>
                <w:rFonts w:cs="Arial"/>
                <w:color w:val="000000"/>
                <w:spacing w:val="-2"/>
                <w:lang w:val="it-IT"/>
              </w:rPr>
              <w:t>Solenoid</w:t>
            </w:r>
            <w:r w:rsidRPr="00213362">
              <w:rPr>
                <w:rFonts w:cs="Arial"/>
                <w:color w:val="000000"/>
                <w:spacing w:val="-2"/>
                <w:lang w:val="it-IT"/>
              </w:rPr>
              <w:t xml:space="preserve"> for conveying</w:t>
            </w:r>
          </w:p>
        </w:tc>
        <w:tc>
          <w:tcPr>
            <w:tcW w:w="958" w:type="pct"/>
            <w:shd w:val="clear" w:color="auto" w:fill="auto"/>
            <w:noWrap/>
            <w:vAlign w:val="center"/>
            <w:hideMark/>
          </w:tcPr>
          <w:p w14:paraId="17CC9738" w14:textId="77777777" w:rsidR="00DA4755" w:rsidRPr="00213362" w:rsidRDefault="002364E0" w:rsidP="00DA4755">
            <w:pPr>
              <w:spacing w:after="0"/>
              <w:jc w:val="left"/>
              <w:rPr>
                <w:rFonts w:cs="Arial"/>
                <w:color w:val="000000"/>
                <w:lang w:val="it-IT"/>
              </w:rPr>
            </w:pPr>
            <w:r w:rsidRPr="00B30957">
              <w:rPr>
                <w:lang w:val="it-IT"/>
              </w:rPr>
              <w:t>OFF</w:t>
            </w:r>
          </w:p>
        </w:tc>
      </w:tr>
      <w:tr w:rsidR="00DA4755" w:rsidRPr="00213362" w14:paraId="0DA1E74B" w14:textId="77777777" w:rsidTr="00DA4755">
        <w:trPr>
          <w:trHeight w:val="315"/>
        </w:trPr>
        <w:tc>
          <w:tcPr>
            <w:tcW w:w="902" w:type="pct"/>
            <w:shd w:val="clear" w:color="auto" w:fill="auto"/>
            <w:noWrap/>
            <w:vAlign w:val="center"/>
            <w:hideMark/>
          </w:tcPr>
          <w:p w14:paraId="7A1D7446" w14:textId="77777777" w:rsidR="00DA4755" w:rsidRPr="00213362" w:rsidRDefault="00DA4755" w:rsidP="00DA4755">
            <w:pPr>
              <w:spacing w:after="0"/>
              <w:jc w:val="left"/>
              <w:rPr>
                <w:rFonts w:cs="Arial"/>
                <w:color w:val="000000"/>
                <w:lang w:val="it-IT"/>
              </w:rPr>
            </w:pPr>
            <w:r>
              <w:rPr>
                <w:rFonts w:cs="Arial"/>
                <w:color w:val="000000"/>
                <w:lang w:val="it-IT"/>
              </w:rPr>
              <w:t>AY378</w:t>
            </w:r>
          </w:p>
        </w:tc>
        <w:tc>
          <w:tcPr>
            <w:tcW w:w="3140" w:type="pct"/>
            <w:shd w:val="clear" w:color="auto" w:fill="auto"/>
            <w:noWrap/>
            <w:vAlign w:val="center"/>
            <w:hideMark/>
          </w:tcPr>
          <w:p w14:paraId="570294F8" w14:textId="77777777" w:rsidR="00DA4755" w:rsidRPr="00213362" w:rsidRDefault="00DA4755" w:rsidP="00DA4755">
            <w:pPr>
              <w:spacing w:after="0"/>
              <w:jc w:val="left"/>
              <w:rPr>
                <w:rFonts w:cs="Arial"/>
                <w:color w:val="000000"/>
                <w:lang w:val="it-IT"/>
              </w:rPr>
            </w:pPr>
            <w:r>
              <w:rPr>
                <w:rFonts w:cs="Arial"/>
                <w:color w:val="000000"/>
                <w:spacing w:val="-2"/>
                <w:lang w:val="it-IT"/>
              </w:rPr>
              <w:t>Solenoid</w:t>
            </w:r>
            <w:r w:rsidRPr="00213362">
              <w:rPr>
                <w:rFonts w:cs="Arial"/>
                <w:color w:val="000000"/>
                <w:spacing w:val="-2"/>
                <w:lang w:val="it-IT"/>
              </w:rPr>
              <w:t xml:space="preserve"> for cleaning</w:t>
            </w:r>
          </w:p>
        </w:tc>
        <w:tc>
          <w:tcPr>
            <w:tcW w:w="958" w:type="pct"/>
            <w:shd w:val="clear" w:color="auto" w:fill="auto"/>
            <w:noWrap/>
            <w:vAlign w:val="center"/>
            <w:hideMark/>
          </w:tcPr>
          <w:p w14:paraId="1919CB88" w14:textId="77777777" w:rsidR="00DA4755" w:rsidRPr="00213362" w:rsidRDefault="002364E0" w:rsidP="00DA4755">
            <w:pPr>
              <w:spacing w:after="0"/>
              <w:jc w:val="left"/>
              <w:rPr>
                <w:rFonts w:cs="Arial"/>
                <w:color w:val="000000"/>
                <w:lang w:val="it-IT"/>
              </w:rPr>
            </w:pPr>
            <w:r w:rsidRPr="00B30957">
              <w:rPr>
                <w:lang w:val="it-IT"/>
              </w:rPr>
              <w:t>OFF</w:t>
            </w:r>
          </w:p>
        </w:tc>
      </w:tr>
      <w:tr w:rsidR="002364E0" w:rsidRPr="00213362" w14:paraId="2FAC1CC7" w14:textId="77777777" w:rsidTr="00DA4755">
        <w:trPr>
          <w:trHeight w:val="315"/>
        </w:trPr>
        <w:tc>
          <w:tcPr>
            <w:tcW w:w="902" w:type="pct"/>
            <w:shd w:val="clear" w:color="auto" w:fill="auto"/>
            <w:noWrap/>
            <w:vAlign w:val="center"/>
          </w:tcPr>
          <w:p w14:paraId="1732D548" w14:textId="77777777" w:rsidR="002364E0" w:rsidRDefault="002364E0" w:rsidP="00DA4755">
            <w:pPr>
              <w:spacing w:after="0"/>
              <w:jc w:val="left"/>
              <w:rPr>
                <w:rFonts w:cs="Arial"/>
                <w:color w:val="000000"/>
                <w:lang w:val="it-IT"/>
              </w:rPr>
            </w:pPr>
          </w:p>
        </w:tc>
        <w:tc>
          <w:tcPr>
            <w:tcW w:w="3140" w:type="pct"/>
            <w:shd w:val="clear" w:color="auto" w:fill="auto"/>
            <w:noWrap/>
            <w:vAlign w:val="center"/>
          </w:tcPr>
          <w:p w14:paraId="142CE501" w14:textId="77777777" w:rsidR="002364E0" w:rsidRDefault="002364E0" w:rsidP="00DA4755">
            <w:pPr>
              <w:spacing w:after="0"/>
              <w:jc w:val="left"/>
              <w:rPr>
                <w:rFonts w:cs="Arial"/>
                <w:color w:val="000000"/>
                <w:spacing w:val="-2"/>
                <w:lang w:val="it-IT"/>
              </w:rPr>
            </w:pPr>
          </w:p>
        </w:tc>
        <w:tc>
          <w:tcPr>
            <w:tcW w:w="958" w:type="pct"/>
            <w:shd w:val="clear" w:color="auto" w:fill="auto"/>
            <w:noWrap/>
            <w:vAlign w:val="center"/>
          </w:tcPr>
          <w:p w14:paraId="195A1389" w14:textId="77777777" w:rsidR="002364E0" w:rsidRPr="00B30957" w:rsidRDefault="002364E0" w:rsidP="00DA4755">
            <w:pPr>
              <w:spacing w:after="0"/>
              <w:jc w:val="left"/>
              <w:rPr>
                <w:lang w:val="it-IT"/>
              </w:rPr>
            </w:pPr>
          </w:p>
        </w:tc>
      </w:tr>
    </w:tbl>
    <w:p w14:paraId="78D8C5FF" w14:textId="77777777" w:rsidR="002364E0" w:rsidRDefault="002364E0" w:rsidP="00236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F30C152" w14:textId="77777777" w:rsidR="002364E0" w:rsidRPr="00DF0F57" w:rsidRDefault="002364E0" w:rsidP="002364E0">
      <w:pPr>
        <w:pStyle w:val="Heading3"/>
      </w:pPr>
      <w:bookmarkStart w:id="98" w:name="_Toc149556430"/>
      <w:r w:rsidRPr="002F0387">
        <w:t xml:space="preserve">LFP-NCO system </w:t>
      </w:r>
      <w:r w:rsidRPr="00897B23">
        <w:rPr>
          <w:iCs/>
          <w:szCs w:val="28"/>
        </w:rPr>
        <w:t>Hopper TE0</w:t>
      </w:r>
      <w:r>
        <w:rPr>
          <w:iCs/>
          <w:szCs w:val="28"/>
        </w:rPr>
        <w:t>19</w:t>
      </w:r>
      <w:r w:rsidRPr="00897B23">
        <w:rPr>
          <w:iCs/>
          <w:szCs w:val="28"/>
        </w:rPr>
        <w:t>.</w:t>
      </w:r>
      <w:bookmarkEnd w:id="98"/>
    </w:p>
    <w:p w14:paraId="7C754006" w14:textId="77777777" w:rsidR="0063640E" w:rsidRDefault="0063640E" w:rsidP="002364E0">
      <w:pPr>
        <w:rPr>
          <w:rStyle w:val="rynqvb"/>
          <w:lang w:val="en"/>
        </w:rPr>
      </w:pPr>
    </w:p>
    <w:p w14:paraId="39263332" w14:textId="77777777" w:rsidR="002364E0" w:rsidRDefault="0063640E" w:rsidP="002364E0">
      <w:r w:rsidRPr="00D36571">
        <w:rPr>
          <w:rStyle w:val="rynqvb"/>
          <w:lang w:val="en"/>
        </w:rPr>
        <w:t xml:space="preserve">The following table shows the idle status of the </w:t>
      </w:r>
      <w:r>
        <w:rPr>
          <w:rStyle w:val="rynqvb"/>
          <w:lang w:val="en"/>
        </w:rPr>
        <w:t>TE019</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2364E0" w:rsidRPr="00B30957" w14:paraId="154B84DE" w14:textId="77777777" w:rsidTr="00183BDC">
        <w:tc>
          <w:tcPr>
            <w:tcW w:w="5000" w:type="pct"/>
            <w:gridSpan w:val="3"/>
            <w:shd w:val="clear" w:color="auto" w:fill="D9D9D9"/>
          </w:tcPr>
          <w:p w14:paraId="0986D950" w14:textId="77777777" w:rsidR="002364E0" w:rsidRPr="00720CFF" w:rsidRDefault="002364E0" w:rsidP="00183BDC">
            <w:pPr>
              <w:jc w:val="center"/>
              <w:rPr>
                <w:b/>
                <w:bCs/>
                <w:lang w:val="en-GB"/>
              </w:rPr>
            </w:pPr>
            <w:r w:rsidRPr="00720CFF">
              <w:rPr>
                <w:b/>
                <w:bCs/>
                <w:lang w:val="en-GB"/>
              </w:rPr>
              <w:t>Hopper TE0</w:t>
            </w:r>
            <w:r>
              <w:rPr>
                <w:b/>
                <w:bCs/>
                <w:lang w:val="en-GB"/>
              </w:rPr>
              <w:t>11</w:t>
            </w:r>
            <w:r w:rsidR="008134EA">
              <w:rPr>
                <w:b/>
                <w:bCs/>
                <w:lang w:val="en-GB"/>
              </w:rPr>
              <w:t xml:space="preserve"> (</w:t>
            </w:r>
            <w:r w:rsidR="008134EA" w:rsidRPr="008134EA">
              <w:rPr>
                <w:b/>
                <w:bCs/>
                <w:lang w:val="en-GB"/>
              </w:rPr>
              <w:t>Idle</w:t>
            </w:r>
            <w:r w:rsidR="008134EA">
              <w:rPr>
                <w:b/>
                <w:bCs/>
                <w:lang w:val="en-GB"/>
              </w:rPr>
              <w:t>).</w:t>
            </w:r>
          </w:p>
        </w:tc>
      </w:tr>
      <w:tr w:rsidR="002364E0" w:rsidRPr="00B30957" w14:paraId="104F480B" w14:textId="77777777" w:rsidTr="00183BDC">
        <w:tc>
          <w:tcPr>
            <w:tcW w:w="918" w:type="pct"/>
            <w:shd w:val="clear" w:color="auto" w:fill="D9D9D9"/>
          </w:tcPr>
          <w:p w14:paraId="0D34F1F9" w14:textId="77777777" w:rsidR="002364E0" w:rsidRPr="00720CFF" w:rsidRDefault="002364E0" w:rsidP="00183BDC">
            <w:pPr>
              <w:jc w:val="center"/>
              <w:rPr>
                <w:b/>
                <w:bCs/>
                <w:lang w:val="en-GB"/>
              </w:rPr>
            </w:pPr>
            <w:r w:rsidRPr="00720CFF">
              <w:rPr>
                <w:b/>
                <w:bCs/>
                <w:lang w:val="en-GB"/>
              </w:rPr>
              <w:lastRenderedPageBreak/>
              <w:t>Tag</w:t>
            </w:r>
          </w:p>
        </w:tc>
        <w:tc>
          <w:tcPr>
            <w:tcW w:w="3165" w:type="pct"/>
            <w:shd w:val="clear" w:color="auto" w:fill="D9D9D9"/>
          </w:tcPr>
          <w:p w14:paraId="43338F36" w14:textId="77777777" w:rsidR="002364E0" w:rsidRPr="00720CFF" w:rsidRDefault="002364E0" w:rsidP="00183BDC">
            <w:pPr>
              <w:jc w:val="center"/>
              <w:rPr>
                <w:b/>
                <w:bCs/>
                <w:lang w:val="en-GB"/>
              </w:rPr>
            </w:pPr>
            <w:r w:rsidRPr="00720CFF">
              <w:rPr>
                <w:b/>
                <w:bCs/>
                <w:lang w:val="en-GB"/>
              </w:rPr>
              <w:t>Description</w:t>
            </w:r>
          </w:p>
        </w:tc>
        <w:tc>
          <w:tcPr>
            <w:tcW w:w="917" w:type="pct"/>
            <w:shd w:val="clear" w:color="auto" w:fill="D9D9D9"/>
          </w:tcPr>
          <w:p w14:paraId="2C09D579" w14:textId="77777777" w:rsidR="002364E0" w:rsidRPr="00720CFF" w:rsidRDefault="002364E0" w:rsidP="00183BDC">
            <w:pPr>
              <w:jc w:val="center"/>
              <w:rPr>
                <w:b/>
                <w:bCs/>
                <w:lang w:val="en-GB"/>
              </w:rPr>
            </w:pPr>
            <w:r w:rsidRPr="009F5CA8">
              <w:rPr>
                <w:b/>
                <w:bCs/>
                <w:lang w:val="en-GB"/>
              </w:rPr>
              <w:t>Position / State</w:t>
            </w:r>
          </w:p>
        </w:tc>
      </w:tr>
      <w:tr w:rsidR="002364E0" w:rsidRPr="00B30957" w14:paraId="52EC1C08" w14:textId="77777777" w:rsidTr="00183BDC">
        <w:tc>
          <w:tcPr>
            <w:tcW w:w="918" w:type="pct"/>
            <w:vAlign w:val="center"/>
          </w:tcPr>
          <w:p w14:paraId="4C8B939B" w14:textId="77777777" w:rsidR="002364E0" w:rsidRPr="00B30957" w:rsidRDefault="002364E0" w:rsidP="00183BDC">
            <w:pPr>
              <w:jc w:val="left"/>
              <w:rPr>
                <w:lang w:val="en-GB"/>
              </w:rPr>
            </w:pPr>
            <w:r w:rsidRPr="002F0387">
              <w:rPr>
                <w:lang w:val="en-GB"/>
              </w:rPr>
              <w:t>CA0</w:t>
            </w:r>
            <w:r>
              <w:rPr>
                <w:lang w:val="en-GB"/>
              </w:rPr>
              <w:t>18</w:t>
            </w:r>
          </w:p>
        </w:tc>
        <w:tc>
          <w:tcPr>
            <w:tcW w:w="3165" w:type="pct"/>
            <w:vAlign w:val="center"/>
          </w:tcPr>
          <w:p w14:paraId="21AA7156" w14:textId="77777777" w:rsidR="002364E0" w:rsidRPr="009817C3" w:rsidRDefault="002364E0" w:rsidP="00183BDC">
            <w:pPr>
              <w:jc w:val="left"/>
              <w:rPr>
                <w:rFonts w:cs="Arial"/>
                <w:spacing w:val="-2"/>
                <w:lang w:val="en-GB"/>
              </w:rPr>
            </w:pPr>
            <w:r>
              <w:rPr>
                <w:rFonts w:cs="Arial"/>
                <w:spacing w:val="-2"/>
                <w:lang w:val="en-GB"/>
              </w:rPr>
              <w:t>Filter</w:t>
            </w:r>
            <w:r w:rsidRPr="009817C3">
              <w:rPr>
                <w:rFonts w:cs="Arial"/>
                <w:spacing w:val="-2"/>
                <w:lang w:val="en-GB"/>
              </w:rPr>
              <w:t xml:space="preserve"> command</w:t>
            </w:r>
          </w:p>
        </w:tc>
        <w:tc>
          <w:tcPr>
            <w:tcW w:w="917" w:type="pct"/>
            <w:vAlign w:val="center"/>
          </w:tcPr>
          <w:p w14:paraId="22CAA36C" w14:textId="77777777" w:rsidR="002364E0" w:rsidRPr="00B30957" w:rsidRDefault="002364E0" w:rsidP="00183BDC">
            <w:pPr>
              <w:jc w:val="left"/>
              <w:rPr>
                <w:lang w:val="it-IT"/>
              </w:rPr>
            </w:pPr>
            <w:r w:rsidRPr="00B30957">
              <w:rPr>
                <w:lang w:val="it-IT"/>
              </w:rPr>
              <w:t>OFF</w:t>
            </w:r>
          </w:p>
        </w:tc>
      </w:tr>
      <w:tr w:rsidR="002364E0" w:rsidRPr="00B30957" w14:paraId="40A79AB9" w14:textId="77777777" w:rsidTr="00183BDC">
        <w:tc>
          <w:tcPr>
            <w:tcW w:w="918" w:type="pct"/>
            <w:vAlign w:val="center"/>
          </w:tcPr>
          <w:p w14:paraId="46FC48C8" w14:textId="77777777" w:rsidR="002364E0" w:rsidRDefault="002364E0" w:rsidP="00183BDC">
            <w:pPr>
              <w:jc w:val="left"/>
              <w:rPr>
                <w:lang w:val="en-GB"/>
              </w:rPr>
            </w:pPr>
            <w:r>
              <w:rPr>
                <w:lang w:val="en-GB"/>
              </w:rPr>
              <w:t>AY435</w:t>
            </w:r>
          </w:p>
        </w:tc>
        <w:tc>
          <w:tcPr>
            <w:tcW w:w="3165" w:type="pct"/>
            <w:vAlign w:val="center"/>
          </w:tcPr>
          <w:p w14:paraId="5780ED62" w14:textId="77777777" w:rsidR="002364E0" w:rsidRPr="009817C3" w:rsidRDefault="002364E0" w:rsidP="00183BDC">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081FA272" w14:textId="77777777" w:rsidR="002364E0" w:rsidRPr="00B30957" w:rsidRDefault="002364E0" w:rsidP="00183BDC">
            <w:pPr>
              <w:jc w:val="left"/>
              <w:rPr>
                <w:lang w:val="it-IT"/>
              </w:rPr>
            </w:pPr>
            <w:r w:rsidRPr="00B30957">
              <w:rPr>
                <w:lang w:val="it-IT"/>
              </w:rPr>
              <w:t>OFF</w:t>
            </w:r>
          </w:p>
        </w:tc>
      </w:tr>
      <w:tr w:rsidR="002364E0" w:rsidRPr="00B30957" w14:paraId="37BE539E" w14:textId="77777777" w:rsidTr="00183BDC">
        <w:tc>
          <w:tcPr>
            <w:tcW w:w="918" w:type="pct"/>
            <w:vAlign w:val="center"/>
          </w:tcPr>
          <w:p w14:paraId="78E78498" w14:textId="77777777" w:rsidR="002364E0" w:rsidRPr="00B30957" w:rsidRDefault="002364E0" w:rsidP="00183BDC">
            <w:pPr>
              <w:jc w:val="left"/>
              <w:rPr>
                <w:lang w:val="en-GB"/>
              </w:rPr>
            </w:pPr>
            <w:r>
              <w:rPr>
                <w:lang w:val="en-GB"/>
              </w:rPr>
              <w:t>AY436</w:t>
            </w:r>
          </w:p>
        </w:tc>
        <w:tc>
          <w:tcPr>
            <w:tcW w:w="3165" w:type="pct"/>
            <w:vAlign w:val="center"/>
          </w:tcPr>
          <w:p w14:paraId="64D6AFCE" w14:textId="77777777" w:rsidR="002364E0" w:rsidRPr="009817C3" w:rsidRDefault="002364E0" w:rsidP="00183BDC">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1B2363F4" w14:textId="77777777" w:rsidR="002364E0" w:rsidRPr="00B30957" w:rsidRDefault="002364E0" w:rsidP="00183BDC">
            <w:pPr>
              <w:jc w:val="left"/>
              <w:rPr>
                <w:lang w:val="it-IT"/>
              </w:rPr>
            </w:pPr>
            <w:r w:rsidRPr="00B30957">
              <w:rPr>
                <w:lang w:val="it-IT"/>
              </w:rPr>
              <w:t>OFF</w:t>
            </w:r>
          </w:p>
        </w:tc>
      </w:tr>
      <w:tr w:rsidR="002364E0" w:rsidRPr="00B30957" w14:paraId="669EBDD9" w14:textId="77777777" w:rsidTr="00384FEF">
        <w:tc>
          <w:tcPr>
            <w:tcW w:w="918" w:type="pct"/>
          </w:tcPr>
          <w:p w14:paraId="1B9AB549" w14:textId="77777777" w:rsidR="002364E0" w:rsidRDefault="002364E0" w:rsidP="002364E0">
            <w:pPr>
              <w:jc w:val="left"/>
              <w:rPr>
                <w:lang w:val="en-GB"/>
              </w:rPr>
            </w:pPr>
            <w:r w:rsidRPr="002F0387">
              <w:t>AY0</w:t>
            </w:r>
            <w:r w:rsidR="00115556">
              <w:t>38</w:t>
            </w:r>
          </w:p>
        </w:tc>
        <w:tc>
          <w:tcPr>
            <w:tcW w:w="3165" w:type="pct"/>
            <w:vAlign w:val="center"/>
          </w:tcPr>
          <w:p w14:paraId="19295FAE" w14:textId="77777777" w:rsidR="002364E0" w:rsidRPr="009817C3" w:rsidRDefault="002364E0" w:rsidP="002364E0">
            <w:pPr>
              <w:jc w:val="left"/>
              <w:rPr>
                <w:rFonts w:cs="Arial"/>
                <w:spacing w:val="-2"/>
                <w:lang w:val="en-GB"/>
              </w:rPr>
            </w:pPr>
            <w:r w:rsidRPr="009817C3">
              <w:rPr>
                <w:rFonts w:cs="Arial"/>
                <w:spacing w:val="-2"/>
                <w:lang w:val="en-GB"/>
              </w:rPr>
              <w:t xml:space="preserve">Solenoid for </w:t>
            </w:r>
            <w:r w:rsidRPr="00FE00CB">
              <w:rPr>
                <w:rFonts w:cs="Arial"/>
                <w:spacing w:val="-2"/>
                <w:lang w:val="en-GB"/>
              </w:rPr>
              <w:t xml:space="preserve">inject pressure to </w:t>
            </w:r>
            <w:r w:rsidRPr="002F0387">
              <w:rPr>
                <w:rFonts w:cs="Arial"/>
                <w:spacing w:val="-2"/>
                <w:lang w:val="en-GB"/>
              </w:rPr>
              <w:t>NC0</w:t>
            </w:r>
            <w:r>
              <w:rPr>
                <w:rFonts w:cs="Arial"/>
                <w:spacing w:val="-2"/>
                <w:lang w:val="en-GB"/>
              </w:rPr>
              <w:t>20</w:t>
            </w:r>
          </w:p>
        </w:tc>
        <w:tc>
          <w:tcPr>
            <w:tcW w:w="917" w:type="pct"/>
            <w:vAlign w:val="center"/>
          </w:tcPr>
          <w:p w14:paraId="6348457D" w14:textId="77777777" w:rsidR="002364E0" w:rsidRPr="00B30957" w:rsidRDefault="002364E0" w:rsidP="002364E0">
            <w:pPr>
              <w:jc w:val="left"/>
              <w:rPr>
                <w:lang w:val="it-IT"/>
              </w:rPr>
            </w:pPr>
            <w:r w:rsidRPr="00B30957">
              <w:rPr>
                <w:lang w:val="it-IT"/>
              </w:rPr>
              <w:t>OFF</w:t>
            </w:r>
          </w:p>
        </w:tc>
      </w:tr>
      <w:tr w:rsidR="002364E0" w:rsidRPr="00B30957" w14:paraId="4CA6CA2E" w14:textId="77777777" w:rsidTr="00384FEF">
        <w:tc>
          <w:tcPr>
            <w:tcW w:w="918" w:type="pct"/>
          </w:tcPr>
          <w:p w14:paraId="72E62E2E" w14:textId="77777777" w:rsidR="002364E0" w:rsidRDefault="002364E0" w:rsidP="002364E0">
            <w:pPr>
              <w:jc w:val="left"/>
              <w:rPr>
                <w:lang w:val="en-GB"/>
              </w:rPr>
            </w:pPr>
            <w:r w:rsidRPr="00BB5A1A">
              <w:t>NC0</w:t>
            </w:r>
            <w:r w:rsidR="00115556">
              <w:t>20</w:t>
            </w:r>
            <w:r w:rsidRPr="00BB5A1A">
              <w:t>-M01</w:t>
            </w:r>
          </w:p>
        </w:tc>
        <w:tc>
          <w:tcPr>
            <w:tcW w:w="3165" w:type="pct"/>
            <w:vAlign w:val="center"/>
          </w:tcPr>
          <w:p w14:paraId="0386A0B0" w14:textId="77777777" w:rsidR="002364E0" w:rsidRPr="009817C3" w:rsidRDefault="002364E0" w:rsidP="002364E0">
            <w:pPr>
              <w:jc w:val="left"/>
              <w:rPr>
                <w:rFonts w:cs="Arial"/>
                <w:spacing w:val="-2"/>
                <w:lang w:val="en-GB"/>
              </w:rPr>
            </w:pPr>
            <w:r>
              <w:rPr>
                <w:rFonts w:cs="Arial"/>
                <w:spacing w:val="-2"/>
                <w:lang w:val="en-GB"/>
              </w:rPr>
              <w:t>Motor for S</w:t>
            </w:r>
            <w:r w:rsidRPr="00FE00CB">
              <w:rPr>
                <w:rFonts w:cs="Arial"/>
                <w:spacing w:val="-2"/>
                <w:lang w:val="en-GB"/>
              </w:rPr>
              <w:t>crew feeder NC0</w:t>
            </w:r>
            <w:r w:rsidR="00115556">
              <w:rPr>
                <w:rFonts w:cs="Arial"/>
                <w:spacing w:val="-2"/>
                <w:lang w:val="en-GB"/>
              </w:rPr>
              <w:t>20</w:t>
            </w:r>
          </w:p>
        </w:tc>
        <w:tc>
          <w:tcPr>
            <w:tcW w:w="917" w:type="pct"/>
            <w:vAlign w:val="center"/>
          </w:tcPr>
          <w:p w14:paraId="5ECF2AB8" w14:textId="77777777" w:rsidR="002364E0" w:rsidRPr="00B30957" w:rsidRDefault="002364E0" w:rsidP="002364E0">
            <w:pPr>
              <w:jc w:val="left"/>
              <w:rPr>
                <w:lang w:val="it-IT"/>
              </w:rPr>
            </w:pPr>
            <w:r>
              <w:rPr>
                <w:lang w:val="it-IT"/>
              </w:rPr>
              <w:t>STOP</w:t>
            </w:r>
          </w:p>
        </w:tc>
      </w:tr>
      <w:tr w:rsidR="002364E0" w:rsidRPr="00B30957" w14:paraId="5AA614FD" w14:textId="77777777" w:rsidTr="00384FEF">
        <w:tc>
          <w:tcPr>
            <w:tcW w:w="918" w:type="pct"/>
          </w:tcPr>
          <w:p w14:paraId="35A731C9" w14:textId="77777777" w:rsidR="002364E0" w:rsidRDefault="002364E0" w:rsidP="002364E0">
            <w:pPr>
              <w:jc w:val="left"/>
              <w:rPr>
                <w:lang w:val="en-GB"/>
              </w:rPr>
            </w:pPr>
            <w:r w:rsidRPr="00BB5A1A">
              <w:t>NC0</w:t>
            </w:r>
            <w:r w:rsidR="00115556">
              <w:t>20</w:t>
            </w:r>
            <w:r w:rsidRPr="00BB5A1A">
              <w:t>-M02-VFD</w:t>
            </w:r>
          </w:p>
        </w:tc>
        <w:tc>
          <w:tcPr>
            <w:tcW w:w="3165" w:type="pct"/>
            <w:vAlign w:val="center"/>
          </w:tcPr>
          <w:p w14:paraId="6A2DB526" w14:textId="77777777" w:rsidR="002364E0" w:rsidRPr="009817C3" w:rsidRDefault="002364E0" w:rsidP="002364E0">
            <w:pPr>
              <w:jc w:val="left"/>
              <w:rPr>
                <w:rFonts w:cs="Arial"/>
                <w:spacing w:val="-2"/>
                <w:lang w:val="en-GB"/>
              </w:rPr>
            </w:pPr>
            <w:r>
              <w:rPr>
                <w:rFonts w:cs="Arial"/>
                <w:spacing w:val="-2"/>
                <w:lang w:val="en-GB"/>
              </w:rPr>
              <w:t>Motor for S</w:t>
            </w:r>
            <w:r w:rsidRPr="00FE00CB">
              <w:rPr>
                <w:rFonts w:cs="Arial"/>
                <w:spacing w:val="-2"/>
                <w:lang w:val="en-GB"/>
              </w:rPr>
              <w:t>crew feeder NC0</w:t>
            </w:r>
            <w:r w:rsidR="00115556">
              <w:rPr>
                <w:rFonts w:cs="Arial"/>
                <w:spacing w:val="-2"/>
                <w:lang w:val="en-GB"/>
              </w:rPr>
              <w:t>02</w:t>
            </w:r>
          </w:p>
        </w:tc>
        <w:tc>
          <w:tcPr>
            <w:tcW w:w="917" w:type="pct"/>
            <w:vAlign w:val="center"/>
          </w:tcPr>
          <w:p w14:paraId="768B576E" w14:textId="77777777" w:rsidR="002364E0" w:rsidRPr="00B30957" w:rsidRDefault="002364E0" w:rsidP="002364E0">
            <w:pPr>
              <w:jc w:val="left"/>
              <w:rPr>
                <w:lang w:val="it-IT"/>
              </w:rPr>
            </w:pPr>
            <w:r>
              <w:rPr>
                <w:lang w:val="it-IT"/>
              </w:rPr>
              <w:t>STOP</w:t>
            </w:r>
          </w:p>
        </w:tc>
      </w:tr>
    </w:tbl>
    <w:p w14:paraId="30801BD5" w14:textId="77777777" w:rsidR="008134EA" w:rsidRDefault="008134EA" w:rsidP="0081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DB87FC3" w14:textId="77777777" w:rsidR="008134EA" w:rsidRPr="00DF0F57" w:rsidRDefault="008134EA" w:rsidP="00D36571">
      <w:pPr>
        <w:pStyle w:val="Heading3"/>
      </w:pPr>
      <w:bookmarkStart w:id="99" w:name="_Toc149556431"/>
      <w:r w:rsidRPr="002F0387">
        <w:t xml:space="preserve">LFP-NCO system </w:t>
      </w:r>
      <w:r>
        <w:t>magnetic filters CA021.</w:t>
      </w:r>
      <w:bookmarkEnd w:id="99"/>
    </w:p>
    <w:p w14:paraId="6A0A3D52" w14:textId="77777777" w:rsidR="0063640E" w:rsidRDefault="0063640E" w:rsidP="002364E0">
      <w:pPr>
        <w:rPr>
          <w:rStyle w:val="rynqvb"/>
          <w:lang w:val="en"/>
        </w:rPr>
      </w:pPr>
    </w:p>
    <w:p w14:paraId="25DF58B2" w14:textId="77777777" w:rsidR="002364E0" w:rsidRDefault="0063640E" w:rsidP="002364E0">
      <w:r w:rsidRPr="00D36571">
        <w:rPr>
          <w:rStyle w:val="rynqvb"/>
          <w:lang w:val="en"/>
        </w:rPr>
        <w:t xml:space="preserve">The following table shows the idle status of the </w:t>
      </w:r>
      <w:r>
        <w:rPr>
          <w:rStyle w:val="rynqvb"/>
          <w:lang w:val="en"/>
        </w:rPr>
        <w:t>VZ021</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8134EA" w:rsidRPr="00B30957" w14:paraId="19222CAF" w14:textId="77777777" w:rsidTr="00183BDC">
        <w:tc>
          <w:tcPr>
            <w:tcW w:w="5000" w:type="pct"/>
            <w:gridSpan w:val="3"/>
            <w:shd w:val="clear" w:color="auto" w:fill="D9D9D9"/>
          </w:tcPr>
          <w:p w14:paraId="045A5958" w14:textId="77777777" w:rsidR="008134EA" w:rsidRPr="00720CFF" w:rsidRDefault="008134EA" w:rsidP="00183BDC">
            <w:pPr>
              <w:jc w:val="center"/>
              <w:rPr>
                <w:b/>
                <w:bCs/>
                <w:lang w:val="en-GB"/>
              </w:rPr>
            </w:pPr>
            <w:r>
              <w:rPr>
                <w:b/>
                <w:bCs/>
                <w:lang w:val="en-GB"/>
              </w:rPr>
              <w:t>M</w:t>
            </w:r>
            <w:r w:rsidRPr="008134EA">
              <w:rPr>
                <w:b/>
                <w:bCs/>
                <w:lang w:val="en-GB"/>
              </w:rPr>
              <w:t>agnetic filters CA021</w:t>
            </w:r>
            <w:r>
              <w:rPr>
                <w:b/>
                <w:bCs/>
                <w:lang w:val="en-GB"/>
              </w:rPr>
              <w:t xml:space="preserve"> (</w:t>
            </w:r>
            <w:r w:rsidRPr="008134EA">
              <w:rPr>
                <w:b/>
                <w:bCs/>
                <w:lang w:val="en-GB"/>
              </w:rPr>
              <w:t>Idle</w:t>
            </w:r>
            <w:r>
              <w:rPr>
                <w:b/>
                <w:bCs/>
                <w:lang w:val="en-GB"/>
              </w:rPr>
              <w:t>).</w:t>
            </w:r>
          </w:p>
        </w:tc>
      </w:tr>
      <w:tr w:rsidR="008134EA" w:rsidRPr="00B30957" w14:paraId="50962CD6" w14:textId="77777777" w:rsidTr="00183BDC">
        <w:tc>
          <w:tcPr>
            <w:tcW w:w="918" w:type="pct"/>
            <w:shd w:val="clear" w:color="auto" w:fill="D9D9D9"/>
          </w:tcPr>
          <w:p w14:paraId="4F18F364" w14:textId="77777777" w:rsidR="008134EA" w:rsidRPr="00720CFF" w:rsidRDefault="008134EA" w:rsidP="00183BDC">
            <w:pPr>
              <w:jc w:val="center"/>
              <w:rPr>
                <w:b/>
                <w:bCs/>
                <w:lang w:val="en-GB"/>
              </w:rPr>
            </w:pPr>
            <w:r w:rsidRPr="00720CFF">
              <w:rPr>
                <w:b/>
                <w:bCs/>
                <w:lang w:val="en-GB"/>
              </w:rPr>
              <w:t>Tag</w:t>
            </w:r>
          </w:p>
        </w:tc>
        <w:tc>
          <w:tcPr>
            <w:tcW w:w="3165" w:type="pct"/>
            <w:shd w:val="clear" w:color="auto" w:fill="D9D9D9"/>
          </w:tcPr>
          <w:p w14:paraId="0B3E178D" w14:textId="77777777" w:rsidR="008134EA" w:rsidRPr="00720CFF" w:rsidRDefault="008134EA" w:rsidP="00183BDC">
            <w:pPr>
              <w:jc w:val="center"/>
              <w:rPr>
                <w:b/>
                <w:bCs/>
                <w:lang w:val="en-GB"/>
              </w:rPr>
            </w:pPr>
            <w:r w:rsidRPr="00720CFF">
              <w:rPr>
                <w:b/>
                <w:bCs/>
                <w:lang w:val="en-GB"/>
              </w:rPr>
              <w:t>Description</w:t>
            </w:r>
          </w:p>
        </w:tc>
        <w:tc>
          <w:tcPr>
            <w:tcW w:w="917" w:type="pct"/>
            <w:shd w:val="clear" w:color="auto" w:fill="D9D9D9"/>
          </w:tcPr>
          <w:p w14:paraId="681A35FE" w14:textId="77777777" w:rsidR="008134EA" w:rsidRPr="00720CFF" w:rsidRDefault="008134EA" w:rsidP="00183BDC">
            <w:pPr>
              <w:jc w:val="center"/>
              <w:rPr>
                <w:b/>
                <w:bCs/>
                <w:lang w:val="en-GB"/>
              </w:rPr>
            </w:pPr>
            <w:r w:rsidRPr="009F5CA8">
              <w:rPr>
                <w:b/>
                <w:bCs/>
                <w:lang w:val="en-GB"/>
              </w:rPr>
              <w:t>Position / State</w:t>
            </w:r>
          </w:p>
        </w:tc>
      </w:tr>
      <w:tr w:rsidR="008134EA" w:rsidRPr="00B30957" w14:paraId="18D985DD" w14:textId="77777777" w:rsidTr="00183BDC">
        <w:tc>
          <w:tcPr>
            <w:tcW w:w="918" w:type="pct"/>
            <w:vAlign w:val="center"/>
          </w:tcPr>
          <w:p w14:paraId="2C42E63C" w14:textId="77777777" w:rsidR="008134EA" w:rsidRPr="002F0387" w:rsidRDefault="008134EA" w:rsidP="008134EA">
            <w:pPr>
              <w:jc w:val="left"/>
              <w:rPr>
                <w:lang w:val="en-GB"/>
              </w:rPr>
            </w:pPr>
            <w:r>
              <w:rPr>
                <w:rFonts w:cs="Arial"/>
                <w:color w:val="000000"/>
                <w:lang w:val="en-GB"/>
              </w:rPr>
              <w:t>LP422</w:t>
            </w:r>
          </w:p>
        </w:tc>
        <w:tc>
          <w:tcPr>
            <w:tcW w:w="3165" w:type="pct"/>
            <w:vAlign w:val="center"/>
          </w:tcPr>
          <w:p w14:paraId="1D875322" w14:textId="77777777" w:rsidR="008134EA" w:rsidRDefault="008134EA" w:rsidP="008134EA">
            <w:pPr>
              <w:jc w:val="left"/>
              <w:rPr>
                <w:rFonts w:cs="Arial"/>
                <w:spacing w:val="-2"/>
                <w:lang w:val="en-GB"/>
              </w:rPr>
            </w:pPr>
            <w:r w:rsidRPr="00213362">
              <w:rPr>
                <w:rFonts w:cs="Arial"/>
                <w:color w:val="000000"/>
                <w:spacing w:val="-2"/>
                <w:lang w:val="it-IT"/>
              </w:rPr>
              <w:t>Inlet valve</w:t>
            </w:r>
          </w:p>
        </w:tc>
        <w:tc>
          <w:tcPr>
            <w:tcW w:w="917" w:type="pct"/>
            <w:vAlign w:val="center"/>
          </w:tcPr>
          <w:p w14:paraId="6B8CEFD4" w14:textId="77777777" w:rsidR="008134EA" w:rsidRPr="00B30957" w:rsidRDefault="008134EA" w:rsidP="008134EA">
            <w:pPr>
              <w:jc w:val="left"/>
              <w:rPr>
                <w:lang w:val="it-IT"/>
              </w:rPr>
            </w:pPr>
            <w:r w:rsidRPr="00213362">
              <w:rPr>
                <w:rFonts w:cs="Arial"/>
                <w:color w:val="000000"/>
                <w:lang w:val="it-IT"/>
              </w:rPr>
              <w:t>CLOSED</w:t>
            </w:r>
          </w:p>
        </w:tc>
      </w:tr>
      <w:tr w:rsidR="008134EA" w:rsidRPr="00B30957" w14:paraId="07E85F2A" w14:textId="77777777" w:rsidTr="00183BDC">
        <w:tc>
          <w:tcPr>
            <w:tcW w:w="918" w:type="pct"/>
            <w:vAlign w:val="center"/>
          </w:tcPr>
          <w:p w14:paraId="6BF12DD9" w14:textId="77777777" w:rsidR="008134EA" w:rsidRDefault="008134EA" w:rsidP="008134EA">
            <w:pPr>
              <w:jc w:val="left"/>
              <w:rPr>
                <w:rFonts w:cs="Arial"/>
                <w:color w:val="000000"/>
                <w:lang w:val="it-IT"/>
              </w:rPr>
            </w:pPr>
            <w:r>
              <w:rPr>
                <w:rFonts w:cs="Arial"/>
                <w:color w:val="000000"/>
                <w:lang w:val="it-IT"/>
              </w:rPr>
              <w:t>LP426</w:t>
            </w:r>
          </w:p>
        </w:tc>
        <w:tc>
          <w:tcPr>
            <w:tcW w:w="3165" w:type="pct"/>
            <w:vAlign w:val="center"/>
          </w:tcPr>
          <w:p w14:paraId="1E78D160" w14:textId="77777777" w:rsidR="008134EA" w:rsidRDefault="008134EA" w:rsidP="008134EA">
            <w:pPr>
              <w:jc w:val="left"/>
              <w:rPr>
                <w:rFonts w:cs="Arial"/>
                <w:color w:val="000000"/>
                <w:spacing w:val="-2"/>
                <w:lang w:val="it-IT"/>
              </w:rPr>
            </w:pPr>
            <w:r>
              <w:rPr>
                <w:rFonts w:cs="Arial"/>
                <w:color w:val="000000"/>
                <w:spacing w:val="-2"/>
                <w:lang w:val="it-IT"/>
              </w:rPr>
              <w:t>Discharge Valve</w:t>
            </w:r>
          </w:p>
        </w:tc>
        <w:tc>
          <w:tcPr>
            <w:tcW w:w="917" w:type="pct"/>
            <w:vAlign w:val="center"/>
          </w:tcPr>
          <w:p w14:paraId="1C0506F3" w14:textId="77777777" w:rsidR="008134EA" w:rsidRPr="00213362" w:rsidRDefault="008134EA" w:rsidP="008134EA">
            <w:pPr>
              <w:jc w:val="left"/>
              <w:rPr>
                <w:rFonts w:cs="Arial"/>
                <w:color w:val="000000"/>
                <w:lang w:val="it-IT"/>
              </w:rPr>
            </w:pPr>
            <w:r>
              <w:rPr>
                <w:rFonts w:cs="Arial"/>
                <w:color w:val="000000"/>
                <w:lang w:val="it-IT"/>
              </w:rPr>
              <w:t>CLOSED</w:t>
            </w:r>
          </w:p>
        </w:tc>
      </w:tr>
    </w:tbl>
    <w:p w14:paraId="78977B49" w14:textId="77777777" w:rsidR="00576AE4" w:rsidRDefault="00576AE4"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661A617" w14:textId="77777777" w:rsidR="00D36571" w:rsidRDefault="00D36571" w:rsidP="00D36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4B2DA2E3" w14:textId="77777777" w:rsidR="00D36571" w:rsidRPr="00DF0F57" w:rsidRDefault="00D36571" w:rsidP="00D36571">
      <w:pPr>
        <w:pStyle w:val="Heading3"/>
      </w:pPr>
      <w:bookmarkStart w:id="100" w:name="_Toc149556432"/>
      <w:r>
        <w:t>CB</w:t>
      </w:r>
      <w:r w:rsidRPr="002F0387">
        <w:t xml:space="preserve"> system </w:t>
      </w:r>
      <w:r w:rsidRPr="000D5495">
        <w:t xml:space="preserve">bag unloading station </w:t>
      </w:r>
      <w:r>
        <w:t>Glove Box.</w:t>
      </w:r>
      <w:bookmarkEnd w:id="100"/>
    </w:p>
    <w:p w14:paraId="30CEB2D6" w14:textId="77777777" w:rsidR="0063640E" w:rsidRDefault="0063640E"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04AF8374" w14:textId="77777777" w:rsidR="00576AE4" w:rsidRDefault="0063640E"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idle status of the </w:t>
      </w:r>
      <w:r w:rsidRPr="0063640E">
        <w:rPr>
          <w:rStyle w:val="rynqvb"/>
          <w:lang w:val="en"/>
        </w:rPr>
        <w:t>station Glove Box</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63640E" w:rsidRPr="00B30957" w14:paraId="69BAE652" w14:textId="77777777" w:rsidTr="00183BDC">
        <w:tc>
          <w:tcPr>
            <w:tcW w:w="5000" w:type="pct"/>
            <w:gridSpan w:val="3"/>
            <w:shd w:val="clear" w:color="auto" w:fill="D9D9D9"/>
          </w:tcPr>
          <w:p w14:paraId="5C52A619" w14:textId="77777777" w:rsidR="0063640E" w:rsidRPr="00720CFF" w:rsidRDefault="0063640E" w:rsidP="00183BDC">
            <w:pPr>
              <w:jc w:val="center"/>
              <w:rPr>
                <w:b/>
                <w:bCs/>
                <w:lang w:val="en-GB"/>
              </w:rPr>
            </w:pPr>
            <w:r>
              <w:rPr>
                <w:b/>
                <w:bCs/>
                <w:lang w:val="en-GB"/>
              </w:rPr>
              <w:t xml:space="preserve">CB </w:t>
            </w:r>
            <w:r w:rsidRPr="0063640E">
              <w:rPr>
                <w:b/>
                <w:bCs/>
                <w:lang w:val="en-GB"/>
              </w:rPr>
              <w:t>bag unloading station Glove Box</w:t>
            </w:r>
            <w:r>
              <w:rPr>
                <w:b/>
                <w:bCs/>
                <w:lang w:val="en-GB"/>
              </w:rPr>
              <w:t xml:space="preserve"> (</w:t>
            </w:r>
            <w:r w:rsidRPr="008134EA">
              <w:rPr>
                <w:b/>
                <w:bCs/>
                <w:lang w:val="en-GB"/>
              </w:rPr>
              <w:t>Idle</w:t>
            </w:r>
            <w:r>
              <w:rPr>
                <w:b/>
                <w:bCs/>
                <w:lang w:val="en-GB"/>
              </w:rPr>
              <w:t>).</w:t>
            </w:r>
          </w:p>
        </w:tc>
      </w:tr>
      <w:tr w:rsidR="0063640E" w:rsidRPr="00B30957" w14:paraId="634D0E6A" w14:textId="77777777" w:rsidTr="00183BDC">
        <w:tc>
          <w:tcPr>
            <w:tcW w:w="918" w:type="pct"/>
            <w:shd w:val="clear" w:color="auto" w:fill="D9D9D9"/>
          </w:tcPr>
          <w:p w14:paraId="4222BE71" w14:textId="77777777" w:rsidR="0063640E" w:rsidRPr="00720CFF" w:rsidRDefault="0063640E" w:rsidP="00183BDC">
            <w:pPr>
              <w:jc w:val="center"/>
              <w:rPr>
                <w:b/>
                <w:bCs/>
                <w:lang w:val="en-GB"/>
              </w:rPr>
            </w:pPr>
            <w:r w:rsidRPr="00720CFF">
              <w:rPr>
                <w:b/>
                <w:bCs/>
                <w:lang w:val="en-GB"/>
              </w:rPr>
              <w:t>Tag</w:t>
            </w:r>
          </w:p>
        </w:tc>
        <w:tc>
          <w:tcPr>
            <w:tcW w:w="3165" w:type="pct"/>
            <w:shd w:val="clear" w:color="auto" w:fill="D9D9D9"/>
          </w:tcPr>
          <w:p w14:paraId="49F0C90C" w14:textId="77777777" w:rsidR="0063640E" w:rsidRPr="00720CFF" w:rsidRDefault="0063640E" w:rsidP="00183BDC">
            <w:pPr>
              <w:jc w:val="center"/>
              <w:rPr>
                <w:b/>
                <w:bCs/>
                <w:lang w:val="en-GB"/>
              </w:rPr>
            </w:pPr>
            <w:r w:rsidRPr="00720CFF">
              <w:rPr>
                <w:b/>
                <w:bCs/>
                <w:lang w:val="en-GB"/>
              </w:rPr>
              <w:t>Description</w:t>
            </w:r>
          </w:p>
        </w:tc>
        <w:tc>
          <w:tcPr>
            <w:tcW w:w="917" w:type="pct"/>
            <w:shd w:val="clear" w:color="auto" w:fill="D9D9D9"/>
          </w:tcPr>
          <w:p w14:paraId="355D9C97" w14:textId="77777777" w:rsidR="0063640E" w:rsidRPr="00720CFF" w:rsidRDefault="0063640E" w:rsidP="00183BDC">
            <w:pPr>
              <w:jc w:val="center"/>
              <w:rPr>
                <w:b/>
                <w:bCs/>
                <w:lang w:val="en-GB"/>
              </w:rPr>
            </w:pPr>
            <w:r w:rsidRPr="009F5CA8">
              <w:rPr>
                <w:b/>
                <w:bCs/>
                <w:lang w:val="en-GB"/>
              </w:rPr>
              <w:t>Position / State</w:t>
            </w:r>
          </w:p>
        </w:tc>
      </w:tr>
      <w:tr w:rsidR="00B12A33" w:rsidRPr="00B30957" w14:paraId="3891F077" w14:textId="77777777" w:rsidTr="00183BDC">
        <w:tc>
          <w:tcPr>
            <w:tcW w:w="918" w:type="pct"/>
            <w:vAlign w:val="center"/>
          </w:tcPr>
          <w:p w14:paraId="1E2EF63D" w14:textId="77777777" w:rsidR="00B12A33" w:rsidRPr="00B30957" w:rsidRDefault="00B12A33" w:rsidP="00B12A33">
            <w:pPr>
              <w:jc w:val="left"/>
              <w:rPr>
                <w:lang w:val="en-GB"/>
              </w:rPr>
            </w:pPr>
            <w:r w:rsidRPr="00B12A33">
              <w:rPr>
                <w:lang w:val="en-GB"/>
              </w:rPr>
              <w:t>AY035</w:t>
            </w:r>
          </w:p>
        </w:tc>
        <w:tc>
          <w:tcPr>
            <w:tcW w:w="3165" w:type="pct"/>
            <w:vAlign w:val="center"/>
          </w:tcPr>
          <w:p w14:paraId="0AA9540F" w14:textId="77777777" w:rsidR="00B12A33" w:rsidRPr="009817C3" w:rsidRDefault="00B12A33" w:rsidP="00B12A33">
            <w:pPr>
              <w:jc w:val="left"/>
              <w:rPr>
                <w:rFonts w:cs="Arial"/>
                <w:spacing w:val="-2"/>
                <w:lang w:val="en-GB"/>
              </w:rPr>
            </w:pPr>
            <w:r w:rsidRPr="009817C3">
              <w:rPr>
                <w:rFonts w:cs="Arial"/>
                <w:spacing w:val="-2"/>
                <w:lang w:val="en-GB"/>
              </w:rPr>
              <w:t xml:space="preserve">Solenoid for </w:t>
            </w:r>
            <w:r w:rsidRPr="00B12A33">
              <w:rPr>
                <w:rFonts w:cs="Arial"/>
                <w:spacing w:val="-2"/>
                <w:lang w:val="en-GB"/>
              </w:rPr>
              <w:t>Bar pistons</w:t>
            </w:r>
          </w:p>
        </w:tc>
        <w:tc>
          <w:tcPr>
            <w:tcW w:w="917" w:type="pct"/>
            <w:vAlign w:val="center"/>
          </w:tcPr>
          <w:p w14:paraId="1D0A8B62" w14:textId="77777777" w:rsidR="00B12A33" w:rsidRPr="00B30957" w:rsidRDefault="00B12A33" w:rsidP="00B12A33">
            <w:pPr>
              <w:jc w:val="left"/>
              <w:rPr>
                <w:lang w:val="it-IT"/>
              </w:rPr>
            </w:pPr>
            <w:r w:rsidRPr="00B30957">
              <w:rPr>
                <w:lang w:val="it-IT"/>
              </w:rPr>
              <w:t>OFF</w:t>
            </w:r>
          </w:p>
        </w:tc>
      </w:tr>
      <w:tr w:rsidR="0063640E" w:rsidRPr="00B30957" w14:paraId="268573E0" w14:textId="77777777" w:rsidTr="00183BDC">
        <w:tc>
          <w:tcPr>
            <w:tcW w:w="918" w:type="pct"/>
            <w:vAlign w:val="center"/>
          </w:tcPr>
          <w:p w14:paraId="51C2D21B" w14:textId="77777777" w:rsidR="0063640E" w:rsidRDefault="00B12A33" w:rsidP="00183BDC">
            <w:pPr>
              <w:jc w:val="left"/>
              <w:rPr>
                <w:lang w:val="en-GB"/>
              </w:rPr>
            </w:pPr>
            <w:r w:rsidRPr="00B12A33">
              <w:rPr>
                <w:lang w:val="en-GB"/>
              </w:rPr>
              <w:t>AY032</w:t>
            </w:r>
          </w:p>
        </w:tc>
        <w:tc>
          <w:tcPr>
            <w:tcW w:w="3165" w:type="pct"/>
            <w:vAlign w:val="center"/>
          </w:tcPr>
          <w:p w14:paraId="3A033D96" w14:textId="77777777" w:rsidR="0063640E" w:rsidRPr="009817C3" w:rsidRDefault="0063640E" w:rsidP="00183BDC">
            <w:pPr>
              <w:jc w:val="left"/>
              <w:rPr>
                <w:rFonts w:cs="Arial"/>
                <w:spacing w:val="-2"/>
                <w:lang w:val="en-GB"/>
              </w:rPr>
            </w:pPr>
            <w:r w:rsidRPr="009817C3">
              <w:rPr>
                <w:rFonts w:cs="Arial"/>
                <w:spacing w:val="-2"/>
                <w:lang w:val="en-GB"/>
              </w:rPr>
              <w:t xml:space="preserve">Solenoid for </w:t>
            </w:r>
            <w:r w:rsidR="00B12A33" w:rsidRPr="00B12A33">
              <w:rPr>
                <w:rFonts w:cs="Arial"/>
                <w:spacing w:val="-2"/>
                <w:lang w:val="en-GB"/>
              </w:rPr>
              <w:t>Prechamber pistons</w:t>
            </w:r>
          </w:p>
        </w:tc>
        <w:tc>
          <w:tcPr>
            <w:tcW w:w="917" w:type="pct"/>
            <w:vAlign w:val="center"/>
          </w:tcPr>
          <w:p w14:paraId="295E6CEC" w14:textId="77777777" w:rsidR="0063640E" w:rsidRPr="00B30957" w:rsidRDefault="0063640E" w:rsidP="00183BDC">
            <w:pPr>
              <w:jc w:val="left"/>
              <w:rPr>
                <w:lang w:val="it-IT"/>
              </w:rPr>
            </w:pPr>
            <w:r w:rsidRPr="00B30957">
              <w:rPr>
                <w:lang w:val="it-IT"/>
              </w:rPr>
              <w:t>OFF</w:t>
            </w:r>
          </w:p>
        </w:tc>
      </w:tr>
      <w:tr w:rsidR="00B12A33" w:rsidRPr="00B30957" w14:paraId="632B2C2F" w14:textId="77777777" w:rsidTr="00183BDC">
        <w:tc>
          <w:tcPr>
            <w:tcW w:w="918" w:type="pct"/>
            <w:vAlign w:val="center"/>
          </w:tcPr>
          <w:p w14:paraId="68BB1F8E" w14:textId="77777777" w:rsidR="00B12A33" w:rsidRPr="00B30957" w:rsidRDefault="00B12A33" w:rsidP="00B12A33">
            <w:pPr>
              <w:jc w:val="left"/>
              <w:rPr>
                <w:lang w:val="en-GB"/>
              </w:rPr>
            </w:pPr>
            <w:r w:rsidRPr="00B12A33">
              <w:rPr>
                <w:lang w:val="en-GB"/>
              </w:rPr>
              <w:t>AY033</w:t>
            </w:r>
          </w:p>
        </w:tc>
        <w:tc>
          <w:tcPr>
            <w:tcW w:w="3165" w:type="pct"/>
            <w:vAlign w:val="center"/>
          </w:tcPr>
          <w:p w14:paraId="6DB679DA" w14:textId="77777777" w:rsidR="00B12A33" w:rsidRPr="009817C3" w:rsidRDefault="00B12A33" w:rsidP="00B12A33">
            <w:pPr>
              <w:jc w:val="left"/>
              <w:rPr>
                <w:rFonts w:cs="Arial"/>
                <w:spacing w:val="-2"/>
                <w:lang w:val="en-GB"/>
              </w:rPr>
            </w:pPr>
            <w:r w:rsidRPr="009817C3">
              <w:rPr>
                <w:rFonts w:cs="Arial"/>
                <w:spacing w:val="-2"/>
                <w:lang w:val="en-GB"/>
              </w:rPr>
              <w:t xml:space="preserve">Solenoid for </w:t>
            </w:r>
            <w:r w:rsidRPr="00B12A33">
              <w:rPr>
                <w:rFonts w:cs="Arial"/>
                <w:spacing w:val="-2"/>
                <w:lang w:val="en-GB"/>
              </w:rPr>
              <w:t>Glovebox Inlet shutter</w:t>
            </w:r>
          </w:p>
        </w:tc>
        <w:tc>
          <w:tcPr>
            <w:tcW w:w="917" w:type="pct"/>
            <w:vAlign w:val="center"/>
          </w:tcPr>
          <w:p w14:paraId="0C6D9649" w14:textId="77777777" w:rsidR="00B12A33" w:rsidRPr="00B30957" w:rsidRDefault="00B12A33" w:rsidP="00B12A33">
            <w:pPr>
              <w:jc w:val="left"/>
              <w:rPr>
                <w:lang w:val="it-IT"/>
              </w:rPr>
            </w:pPr>
            <w:r w:rsidRPr="00B30957">
              <w:rPr>
                <w:lang w:val="it-IT"/>
              </w:rPr>
              <w:t>O</w:t>
            </w:r>
            <w:r>
              <w:rPr>
                <w:lang w:val="it-IT"/>
              </w:rPr>
              <w:t>N</w:t>
            </w:r>
          </w:p>
        </w:tc>
      </w:tr>
      <w:tr w:rsidR="00B12A33" w:rsidRPr="00B30957" w14:paraId="1E0B1311" w14:textId="77777777" w:rsidTr="00183BDC">
        <w:tc>
          <w:tcPr>
            <w:tcW w:w="918" w:type="pct"/>
          </w:tcPr>
          <w:p w14:paraId="0A4AF3B9" w14:textId="77777777" w:rsidR="00B12A33" w:rsidRDefault="00B12A33" w:rsidP="00B12A33">
            <w:pPr>
              <w:jc w:val="left"/>
              <w:rPr>
                <w:lang w:val="en-GB"/>
              </w:rPr>
            </w:pPr>
            <w:r w:rsidRPr="00B12A33">
              <w:t>AY026</w:t>
            </w:r>
          </w:p>
        </w:tc>
        <w:tc>
          <w:tcPr>
            <w:tcW w:w="3165" w:type="pct"/>
            <w:vAlign w:val="center"/>
          </w:tcPr>
          <w:p w14:paraId="7874C237" w14:textId="77777777" w:rsidR="00B12A33" w:rsidRPr="009817C3" w:rsidRDefault="00B12A33" w:rsidP="00B12A33">
            <w:pPr>
              <w:jc w:val="left"/>
              <w:rPr>
                <w:rFonts w:cs="Arial"/>
                <w:spacing w:val="-2"/>
                <w:lang w:val="en-GB"/>
              </w:rPr>
            </w:pPr>
            <w:r w:rsidRPr="009817C3">
              <w:rPr>
                <w:rFonts w:cs="Arial"/>
                <w:spacing w:val="-2"/>
                <w:lang w:val="en-GB"/>
              </w:rPr>
              <w:t xml:space="preserve">Solenoid for </w:t>
            </w:r>
            <w:r w:rsidRPr="00B12A33">
              <w:rPr>
                <w:rFonts w:cs="Arial"/>
                <w:spacing w:val="-2"/>
                <w:lang w:val="en-GB"/>
              </w:rPr>
              <w:t>Glovebox Outlet shutter</w:t>
            </w:r>
          </w:p>
        </w:tc>
        <w:tc>
          <w:tcPr>
            <w:tcW w:w="917" w:type="pct"/>
            <w:vAlign w:val="center"/>
          </w:tcPr>
          <w:p w14:paraId="324BB928" w14:textId="77777777" w:rsidR="00B12A33" w:rsidRPr="00B30957" w:rsidRDefault="00B12A33" w:rsidP="00B12A33">
            <w:pPr>
              <w:jc w:val="left"/>
              <w:rPr>
                <w:lang w:val="it-IT"/>
              </w:rPr>
            </w:pPr>
            <w:r w:rsidRPr="00B30957">
              <w:rPr>
                <w:lang w:val="it-IT"/>
              </w:rPr>
              <w:t>O</w:t>
            </w:r>
            <w:r>
              <w:rPr>
                <w:lang w:val="it-IT"/>
              </w:rPr>
              <w:t>N</w:t>
            </w:r>
          </w:p>
        </w:tc>
      </w:tr>
      <w:tr w:rsidR="00B12A33" w:rsidRPr="00B30957" w14:paraId="54DB624D" w14:textId="77777777" w:rsidTr="00183BDC">
        <w:tc>
          <w:tcPr>
            <w:tcW w:w="918" w:type="pct"/>
          </w:tcPr>
          <w:p w14:paraId="29E73D5B" w14:textId="77777777" w:rsidR="00B12A33" w:rsidRPr="00B12A33" w:rsidRDefault="00B12A33" w:rsidP="00B12A33">
            <w:pPr>
              <w:jc w:val="left"/>
            </w:pPr>
            <w:r w:rsidRPr="00B12A33">
              <w:t>AY031</w:t>
            </w:r>
          </w:p>
        </w:tc>
        <w:tc>
          <w:tcPr>
            <w:tcW w:w="3165" w:type="pct"/>
            <w:vAlign w:val="center"/>
          </w:tcPr>
          <w:p w14:paraId="27299F28" w14:textId="77777777" w:rsidR="00B12A33" w:rsidRPr="009817C3" w:rsidRDefault="00B12A33" w:rsidP="00B12A33">
            <w:pPr>
              <w:jc w:val="left"/>
              <w:rPr>
                <w:rFonts w:cs="Arial"/>
                <w:spacing w:val="-2"/>
                <w:lang w:val="en-GB"/>
              </w:rPr>
            </w:pPr>
            <w:r w:rsidRPr="009817C3">
              <w:rPr>
                <w:rFonts w:cs="Arial"/>
                <w:spacing w:val="-2"/>
                <w:lang w:val="en-GB"/>
              </w:rPr>
              <w:t xml:space="preserve">Solenoid for </w:t>
            </w:r>
            <w:r w:rsidRPr="00B12A33">
              <w:rPr>
                <w:rFonts w:cs="Arial"/>
                <w:spacing w:val="-2"/>
                <w:lang w:val="en-GB"/>
              </w:rPr>
              <w:t>Inflatable seal Inlet</w:t>
            </w:r>
          </w:p>
        </w:tc>
        <w:tc>
          <w:tcPr>
            <w:tcW w:w="917" w:type="pct"/>
            <w:vAlign w:val="center"/>
          </w:tcPr>
          <w:p w14:paraId="02CB85DF" w14:textId="77777777" w:rsidR="00B12A33" w:rsidRPr="00B30957" w:rsidRDefault="00B12A33" w:rsidP="00B12A33">
            <w:pPr>
              <w:jc w:val="left"/>
              <w:rPr>
                <w:lang w:val="it-IT"/>
              </w:rPr>
            </w:pPr>
            <w:r w:rsidRPr="00B30957">
              <w:rPr>
                <w:lang w:val="it-IT"/>
              </w:rPr>
              <w:t>O</w:t>
            </w:r>
            <w:r>
              <w:rPr>
                <w:lang w:val="it-IT"/>
              </w:rPr>
              <w:t>N</w:t>
            </w:r>
          </w:p>
        </w:tc>
      </w:tr>
      <w:tr w:rsidR="00B12A33" w:rsidRPr="00B30957" w14:paraId="47528A3D" w14:textId="77777777" w:rsidTr="00183BDC">
        <w:tc>
          <w:tcPr>
            <w:tcW w:w="918" w:type="pct"/>
          </w:tcPr>
          <w:p w14:paraId="7F56F6D8" w14:textId="77777777" w:rsidR="00B12A33" w:rsidRPr="00B12A33" w:rsidRDefault="00B12A33" w:rsidP="00B12A33">
            <w:pPr>
              <w:jc w:val="left"/>
            </w:pPr>
            <w:r w:rsidRPr="00B12A33">
              <w:lastRenderedPageBreak/>
              <w:t>AY021</w:t>
            </w:r>
          </w:p>
        </w:tc>
        <w:tc>
          <w:tcPr>
            <w:tcW w:w="3165" w:type="pct"/>
            <w:vAlign w:val="center"/>
          </w:tcPr>
          <w:p w14:paraId="4648A944" w14:textId="77777777" w:rsidR="00B12A33" w:rsidRPr="009817C3" w:rsidRDefault="00B12A33" w:rsidP="00B12A33">
            <w:pPr>
              <w:jc w:val="left"/>
              <w:rPr>
                <w:rFonts w:cs="Arial"/>
                <w:spacing w:val="-2"/>
                <w:lang w:val="en-GB"/>
              </w:rPr>
            </w:pPr>
            <w:r w:rsidRPr="009817C3">
              <w:rPr>
                <w:rFonts w:cs="Arial"/>
                <w:spacing w:val="-2"/>
                <w:lang w:val="en-GB"/>
              </w:rPr>
              <w:t xml:space="preserve">Solenoid for </w:t>
            </w:r>
            <w:r w:rsidRPr="00B12A33">
              <w:rPr>
                <w:rFonts w:cs="Arial"/>
                <w:spacing w:val="-2"/>
                <w:lang w:val="en-GB"/>
              </w:rPr>
              <w:t>Inflatable seal Outlet</w:t>
            </w:r>
          </w:p>
        </w:tc>
        <w:tc>
          <w:tcPr>
            <w:tcW w:w="917" w:type="pct"/>
            <w:vAlign w:val="center"/>
          </w:tcPr>
          <w:p w14:paraId="6C9265A6" w14:textId="77777777" w:rsidR="00B12A33" w:rsidRPr="00B30957" w:rsidRDefault="00B12A33" w:rsidP="00B12A33">
            <w:pPr>
              <w:jc w:val="left"/>
              <w:rPr>
                <w:lang w:val="it-IT"/>
              </w:rPr>
            </w:pPr>
            <w:r w:rsidRPr="00B30957">
              <w:rPr>
                <w:lang w:val="it-IT"/>
              </w:rPr>
              <w:t>O</w:t>
            </w:r>
            <w:r>
              <w:rPr>
                <w:lang w:val="it-IT"/>
              </w:rPr>
              <w:t>N</w:t>
            </w:r>
          </w:p>
        </w:tc>
      </w:tr>
      <w:tr w:rsidR="00B12A33" w:rsidRPr="00B30957" w14:paraId="382F6D72" w14:textId="77777777" w:rsidTr="00183BDC">
        <w:tc>
          <w:tcPr>
            <w:tcW w:w="918" w:type="pct"/>
          </w:tcPr>
          <w:p w14:paraId="448E2698" w14:textId="77777777" w:rsidR="00B12A33" w:rsidRPr="00B12A33" w:rsidRDefault="00B12A33" w:rsidP="00B12A33">
            <w:pPr>
              <w:jc w:val="left"/>
            </w:pPr>
            <w:r w:rsidRPr="00B12A33">
              <w:t>AY019</w:t>
            </w:r>
          </w:p>
        </w:tc>
        <w:tc>
          <w:tcPr>
            <w:tcW w:w="3165" w:type="pct"/>
            <w:vAlign w:val="center"/>
          </w:tcPr>
          <w:p w14:paraId="1C6B664B" w14:textId="77777777" w:rsidR="00B12A33" w:rsidRPr="009817C3" w:rsidRDefault="00B12A33" w:rsidP="00B12A33">
            <w:pPr>
              <w:jc w:val="left"/>
              <w:rPr>
                <w:rFonts w:cs="Arial"/>
                <w:spacing w:val="-2"/>
                <w:lang w:val="en-GB"/>
              </w:rPr>
            </w:pPr>
            <w:r w:rsidRPr="009817C3">
              <w:rPr>
                <w:rFonts w:cs="Arial"/>
                <w:spacing w:val="-2"/>
                <w:lang w:val="en-GB"/>
              </w:rPr>
              <w:t xml:space="preserve">Solenoid for </w:t>
            </w:r>
            <w:r w:rsidRPr="00B12A33">
              <w:rPr>
                <w:rFonts w:cs="Arial"/>
                <w:spacing w:val="-2"/>
                <w:lang w:val="en-GB"/>
              </w:rPr>
              <w:t>Glovebox knife</w:t>
            </w:r>
          </w:p>
        </w:tc>
        <w:tc>
          <w:tcPr>
            <w:tcW w:w="917" w:type="pct"/>
            <w:vAlign w:val="center"/>
          </w:tcPr>
          <w:p w14:paraId="5F401340" w14:textId="77777777" w:rsidR="00B12A33" w:rsidRPr="00B30957" w:rsidRDefault="00B12A33" w:rsidP="00B12A33">
            <w:pPr>
              <w:jc w:val="left"/>
              <w:rPr>
                <w:lang w:val="it-IT"/>
              </w:rPr>
            </w:pPr>
            <w:r w:rsidRPr="00B30957">
              <w:rPr>
                <w:lang w:val="it-IT"/>
              </w:rPr>
              <w:t>OFF</w:t>
            </w:r>
          </w:p>
        </w:tc>
      </w:tr>
      <w:tr w:rsidR="00B12A33" w:rsidRPr="00B30957" w14:paraId="22DC3EA4" w14:textId="77777777" w:rsidTr="00183BDC">
        <w:tc>
          <w:tcPr>
            <w:tcW w:w="918" w:type="pct"/>
          </w:tcPr>
          <w:p w14:paraId="0E86772C" w14:textId="77777777" w:rsidR="00B12A33" w:rsidRPr="00B12A33" w:rsidRDefault="00B12A33" w:rsidP="00B12A33">
            <w:pPr>
              <w:jc w:val="left"/>
            </w:pPr>
            <w:r w:rsidRPr="00B12A33">
              <w:t>AY018</w:t>
            </w:r>
          </w:p>
        </w:tc>
        <w:tc>
          <w:tcPr>
            <w:tcW w:w="3165" w:type="pct"/>
            <w:vAlign w:val="center"/>
          </w:tcPr>
          <w:p w14:paraId="579694C5" w14:textId="77777777" w:rsidR="00B12A33" w:rsidRPr="009817C3" w:rsidRDefault="00B12A33" w:rsidP="00B12A33">
            <w:pPr>
              <w:jc w:val="left"/>
              <w:rPr>
                <w:rFonts w:cs="Arial"/>
                <w:spacing w:val="-2"/>
                <w:lang w:val="en-GB"/>
              </w:rPr>
            </w:pPr>
            <w:r w:rsidRPr="009817C3">
              <w:rPr>
                <w:rFonts w:cs="Arial"/>
                <w:spacing w:val="-2"/>
                <w:lang w:val="en-GB"/>
              </w:rPr>
              <w:t xml:space="preserve">Solenoid for </w:t>
            </w:r>
            <w:r w:rsidRPr="00B12A33">
              <w:rPr>
                <w:rFonts w:cs="Arial"/>
                <w:spacing w:val="-2"/>
                <w:lang w:val="en-GB"/>
              </w:rPr>
              <w:t>Compactor pistons</w:t>
            </w:r>
          </w:p>
        </w:tc>
        <w:tc>
          <w:tcPr>
            <w:tcW w:w="917" w:type="pct"/>
            <w:vAlign w:val="center"/>
          </w:tcPr>
          <w:p w14:paraId="46D635D6" w14:textId="77777777" w:rsidR="00B12A33" w:rsidRPr="00B30957" w:rsidRDefault="00B12A33" w:rsidP="00B12A33">
            <w:pPr>
              <w:jc w:val="left"/>
              <w:rPr>
                <w:lang w:val="it-IT"/>
              </w:rPr>
            </w:pPr>
            <w:r w:rsidRPr="00B30957">
              <w:rPr>
                <w:lang w:val="it-IT"/>
              </w:rPr>
              <w:t>OFF</w:t>
            </w:r>
          </w:p>
        </w:tc>
      </w:tr>
      <w:tr w:rsidR="00B12A33" w:rsidRPr="00B30957" w14:paraId="3E952703" w14:textId="77777777" w:rsidTr="00183BDC">
        <w:tc>
          <w:tcPr>
            <w:tcW w:w="918" w:type="pct"/>
          </w:tcPr>
          <w:p w14:paraId="765BE2A1" w14:textId="77777777" w:rsidR="00B12A33" w:rsidRDefault="00B12A33" w:rsidP="00B12A33">
            <w:pPr>
              <w:jc w:val="left"/>
              <w:rPr>
                <w:lang w:val="en-GB"/>
              </w:rPr>
            </w:pPr>
            <w:r w:rsidRPr="00B12A33">
              <w:t>KE002-M01-VFD</w:t>
            </w:r>
          </w:p>
        </w:tc>
        <w:tc>
          <w:tcPr>
            <w:tcW w:w="3165" w:type="pct"/>
            <w:vAlign w:val="center"/>
          </w:tcPr>
          <w:p w14:paraId="3E123E83" w14:textId="77777777" w:rsidR="00B12A33" w:rsidRPr="009817C3" w:rsidRDefault="00B12A33" w:rsidP="00B12A33">
            <w:pPr>
              <w:jc w:val="left"/>
              <w:rPr>
                <w:rFonts w:cs="Arial"/>
                <w:spacing w:val="-2"/>
                <w:lang w:val="en-GB"/>
              </w:rPr>
            </w:pPr>
            <w:r>
              <w:rPr>
                <w:rFonts w:cs="Arial"/>
                <w:spacing w:val="-2"/>
                <w:lang w:val="en-GB"/>
              </w:rPr>
              <w:t xml:space="preserve">Motor for </w:t>
            </w:r>
            <w:r w:rsidRPr="00B12A33">
              <w:rPr>
                <w:rFonts w:cs="Arial"/>
                <w:spacing w:val="-2"/>
                <w:lang w:val="en-GB"/>
              </w:rPr>
              <w:t>Ventilation fan</w:t>
            </w:r>
          </w:p>
        </w:tc>
        <w:tc>
          <w:tcPr>
            <w:tcW w:w="917" w:type="pct"/>
            <w:vAlign w:val="center"/>
          </w:tcPr>
          <w:p w14:paraId="5CF50387" w14:textId="77777777" w:rsidR="00B12A33" w:rsidRPr="00B30957" w:rsidRDefault="00B12A33" w:rsidP="00B12A33">
            <w:pPr>
              <w:jc w:val="left"/>
              <w:rPr>
                <w:lang w:val="it-IT"/>
              </w:rPr>
            </w:pPr>
            <w:r>
              <w:rPr>
                <w:lang w:val="it-IT"/>
              </w:rPr>
              <w:t>STOP</w:t>
            </w:r>
          </w:p>
        </w:tc>
      </w:tr>
      <w:tr w:rsidR="00B12A33" w:rsidRPr="00B30957" w14:paraId="2B2E6139" w14:textId="77777777" w:rsidTr="00183BDC">
        <w:tc>
          <w:tcPr>
            <w:tcW w:w="918" w:type="pct"/>
          </w:tcPr>
          <w:p w14:paraId="7B06772D" w14:textId="77777777" w:rsidR="00B12A33" w:rsidRPr="00B12A33" w:rsidRDefault="00B12A33" w:rsidP="00B12A33">
            <w:pPr>
              <w:jc w:val="left"/>
            </w:pPr>
            <w:r w:rsidRPr="00B12A33">
              <w:t>AY001</w:t>
            </w:r>
          </w:p>
        </w:tc>
        <w:tc>
          <w:tcPr>
            <w:tcW w:w="3165" w:type="pct"/>
            <w:vAlign w:val="center"/>
          </w:tcPr>
          <w:p w14:paraId="4216F86D" w14:textId="77777777" w:rsidR="00B12A33" w:rsidRDefault="00B12A33" w:rsidP="00B12A33">
            <w:pPr>
              <w:jc w:val="left"/>
              <w:rPr>
                <w:rFonts w:cs="Arial"/>
                <w:spacing w:val="-2"/>
                <w:lang w:val="en-GB"/>
              </w:rPr>
            </w:pPr>
            <w:r w:rsidRPr="009817C3">
              <w:rPr>
                <w:rFonts w:cs="Arial"/>
                <w:spacing w:val="-2"/>
                <w:lang w:val="en-GB"/>
              </w:rPr>
              <w:t xml:space="preserve">Solenoid for </w:t>
            </w:r>
            <w:r w:rsidRPr="00B12A33">
              <w:rPr>
                <w:rFonts w:cs="Arial"/>
                <w:spacing w:val="-2"/>
                <w:lang w:val="en-GB"/>
              </w:rPr>
              <w:t>Fluidization</w:t>
            </w:r>
          </w:p>
        </w:tc>
        <w:tc>
          <w:tcPr>
            <w:tcW w:w="917" w:type="pct"/>
            <w:vAlign w:val="center"/>
          </w:tcPr>
          <w:p w14:paraId="064549D7" w14:textId="77777777" w:rsidR="00B12A33" w:rsidRDefault="00B12A33" w:rsidP="00B12A33">
            <w:pPr>
              <w:jc w:val="left"/>
              <w:rPr>
                <w:lang w:val="it-IT"/>
              </w:rPr>
            </w:pPr>
            <w:r w:rsidRPr="00B30957">
              <w:rPr>
                <w:lang w:val="it-IT"/>
              </w:rPr>
              <w:t>OFF</w:t>
            </w:r>
          </w:p>
        </w:tc>
      </w:tr>
      <w:tr w:rsidR="00B12A33" w:rsidRPr="00B30957" w14:paraId="16DDB4B3" w14:textId="77777777" w:rsidTr="00183BDC">
        <w:tc>
          <w:tcPr>
            <w:tcW w:w="918" w:type="pct"/>
          </w:tcPr>
          <w:p w14:paraId="2D549050" w14:textId="77777777" w:rsidR="00B12A33" w:rsidRDefault="00B12A33" w:rsidP="00B12A33">
            <w:pPr>
              <w:jc w:val="left"/>
              <w:rPr>
                <w:lang w:val="en-GB"/>
              </w:rPr>
            </w:pPr>
            <w:r w:rsidRPr="00B12A33">
              <w:rPr>
                <w:lang w:val="en-GB"/>
              </w:rPr>
              <w:t>NC005-M01</w:t>
            </w:r>
          </w:p>
        </w:tc>
        <w:tc>
          <w:tcPr>
            <w:tcW w:w="3165" w:type="pct"/>
            <w:vAlign w:val="center"/>
          </w:tcPr>
          <w:p w14:paraId="20312747" w14:textId="77777777" w:rsidR="00B12A33" w:rsidRPr="009817C3" w:rsidRDefault="00B12A33" w:rsidP="00B12A33">
            <w:pPr>
              <w:jc w:val="left"/>
              <w:rPr>
                <w:rFonts w:cs="Arial"/>
                <w:spacing w:val="-2"/>
                <w:lang w:val="en-GB"/>
              </w:rPr>
            </w:pPr>
            <w:r>
              <w:rPr>
                <w:rFonts w:cs="Arial"/>
                <w:spacing w:val="-2"/>
                <w:lang w:val="en-GB"/>
              </w:rPr>
              <w:t>Motor for S</w:t>
            </w:r>
            <w:r w:rsidRPr="00FE00CB">
              <w:rPr>
                <w:rFonts w:cs="Arial"/>
                <w:spacing w:val="-2"/>
                <w:lang w:val="en-GB"/>
              </w:rPr>
              <w:t>crew feeder NC0</w:t>
            </w:r>
            <w:r>
              <w:rPr>
                <w:rFonts w:cs="Arial"/>
                <w:spacing w:val="-2"/>
                <w:lang w:val="en-GB"/>
              </w:rPr>
              <w:t>05</w:t>
            </w:r>
          </w:p>
        </w:tc>
        <w:tc>
          <w:tcPr>
            <w:tcW w:w="917" w:type="pct"/>
            <w:vAlign w:val="center"/>
          </w:tcPr>
          <w:p w14:paraId="18BC9CF2" w14:textId="77777777" w:rsidR="00B12A33" w:rsidRPr="00B30957" w:rsidRDefault="00B12A33" w:rsidP="00B12A33">
            <w:pPr>
              <w:jc w:val="left"/>
              <w:rPr>
                <w:lang w:val="it-IT"/>
              </w:rPr>
            </w:pPr>
            <w:r>
              <w:rPr>
                <w:lang w:val="it-IT"/>
              </w:rPr>
              <w:t>STOP</w:t>
            </w:r>
          </w:p>
        </w:tc>
      </w:tr>
      <w:tr w:rsidR="00B12A33" w:rsidRPr="00B30957" w14:paraId="71A64593" w14:textId="77777777" w:rsidTr="00183BDC">
        <w:tc>
          <w:tcPr>
            <w:tcW w:w="918" w:type="pct"/>
          </w:tcPr>
          <w:p w14:paraId="526A0720" w14:textId="77777777" w:rsidR="00B12A33" w:rsidRPr="00B12A33" w:rsidRDefault="00B12A33" w:rsidP="00B12A33">
            <w:pPr>
              <w:rPr>
                <w:lang w:val="en-GB"/>
              </w:rPr>
            </w:pPr>
            <w:r w:rsidRPr="00B12A33">
              <w:rPr>
                <w:lang w:val="en-GB"/>
              </w:rPr>
              <w:t>NC005-M02-VFD</w:t>
            </w:r>
          </w:p>
        </w:tc>
        <w:tc>
          <w:tcPr>
            <w:tcW w:w="3165" w:type="pct"/>
            <w:vAlign w:val="center"/>
          </w:tcPr>
          <w:p w14:paraId="48A03722" w14:textId="77777777" w:rsidR="00B12A33" w:rsidRDefault="00B12A33" w:rsidP="00B12A33">
            <w:pPr>
              <w:jc w:val="left"/>
              <w:rPr>
                <w:rFonts w:cs="Arial"/>
                <w:spacing w:val="-2"/>
                <w:lang w:val="en-GB"/>
              </w:rPr>
            </w:pPr>
            <w:r>
              <w:rPr>
                <w:rFonts w:cs="Arial"/>
                <w:spacing w:val="-2"/>
                <w:lang w:val="en-GB"/>
              </w:rPr>
              <w:t>Motor for S</w:t>
            </w:r>
            <w:r w:rsidRPr="00FE00CB">
              <w:rPr>
                <w:rFonts w:cs="Arial"/>
                <w:spacing w:val="-2"/>
                <w:lang w:val="en-GB"/>
              </w:rPr>
              <w:t>crew feeder NC0</w:t>
            </w:r>
            <w:r>
              <w:rPr>
                <w:rFonts w:cs="Arial"/>
                <w:spacing w:val="-2"/>
                <w:lang w:val="en-GB"/>
              </w:rPr>
              <w:t>05</w:t>
            </w:r>
          </w:p>
        </w:tc>
        <w:tc>
          <w:tcPr>
            <w:tcW w:w="917" w:type="pct"/>
            <w:vAlign w:val="center"/>
          </w:tcPr>
          <w:p w14:paraId="456FEB64" w14:textId="77777777" w:rsidR="00B12A33" w:rsidRDefault="00B12A33" w:rsidP="00B12A33">
            <w:pPr>
              <w:jc w:val="left"/>
              <w:rPr>
                <w:lang w:val="it-IT"/>
              </w:rPr>
            </w:pPr>
            <w:r>
              <w:rPr>
                <w:lang w:val="it-IT"/>
              </w:rPr>
              <w:t>STOP</w:t>
            </w:r>
          </w:p>
        </w:tc>
      </w:tr>
      <w:tr w:rsidR="00A52F95" w:rsidRPr="00B30957" w14:paraId="2528AB82" w14:textId="77777777" w:rsidTr="00183BDC">
        <w:tc>
          <w:tcPr>
            <w:tcW w:w="918" w:type="pct"/>
          </w:tcPr>
          <w:p w14:paraId="12C807F9" w14:textId="77777777" w:rsidR="00A52F95" w:rsidRPr="00B12A33" w:rsidRDefault="00A52F95" w:rsidP="00A52F95">
            <w:pPr>
              <w:rPr>
                <w:lang w:val="en-GB"/>
              </w:rPr>
            </w:pPr>
            <w:r w:rsidRPr="00B12A33">
              <w:rPr>
                <w:lang w:val="en-GB"/>
              </w:rPr>
              <w:t>AY004</w:t>
            </w:r>
          </w:p>
        </w:tc>
        <w:tc>
          <w:tcPr>
            <w:tcW w:w="3165" w:type="pct"/>
            <w:vAlign w:val="center"/>
          </w:tcPr>
          <w:p w14:paraId="1EE6A0C5" w14:textId="77777777" w:rsidR="00A52F95" w:rsidRDefault="00A52F95" w:rsidP="00A52F95">
            <w:pPr>
              <w:jc w:val="left"/>
              <w:rPr>
                <w:rFonts w:cs="Arial"/>
                <w:spacing w:val="-2"/>
                <w:lang w:val="en-GB"/>
              </w:rPr>
            </w:pPr>
            <w:r w:rsidRPr="009817C3">
              <w:rPr>
                <w:rFonts w:cs="Arial"/>
                <w:spacing w:val="-2"/>
                <w:lang w:val="en-GB"/>
              </w:rPr>
              <w:t xml:space="preserve">Solenoid for </w:t>
            </w:r>
            <w:r w:rsidRPr="00A52F95">
              <w:rPr>
                <w:rFonts w:cs="Arial"/>
                <w:spacing w:val="-2"/>
                <w:lang w:val="en-GB"/>
              </w:rPr>
              <w:t>inject pressure to NC005</w:t>
            </w:r>
          </w:p>
        </w:tc>
        <w:tc>
          <w:tcPr>
            <w:tcW w:w="917" w:type="pct"/>
            <w:vAlign w:val="center"/>
          </w:tcPr>
          <w:p w14:paraId="10B259B8" w14:textId="77777777" w:rsidR="00A52F95" w:rsidRDefault="00A52F95" w:rsidP="00A52F95">
            <w:pPr>
              <w:jc w:val="left"/>
              <w:rPr>
                <w:lang w:val="it-IT"/>
              </w:rPr>
            </w:pPr>
            <w:r w:rsidRPr="00B30957">
              <w:rPr>
                <w:lang w:val="it-IT"/>
              </w:rPr>
              <w:t>OFF</w:t>
            </w:r>
          </w:p>
        </w:tc>
      </w:tr>
      <w:tr w:rsidR="00A52F95" w:rsidRPr="00B30957" w14:paraId="27EED259" w14:textId="77777777" w:rsidTr="00183BDC">
        <w:tc>
          <w:tcPr>
            <w:tcW w:w="918" w:type="pct"/>
          </w:tcPr>
          <w:p w14:paraId="24484E87" w14:textId="77777777" w:rsidR="00A52F95" w:rsidRPr="00B12A33" w:rsidRDefault="00A52F95" w:rsidP="00A52F95">
            <w:pPr>
              <w:rPr>
                <w:lang w:val="en-GB"/>
              </w:rPr>
            </w:pPr>
            <w:r w:rsidRPr="00A52F95">
              <w:rPr>
                <w:lang w:val="en-GB"/>
              </w:rPr>
              <w:t>LP006</w:t>
            </w:r>
          </w:p>
        </w:tc>
        <w:tc>
          <w:tcPr>
            <w:tcW w:w="3165" w:type="pct"/>
            <w:vAlign w:val="center"/>
          </w:tcPr>
          <w:p w14:paraId="04F962A5" w14:textId="77777777" w:rsidR="00A52F95" w:rsidRPr="009817C3" w:rsidRDefault="00A52F95" w:rsidP="00A52F95">
            <w:pPr>
              <w:jc w:val="left"/>
              <w:rPr>
                <w:rFonts w:cs="Arial"/>
                <w:spacing w:val="-2"/>
                <w:lang w:val="en-GB"/>
              </w:rPr>
            </w:pPr>
            <w:r>
              <w:rPr>
                <w:rFonts w:cs="Arial"/>
                <w:color w:val="000000"/>
                <w:spacing w:val="-2"/>
                <w:lang w:val="it-IT"/>
              </w:rPr>
              <w:t>Discharge Valve</w:t>
            </w:r>
          </w:p>
        </w:tc>
        <w:tc>
          <w:tcPr>
            <w:tcW w:w="917" w:type="pct"/>
            <w:vAlign w:val="center"/>
          </w:tcPr>
          <w:p w14:paraId="6E49FFFF" w14:textId="77777777" w:rsidR="00A52F95" w:rsidRPr="00B30957" w:rsidRDefault="00A52F95" w:rsidP="00A52F95">
            <w:pPr>
              <w:jc w:val="left"/>
              <w:rPr>
                <w:lang w:val="it-IT"/>
              </w:rPr>
            </w:pPr>
            <w:r>
              <w:rPr>
                <w:rFonts w:cs="Arial"/>
                <w:color w:val="000000"/>
                <w:lang w:val="it-IT"/>
              </w:rPr>
              <w:t>CLOSED</w:t>
            </w:r>
          </w:p>
        </w:tc>
      </w:tr>
    </w:tbl>
    <w:p w14:paraId="10086BCA" w14:textId="77777777" w:rsidR="00A52F95" w:rsidRDefault="00A52F95" w:rsidP="00A52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E1BD47D" w14:textId="77777777" w:rsidR="00A52F95" w:rsidRPr="0041627B" w:rsidRDefault="009C3905" w:rsidP="009C3905">
      <w:pPr>
        <w:pStyle w:val="Heading3"/>
        <w:rPr>
          <w:lang w:val="en-GB"/>
        </w:rPr>
      </w:pPr>
      <w:bookmarkStart w:id="101" w:name="_Toc149556433"/>
      <w:r>
        <w:t>CB</w:t>
      </w:r>
      <w:r w:rsidR="00A52F95" w:rsidRPr="002F0387">
        <w:t xml:space="preserve"> system </w:t>
      </w:r>
      <w:r w:rsidRPr="009C29B9">
        <w:rPr>
          <w:iCs/>
          <w:szCs w:val="28"/>
        </w:rPr>
        <w:t>Dryer/</w:t>
      </w:r>
      <w:r w:rsidR="000D2A86">
        <w:rPr>
          <w:iCs/>
          <w:szCs w:val="28"/>
        </w:rPr>
        <w:t>C</w:t>
      </w:r>
      <w:r w:rsidRPr="009C29B9">
        <w:rPr>
          <w:iCs/>
          <w:szCs w:val="28"/>
        </w:rPr>
        <w:t>ooler</w:t>
      </w:r>
      <w:r w:rsidR="00A52F95" w:rsidRPr="0041627B">
        <w:rPr>
          <w:lang w:val="en-GB"/>
        </w:rPr>
        <w:t xml:space="preserve"> VK006.</w:t>
      </w:r>
      <w:bookmarkEnd w:id="101"/>
    </w:p>
    <w:p w14:paraId="7CB38A69" w14:textId="77777777" w:rsidR="00A52F95" w:rsidRDefault="00A52F95" w:rsidP="00A52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0ED1D788" w14:textId="77777777" w:rsidR="00A52F95" w:rsidRPr="00A52F95" w:rsidRDefault="00A52F95" w:rsidP="00A52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val="en"/>
        </w:rPr>
      </w:pPr>
      <w:r w:rsidRPr="00D36571">
        <w:rPr>
          <w:rStyle w:val="rynqvb"/>
          <w:lang w:val="en"/>
        </w:rPr>
        <w:t xml:space="preserve">The following tables show the idle status of the </w:t>
      </w:r>
      <w:r>
        <w:rPr>
          <w:rStyle w:val="rynqvb"/>
          <w:lang w:val="en"/>
        </w:rPr>
        <w:t>VK006</w:t>
      </w:r>
      <w:r w:rsidRPr="00D36571">
        <w:rPr>
          <w:rStyle w:val="rynqvb"/>
          <w:lang w:val="en"/>
        </w:rPr>
        <w:t xml:space="preserve"> devices.</w:t>
      </w:r>
    </w:p>
    <w:p w14:paraId="234639C6" w14:textId="77777777" w:rsidR="00A52F95" w:rsidRPr="0041627B" w:rsidRDefault="00A52F95" w:rsidP="00A52F95">
      <w:pPr>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68"/>
        <w:gridCol w:w="5786"/>
        <w:gridCol w:w="1874"/>
      </w:tblGrid>
      <w:tr w:rsidR="00A52F95" w:rsidRPr="00213362" w14:paraId="593698E3" w14:textId="77777777" w:rsidTr="00183BDC">
        <w:trPr>
          <w:trHeight w:val="315"/>
        </w:trPr>
        <w:tc>
          <w:tcPr>
            <w:tcW w:w="5000" w:type="pct"/>
            <w:gridSpan w:val="3"/>
            <w:shd w:val="clear" w:color="000000" w:fill="D9D9D9"/>
            <w:noWrap/>
            <w:vAlign w:val="center"/>
          </w:tcPr>
          <w:p w14:paraId="582331B4" w14:textId="77777777" w:rsidR="00A52F95" w:rsidRPr="00300BD7" w:rsidRDefault="009C3905" w:rsidP="00183BDC">
            <w:pPr>
              <w:spacing w:after="0"/>
              <w:jc w:val="center"/>
              <w:rPr>
                <w:rFonts w:cs="Arial"/>
                <w:b/>
                <w:bCs/>
                <w:lang w:val="en-GB"/>
              </w:rPr>
            </w:pPr>
            <w:r w:rsidRPr="009C3905">
              <w:rPr>
                <w:rFonts w:cs="Arial"/>
                <w:b/>
                <w:bCs/>
                <w:lang w:val="en-GB"/>
              </w:rPr>
              <w:t>Dryer/cooler</w:t>
            </w:r>
            <w:r w:rsidR="00A52F95" w:rsidRPr="00300BD7">
              <w:rPr>
                <w:rFonts w:cs="Arial"/>
                <w:b/>
                <w:bCs/>
                <w:lang w:val="en-GB"/>
              </w:rPr>
              <w:t xml:space="preserve"> </w:t>
            </w:r>
            <w:r w:rsidR="00A52F95">
              <w:rPr>
                <w:rFonts w:cs="Arial"/>
                <w:b/>
                <w:bCs/>
                <w:lang w:val="en-GB"/>
              </w:rPr>
              <w:t>VK</w:t>
            </w:r>
            <w:r w:rsidR="00A52F95" w:rsidRPr="0040499B">
              <w:rPr>
                <w:rFonts w:cs="Arial"/>
                <w:b/>
                <w:bCs/>
                <w:lang w:val="en-GB"/>
              </w:rPr>
              <w:t>0</w:t>
            </w:r>
            <w:r w:rsidR="00A52F95">
              <w:rPr>
                <w:rFonts w:cs="Arial"/>
                <w:b/>
                <w:bCs/>
                <w:lang w:val="en-GB"/>
              </w:rPr>
              <w:t>06</w:t>
            </w:r>
            <w:r w:rsidR="00A52F95">
              <w:rPr>
                <w:b/>
                <w:bCs/>
                <w:lang w:val="en-GB"/>
              </w:rPr>
              <w:t xml:space="preserve"> (</w:t>
            </w:r>
            <w:r w:rsidR="00A52F95" w:rsidRPr="008134EA">
              <w:rPr>
                <w:b/>
                <w:bCs/>
                <w:lang w:val="en-GB"/>
              </w:rPr>
              <w:t>Idle</w:t>
            </w:r>
            <w:r w:rsidR="00A52F95">
              <w:rPr>
                <w:b/>
                <w:bCs/>
                <w:lang w:val="en-GB"/>
              </w:rPr>
              <w:t>).</w:t>
            </w:r>
          </w:p>
        </w:tc>
      </w:tr>
      <w:tr w:rsidR="00A52F95" w:rsidRPr="00213362" w14:paraId="13B269B5" w14:textId="77777777" w:rsidTr="000A2430">
        <w:trPr>
          <w:trHeight w:val="315"/>
        </w:trPr>
        <w:tc>
          <w:tcPr>
            <w:tcW w:w="1006" w:type="pct"/>
            <w:shd w:val="clear" w:color="000000" w:fill="D9D9D9"/>
            <w:noWrap/>
            <w:vAlign w:val="center"/>
            <w:hideMark/>
          </w:tcPr>
          <w:p w14:paraId="1E9415C8" w14:textId="77777777" w:rsidR="00A52F95" w:rsidRPr="009424BF" w:rsidRDefault="00A52F95" w:rsidP="00183BDC">
            <w:pPr>
              <w:spacing w:after="0"/>
              <w:jc w:val="center"/>
              <w:rPr>
                <w:rFonts w:cs="Arial"/>
                <w:b/>
                <w:bCs/>
                <w:color w:val="000000"/>
                <w:lang w:val="it-IT"/>
              </w:rPr>
            </w:pPr>
            <w:r w:rsidRPr="009424BF">
              <w:rPr>
                <w:rFonts w:cs="Arial"/>
                <w:b/>
                <w:bCs/>
                <w:color w:val="000000"/>
                <w:lang w:val="en-GB"/>
              </w:rPr>
              <w:t>Tag</w:t>
            </w:r>
          </w:p>
        </w:tc>
        <w:tc>
          <w:tcPr>
            <w:tcW w:w="3035" w:type="pct"/>
            <w:shd w:val="clear" w:color="000000" w:fill="D9D9D9"/>
            <w:noWrap/>
            <w:vAlign w:val="center"/>
            <w:hideMark/>
          </w:tcPr>
          <w:p w14:paraId="321460EA" w14:textId="77777777" w:rsidR="00A52F95" w:rsidRPr="009424BF" w:rsidRDefault="00A52F95" w:rsidP="00183BDC">
            <w:pPr>
              <w:spacing w:after="0"/>
              <w:jc w:val="center"/>
              <w:rPr>
                <w:rFonts w:cs="Arial"/>
                <w:b/>
                <w:bCs/>
                <w:color w:val="000000"/>
                <w:lang w:val="it-IT"/>
              </w:rPr>
            </w:pPr>
            <w:r w:rsidRPr="009424BF">
              <w:rPr>
                <w:rFonts w:cs="Arial"/>
                <w:b/>
                <w:bCs/>
                <w:lang w:val="en-GB"/>
              </w:rPr>
              <w:t>Description</w:t>
            </w:r>
          </w:p>
        </w:tc>
        <w:tc>
          <w:tcPr>
            <w:tcW w:w="959" w:type="pct"/>
            <w:shd w:val="clear" w:color="000000" w:fill="D9D9D9"/>
            <w:noWrap/>
            <w:vAlign w:val="center"/>
            <w:hideMark/>
          </w:tcPr>
          <w:p w14:paraId="52D6C0E1" w14:textId="77777777" w:rsidR="00A52F95" w:rsidRPr="009424BF" w:rsidRDefault="00A52F95" w:rsidP="00183BDC">
            <w:pPr>
              <w:spacing w:after="0"/>
              <w:jc w:val="center"/>
              <w:rPr>
                <w:rFonts w:cs="Arial"/>
                <w:b/>
                <w:bCs/>
                <w:color w:val="000000"/>
                <w:lang w:val="it-IT"/>
              </w:rPr>
            </w:pPr>
            <w:r w:rsidRPr="009F5CA8">
              <w:rPr>
                <w:rFonts w:cs="Arial"/>
                <w:b/>
                <w:bCs/>
                <w:lang w:val="en-GB"/>
              </w:rPr>
              <w:t>Position / State</w:t>
            </w:r>
          </w:p>
        </w:tc>
      </w:tr>
      <w:tr w:rsidR="00A52F95" w:rsidRPr="00213362" w14:paraId="268A5958" w14:textId="77777777" w:rsidTr="000A2430">
        <w:trPr>
          <w:trHeight w:val="315"/>
        </w:trPr>
        <w:tc>
          <w:tcPr>
            <w:tcW w:w="1006" w:type="pct"/>
            <w:shd w:val="clear" w:color="auto" w:fill="auto"/>
            <w:noWrap/>
            <w:vAlign w:val="center"/>
          </w:tcPr>
          <w:p w14:paraId="3E8E02CC" w14:textId="77777777" w:rsidR="00A52F95" w:rsidRPr="00213362" w:rsidRDefault="00A52F95" w:rsidP="00183BDC">
            <w:pPr>
              <w:spacing w:after="0"/>
              <w:jc w:val="left"/>
              <w:rPr>
                <w:rFonts w:cs="Arial"/>
                <w:color w:val="000000"/>
                <w:lang w:val="it-IT"/>
              </w:rPr>
            </w:pPr>
            <w:r w:rsidRPr="00C7422E">
              <w:rPr>
                <w:rFonts w:cs="Arial"/>
                <w:color w:val="000000"/>
                <w:lang w:val="en-GB"/>
              </w:rPr>
              <w:t>LP</w:t>
            </w:r>
            <w:r>
              <w:rPr>
                <w:rFonts w:cs="Arial"/>
                <w:color w:val="000000"/>
                <w:lang w:val="en-GB"/>
              </w:rPr>
              <w:t>009</w:t>
            </w:r>
          </w:p>
        </w:tc>
        <w:tc>
          <w:tcPr>
            <w:tcW w:w="3035" w:type="pct"/>
            <w:shd w:val="clear" w:color="auto" w:fill="auto"/>
            <w:noWrap/>
            <w:vAlign w:val="center"/>
          </w:tcPr>
          <w:p w14:paraId="690E0EDE" w14:textId="77777777" w:rsidR="00A52F95" w:rsidRPr="00213362" w:rsidRDefault="00A52F95" w:rsidP="00183BDC">
            <w:pPr>
              <w:spacing w:after="0"/>
              <w:jc w:val="left"/>
              <w:rPr>
                <w:rFonts w:cs="Arial"/>
                <w:color w:val="000000"/>
                <w:lang w:val="it-IT"/>
              </w:rPr>
            </w:pPr>
            <w:r w:rsidRPr="00213362">
              <w:rPr>
                <w:rFonts w:cs="Arial"/>
                <w:color w:val="000000"/>
                <w:spacing w:val="-2"/>
                <w:lang w:val="it-IT"/>
              </w:rPr>
              <w:t>Inlet valve</w:t>
            </w:r>
          </w:p>
        </w:tc>
        <w:tc>
          <w:tcPr>
            <w:tcW w:w="959" w:type="pct"/>
            <w:shd w:val="clear" w:color="auto" w:fill="auto"/>
            <w:noWrap/>
            <w:vAlign w:val="center"/>
          </w:tcPr>
          <w:p w14:paraId="5B5D54C8" w14:textId="77777777" w:rsidR="00A52F95" w:rsidRPr="00213362" w:rsidRDefault="00A52F95" w:rsidP="00183BDC">
            <w:pPr>
              <w:spacing w:after="0"/>
              <w:jc w:val="left"/>
              <w:rPr>
                <w:rFonts w:cs="Arial"/>
                <w:color w:val="000000"/>
                <w:lang w:val="it-IT"/>
              </w:rPr>
            </w:pPr>
            <w:r w:rsidRPr="00213362">
              <w:rPr>
                <w:rFonts w:cs="Arial"/>
                <w:color w:val="000000"/>
                <w:lang w:val="it-IT"/>
              </w:rPr>
              <w:t>CLOSED</w:t>
            </w:r>
          </w:p>
        </w:tc>
      </w:tr>
      <w:tr w:rsidR="00A52F95" w:rsidRPr="00213362" w14:paraId="3351FD68" w14:textId="77777777" w:rsidTr="000A2430">
        <w:trPr>
          <w:trHeight w:val="315"/>
        </w:trPr>
        <w:tc>
          <w:tcPr>
            <w:tcW w:w="1006" w:type="pct"/>
            <w:shd w:val="clear" w:color="auto" w:fill="auto"/>
            <w:noWrap/>
          </w:tcPr>
          <w:p w14:paraId="249252E5" w14:textId="77777777" w:rsidR="00A52F95" w:rsidRPr="00213362" w:rsidRDefault="00A52F95" w:rsidP="00183BDC">
            <w:pPr>
              <w:spacing w:after="0"/>
              <w:jc w:val="left"/>
              <w:rPr>
                <w:rFonts w:cs="Arial"/>
                <w:color w:val="000000"/>
                <w:lang w:val="it-IT"/>
              </w:rPr>
            </w:pPr>
            <w:r w:rsidRPr="00E7162F">
              <w:t>AY</w:t>
            </w:r>
            <w:r>
              <w:t>007</w:t>
            </w:r>
            <w:r w:rsidRPr="00E7162F">
              <w:t>A</w:t>
            </w:r>
          </w:p>
        </w:tc>
        <w:tc>
          <w:tcPr>
            <w:tcW w:w="3035" w:type="pct"/>
            <w:shd w:val="clear" w:color="auto" w:fill="auto"/>
            <w:noWrap/>
          </w:tcPr>
          <w:p w14:paraId="1C82F170" w14:textId="77777777" w:rsidR="00A52F95" w:rsidRPr="0041627B" w:rsidRDefault="00A52F95" w:rsidP="00183BDC">
            <w:pPr>
              <w:spacing w:after="0"/>
              <w:jc w:val="left"/>
              <w:rPr>
                <w:rFonts w:cs="Arial"/>
                <w:color w:val="000000"/>
                <w:lang w:val="en-GB"/>
              </w:rPr>
            </w:pPr>
            <w:r w:rsidRPr="009817C3">
              <w:rPr>
                <w:rFonts w:cs="Arial"/>
                <w:spacing w:val="-2"/>
                <w:lang w:val="en-GB"/>
              </w:rPr>
              <w:t xml:space="preserve">Solenoid for </w:t>
            </w:r>
            <w:r>
              <w:rPr>
                <w:rFonts w:cs="Arial"/>
                <w:spacing w:val="-2"/>
              </w:rPr>
              <w:t>d</w:t>
            </w:r>
            <w:r w:rsidRPr="00AB6D7E">
              <w:t>ischarge valve Open position</w:t>
            </w:r>
          </w:p>
        </w:tc>
        <w:tc>
          <w:tcPr>
            <w:tcW w:w="959" w:type="pct"/>
            <w:shd w:val="clear" w:color="auto" w:fill="auto"/>
            <w:noWrap/>
            <w:vAlign w:val="center"/>
          </w:tcPr>
          <w:p w14:paraId="66750BC9" w14:textId="77777777" w:rsidR="00A52F95" w:rsidRPr="00213362" w:rsidRDefault="00A52F95" w:rsidP="00183BDC">
            <w:pPr>
              <w:spacing w:after="0"/>
              <w:jc w:val="left"/>
              <w:rPr>
                <w:rFonts w:cs="Arial"/>
                <w:color w:val="000000"/>
                <w:lang w:val="it-IT"/>
              </w:rPr>
            </w:pPr>
            <w:r w:rsidRPr="00B30957">
              <w:rPr>
                <w:lang w:val="it-IT"/>
              </w:rPr>
              <w:t>OFF</w:t>
            </w:r>
          </w:p>
        </w:tc>
      </w:tr>
      <w:tr w:rsidR="00A52F95" w:rsidRPr="00213362" w14:paraId="74FA4E7B" w14:textId="77777777" w:rsidTr="000A2430">
        <w:trPr>
          <w:trHeight w:val="315"/>
        </w:trPr>
        <w:tc>
          <w:tcPr>
            <w:tcW w:w="1006" w:type="pct"/>
            <w:shd w:val="clear" w:color="auto" w:fill="auto"/>
            <w:noWrap/>
          </w:tcPr>
          <w:p w14:paraId="6B733B05" w14:textId="77777777" w:rsidR="00A52F95" w:rsidRPr="00213362" w:rsidRDefault="00A52F95" w:rsidP="00183BDC">
            <w:pPr>
              <w:spacing w:after="0"/>
              <w:jc w:val="left"/>
              <w:rPr>
                <w:rFonts w:cs="Arial"/>
                <w:color w:val="000000"/>
                <w:lang w:val="it-IT"/>
              </w:rPr>
            </w:pPr>
            <w:r w:rsidRPr="00E7162F">
              <w:t>AY</w:t>
            </w:r>
            <w:r>
              <w:t>007</w:t>
            </w:r>
            <w:r w:rsidRPr="00E7162F">
              <w:t>B</w:t>
            </w:r>
          </w:p>
        </w:tc>
        <w:tc>
          <w:tcPr>
            <w:tcW w:w="3035" w:type="pct"/>
            <w:shd w:val="clear" w:color="auto" w:fill="auto"/>
            <w:noWrap/>
          </w:tcPr>
          <w:p w14:paraId="3EAC3085" w14:textId="77777777" w:rsidR="00A52F95" w:rsidRPr="0041627B" w:rsidRDefault="00A52F95" w:rsidP="00183BDC">
            <w:pPr>
              <w:spacing w:after="0"/>
              <w:jc w:val="left"/>
              <w:rPr>
                <w:rFonts w:cs="Arial"/>
                <w:color w:val="000000"/>
                <w:lang w:val="en-GB"/>
              </w:rPr>
            </w:pPr>
            <w:r w:rsidRPr="009817C3">
              <w:rPr>
                <w:rFonts w:cs="Arial"/>
                <w:spacing w:val="-2"/>
                <w:lang w:val="en-GB"/>
              </w:rPr>
              <w:t xml:space="preserve">Solenoid for </w:t>
            </w:r>
            <w:r>
              <w:rPr>
                <w:rFonts w:cs="Arial"/>
                <w:spacing w:val="-2"/>
              </w:rPr>
              <w:t>d</w:t>
            </w:r>
            <w:r w:rsidRPr="00AB6D7E">
              <w:t>ischarge valve Close position</w:t>
            </w:r>
          </w:p>
        </w:tc>
        <w:tc>
          <w:tcPr>
            <w:tcW w:w="959" w:type="pct"/>
            <w:shd w:val="clear" w:color="auto" w:fill="auto"/>
            <w:noWrap/>
            <w:vAlign w:val="center"/>
          </w:tcPr>
          <w:p w14:paraId="6ECE21F9" w14:textId="77777777" w:rsidR="00A52F95" w:rsidRPr="00213362" w:rsidRDefault="00A52F95" w:rsidP="00183BDC">
            <w:pPr>
              <w:spacing w:after="0"/>
              <w:jc w:val="left"/>
              <w:rPr>
                <w:rFonts w:cs="Arial"/>
                <w:color w:val="000000"/>
                <w:lang w:val="it-IT"/>
              </w:rPr>
            </w:pPr>
            <w:r w:rsidRPr="00B30957">
              <w:rPr>
                <w:lang w:val="it-IT"/>
              </w:rPr>
              <w:t>O</w:t>
            </w:r>
            <w:r>
              <w:rPr>
                <w:lang w:val="it-IT"/>
              </w:rPr>
              <w:t>N</w:t>
            </w:r>
          </w:p>
        </w:tc>
      </w:tr>
      <w:tr w:rsidR="00A52F95" w:rsidRPr="00213362" w14:paraId="7555002C" w14:textId="77777777" w:rsidTr="000A2430">
        <w:trPr>
          <w:trHeight w:val="315"/>
        </w:trPr>
        <w:tc>
          <w:tcPr>
            <w:tcW w:w="1006" w:type="pct"/>
            <w:shd w:val="clear" w:color="auto" w:fill="auto"/>
            <w:noWrap/>
          </w:tcPr>
          <w:p w14:paraId="41A1BCCB" w14:textId="77777777" w:rsidR="00A52F95" w:rsidRPr="00213362" w:rsidRDefault="00A52F95" w:rsidP="00183BDC">
            <w:pPr>
              <w:spacing w:after="0"/>
              <w:jc w:val="left"/>
              <w:rPr>
                <w:rFonts w:cs="Arial"/>
                <w:color w:val="000000"/>
                <w:lang w:val="it-IT"/>
              </w:rPr>
            </w:pPr>
            <w:r w:rsidRPr="00880C03">
              <w:t>AY</w:t>
            </w:r>
            <w:r>
              <w:t>014</w:t>
            </w:r>
          </w:p>
        </w:tc>
        <w:tc>
          <w:tcPr>
            <w:tcW w:w="3035" w:type="pct"/>
            <w:shd w:val="clear" w:color="auto" w:fill="auto"/>
            <w:noWrap/>
          </w:tcPr>
          <w:p w14:paraId="74D4982D" w14:textId="77777777" w:rsidR="00A52F95" w:rsidRPr="0041627B" w:rsidRDefault="00A52F95" w:rsidP="00183BDC">
            <w:pPr>
              <w:spacing w:after="0"/>
              <w:jc w:val="left"/>
              <w:rPr>
                <w:rFonts w:cs="Arial"/>
                <w:color w:val="000000"/>
                <w:lang w:val="en-GB"/>
              </w:rPr>
            </w:pPr>
            <w:r w:rsidRPr="009817C3">
              <w:rPr>
                <w:rFonts w:cs="Arial"/>
                <w:spacing w:val="-2"/>
                <w:lang w:val="en-GB"/>
              </w:rPr>
              <w:t xml:space="preserve">Solenoid for </w:t>
            </w:r>
            <w:r>
              <w:rPr>
                <w:rFonts w:cs="Arial"/>
                <w:spacing w:val="-2"/>
              </w:rPr>
              <w:t>c</w:t>
            </w:r>
            <w:r w:rsidRPr="00686265">
              <w:t>leaning Exhaust valve gasket</w:t>
            </w:r>
          </w:p>
        </w:tc>
        <w:tc>
          <w:tcPr>
            <w:tcW w:w="959" w:type="pct"/>
            <w:shd w:val="clear" w:color="auto" w:fill="auto"/>
            <w:noWrap/>
            <w:vAlign w:val="center"/>
          </w:tcPr>
          <w:p w14:paraId="1ADEEDC9" w14:textId="77777777" w:rsidR="00A52F95" w:rsidRPr="00213362" w:rsidRDefault="00A52F95" w:rsidP="00183BDC">
            <w:pPr>
              <w:spacing w:after="0"/>
              <w:jc w:val="left"/>
              <w:rPr>
                <w:rFonts w:cs="Arial"/>
                <w:color w:val="000000"/>
                <w:lang w:val="it-IT"/>
              </w:rPr>
            </w:pPr>
            <w:r w:rsidRPr="00B30957">
              <w:rPr>
                <w:lang w:val="it-IT"/>
              </w:rPr>
              <w:t>OFF</w:t>
            </w:r>
          </w:p>
        </w:tc>
      </w:tr>
      <w:tr w:rsidR="00A52F95" w:rsidRPr="00213362" w14:paraId="2EBDB002" w14:textId="77777777" w:rsidTr="000A2430">
        <w:trPr>
          <w:trHeight w:val="315"/>
        </w:trPr>
        <w:tc>
          <w:tcPr>
            <w:tcW w:w="1006" w:type="pct"/>
            <w:shd w:val="clear" w:color="auto" w:fill="auto"/>
            <w:noWrap/>
          </w:tcPr>
          <w:p w14:paraId="58F4951D" w14:textId="77777777" w:rsidR="00A52F95" w:rsidRDefault="00A52F95" w:rsidP="00183BDC">
            <w:pPr>
              <w:spacing w:after="0"/>
              <w:jc w:val="left"/>
              <w:rPr>
                <w:rFonts w:cs="Arial"/>
                <w:color w:val="000000"/>
                <w:lang w:val="it-IT"/>
              </w:rPr>
            </w:pPr>
            <w:r w:rsidRPr="00880C03">
              <w:t>AY</w:t>
            </w:r>
            <w:r>
              <w:t>015</w:t>
            </w:r>
          </w:p>
        </w:tc>
        <w:tc>
          <w:tcPr>
            <w:tcW w:w="3035" w:type="pct"/>
            <w:shd w:val="clear" w:color="auto" w:fill="auto"/>
            <w:noWrap/>
          </w:tcPr>
          <w:p w14:paraId="3A096090" w14:textId="77777777" w:rsidR="00A52F95" w:rsidRPr="0041627B" w:rsidRDefault="00A52F95" w:rsidP="00183BDC">
            <w:pPr>
              <w:spacing w:after="0"/>
              <w:jc w:val="left"/>
              <w:rPr>
                <w:rFonts w:cs="Arial"/>
                <w:color w:val="000000"/>
                <w:spacing w:val="-2"/>
                <w:lang w:val="en-GB"/>
              </w:rPr>
            </w:pPr>
            <w:r w:rsidRPr="009817C3">
              <w:rPr>
                <w:rFonts w:cs="Arial"/>
                <w:spacing w:val="-2"/>
                <w:lang w:val="en-GB"/>
              </w:rPr>
              <w:t xml:space="preserve">Solenoid for </w:t>
            </w:r>
            <w:r>
              <w:rPr>
                <w:rFonts w:cs="Arial"/>
                <w:spacing w:val="-2"/>
              </w:rPr>
              <w:t>c</w:t>
            </w:r>
            <w:r w:rsidRPr="00686265">
              <w:t>leaning Exhaust valve gasket</w:t>
            </w:r>
          </w:p>
        </w:tc>
        <w:tc>
          <w:tcPr>
            <w:tcW w:w="959" w:type="pct"/>
            <w:shd w:val="clear" w:color="auto" w:fill="auto"/>
            <w:noWrap/>
            <w:vAlign w:val="center"/>
          </w:tcPr>
          <w:p w14:paraId="14CA44CA" w14:textId="77777777" w:rsidR="00A52F95" w:rsidRPr="00213362" w:rsidRDefault="00A52F95" w:rsidP="00183BDC">
            <w:pPr>
              <w:spacing w:after="0"/>
              <w:jc w:val="left"/>
              <w:rPr>
                <w:rFonts w:cs="Arial"/>
                <w:color w:val="000000"/>
                <w:lang w:val="it-IT"/>
              </w:rPr>
            </w:pPr>
            <w:r w:rsidRPr="00B30957">
              <w:rPr>
                <w:lang w:val="it-IT"/>
              </w:rPr>
              <w:t>OFF</w:t>
            </w:r>
          </w:p>
        </w:tc>
      </w:tr>
      <w:tr w:rsidR="00A52F95" w:rsidRPr="00213362" w14:paraId="599E47F4" w14:textId="77777777" w:rsidTr="000A2430">
        <w:trPr>
          <w:trHeight w:val="315"/>
        </w:trPr>
        <w:tc>
          <w:tcPr>
            <w:tcW w:w="1006" w:type="pct"/>
            <w:shd w:val="clear" w:color="auto" w:fill="auto"/>
            <w:noWrap/>
          </w:tcPr>
          <w:p w14:paraId="3E16002A" w14:textId="77777777" w:rsidR="00A52F95" w:rsidRPr="00880C03" w:rsidRDefault="00A52F95" w:rsidP="00183BDC">
            <w:pPr>
              <w:spacing w:after="0"/>
              <w:jc w:val="left"/>
            </w:pPr>
            <w:r w:rsidRPr="0074475C">
              <w:t>AY</w:t>
            </w:r>
            <w:r>
              <w:t>028</w:t>
            </w:r>
          </w:p>
        </w:tc>
        <w:tc>
          <w:tcPr>
            <w:tcW w:w="3035" w:type="pct"/>
            <w:shd w:val="clear" w:color="auto" w:fill="auto"/>
            <w:noWrap/>
          </w:tcPr>
          <w:p w14:paraId="6D111103" w14:textId="77777777" w:rsidR="00A52F95" w:rsidRPr="00686265" w:rsidRDefault="00A52F95" w:rsidP="00183BDC">
            <w:pPr>
              <w:spacing w:after="0"/>
              <w:jc w:val="left"/>
            </w:pPr>
            <w:r w:rsidRPr="009817C3">
              <w:rPr>
                <w:rFonts w:cs="Arial"/>
                <w:spacing w:val="-2"/>
                <w:lang w:val="en-GB"/>
              </w:rPr>
              <w:t xml:space="preserve">Solenoid for </w:t>
            </w:r>
            <w:r w:rsidRPr="0074475C">
              <w:t>cleaning Blades Riboccone</w:t>
            </w:r>
          </w:p>
        </w:tc>
        <w:tc>
          <w:tcPr>
            <w:tcW w:w="959" w:type="pct"/>
            <w:shd w:val="clear" w:color="auto" w:fill="auto"/>
            <w:noWrap/>
            <w:vAlign w:val="center"/>
          </w:tcPr>
          <w:p w14:paraId="42C6A46A" w14:textId="77777777" w:rsidR="00A52F95" w:rsidRPr="00B30957" w:rsidRDefault="00A52F95" w:rsidP="00183BDC">
            <w:pPr>
              <w:spacing w:after="0"/>
              <w:jc w:val="left"/>
              <w:rPr>
                <w:lang w:val="it-IT"/>
              </w:rPr>
            </w:pPr>
            <w:r w:rsidRPr="00B30957">
              <w:rPr>
                <w:lang w:val="it-IT"/>
              </w:rPr>
              <w:t>OFF</w:t>
            </w:r>
          </w:p>
        </w:tc>
      </w:tr>
      <w:tr w:rsidR="00A52F95" w:rsidRPr="00213362" w14:paraId="26297D08" w14:textId="77777777" w:rsidTr="000A2430">
        <w:trPr>
          <w:trHeight w:val="315"/>
        </w:trPr>
        <w:tc>
          <w:tcPr>
            <w:tcW w:w="1006" w:type="pct"/>
            <w:shd w:val="clear" w:color="auto" w:fill="auto"/>
            <w:noWrap/>
          </w:tcPr>
          <w:p w14:paraId="283B467D" w14:textId="77777777" w:rsidR="00A52F95" w:rsidRPr="0074475C" w:rsidRDefault="00A52F95" w:rsidP="00183BDC">
            <w:pPr>
              <w:spacing w:after="0"/>
              <w:jc w:val="left"/>
            </w:pPr>
            <w:r w:rsidRPr="0074475C">
              <w:t>AY</w:t>
            </w:r>
            <w:r>
              <w:t>023</w:t>
            </w:r>
          </w:p>
        </w:tc>
        <w:tc>
          <w:tcPr>
            <w:tcW w:w="3035" w:type="pct"/>
            <w:shd w:val="clear" w:color="auto" w:fill="auto"/>
            <w:noWrap/>
          </w:tcPr>
          <w:p w14:paraId="050C0401" w14:textId="77777777" w:rsidR="00A52F95" w:rsidRPr="009817C3" w:rsidRDefault="00A52F95" w:rsidP="00183BDC">
            <w:pPr>
              <w:spacing w:after="0"/>
              <w:jc w:val="left"/>
              <w:rPr>
                <w:rFonts w:cs="Arial"/>
                <w:spacing w:val="-2"/>
                <w:lang w:val="en-GB"/>
              </w:rPr>
            </w:pPr>
            <w:r w:rsidRPr="009817C3">
              <w:rPr>
                <w:rFonts w:cs="Arial"/>
                <w:spacing w:val="-2"/>
                <w:lang w:val="en-GB"/>
              </w:rPr>
              <w:t xml:space="preserve">Solenoid for </w:t>
            </w:r>
            <w:r w:rsidRPr="0074475C">
              <w:t>cleaning Blades Riboccone</w:t>
            </w:r>
          </w:p>
        </w:tc>
        <w:tc>
          <w:tcPr>
            <w:tcW w:w="959" w:type="pct"/>
            <w:shd w:val="clear" w:color="auto" w:fill="auto"/>
            <w:noWrap/>
            <w:vAlign w:val="center"/>
          </w:tcPr>
          <w:p w14:paraId="39023EA1" w14:textId="77777777" w:rsidR="00A52F95" w:rsidRPr="00B30957" w:rsidRDefault="00A52F95" w:rsidP="00183BDC">
            <w:pPr>
              <w:spacing w:after="0"/>
              <w:jc w:val="left"/>
              <w:rPr>
                <w:lang w:val="it-IT"/>
              </w:rPr>
            </w:pPr>
            <w:r w:rsidRPr="00B30957">
              <w:rPr>
                <w:lang w:val="it-IT"/>
              </w:rPr>
              <w:t>OFF</w:t>
            </w:r>
          </w:p>
        </w:tc>
      </w:tr>
      <w:tr w:rsidR="00A52F95" w:rsidRPr="00213362" w14:paraId="6BB2DB0A" w14:textId="77777777" w:rsidTr="000A2430">
        <w:trPr>
          <w:trHeight w:val="315"/>
        </w:trPr>
        <w:tc>
          <w:tcPr>
            <w:tcW w:w="1006" w:type="pct"/>
            <w:shd w:val="clear" w:color="auto" w:fill="auto"/>
            <w:noWrap/>
          </w:tcPr>
          <w:p w14:paraId="20AE6DE1" w14:textId="77777777" w:rsidR="00A52F95" w:rsidRPr="0074475C" w:rsidRDefault="00A52F95" w:rsidP="00183BDC">
            <w:pPr>
              <w:spacing w:after="0"/>
              <w:jc w:val="left"/>
            </w:pPr>
            <w:r w:rsidRPr="00C7422E">
              <w:t>AY</w:t>
            </w:r>
            <w:r w:rsidR="000A2430">
              <w:t>024</w:t>
            </w:r>
          </w:p>
        </w:tc>
        <w:tc>
          <w:tcPr>
            <w:tcW w:w="3035" w:type="pct"/>
            <w:shd w:val="clear" w:color="auto" w:fill="auto"/>
            <w:noWrap/>
          </w:tcPr>
          <w:p w14:paraId="5EBA1FA3" w14:textId="77777777" w:rsidR="00A52F95" w:rsidRPr="009817C3" w:rsidRDefault="00A52F95" w:rsidP="00183BDC">
            <w:pPr>
              <w:spacing w:after="0"/>
              <w:jc w:val="left"/>
              <w:rPr>
                <w:rFonts w:cs="Arial"/>
                <w:spacing w:val="-2"/>
                <w:lang w:val="en-GB"/>
              </w:rPr>
            </w:pPr>
            <w:r w:rsidRPr="009817C3">
              <w:rPr>
                <w:rFonts w:cs="Arial"/>
                <w:spacing w:val="-2"/>
                <w:lang w:val="en-GB"/>
              </w:rPr>
              <w:t xml:space="preserve">Solenoid for </w:t>
            </w:r>
            <w:r>
              <w:rPr>
                <w:rFonts w:cs="Arial"/>
                <w:spacing w:val="-2"/>
                <w:lang w:val="en-GB"/>
              </w:rPr>
              <w:t>c</w:t>
            </w:r>
            <w:r w:rsidRPr="00C7422E">
              <w:rPr>
                <w:rFonts w:cs="Arial"/>
                <w:spacing w:val="-2"/>
                <w:lang w:val="en-GB"/>
              </w:rPr>
              <w:t>leaning with Gas from Below</w:t>
            </w:r>
          </w:p>
        </w:tc>
        <w:tc>
          <w:tcPr>
            <w:tcW w:w="959" w:type="pct"/>
            <w:shd w:val="clear" w:color="auto" w:fill="auto"/>
            <w:noWrap/>
            <w:vAlign w:val="center"/>
          </w:tcPr>
          <w:p w14:paraId="255C9452" w14:textId="77777777" w:rsidR="00A52F95" w:rsidRPr="00B30957" w:rsidRDefault="00A52F95" w:rsidP="00183BDC">
            <w:pPr>
              <w:spacing w:after="0"/>
              <w:jc w:val="left"/>
              <w:rPr>
                <w:lang w:val="it-IT"/>
              </w:rPr>
            </w:pPr>
            <w:r w:rsidRPr="00B30957">
              <w:rPr>
                <w:lang w:val="it-IT"/>
              </w:rPr>
              <w:t>OFF</w:t>
            </w:r>
          </w:p>
        </w:tc>
      </w:tr>
      <w:tr w:rsidR="00A52F95" w:rsidRPr="00213362" w14:paraId="6834ADED" w14:textId="77777777" w:rsidTr="000A2430">
        <w:trPr>
          <w:trHeight w:val="315"/>
        </w:trPr>
        <w:tc>
          <w:tcPr>
            <w:tcW w:w="1006" w:type="pct"/>
            <w:shd w:val="clear" w:color="auto" w:fill="auto"/>
            <w:noWrap/>
          </w:tcPr>
          <w:p w14:paraId="4789F2E3" w14:textId="77777777" w:rsidR="00A52F95" w:rsidRPr="00C7422E" w:rsidRDefault="00A52F95" w:rsidP="00183BDC">
            <w:pPr>
              <w:spacing w:after="0"/>
              <w:jc w:val="left"/>
            </w:pPr>
            <w:r w:rsidRPr="00C7422E">
              <w:t>AY</w:t>
            </w:r>
            <w:r w:rsidR="000A2430">
              <w:t>008</w:t>
            </w:r>
          </w:p>
        </w:tc>
        <w:tc>
          <w:tcPr>
            <w:tcW w:w="3035" w:type="pct"/>
            <w:shd w:val="clear" w:color="auto" w:fill="auto"/>
            <w:noWrap/>
          </w:tcPr>
          <w:p w14:paraId="1237C9CE" w14:textId="77777777" w:rsidR="00A52F95" w:rsidRPr="009817C3" w:rsidRDefault="00A52F95" w:rsidP="00183BDC">
            <w:pPr>
              <w:spacing w:after="0"/>
              <w:jc w:val="left"/>
              <w:rPr>
                <w:rFonts w:cs="Arial"/>
                <w:spacing w:val="-2"/>
                <w:lang w:val="en-GB"/>
              </w:rPr>
            </w:pPr>
            <w:r w:rsidRPr="009817C3">
              <w:rPr>
                <w:rFonts w:cs="Arial"/>
                <w:spacing w:val="-2"/>
                <w:lang w:val="en-GB"/>
              </w:rPr>
              <w:t xml:space="preserve">Solenoid for </w:t>
            </w:r>
            <w:r w:rsidRPr="00C7422E">
              <w:rPr>
                <w:rFonts w:cs="Arial"/>
                <w:spacing w:val="-2"/>
                <w:lang w:val="en-GB"/>
              </w:rPr>
              <w:t>Air knocker ctrl sys</w:t>
            </w:r>
          </w:p>
        </w:tc>
        <w:tc>
          <w:tcPr>
            <w:tcW w:w="959" w:type="pct"/>
            <w:shd w:val="clear" w:color="auto" w:fill="auto"/>
            <w:noWrap/>
            <w:vAlign w:val="center"/>
          </w:tcPr>
          <w:p w14:paraId="0145A76D" w14:textId="77777777" w:rsidR="00A52F95" w:rsidRPr="00B30957" w:rsidRDefault="00A52F95" w:rsidP="00183BDC">
            <w:pPr>
              <w:spacing w:after="0"/>
              <w:jc w:val="left"/>
              <w:rPr>
                <w:lang w:val="it-IT"/>
              </w:rPr>
            </w:pPr>
            <w:r w:rsidRPr="00B30957">
              <w:rPr>
                <w:lang w:val="it-IT"/>
              </w:rPr>
              <w:t>OFF</w:t>
            </w:r>
          </w:p>
        </w:tc>
      </w:tr>
      <w:tr w:rsidR="00A52F95" w:rsidRPr="00213362" w14:paraId="043F444D" w14:textId="77777777" w:rsidTr="000A2430">
        <w:trPr>
          <w:trHeight w:val="315"/>
        </w:trPr>
        <w:tc>
          <w:tcPr>
            <w:tcW w:w="1006" w:type="pct"/>
            <w:shd w:val="clear" w:color="auto" w:fill="auto"/>
            <w:noWrap/>
          </w:tcPr>
          <w:p w14:paraId="4801592E" w14:textId="77777777" w:rsidR="00A52F95" w:rsidRPr="0074475C" w:rsidRDefault="00A52F95" w:rsidP="00183BDC">
            <w:pPr>
              <w:spacing w:after="0"/>
              <w:jc w:val="left"/>
            </w:pPr>
            <w:r w:rsidRPr="00A52F95">
              <w:t>V</w:t>
            </w:r>
            <w:r>
              <w:t>K</w:t>
            </w:r>
            <w:r w:rsidRPr="00A52F95">
              <w:t>016-M0</w:t>
            </w:r>
            <w:r w:rsidR="000A2430">
              <w:t>3</w:t>
            </w:r>
            <w:r w:rsidRPr="00A52F95">
              <w:t>-VFD</w:t>
            </w:r>
          </w:p>
        </w:tc>
        <w:tc>
          <w:tcPr>
            <w:tcW w:w="3035" w:type="pct"/>
            <w:shd w:val="clear" w:color="auto" w:fill="auto"/>
            <w:noWrap/>
          </w:tcPr>
          <w:p w14:paraId="76C71738" w14:textId="77777777" w:rsidR="00A52F95" w:rsidRPr="009817C3" w:rsidRDefault="00A52F95" w:rsidP="00183BDC">
            <w:pPr>
              <w:spacing w:after="0"/>
              <w:jc w:val="left"/>
              <w:rPr>
                <w:rFonts w:cs="Arial"/>
                <w:spacing w:val="-2"/>
                <w:lang w:val="en-GB"/>
              </w:rPr>
            </w:pPr>
            <w:r>
              <w:rPr>
                <w:rFonts w:cs="Arial"/>
                <w:spacing w:val="-2"/>
                <w:lang w:val="en-GB"/>
              </w:rPr>
              <w:t>Motor for r</w:t>
            </w:r>
            <w:r w:rsidRPr="00C7422E">
              <w:rPr>
                <w:rFonts w:cs="Arial"/>
                <w:spacing w:val="-2"/>
                <w:lang w:val="en-GB"/>
              </w:rPr>
              <w:t>otating drive</w:t>
            </w:r>
          </w:p>
        </w:tc>
        <w:tc>
          <w:tcPr>
            <w:tcW w:w="959" w:type="pct"/>
            <w:shd w:val="clear" w:color="auto" w:fill="auto"/>
            <w:noWrap/>
            <w:vAlign w:val="center"/>
          </w:tcPr>
          <w:p w14:paraId="4ED2B38F" w14:textId="77777777" w:rsidR="00A52F95" w:rsidRPr="00B30957" w:rsidRDefault="00A52F95" w:rsidP="00183BDC">
            <w:pPr>
              <w:spacing w:after="0"/>
              <w:jc w:val="left"/>
              <w:rPr>
                <w:lang w:val="it-IT"/>
              </w:rPr>
            </w:pPr>
            <w:r>
              <w:rPr>
                <w:rFonts w:cs="Arial"/>
                <w:color w:val="000000"/>
                <w:lang w:val="it-IT"/>
              </w:rPr>
              <w:t>STOP</w:t>
            </w:r>
          </w:p>
        </w:tc>
      </w:tr>
      <w:tr w:rsidR="000A2430" w:rsidRPr="00213362" w14:paraId="1F011FF4" w14:textId="77777777" w:rsidTr="000A2430">
        <w:trPr>
          <w:trHeight w:val="315"/>
        </w:trPr>
        <w:tc>
          <w:tcPr>
            <w:tcW w:w="1006" w:type="pct"/>
            <w:shd w:val="clear" w:color="auto" w:fill="auto"/>
            <w:noWrap/>
          </w:tcPr>
          <w:p w14:paraId="0A2BFF2A" w14:textId="77777777" w:rsidR="000A2430" w:rsidRPr="00A52F95" w:rsidRDefault="000A2430" w:rsidP="000A2430">
            <w:pPr>
              <w:spacing w:after="0"/>
              <w:jc w:val="left"/>
            </w:pPr>
            <w:r w:rsidRPr="00C7422E">
              <w:t>AY</w:t>
            </w:r>
            <w:r>
              <w:t>008</w:t>
            </w:r>
          </w:p>
        </w:tc>
        <w:tc>
          <w:tcPr>
            <w:tcW w:w="3035" w:type="pct"/>
            <w:shd w:val="clear" w:color="auto" w:fill="auto"/>
            <w:noWrap/>
          </w:tcPr>
          <w:p w14:paraId="54E8A2C8" w14:textId="77777777" w:rsidR="000A2430" w:rsidRDefault="000A2430" w:rsidP="000A2430">
            <w:pPr>
              <w:spacing w:after="0"/>
              <w:jc w:val="left"/>
              <w:rPr>
                <w:rFonts w:cs="Arial"/>
                <w:spacing w:val="-2"/>
                <w:lang w:val="en-GB"/>
              </w:rPr>
            </w:pPr>
            <w:r w:rsidRPr="009817C3">
              <w:rPr>
                <w:rFonts w:cs="Arial"/>
                <w:spacing w:val="-2"/>
                <w:lang w:val="en-GB"/>
              </w:rPr>
              <w:t xml:space="preserve">Solenoid for </w:t>
            </w:r>
            <w:r w:rsidRPr="000A2430">
              <w:rPr>
                <w:rFonts w:cs="Arial"/>
                <w:spacing w:val="-2"/>
                <w:lang w:val="en-GB"/>
              </w:rPr>
              <w:t>inject pressure to the top of V</w:t>
            </w:r>
            <w:r>
              <w:rPr>
                <w:rFonts w:cs="Arial"/>
                <w:spacing w:val="-2"/>
                <w:lang w:val="en-GB"/>
              </w:rPr>
              <w:t>K</w:t>
            </w:r>
            <w:r w:rsidRPr="000A2430">
              <w:rPr>
                <w:rFonts w:cs="Arial"/>
                <w:spacing w:val="-2"/>
                <w:lang w:val="en-GB"/>
              </w:rPr>
              <w:t>016</w:t>
            </w:r>
          </w:p>
        </w:tc>
        <w:tc>
          <w:tcPr>
            <w:tcW w:w="959" w:type="pct"/>
            <w:shd w:val="clear" w:color="auto" w:fill="auto"/>
            <w:noWrap/>
            <w:vAlign w:val="center"/>
          </w:tcPr>
          <w:p w14:paraId="7BB9B928" w14:textId="77777777" w:rsidR="000A2430" w:rsidRDefault="000A2430" w:rsidP="000A2430">
            <w:pPr>
              <w:spacing w:after="0"/>
              <w:jc w:val="left"/>
              <w:rPr>
                <w:rFonts w:cs="Arial"/>
                <w:color w:val="000000"/>
                <w:lang w:val="it-IT"/>
              </w:rPr>
            </w:pPr>
            <w:r w:rsidRPr="00B30957">
              <w:rPr>
                <w:lang w:val="it-IT"/>
              </w:rPr>
              <w:t>OFF</w:t>
            </w:r>
          </w:p>
        </w:tc>
      </w:tr>
    </w:tbl>
    <w:p w14:paraId="0933A730" w14:textId="77777777" w:rsidR="00A52F95" w:rsidRDefault="00A52F95" w:rsidP="00A52F95">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96"/>
        <w:gridCol w:w="6058"/>
        <w:gridCol w:w="1874"/>
      </w:tblGrid>
      <w:tr w:rsidR="00A52F95" w:rsidRPr="00213362" w14:paraId="5D25D2A2" w14:textId="77777777" w:rsidTr="00183BDC">
        <w:trPr>
          <w:trHeight w:val="315"/>
        </w:trPr>
        <w:tc>
          <w:tcPr>
            <w:tcW w:w="5000" w:type="pct"/>
            <w:gridSpan w:val="3"/>
            <w:shd w:val="clear" w:color="000000" w:fill="D9D9D9"/>
            <w:noWrap/>
            <w:vAlign w:val="center"/>
          </w:tcPr>
          <w:p w14:paraId="1DA1A439" w14:textId="77777777" w:rsidR="00A52F95" w:rsidRPr="00300BD7" w:rsidRDefault="009C3905" w:rsidP="00183BDC">
            <w:pPr>
              <w:spacing w:after="0"/>
              <w:jc w:val="center"/>
              <w:rPr>
                <w:rFonts w:cs="Arial"/>
                <w:b/>
                <w:bCs/>
                <w:lang w:val="en-GB"/>
              </w:rPr>
            </w:pPr>
            <w:r w:rsidRPr="009C3905">
              <w:rPr>
                <w:rFonts w:cs="Arial"/>
                <w:b/>
                <w:bCs/>
                <w:lang w:val="en-GB"/>
              </w:rPr>
              <w:t>Dryer/cooler</w:t>
            </w:r>
            <w:r w:rsidR="00A52F95" w:rsidRPr="00300BD7">
              <w:rPr>
                <w:rFonts w:cs="Arial"/>
                <w:b/>
                <w:bCs/>
                <w:lang w:val="en-GB"/>
              </w:rPr>
              <w:t xml:space="preserve"> </w:t>
            </w:r>
            <w:r>
              <w:rPr>
                <w:rFonts w:cs="Arial"/>
                <w:b/>
                <w:bCs/>
                <w:lang w:val="en-GB"/>
              </w:rPr>
              <w:t>VK</w:t>
            </w:r>
            <w:r w:rsidRPr="0040499B">
              <w:rPr>
                <w:rFonts w:cs="Arial"/>
                <w:b/>
                <w:bCs/>
                <w:lang w:val="en-GB"/>
              </w:rPr>
              <w:t>0</w:t>
            </w:r>
            <w:r>
              <w:rPr>
                <w:rFonts w:cs="Arial"/>
                <w:b/>
                <w:bCs/>
                <w:lang w:val="en-GB"/>
              </w:rPr>
              <w:t>06</w:t>
            </w:r>
            <w:r w:rsidR="00A52F95">
              <w:rPr>
                <w:rFonts w:cs="Arial"/>
                <w:b/>
                <w:bCs/>
                <w:lang w:val="en-GB"/>
              </w:rPr>
              <w:t xml:space="preserve"> </w:t>
            </w:r>
            <w:r w:rsidR="00A52F95" w:rsidRPr="00223738">
              <w:rPr>
                <w:rFonts w:cs="Arial"/>
                <w:b/>
                <w:bCs/>
                <w:lang w:val="en-GB"/>
              </w:rPr>
              <w:t>Vacuum</w:t>
            </w:r>
            <w:r w:rsidR="00A52F95">
              <w:rPr>
                <w:rFonts w:cs="Arial"/>
                <w:b/>
                <w:bCs/>
                <w:lang w:val="en-GB"/>
              </w:rPr>
              <w:t xml:space="preserve"> and </w:t>
            </w:r>
            <w:r w:rsidR="00A52F95" w:rsidRPr="00223738">
              <w:rPr>
                <w:rFonts w:cs="Arial"/>
                <w:b/>
                <w:bCs/>
                <w:lang w:val="en-GB"/>
              </w:rPr>
              <w:t>bag filter</w:t>
            </w:r>
            <w:r w:rsidR="00A52F95">
              <w:rPr>
                <w:b/>
                <w:bCs/>
                <w:lang w:val="en-GB"/>
              </w:rPr>
              <w:t xml:space="preserve"> (</w:t>
            </w:r>
            <w:r w:rsidR="00A52F95" w:rsidRPr="008134EA">
              <w:rPr>
                <w:b/>
                <w:bCs/>
                <w:lang w:val="en-GB"/>
              </w:rPr>
              <w:t>Idle</w:t>
            </w:r>
            <w:r w:rsidR="00A52F95">
              <w:rPr>
                <w:b/>
                <w:bCs/>
                <w:lang w:val="en-GB"/>
              </w:rPr>
              <w:t>).</w:t>
            </w:r>
          </w:p>
        </w:tc>
      </w:tr>
      <w:tr w:rsidR="00A52F95" w:rsidRPr="00213362" w14:paraId="50EADC48" w14:textId="77777777" w:rsidTr="000A2430">
        <w:trPr>
          <w:trHeight w:val="315"/>
        </w:trPr>
        <w:tc>
          <w:tcPr>
            <w:tcW w:w="914" w:type="pct"/>
            <w:shd w:val="clear" w:color="000000" w:fill="D9D9D9"/>
            <w:noWrap/>
            <w:vAlign w:val="center"/>
            <w:hideMark/>
          </w:tcPr>
          <w:p w14:paraId="0F0E65F9" w14:textId="77777777" w:rsidR="00A52F95" w:rsidRPr="009424BF" w:rsidRDefault="00A52F95" w:rsidP="00183BDC">
            <w:pPr>
              <w:spacing w:after="0"/>
              <w:jc w:val="center"/>
              <w:rPr>
                <w:rFonts w:cs="Arial"/>
                <w:b/>
                <w:bCs/>
                <w:color w:val="000000"/>
                <w:lang w:val="it-IT"/>
              </w:rPr>
            </w:pPr>
            <w:r w:rsidRPr="009424BF">
              <w:rPr>
                <w:rFonts w:cs="Arial"/>
                <w:b/>
                <w:bCs/>
                <w:color w:val="000000"/>
                <w:lang w:val="en-GB"/>
              </w:rPr>
              <w:t>Tag</w:t>
            </w:r>
          </w:p>
        </w:tc>
        <w:tc>
          <w:tcPr>
            <w:tcW w:w="3128" w:type="pct"/>
            <w:shd w:val="clear" w:color="000000" w:fill="D9D9D9"/>
            <w:noWrap/>
            <w:vAlign w:val="center"/>
            <w:hideMark/>
          </w:tcPr>
          <w:p w14:paraId="366AC21F" w14:textId="77777777" w:rsidR="00A52F95" w:rsidRPr="009424BF" w:rsidRDefault="00A52F95" w:rsidP="00183BDC">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38A5EFBC" w14:textId="77777777" w:rsidR="00A52F95" w:rsidRPr="009424BF" w:rsidRDefault="00A52F95" w:rsidP="00183BDC">
            <w:pPr>
              <w:spacing w:after="0"/>
              <w:jc w:val="center"/>
              <w:rPr>
                <w:rFonts w:cs="Arial"/>
                <w:b/>
                <w:bCs/>
                <w:color w:val="000000"/>
                <w:lang w:val="it-IT"/>
              </w:rPr>
            </w:pPr>
            <w:r w:rsidRPr="009F5CA8">
              <w:rPr>
                <w:rFonts w:cs="Arial"/>
                <w:b/>
                <w:bCs/>
                <w:lang w:val="en-GB"/>
              </w:rPr>
              <w:t>Position / State</w:t>
            </w:r>
          </w:p>
        </w:tc>
      </w:tr>
      <w:tr w:rsidR="00A52F95" w:rsidRPr="00213362" w14:paraId="41AFFEC5" w14:textId="77777777" w:rsidTr="000A2430">
        <w:trPr>
          <w:trHeight w:val="315"/>
        </w:trPr>
        <w:tc>
          <w:tcPr>
            <w:tcW w:w="914" w:type="pct"/>
            <w:shd w:val="clear" w:color="auto" w:fill="auto"/>
            <w:noWrap/>
          </w:tcPr>
          <w:p w14:paraId="5D119FF4" w14:textId="77777777" w:rsidR="00A52F95" w:rsidRPr="00213362" w:rsidRDefault="00A52F95" w:rsidP="00183BDC">
            <w:pPr>
              <w:spacing w:after="0"/>
              <w:jc w:val="left"/>
              <w:rPr>
                <w:rFonts w:cs="Arial"/>
                <w:color w:val="000000"/>
                <w:lang w:val="it-IT"/>
              </w:rPr>
            </w:pPr>
            <w:r w:rsidRPr="00AE7B95">
              <w:t>LP</w:t>
            </w:r>
            <w:r w:rsidR="000A2430">
              <w:t>006</w:t>
            </w:r>
          </w:p>
        </w:tc>
        <w:tc>
          <w:tcPr>
            <w:tcW w:w="3128" w:type="pct"/>
            <w:shd w:val="clear" w:color="auto" w:fill="auto"/>
            <w:noWrap/>
          </w:tcPr>
          <w:p w14:paraId="08323FC4" w14:textId="77777777" w:rsidR="00A52F95" w:rsidRPr="0041627B" w:rsidRDefault="00A52F95" w:rsidP="00183BDC">
            <w:pPr>
              <w:spacing w:after="0"/>
              <w:jc w:val="left"/>
              <w:rPr>
                <w:rFonts w:cs="Arial"/>
                <w:color w:val="000000"/>
                <w:lang w:val="en-GB"/>
              </w:rPr>
            </w:pPr>
            <w:r>
              <w:rPr>
                <w:rStyle w:val="rynqvb"/>
                <w:lang w:val="en"/>
              </w:rPr>
              <w:t xml:space="preserve">Pressure injection valve to the bag filter unit </w:t>
            </w:r>
          </w:p>
        </w:tc>
        <w:tc>
          <w:tcPr>
            <w:tcW w:w="958" w:type="pct"/>
            <w:shd w:val="clear" w:color="auto" w:fill="auto"/>
            <w:noWrap/>
            <w:vAlign w:val="center"/>
          </w:tcPr>
          <w:p w14:paraId="0AC4F9CE" w14:textId="77777777" w:rsidR="00A52F95" w:rsidRPr="00213362" w:rsidRDefault="00A52F95" w:rsidP="00183BDC">
            <w:pPr>
              <w:spacing w:after="0"/>
              <w:jc w:val="left"/>
              <w:rPr>
                <w:rFonts w:cs="Arial"/>
                <w:color w:val="000000"/>
                <w:lang w:val="it-IT"/>
              </w:rPr>
            </w:pPr>
            <w:r w:rsidRPr="00213362">
              <w:rPr>
                <w:rFonts w:cs="Arial"/>
                <w:color w:val="000000"/>
                <w:lang w:val="it-IT"/>
              </w:rPr>
              <w:t>CLOSED</w:t>
            </w:r>
          </w:p>
        </w:tc>
      </w:tr>
      <w:tr w:rsidR="00A52F95" w:rsidRPr="00213362" w14:paraId="325B8EF2" w14:textId="77777777" w:rsidTr="000A2430">
        <w:trPr>
          <w:trHeight w:val="315"/>
        </w:trPr>
        <w:tc>
          <w:tcPr>
            <w:tcW w:w="914" w:type="pct"/>
            <w:shd w:val="clear" w:color="auto" w:fill="auto"/>
            <w:noWrap/>
          </w:tcPr>
          <w:p w14:paraId="17CDA87B" w14:textId="77777777" w:rsidR="00A52F95" w:rsidRPr="00213362" w:rsidRDefault="00A52F95" w:rsidP="00183BDC">
            <w:pPr>
              <w:spacing w:after="0"/>
              <w:jc w:val="left"/>
              <w:rPr>
                <w:rFonts w:cs="Arial"/>
                <w:color w:val="000000"/>
                <w:lang w:val="it-IT"/>
              </w:rPr>
            </w:pPr>
            <w:r w:rsidRPr="003C22B8">
              <w:t>AY</w:t>
            </w:r>
            <w:r w:rsidR="009C3905">
              <w:t>033</w:t>
            </w:r>
          </w:p>
        </w:tc>
        <w:tc>
          <w:tcPr>
            <w:tcW w:w="3128" w:type="pct"/>
            <w:shd w:val="clear" w:color="auto" w:fill="auto"/>
            <w:noWrap/>
          </w:tcPr>
          <w:p w14:paraId="47C53327" w14:textId="77777777" w:rsidR="00A52F95" w:rsidRPr="0041627B" w:rsidRDefault="00A52F95" w:rsidP="00183BDC">
            <w:pPr>
              <w:spacing w:after="0"/>
              <w:jc w:val="left"/>
              <w:rPr>
                <w:rFonts w:cs="Arial"/>
                <w:color w:val="000000"/>
                <w:lang w:val="en-GB"/>
              </w:rPr>
            </w:pPr>
            <w:r w:rsidRPr="009817C3">
              <w:rPr>
                <w:rFonts w:cs="Arial"/>
                <w:spacing w:val="-2"/>
                <w:lang w:val="en-GB"/>
              </w:rPr>
              <w:t xml:space="preserve">Solenoid for </w:t>
            </w:r>
            <w:r w:rsidRPr="0041627B">
              <w:rPr>
                <w:rFonts w:cs="Arial"/>
                <w:color w:val="000000"/>
                <w:lang w:val="en-GB"/>
              </w:rPr>
              <w:t>Outlet Bag filter auto release PDIT</w:t>
            </w:r>
            <w:r w:rsidR="009C3905" w:rsidRPr="0041627B">
              <w:rPr>
                <w:rFonts w:cs="Arial"/>
                <w:color w:val="000000"/>
                <w:lang w:val="en-GB"/>
              </w:rPr>
              <w:t>001</w:t>
            </w:r>
            <w:r w:rsidRPr="0041627B">
              <w:rPr>
                <w:rFonts w:cs="Arial"/>
                <w:color w:val="000000"/>
                <w:lang w:val="en-GB"/>
              </w:rPr>
              <w:t>&gt;atm</w:t>
            </w:r>
          </w:p>
        </w:tc>
        <w:tc>
          <w:tcPr>
            <w:tcW w:w="958" w:type="pct"/>
            <w:shd w:val="clear" w:color="auto" w:fill="auto"/>
            <w:noWrap/>
            <w:vAlign w:val="center"/>
          </w:tcPr>
          <w:p w14:paraId="7348290B" w14:textId="77777777" w:rsidR="00A52F95" w:rsidRPr="00213362" w:rsidRDefault="00A52F95" w:rsidP="00183BDC">
            <w:pPr>
              <w:spacing w:after="0"/>
              <w:jc w:val="left"/>
              <w:rPr>
                <w:rFonts w:cs="Arial"/>
                <w:color w:val="000000"/>
                <w:lang w:val="it-IT"/>
              </w:rPr>
            </w:pPr>
            <w:r w:rsidRPr="00B30957">
              <w:rPr>
                <w:lang w:val="it-IT"/>
              </w:rPr>
              <w:t>OFF</w:t>
            </w:r>
          </w:p>
        </w:tc>
      </w:tr>
      <w:tr w:rsidR="00A52F95" w:rsidRPr="00213362" w14:paraId="28A8D8FD" w14:textId="77777777" w:rsidTr="000A2430">
        <w:trPr>
          <w:trHeight w:val="315"/>
        </w:trPr>
        <w:tc>
          <w:tcPr>
            <w:tcW w:w="914" w:type="pct"/>
            <w:shd w:val="clear" w:color="auto" w:fill="auto"/>
            <w:noWrap/>
          </w:tcPr>
          <w:p w14:paraId="7D87AECE" w14:textId="77777777" w:rsidR="00A52F95" w:rsidRPr="00213362" w:rsidRDefault="00A52F95" w:rsidP="00183BDC">
            <w:pPr>
              <w:spacing w:after="0"/>
              <w:jc w:val="left"/>
              <w:rPr>
                <w:rFonts w:cs="Arial"/>
                <w:color w:val="000000"/>
                <w:lang w:val="it-IT"/>
              </w:rPr>
            </w:pPr>
            <w:r w:rsidRPr="003C22B8">
              <w:lastRenderedPageBreak/>
              <w:t>LP</w:t>
            </w:r>
            <w:r w:rsidR="009C3905">
              <w:t>009</w:t>
            </w:r>
          </w:p>
        </w:tc>
        <w:tc>
          <w:tcPr>
            <w:tcW w:w="3128" w:type="pct"/>
            <w:shd w:val="clear" w:color="auto" w:fill="auto"/>
            <w:noWrap/>
          </w:tcPr>
          <w:p w14:paraId="594A0D52" w14:textId="77777777" w:rsidR="00A52F95" w:rsidRPr="0041627B" w:rsidRDefault="00A52F95" w:rsidP="00183BDC">
            <w:pPr>
              <w:spacing w:after="0"/>
              <w:jc w:val="left"/>
              <w:rPr>
                <w:rFonts w:cs="Arial"/>
                <w:color w:val="000000"/>
                <w:lang w:val="en-GB"/>
              </w:rPr>
            </w:pPr>
            <w:r w:rsidRPr="0041627B">
              <w:rPr>
                <w:rFonts w:cs="Arial"/>
                <w:color w:val="000000"/>
                <w:lang w:val="en-GB"/>
              </w:rPr>
              <w:t>Outlet Bag filter vacuum breaker solenoid valve</w:t>
            </w:r>
          </w:p>
        </w:tc>
        <w:tc>
          <w:tcPr>
            <w:tcW w:w="958" w:type="pct"/>
            <w:shd w:val="clear" w:color="auto" w:fill="auto"/>
            <w:noWrap/>
            <w:vAlign w:val="center"/>
          </w:tcPr>
          <w:p w14:paraId="08EDDFA1" w14:textId="77777777" w:rsidR="00A52F95" w:rsidRPr="00213362" w:rsidRDefault="00A52F95" w:rsidP="00183BDC">
            <w:pPr>
              <w:spacing w:after="0"/>
              <w:jc w:val="left"/>
              <w:rPr>
                <w:rFonts w:cs="Arial"/>
                <w:color w:val="000000"/>
                <w:lang w:val="it-IT"/>
              </w:rPr>
            </w:pPr>
            <w:r w:rsidRPr="00213362">
              <w:rPr>
                <w:rFonts w:cs="Arial"/>
                <w:color w:val="000000"/>
                <w:lang w:val="it-IT"/>
              </w:rPr>
              <w:t>CLOSED</w:t>
            </w:r>
          </w:p>
        </w:tc>
      </w:tr>
      <w:tr w:rsidR="00A52F95" w:rsidRPr="00213362" w14:paraId="75FFE64F" w14:textId="77777777" w:rsidTr="000A2430">
        <w:trPr>
          <w:trHeight w:val="315"/>
        </w:trPr>
        <w:tc>
          <w:tcPr>
            <w:tcW w:w="914" w:type="pct"/>
            <w:shd w:val="clear" w:color="auto" w:fill="auto"/>
            <w:noWrap/>
          </w:tcPr>
          <w:p w14:paraId="70992FE8" w14:textId="77777777" w:rsidR="00A52F95" w:rsidRDefault="00A52F95" w:rsidP="00183BDC">
            <w:pPr>
              <w:spacing w:after="0"/>
              <w:jc w:val="left"/>
              <w:rPr>
                <w:rFonts w:cs="Arial"/>
                <w:color w:val="000000"/>
                <w:lang w:val="it-IT"/>
              </w:rPr>
            </w:pPr>
            <w:r w:rsidRPr="003C22B8">
              <w:t>LP</w:t>
            </w:r>
            <w:r w:rsidR="009C3905">
              <w:t>005</w:t>
            </w:r>
          </w:p>
        </w:tc>
        <w:tc>
          <w:tcPr>
            <w:tcW w:w="3128" w:type="pct"/>
            <w:shd w:val="clear" w:color="auto" w:fill="auto"/>
            <w:noWrap/>
          </w:tcPr>
          <w:p w14:paraId="3FCFDADB" w14:textId="77777777" w:rsidR="00A52F95" w:rsidRPr="0041627B" w:rsidRDefault="00A52F95" w:rsidP="00183BDC">
            <w:pPr>
              <w:spacing w:after="0"/>
              <w:jc w:val="left"/>
              <w:rPr>
                <w:rFonts w:cs="Arial"/>
                <w:color w:val="000000"/>
                <w:spacing w:val="-2"/>
                <w:lang w:val="en-GB"/>
              </w:rPr>
            </w:pPr>
            <w:r w:rsidRPr="0041627B">
              <w:rPr>
                <w:rFonts w:cs="Arial"/>
                <w:color w:val="000000"/>
                <w:spacing w:val="-2"/>
                <w:lang w:val="en-GB"/>
              </w:rPr>
              <w:t>Vacuum breaker nitrogen line valve</w:t>
            </w:r>
          </w:p>
        </w:tc>
        <w:tc>
          <w:tcPr>
            <w:tcW w:w="958" w:type="pct"/>
            <w:shd w:val="clear" w:color="auto" w:fill="auto"/>
            <w:noWrap/>
            <w:vAlign w:val="center"/>
          </w:tcPr>
          <w:p w14:paraId="240BDBE7" w14:textId="77777777" w:rsidR="00A52F95" w:rsidRPr="00213362" w:rsidRDefault="00A52F95" w:rsidP="00183BDC">
            <w:pPr>
              <w:spacing w:after="0"/>
              <w:jc w:val="left"/>
              <w:rPr>
                <w:rFonts w:cs="Arial"/>
                <w:color w:val="000000"/>
                <w:lang w:val="it-IT"/>
              </w:rPr>
            </w:pPr>
            <w:r w:rsidRPr="00213362">
              <w:rPr>
                <w:rFonts w:cs="Arial"/>
                <w:color w:val="000000"/>
                <w:lang w:val="it-IT"/>
              </w:rPr>
              <w:t>CLOSED</w:t>
            </w:r>
          </w:p>
        </w:tc>
      </w:tr>
      <w:tr w:rsidR="00A52F95" w:rsidRPr="00213362" w14:paraId="1A8EE412" w14:textId="77777777" w:rsidTr="000A2430">
        <w:trPr>
          <w:trHeight w:val="315"/>
        </w:trPr>
        <w:tc>
          <w:tcPr>
            <w:tcW w:w="914" w:type="pct"/>
            <w:shd w:val="clear" w:color="auto" w:fill="auto"/>
            <w:noWrap/>
          </w:tcPr>
          <w:p w14:paraId="75336A25" w14:textId="77777777" w:rsidR="00A52F95" w:rsidRPr="003C22B8" w:rsidRDefault="00A52F95" w:rsidP="00183BDC">
            <w:pPr>
              <w:spacing w:after="0"/>
              <w:jc w:val="left"/>
            </w:pPr>
            <w:r w:rsidRPr="003C22B8">
              <w:t>LP</w:t>
            </w:r>
            <w:r w:rsidR="009C3905">
              <w:t>004</w:t>
            </w:r>
          </w:p>
        </w:tc>
        <w:tc>
          <w:tcPr>
            <w:tcW w:w="3128" w:type="pct"/>
            <w:shd w:val="clear" w:color="auto" w:fill="auto"/>
            <w:noWrap/>
          </w:tcPr>
          <w:p w14:paraId="507BFA9C" w14:textId="77777777" w:rsidR="00A52F95" w:rsidRPr="003C22B8" w:rsidRDefault="00A52F95" w:rsidP="00183BDC">
            <w:pPr>
              <w:spacing w:after="0"/>
              <w:jc w:val="left"/>
              <w:rPr>
                <w:rFonts w:cs="Arial"/>
                <w:color w:val="000000"/>
                <w:spacing w:val="-2"/>
                <w:lang w:val="it-IT"/>
              </w:rPr>
            </w:pPr>
            <w:r w:rsidRPr="003C22B8">
              <w:rPr>
                <w:rFonts w:cs="Arial"/>
                <w:color w:val="000000"/>
                <w:spacing w:val="-2"/>
                <w:lang w:val="it-IT"/>
              </w:rPr>
              <w:t>Vacuum breaker Silencer line</w:t>
            </w:r>
          </w:p>
        </w:tc>
        <w:tc>
          <w:tcPr>
            <w:tcW w:w="958" w:type="pct"/>
            <w:shd w:val="clear" w:color="auto" w:fill="auto"/>
            <w:noWrap/>
            <w:vAlign w:val="center"/>
          </w:tcPr>
          <w:p w14:paraId="3F4A258A" w14:textId="77777777" w:rsidR="00A52F95" w:rsidRPr="00213362" w:rsidRDefault="00A52F95" w:rsidP="00183BDC">
            <w:pPr>
              <w:spacing w:after="0"/>
              <w:jc w:val="left"/>
              <w:rPr>
                <w:rFonts w:cs="Arial"/>
                <w:color w:val="000000"/>
                <w:lang w:val="it-IT"/>
              </w:rPr>
            </w:pPr>
            <w:r w:rsidRPr="00213362">
              <w:rPr>
                <w:rFonts w:cs="Arial"/>
                <w:color w:val="000000"/>
                <w:lang w:val="it-IT"/>
              </w:rPr>
              <w:t>CLOSED</w:t>
            </w:r>
          </w:p>
        </w:tc>
      </w:tr>
      <w:tr w:rsidR="00A52F95" w:rsidRPr="00213362" w14:paraId="0F94C8C7" w14:textId="77777777" w:rsidTr="000A2430">
        <w:trPr>
          <w:trHeight w:val="315"/>
        </w:trPr>
        <w:tc>
          <w:tcPr>
            <w:tcW w:w="914" w:type="pct"/>
            <w:shd w:val="clear" w:color="auto" w:fill="auto"/>
            <w:noWrap/>
          </w:tcPr>
          <w:p w14:paraId="76D03E35" w14:textId="77777777" w:rsidR="00A52F95" w:rsidRPr="003C22B8" w:rsidRDefault="00A52F95" w:rsidP="00183BDC">
            <w:pPr>
              <w:spacing w:after="0"/>
              <w:jc w:val="left"/>
            </w:pPr>
            <w:r w:rsidRPr="003C22B8">
              <w:t>PRV</w:t>
            </w:r>
            <w:r w:rsidR="009C3905">
              <w:t>012</w:t>
            </w:r>
          </w:p>
        </w:tc>
        <w:tc>
          <w:tcPr>
            <w:tcW w:w="3128" w:type="pct"/>
            <w:shd w:val="clear" w:color="auto" w:fill="auto"/>
            <w:noWrap/>
          </w:tcPr>
          <w:p w14:paraId="2DEF75E2" w14:textId="77777777" w:rsidR="00A52F95" w:rsidRPr="0041627B" w:rsidRDefault="00A52F95" w:rsidP="00183BDC">
            <w:pPr>
              <w:spacing w:after="0"/>
              <w:jc w:val="left"/>
              <w:rPr>
                <w:rFonts w:cs="Arial"/>
                <w:color w:val="000000"/>
                <w:spacing w:val="-2"/>
                <w:lang w:val="en-GB"/>
              </w:rPr>
            </w:pPr>
            <w:r w:rsidRPr="0041627B">
              <w:rPr>
                <w:rFonts w:cs="Arial"/>
                <w:color w:val="000000"/>
                <w:spacing w:val="-2"/>
                <w:lang w:val="en-GB"/>
              </w:rPr>
              <w:t>Outlet Bag filter Vacuum pressure Control</w:t>
            </w:r>
          </w:p>
        </w:tc>
        <w:tc>
          <w:tcPr>
            <w:tcW w:w="958" w:type="pct"/>
            <w:shd w:val="clear" w:color="auto" w:fill="auto"/>
            <w:noWrap/>
            <w:vAlign w:val="center"/>
          </w:tcPr>
          <w:p w14:paraId="568A380A" w14:textId="77777777" w:rsidR="00A52F95" w:rsidRPr="00213362" w:rsidRDefault="00A52F95" w:rsidP="00183BDC">
            <w:pPr>
              <w:spacing w:after="0"/>
              <w:jc w:val="left"/>
              <w:rPr>
                <w:rFonts w:cs="Arial"/>
                <w:color w:val="000000"/>
                <w:lang w:val="it-IT"/>
              </w:rPr>
            </w:pPr>
            <w:r w:rsidRPr="00213362">
              <w:rPr>
                <w:rFonts w:cs="Arial"/>
                <w:color w:val="000000"/>
                <w:lang w:val="it-IT"/>
              </w:rPr>
              <w:t>CLOSED</w:t>
            </w:r>
          </w:p>
        </w:tc>
      </w:tr>
      <w:tr w:rsidR="00A52F95" w:rsidRPr="00213362" w14:paraId="7D26853D" w14:textId="77777777" w:rsidTr="000A2430">
        <w:trPr>
          <w:trHeight w:val="315"/>
        </w:trPr>
        <w:tc>
          <w:tcPr>
            <w:tcW w:w="914" w:type="pct"/>
            <w:shd w:val="clear" w:color="auto" w:fill="auto"/>
            <w:noWrap/>
          </w:tcPr>
          <w:p w14:paraId="59E73868" w14:textId="77777777" w:rsidR="00A52F95" w:rsidRPr="003C22B8" w:rsidRDefault="00A52F95" w:rsidP="00183BDC">
            <w:pPr>
              <w:spacing w:after="0"/>
              <w:jc w:val="left"/>
            </w:pPr>
            <w:r w:rsidRPr="003C22B8">
              <w:t>LP</w:t>
            </w:r>
            <w:r w:rsidR="009C3905">
              <w:t>003</w:t>
            </w:r>
          </w:p>
        </w:tc>
        <w:tc>
          <w:tcPr>
            <w:tcW w:w="3128" w:type="pct"/>
            <w:shd w:val="clear" w:color="auto" w:fill="auto"/>
            <w:noWrap/>
          </w:tcPr>
          <w:p w14:paraId="166BDDE0" w14:textId="77777777" w:rsidR="00A52F95" w:rsidRPr="0041627B" w:rsidRDefault="00A52F95" w:rsidP="00183BDC">
            <w:pPr>
              <w:spacing w:after="0"/>
              <w:jc w:val="left"/>
              <w:rPr>
                <w:rFonts w:cs="Arial"/>
                <w:color w:val="000000"/>
                <w:spacing w:val="-2"/>
                <w:lang w:val="en-GB"/>
              </w:rPr>
            </w:pPr>
            <w:r w:rsidRPr="0041627B">
              <w:rPr>
                <w:rFonts w:cs="Arial"/>
                <w:color w:val="000000"/>
                <w:spacing w:val="-2"/>
                <w:lang w:val="en-GB"/>
              </w:rPr>
              <w:t>Vacuum pressure Control nitrogen line</w:t>
            </w:r>
          </w:p>
        </w:tc>
        <w:tc>
          <w:tcPr>
            <w:tcW w:w="958" w:type="pct"/>
            <w:shd w:val="clear" w:color="auto" w:fill="auto"/>
            <w:noWrap/>
            <w:vAlign w:val="center"/>
          </w:tcPr>
          <w:p w14:paraId="432BAA06" w14:textId="77777777" w:rsidR="00A52F95" w:rsidRPr="00213362" w:rsidRDefault="00A52F95" w:rsidP="00183BDC">
            <w:pPr>
              <w:spacing w:after="0"/>
              <w:jc w:val="left"/>
              <w:rPr>
                <w:rFonts w:cs="Arial"/>
                <w:color w:val="000000"/>
                <w:lang w:val="it-IT"/>
              </w:rPr>
            </w:pPr>
            <w:r w:rsidRPr="00213362">
              <w:rPr>
                <w:rFonts w:cs="Arial"/>
                <w:color w:val="000000"/>
                <w:lang w:val="it-IT"/>
              </w:rPr>
              <w:t>CLOSED</w:t>
            </w:r>
          </w:p>
        </w:tc>
      </w:tr>
      <w:tr w:rsidR="00A52F95" w:rsidRPr="00213362" w14:paraId="117F0E8A" w14:textId="77777777" w:rsidTr="000A2430">
        <w:trPr>
          <w:trHeight w:val="315"/>
        </w:trPr>
        <w:tc>
          <w:tcPr>
            <w:tcW w:w="914" w:type="pct"/>
            <w:shd w:val="clear" w:color="auto" w:fill="auto"/>
            <w:noWrap/>
          </w:tcPr>
          <w:p w14:paraId="49D265ED" w14:textId="77777777" w:rsidR="00A52F95" w:rsidRPr="003C22B8" w:rsidRDefault="00A52F95" w:rsidP="00183BDC">
            <w:pPr>
              <w:spacing w:after="0"/>
              <w:jc w:val="left"/>
            </w:pPr>
            <w:r w:rsidRPr="003C22B8">
              <w:t>LP</w:t>
            </w:r>
            <w:r w:rsidR="009C3905">
              <w:t>002</w:t>
            </w:r>
          </w:p>
        </w:tc>
        <w:tc>
          <w:tcPr>
            <w:tcW w:w="3128" w:type="pct"/>
            <w:shd w:val="clear" w:color="auto" w:fill="auto"/>
            <w:noWrap/>
          </w:tcPr>
          <w:p w14:paraId="279D1D2D" w14:textId="77777777" w:rsidR="00A52F95" w:rsidRPr="003C22B8" w:rsidRDefault="00A52F95" w:rsidP="00183BDC">
            <w:pPr>
              <w:spacing w:after="0"/>
              <w:jc w:val="left"/>
              <w:rPr>
                <w:rFonts w:cs="Arial"/>
                <w:color w:val="000000"/>
                <w:spacing w:val="-2"/>
                <w:lang w:val="en-AU"/>
              </w:rPr>
            </w:pPr>
            <w:r w:rsidRPr="003C22B8">
              <w:rPr>
                <w:rFonts w:cs="Arial"/>
                <w:color w:val="000000"/>
                <w:spacing w:val="-2"/>
                <w:lang w:val="en-AU"/>
              </w:rPr>
              <w:t>Vacuum pressure Control Silencer line</w:t>
            </w:r>
          </w:p>
        </w:tc>
        <w:tc>
          <w:tcPr>
            <w:tcW w:w="958" w:type="pct"/>
            <w:shd w:val="clear" w:color="auto" w:fill="auto"/>
            <w:noWrap/>
            <w:vAlign w:val="center"/>
          </w:tcPr>
          <w:p w14:paraId="51750649" w14:textId="77777777" w:rsidR="00A52F95" w:rsidRPr="00213362" w:rsidRDefault="00A52F95" w:rsidP="00183BDC">
            <w:pPr>
              <w:spacing w:after="0"/>
              <w:jc w:val="left"/>
              <w:rPr>
                <w:rFonts w:cs="Arial"/>
                <w:color w:val="000000"/>
                <w:lang w:val="it-IT"/>
              </w:rPr>
            </w:pPr>
            <w:r w:rsidRPr="00213362">
              <w:rPr>
                <w:rFonts w:cs="Arial"/>
                <w:color w:val="000000"/>
                <w:lang w:val="it-IT"/>
              </w:rPr>
              <w:t>CLOSED</w:t>
            </w:r>
          </w:p>
        </w:tc>
      </w:tr>
      <w:tr w:rsidR="00A52F95" w:rsidRPr="00213362" w14:paraId="02631B09" w14:textId="77777777" w:rsidTr="000A2430">
        <w:trPr>
          <w:trHeight w:val="315"/>
        </w:trPr>
        <w:tc>
          <w:tcPr>
            <w:tcW w:w="914" w:type="pct"/>
            <w:shd w:val="clear" w:color="auto" w:fill="auto"/>
            <w:noWrap/>
          </w:tcPr>
          <w:p w14:paraId="525D8CD0" w14:textId="77777777" w:rsidR="00A52F95" w:rsidRPr="003C22B8" w:rsidRDefault="009C3905" w:rsidP="00183BDC">
            <w:pPr>
              <w:spacing w:after="0"/>
              <w:jc w:val="left"/>
            </w:pPr>
            <w:r w:rsidRPr="009C3905">
              <w:t>PG001-M05</w:t>
            </w:r>
          </w:p>
        </w:tc>
        <w:tc>
          <w:tcPr>
            <w:tcW w:w="3128" w:type="pct"/>
            <w:shd w:val="clear" w:color="auto" w:fill="auto"/>
            <w:noWrap/>
          </w:tcPr>
          <w:p w14:paraId="69EFE8BE" w14:textId="77777777" w:rsidR="00A52F95" w:rsidRPr="003C22B8" w:rsidRDefault="00A52F95" w:rsidP="00183BDC">
            <w:pPr>
              <w:spacing w:after="0"/>
              <w:jc w:val="left"/>
              <w:rPr>
                <w:rFonts w:cs="Arial"/>
                <w:color w:val="000000"/>
                <w:spacing w:val="-2"/>
                <w:lang w:val="en-AU"/>
              </w:rPr>
            </w:pPr>
            <w:r>
              <w:rPr>
                <w:rFonts w:cs="Arial"/>
                <w:color w:val="000000"/>
                <w:spacing w:val="-2"/>
                <w:lang w:val="en-AU"/>
              </w:rPr>
              <w:t xml:space="preserve">Motor for </w:t>
            </w:r>
            <w:r w:rsidRPr="00C7422E">
              <w:rPr>
                <w:rFonts w:cs="Arial"/>
                <w:color w:val="000000"/>
                <w:spacing w:val="-2"/>
                <w:lang w:val="en-AU"/>
              </w:rPr>
              <w:t>Vacuum pump</w:t>
            </w:r>
          </w:p>
        </w:tc>
        <w:tc>
          <w:tcPr>
            <w:tcW w:w="958" w:type="pct"/>
            <w:shd w:val="clear" w:color="auto" w:fill="auto"/>
            <w:noWrap/>
            <w:vAlign w:val="center"/>
          </w:tcPr>
          <w:p w14:paraId="33C0B16B" w14:textId="77777777" w:rsidR="00A52F95" w:rsidRPr="00213362" w:rsidRDefault="00A52F95" w:rsidP="00183BDC">
            <w:pPr>
              <w:spacing w:after="0"/>
              <w:jc w:val="left"/>
              <w:rPr>
                <w:rFonts w:cs="Arial"/>
                <w:color w:val="000000"/>
                <w:lang w:val="it-IT"/>
              </w:rPr>
            </w:pPr>
            <w:r>
              <w:rPr>
                <w:rFonts w:cs="Arial"/>
                <w:color w:val="000000"/>
                <w:lang w:val="it-IT"/>
              </w:rPr>
              <w:t>STOP</w:t>
            </w:r>
          </w:p>
        </w:tc>
      </w:tr>
    </w:tbl>
    <w:p w14:paraId="2F10CE7C" w14:textId="77777777" w:rsidR="00A52F95" w:rsidRDefault="00A52F95" w:rsidP="00A52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2CE36F4" w14:textId="77777777" w:rsidR="009C3905" w:rsidRPr="002F0387" w:rsidRDefault="009C3905" w:rsidP="009C3905">
      <w:pPr>
        <w:pStyle w:val="Heading3"/>
      </w:pPr>
      <w:bookmarkStart w:id="102" w:name="_Toc149556434"/>
      <w:r>
        <w:t>CB</w:t>
      </w:r>
      <w:r w:rsidRPr="002F0387">
        <w:t xml:space="preserve"> system </w:t>
      </w:r>
      <w:r w:rsidRPr="009B10D5">
        <w:t>pneumatic transport VZ0</w:t>
      </w:r>
      <w:r>
        <w:t>07</w:t>
      </w:r>
      <w:bookmarkEnd w:id="102"/>
    </w:p>
    <w:p w14:paraId="2C1EF932" w14:textId="77777777" w:rsidR="009C3905" w:rsidRDefault="009C3905" w:rsidP="009C3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B4AC2BD" w14:textId="77777777" w:rsidR="009C3905" w:rsidRDefault="009C3905" w:rsidP="009C3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idle status of the </w:t>
      </w:r>
      <w:r>
        <w:rPr>
          <w:rStyle w:val="rynqvb"/>
          <w:lang w:val="en"/>
        </w:rPr>
        <w:t>VZ007</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2"/>
        <w:gridCol w:w="6032"/>
        <w:gridCol w:w="1874"/>
      </w:tblGrid>
      <w:tr w:rsidR="009C3905" w:rsidRPr="00213362" w14:paraId="11F994A4" w14:textId="77777777" w:rsidTr="00183BDC">
        <w:trPr>
          <w:trHeight w:val="315"/>
        </w:trPr>
        <w:tc>
          <w:tcPr>
            <w:tcW w:w="5000" w:type="pct"/>
            <w:gridSpan w:val="3"/>
            <w:shd w:val="clear" w:color="000000" w:fill="D9D9D9"/>
            <w:noWrap/>
            <w:vAlign w:val="center"/>
          </w:tcPr>
          <w:p w14:paraId="3E1DA2C1" w14:textId="77777777" w:rsidR="009C3905" w:rsidRPr="00300BD7" w:rsidRDefault="009C3905" w:rsidP="00183BDC">
            <w:pPr>
              <w:spacing w:after="0"/>
              <w:jc w:val="center"/>
              <w:rPr>
                <w:rFonts w:cs="Arial"/>
                <w:b/>
                <w:bCs/>
                <w:lang w:val="en-GB"/>
              </w:rPr>
            </w:pPr>
            <w:r w:rsidRPr="00300BD7">
              <w:rPr>
                <w:rFonts w:cs="Arial"/>
                <w:b/>
                <w:bCs/>
                <w:lang w:val="en-GB"/>
              </w:rPr>
              <w:t>Transporter VZ0</w:t>
            </w:r>
            <w:r>
              <w:rPr>
                <w:rFonts w:cs="Arial"/>
                <w:b/>
                <w:bCs/>
                <w:lang w:val="en-GB"/>
              </w:rPr>
              <w:t>17</w:t>
            </w:r>
            <w:r>
              <w:rPr>
                <w:b/>
                <w:bCs/>
                <w:lang w:val="en-GB"/>
              </w:rPr>
              <w:t xml:space="preserve"> (</w:t>
            </w:r>
            <w:r w:rsidRPr="008134EA">
              <w:rPr>
                <w:b/>
                <w:bCs/>
                <w:lang w:val="en-GB"/>
              </w:rPr>
              <w:t>Idle</w:t>
            </w:r>
            <w:r>
              <w:rPr>
                <w:b/>
                <w:bCs/>
                <w:lang w:val="en-GB"/>
              </w:rPr>
              <w:t>).</w:t>
            </w:r>
          </w:p>
        </w:tc>
      </w:tr>
      <w:tr w:rsidR="009C3905" w:rsidRPr="00213362" w14:paraId="2C1C082F" w14:textId="77777777" w:rsidTr="00183BDC">
        <w:trPr>
          <w:trHeight w:val="315"/>
        </w:trPr>
        <w:tc>
          <w:tcPr>
            <w:tcW w:w="902" w:type="pct"/>
            <w:shd w:val="clear" w:color="000000" w:fill="D9D9D9"/>
            <w:noWrap/>
            <w:vAlign w:val="center"/>
            <w:hideMark/>
          </w:tcPr>
          <w:p w14:paraId="2EC818D8" w14:textId="77777777" w:rsidR="009C3905" w:rsidRPr="009424BF" w:rsidRDefault="009C3905" w:rsidP="00183BDC">
            <w:pPr>
              <w:spacing w:after="0"/>
              <w:jc w:val="center"/>
              <w:rPr>
                <w:rFonts w:cs="Arial"/>
                <w:b/>
                <w:bCs/>
                <w:color w:val="000000"/>
                <w:lang w:val="it-IT"/>
              </w:rPr>
            </w:pPr>
            <w:r w:rsidRPr="009424BF">
              <w:rPr>
                <w:rFonts w:cs="Arial"/>
                <w:b/>
                <w:bCs/>
                <w:color w:val="000000"/>
                <w:lang w:val="en-GB"/>
              </w:rPr>
              <w:t>Tag</w:t>
            </w:r>
          </w:p>
        </w:tc>
        <w:tc>
          <w:tcPr>
            <w:tcW w:w="3140" w:type="pct"/>
            <w:shd w:val="clear" w:color="000000" w:fill="D9D9D9"/>
            <w:noWrap/>
            <w:vAlign w:val="center"/>
            <w:hideMark/>
          </w:tcPr>
          <w:p w14:paraId="4D6DD1F6" w14:textId="77777777" w:rsidR="009C3905" w:rsidRPr="009424BF" w:rsidRDefault="009C3905" w:rsidP="00183BDC">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091CACC0" w14:textId="77777777" w:rsidR="009C3905" w:rsidRPr="009424BF" w:rsidRDefault="009C3905" w:rsidP="00183BDC">
            <w:pPr>
              <w:spacing w:after="0"/>
              <w:jc w:val="center"/>
              <w:rPr>
                <w:rFonts w:cs="Arial"/>
                <w:b/>
                <w:bCs/>
                <w:color w:val="000000"/>
                <w:lang w:val="it-IT"/>
              </w:rPr>
            </w:pPr>
            <w:r w:rsidRPr="009F5CA8">
              <w:rPr>
                <w:rFonts w:cs="Arial"/>
                <w:b/>
                <w:bCs/>
                <w:lang w:val="en-GB"/>
              </w:rPr>
              <w:t>Position / State</w:t>
            </w:r>
          </w:p>
        </w:tc>
      </w:tr>
      <w:tr w:rsidR="009C3905" w:rsidRPr="00213362" w14:paraId="2406B168" w14:textId="77777777" w:rsidTr="00183BDC">
        <w:trPr>
          <w:trHeight w:val="315"/>
        </w:trPr>
        <w:tc>
          <w:tcPr>
            <w:tcW w:w="902" w:type="pct"/>
            <w:shd w:val="clear" w:color="auto" w:fill="auto"/>
            <w:noWrap/>
            <w:vAlign w:val="center"/>
            <w:hideMark/>
          </w:tcPr>
          <w:p w14:paraId="4A72C306" w14:textId="77777777" w:rsidR="009C3905" w:rsidRPr="00213362" w:rsidRDefault="009C3905" w:rsidP="00183BDC">
            <w:pPr>
              <w:spacing w:after="0"/>
              <w:jc w:val="left"/>
              <w:rPr>
                <w:rFonts w:cs="Arial"/>
                <w:color w:val="000000"/>
                <w:lang w:val="it-IT"/>
              </w:rPr>
            </w:pPr>
            <w:r>
              <w:rPr>
                <w:rFonts w:cs="Arial"/>
                <w:color w:val="000000"/>
                <w:lang w:val="en-GB"/>
              </w:rPr>
              <w:t>LP001</w:t>
            </w:r>
          </w:p>
        </w:tc>
        <w:tc>
          <w:tcPr>
            <w:tcW w:w="3140" w:type="pct"/>
            <w:shd w:val="clear" w:color="auto" w:fill="auto"/>
            <w:noWrap/>
            <w:vAlign w:val="center"/>
            <w:hideMark/>
          </w:tcPr>
          <w:p w14:paraId="2FB08FC1" w14:textId="77777777" w:rsidR="009C3905" w:rsidRPr="00213362" w:rsidRDefault="009C3905" w:rsidP="00183BDC">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hideMark/>
          </w:tcPr>
          <w:p w14:paraId="23879909" w14:textId="77777777" w:rsidR="009C3905" w:rsidRPr="00213362" w:rsidRDefault="009C3905" w:rsidP="00183BDC">
            <w:pPr>
              <w:spacing w:after="0"/>
              <w:jc w:val="left"/>
              <w:rPr>
                <w:rFonts w:cs="Arial"/>
                <w:color w:val="000000"/>
                <w:lang w:val="it-IT"/>
              </w:rPr>
            </w:pPr>
            <w:r w:rsidRPr="00213362">
              <w:rPr>
                <w:rFonts w:cs="Arial"/>
                <w:color w:val="000000"/>
                <w:lang w:val="it-IT"/>
              </w:rPr>
              <w:t>CLOSED</w:t>
            </w:r>
          </w:p>
        </w:tc>
      </w:tr>
      <w:tr w:rsidR="009C3905" w:rsidRPr="00213362" w14:paraId="1D8208D4" w14:textId="77777777" w:rsidTr="00183BDC">
        <w:trPr>
          <w:trHeight w:val="315"/>
        </w:trPr>
        <w:tc>
          <w:tcPr>
            <w:tcW w:w="902" w:type="pct"/>
            <w:shd w:val="clear" w:color="auto" w:fill="auto"/>
            <w:noWrap/>
            <w:vAlign w:val="center"/>
            <w:hideMark/>
          </w:tcPr>
          <w:p w14:paraId="2FD0B308" w14:textId="77777777" w:rsidR="009C3905" w:rsidRPr="00213362" w:rsidRDefault="009C3905" w:rsidP="00183BDC">
            <w:pPr>
              <w:spacing w:after="0"/>
              <w:jc w:val="left"/>
              <w:rPr>
                <w:rFonts w:cs="Arial"/>
                <w:color w:val="000000"/>
                <w:lang w:val="it-IT"/>
              </w:rPr>
            </w:pPr>
            <w:r>
              <w:rPr>
                <w:rFonts w:cs="Arial"/>
                <w:color w:val="000000"/>
                <w:lang w:val="en-GB"/>
              </w:rPr>
              <w:t>AY005</w:t>
            </w:r>
          </w:p>
        </w:tc>
        <w:tc>
          <w:tcPr>
            <w:tcW w:w="3140" w:type="pct"/>
            <w:shd w:val="clear" w:color="auto" w:fill="auto"/>
            <w:noWrap/>
            <w:vAlign w:val="center"/>
            <w:hideMark/>
          </w:tcPr>
          <w:p w14:paraId="747101FC" w14:textId="77777777" w:rsidR="009C3905" w:rsidRPr="00213362" w:rsidRDefault="009C3905" w:rsidP="00183BDC">
            <w:pPr>
              <w:spacing w:after="0"/>
              <w:jc w:val="left"/>
              <w:rPr>
                <w:rFonts w:cs="Arial"/>
                <w:color w:val="000000"/>
                <w:lang w:val="it-IT"/>
              </w:rPr>
            </w:pPr>
            <w:r>
              <w:rPr>
                <w:rFonts w:cs="Arial"/>
                <w:color w:val="000000"/>
                <w:spacing w:val="-2"/>
                <w:lang w:val="it-IT"/>
              </w:rPr>
              <w:t>Solenoid</w:t>
            </w:r>
            <w:r w:rsidRPr="00213362">
              <w:rPr>
                <w:rFonts w:cs="Arial"/>
                <w:color w:val="000000"/>
                <w:spacing w:val="-2"/>
                <w:lang w:val="it-IT"/>
              </w:rPr>
              <w:t xml:space="preserve"> for conveying</w:t>
            </w:r>
          </w:p>
        </w:tc>
        <w:tc>
          <w:tcPr>
            <w:tcW w:w="958" w:type="pct"/>
            <w:shd w:val="clear" w:color="auto" w:fill="auto"/>
            <w:noWrap/>
            <w:vAlign w:val="center"/>
            <w:hideMark/>
          </w:tcPr>
          <w:p w14:paraId="2E6616B6" w14:textId="77777777" w:rsidR="009C3905" w:rsidRPr="00213362" w:rsidRDefault="009C3905" w:rsidP="00183BDC">
            <w:pPr>
              <w:spacing w:after="0"/>
              <w:jc w:val="left"/>
              <w:rPr>
                <w:rFonts w:cs="Arial"/>
                <w:color w:val="000000"/>
                <w:lang w:val="it-IT"/>
              </w:rPr>
            </w:pPr>
            <w:r w:rsidRPr="00B30957">
              <w:rPr>
                <w:lang w:val="it-IT"/>
              </w:rPr>
              <w:t>OFF</w:t>
            </w:r>
          </w:p>
        </w:tc>
      </w:tr>
    </w:tbl>
    <w:p w14:paraId="20997626" w14:textId="77777777" w:rsidR="009C3905" w:rsidRDefault="009C3905" w:rsidP="009C3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A564E12" w14:textId="77777777" w:rsidR="009C3905" w:rsidRPr="00DF0F57" w:rsidRDefault="002260EA" w:rsidP="002260EA">
      <w:pPr>
        <w:pStyle w:val="Heading3"/>
      </w:pPr>
      <w:bookmarkStart w:id="103" w:name="_Toc149556435"/>
      <w:r>
        <w:t>CB</w:t>
      </w:r>
      <w:r w:rsidR="009C3905" w:rsidRPr="002F0387">
        <w:t xml:space="preserve"> system </w:t>
      </w:r>
      <w:r w:rsidR="009C3905" w:rsidRPr="009C3905">
        <w:t>Hopper TE0</w:t>
      </w:r>
      <w:r>
        <w:t>09</w:t>
      </w:r>
      <w:r w:rsidR="009C3905" w:rsidRPr="009C3905">
        <w:t>.</w:t>
      </w:r>
      <w:bookmarkEnd w:id="103"/>
    </w:p>
    <w:p w14:paraId="1BFDE035" w14:textId="77777777" w:rsidR="009C3905" w:rsidRDefault="009C3905" w:rsidP="009C3905">
      <w:pPr>
        <w:rPr>
          <w:rStyle w:val="rynqvb"/>
          <w:lang w:val="en"/>
        </w:rPr>
      </w:pPr>
    </w:p>
    <w:p w14:paraId="758F18A8" w14:textId="77777777" w:rsidR="009C3905" w:rsidRDefault="009C3905" w:rsidP="009C3905">
      <w:r w:rsidRPr="00D36571">
        <w:rPr>
          <w:rStyle w:val="rynqvb"/>
          <w:lang w:val="en"/>
        </w:rPr>
        <w:t xml:space="preserve">The following table shows the idle status of the </w:t>
      </w:r>
      <w:r>
        <w:rPr>
          <w:rStyle w:val="rynqvb"/>
          <w:lang w:val="en"/>
        </w:rPr>
        <w:t>TE0</w:t>
      </w:r>
      <w:r w:rsidR="002260EA">
        <w:rPr>
          <w:rStyle w:val="rynqvb"/>
          <w:lang w:val="en"/>
        </w:rPr>
        <w:t>09</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9C3905" w:rsidRPr="00B30957" w14:paraId="7D4C599C" w14:textId="77777777" w:rsidTr="00183BDC">
        <w:tc>
          <w:tcPr>
            <w:tcW w:w="5000" w:type="pct"/>
            <w:gridSpan w:val="3"/>
            <w:shd w:val="clear" w:color="auto" w:fill="D9D9D9"/>
          </w:tcPr>
          <w:p w14:paraId="0DB1E935" w14:textId="77777777" w:rsidR="009C3905" w:rsidRPr="00720CFF" w:rsidRDefault="009C3905" w:rsidP="00183BDC">
            <w:pPr>
              <w:jc w:val="center"/>
              <w:rPr>
                <w:b/>
                <w:bCs/>
                <w:lang w:val="en-GB"/>
              </w:rPr>
            </w:pPr>
            <w:r w:rsidRPr="00720CFF">
              <w:rPr>
                <w:b/>
                <w:bCs/>
                <w:lang w:val="en-GB"/>
              </w:rPr>
              <w:t>Hopper TE0</w:t>
            </w:r>
            <w:ins w:id="104" w:author="Kasper Simonsen" w:date="2023-10-17T12:04:00Z">
              <w:r w:rsidR="0048517A">
                <w:rPr>
                  <w:b/>
                  <w:bCs/>
                  <w:lang w:val="en-GB"/>
                </w:rPr>
                <w:t>09</w:t>
              </w:r>
            </w:ins>
            <w:del w:id="105" w:author="Kasper Simonsen" w:date="2023-10-17T12:04:00Z">
              <w:r w:rsidDel="0048517A">
                <w:rPr>
                  <w:b/>
                  <w:bCs/>
                  <w:lang w:val="en-GB"/>
                </w:rPr>
                <w:delText>11</w:delText>
              </w:r>
            </w:del>
            <w:r>
              <w:rPr>
                <w:b/>
                <w:bCs/>
                <w:lang w:val="en-GB"/>
              </w:rPr>
              <w:t xml:space="preserve"> (</w:t>
            </w:r>
            <w:r w:rsidRPr="008134EA">
              <w:rPr>
                <w:b/>
                <w:bCs/>
                <w:lang w:val="en-GB"/>
              </w:rPr>
              <w:t>Idle</w:t>
            </w:r>
            <w:r>
              <w:rPr>
                <w:b/>
                <w:bCs/>
                <w:lang w:val="en-GB"/>
              </w:rPr>
              <w:t>).</w:t>
            </w:r>
          </w:p>
        </w:tc>
      </w:tr>
      <w:tr w:rsidR="009C3905" w:rsidRPr="00B30957" w14:paraId="13E8CB3F" w14:textId="77777777" w:rsidTr="00183BDC">
        <w:tc>
          <w:tcPr>
            <w:tcW w:w="918" w:type="pct"/>
            <w:shd w:val="clear" w:color="auto" w:fill="D9D9D9"/>
          </w:tcPr>
          <w:p w14:paraId="7516C12F" w14:textId="77777777" w:rsidR="009C3905" w:rsidRPr="00720CFF" w:rsidRDefault="009C3905" w:rsidP="00183BDC">
            <w:pPr>
              <w:jc w:val="center"/>
              <w:rPr>
                <w:b/>
                <w:bCs/>
                <w:lang w:val="en-GB"/>
              </w:rPr>
            </w:pPr>
            <w:r w:rsidRPr="00720CFF">
              <w:rPr>
                <w:b/>
                <w:bCs/>
                <w:lang w:val="en-GB"/>
              </w:rPr>
              <w:t>Tag</w:t>
            </w:r>
          </w:p>
        </w:tc>
        <w:tc>
          <w:tcPr>
            <w:tcW w:w="3165" w:type="pct"/>
            <w:shd w:val="clear" w:color="auto" w:fill="D9D9D9"/>
          </w:tcPr>
          <w:p w14:paraId="04FE30AC" w14:textId="77777777" w:rsidR="009C3905" w:rsidRPr="00720CFF" w:rsidRDefault="009C3905" w:rsidP="00183BDC">
            <w:pPr>
              <w:jc w:val="center"/>
              <w:rPr>
                <w:b/>
                <w:bCs/>
                <w:lang w:val="en-GB"/>
              </w:rPr>
            </w:pPr>
            <w:r w:rsidRPr="00720CFF">
              <w:rPr>
                <w:b/>
                <w:bCs/>
                <w:lang w:val="en-GB"/>
              </w:rPr>
              <w:t>Description</w:t>
            </w:r>
          </w:p>
        </w:tc>
        <w:tc>
          <w:tcPr>
            <w:tcW w:w="917" w:type="pct"/>
            <w:shd w:val="clear" w:color="auto" w:fill="D9D9D9"/>
          </w:tcPr>
          <w:p w14:paraId="269DEF0F" w14:textId="77777777" w:rsidR="009C3905" w:rsidRPr="00720CFF" w:rsidRDefault="009C3905" w:rsidP="00183BDC">
            <w:pPr>
              <w:jc w:val="center"/>
              <w:rPr>
                <w:b/>
                <w:bCs/>
                <w:lang w:val="en-GB"/>
              </w:rPr>
            </w:pPr>
            <w:r w:rsidRPr="009F5CA8">
              <w:rPr>
                <w:b/>
                <w:bCs/>
                <w:lang w:val="en-GB"/>
              </w:rPr>
              <w:t>Position / State</w:t>
            </w:r>
          </w:p>
        </w:tc>
      </w:tr>
      <w:tr w:rsidR="009C3905" w:rsidRPr="00B30957" w14:paraId="4BBBFB62" w14:textId="77777777" w:rsidTr="00183BDC">
        <w:tc>
          <w:tcPr>
            <w:tcW w:w="918" w:type="pct"/>
            <w:vAlign w:val="center"/>
          </w:tcPr>
          <w:p w14:paraId="64C9FD96" w14:textId="77777777" w:rsidR="009C3905" w:rsidRPr="00B30957" w:rsidRDefault="009C3905" w:rsidP="00183BDC">
            <w:pPr>
              <w:jc w:val="left"/>
              <w:rPr>
                <w:lang w:val="en-GB"/>
              </w:rPr>
            </w:pPr>
            <w:r w:rsidRPr="002F0387">
              <w:rPr>
                <w:lang w:val="en-GB"/>
              </w:rPr>
              <w:t>CA0</w:t>
            </w:r>
            <w:r w:rsidR="002260EA">
              <w:rPr>
                <w:lang w:val="en-GB"/>
              </w:rPr>
              <w:t>0</w:t>
            </w:r>
            <w:r>
              <w:rPr>
                <w:lang w:val="en-GB"/>
              </w:rPr>
              <w:t>8</w:t>
            </w:r>
          </w:p>
        </w:tc>
        <w:tc>
          <w:tcPr>
            <w:tcW w:w="3165" w:type="pct"/>
            <w:vAlign w:val="center"/>
          </w:tcPr>
          <w:p w14:paraId="34124B32" w14:textId="77777777" w:rsidR="009C3905" w:rsidRPr="009817C3" w:rsidRDefault="009C3905" w:rsidP="00183BDC">
            <w:pPr>
              <w:jc w:val="left"/>
              <w:rPr>
                <w:rFonts w:cs="Arial"/>
                <w:spacing w:val="-2"/>
                <w:lang w:val="en-GB"/>
              </w:rPr>
            </w:pPr>
            <w:r>
              <w:rPr>
                <w:rFonts w:cs="Arial"/>
                <w:spacing w:val="-2"/>
                <w:lang w:val="en-GB"/>
              </w:rPr>
              <w:t>Filter</w:t>
            </w:r>
            <w:r w:rsidRPr="009817C3">
              <w:rPr>
                <w:rFonts w:cs="Arial"/>
                <w:spacing w:val="-2"/>
                <w:lang w:val="en-GB"/>
              </w:rPr>
              <w:t xml:space="preserve"> command</w:t>
            </w:r>
          </w:p>
        </w:tc>
        <w:tc>
          <w:tcPr>
            <w:tcW w:w="917" w:type="pct"/>
            <w:vAlign w:val="center"/>
          </w:tcPr>
          <w:p w14:paraId="3CDB7FA0" w14:textId="77777777" w:rsidR="009C3905" w:rsidRPr="00B30957" w:rsidRDefault="009C3905" w:rsidP="00183BDC">
            <w:pPr>
              <w:jc w:val="left"/>
              <w:rPr>
                <w:lang w:val="it-IT"/>
              </w:rPr>
            </w:pPr>
            <w:r w:rsidRPr="00B30957">
              <w:rPr>
                <w:lang w:val="it-IT"/>
              </w:rPr>
              <w:t>OFF</w:t>
            </w:r>
          </w:p>
        </w:tc>
      </w:tr>
      <w:tr w:rsidR="002260EA" w:rsidRPr="00B30957" w14:paraId="1E97F220" w14:textId="77777777" w:rsidTr="00D61493">
        <w:tc>
          <w:tcPr>
            <w:tcW w:w="918" w:type="pct"/>
            <w:vAlign w:val="center"/>
          </w:tcPr>
          <w:p w14:paraId="05A7CBC7" w14:textId="77777777" w:rsidR="002260EA" w:rsidRDefault="002260EA" w:rsidP="002260EA">
            <w:pPr>
              <w:jc w:val="left"/>
              <w:rPr>
                <w:lang w:val="en-GB"/>
              </w:rPr>
            </w:pPr>
            <w:r>
              <w:rPr>
                <w:rFonts w:cs="Arial"/>
                <w:color w:val="000000"/>
                <w:lang w:val="it-IT"/>
              </w:rPr>
              <w:t>LP426</w:t>
            </w:r>
          </w:p>
        </w:tc>
        <w:tc>
          <w:tcPr>
            <w:tcW w:w="3165" w:type="pct"/>
            <w:vAlign w:val="center"/>
          </w:tcPr>
          <w:p w14:paraId="1141375C" w14:textId="77777777" w:rsidR="002260EA" w:rsidRPr="009817C3" w:rsidRDefault="002260EA" w:rsidP="002260EA">
            <w:pPr>
              <w:jc w:val="left"/>
              <w:rPr>
                <w:rFonts w:cs="Arial"/>
                <w:spacing w:val="-2"/>
                <w:lang w:val="en-GB"/>
              </w:rPr>
            </w:pPr>
            <w:r>
              <w:rPr>
                <w:rFonts w:cs="Arial"/>
                <w:color w:val="000000"/>
                <w:spacing w:val="-2"/>
                <w:lang w:val="it-IT"/>
              </w:rPr>
              <w:t>Discharge Valve</w:t>
            </w:r>
          </w:p>
        </w:tc>
        <w:tc>
          <w:tcPr>
            <w:tcW w:w="917" w:type="pct"/>
            <w:vAlign w:val="center"/>
          </w:tcPr>
          <w:p w14:paraId="0DF58264" w14:textId="77777777" w:rsidR="002260EA" w:rsidRPr="00B30957" w:rsidRDefault="002260EA" w:rsidP="002260EA">
            <w:pPr>
              <w:jc w:val="left"/>
              <w:rPr>
                <w:lang w:val="it-IT"/>
              </w:rPr>
            </w:pPr>
            <w:r>
              <w:rPr>
                <w:rFonts w:cs="Arial"/>
                <w:color w:val="000000"/>
                <w:lang w:val="it-IT"/>
              </w:rPr>
              <w:t>CLOSED</w:t>
            </w:r>
          </w:p>
        </w:tc>
      </w:tr>
      <w:tr w:rsidR="009C3905" w:rsidRPr="00B30957" w14:paraId="09E973D7" w14:textId="77777777" w:rsidTr="00183BDC">
        <w:tc>
          <w:tcPr>
            <w:tcW w:w="918" w:type="pct"/>
          </w:tcPr>
          <w:p w14:paraId="46306727" w14:textId="77777777" w:rsidR="009C3905" w:rsidRDefault="009C3905" w:rsidP="00183BDC">
            <w:pPr>
              <w:jc w:val="left"/>
              <w:rPr>
                <w:lang w:val="en-GB"/>
              </w:rPr>
            </w:pPr>
            <w:r w:rsidRPr="00BB5A1A">
              <w:t>NC0</w:t>
            </w:r>
            <w:r w:rsidR="002260EA">
              <w:t>1</w:t>
            </w:r>
            <w:r>
              <w:t>0</w:t>
            </w:r>
            <w:r w:rsidRPr="00BB5A1A">
              <w:t>-M01</w:t>
            </w:r>
          </w:p>
        </w:tc>
        <w:tc>
          <w:tcPr>
            <w:tcW w:w="3165" w:type="pct"/>
            <w:vAlign w:val="center"/>
          </w:tcPr>
          <w:p w14:paraId="49F21F7B" w14:textId="77777777" w:rsidR="009C3905" w:rsidRPr="009817C3" w:rsidRDefault="009C3905" w:rsidP="00183BDC">
            <w:pPr>
              <w:jc w:val="left"/>
              <w:rPr>
                <w:rFonts w:cs="Arial"/>
                <w:spacing w:val="-2"/>
                <w:lang w:val="en-GB"/>
              </w:rPr>
            </w:pPr>
            <w:r>
              <w:rPr>
                <w:rFonts w:cs="Arial"/>
                <w:spacing w:val="-2"/>
                <w:lang w:val="en-GB"/>
              </w:rPr>
              <w:t xml:space="preserve">Motor for </w:t>
            </w:r>
            <w:r w:rsidR="003B708C" w:rsidRPr="003B708C">
              <w:rPr>
                <w:rFonts w:cs="Arial"/>
                <w:spacing w:val="-2"/>
                <w:lang w:val="en-GB"/>
              </w:rPr>
              <w:t>rotational unloader</w:t>
            </w:r>
          </w:p>
        </w:tc>
        <w:tc>
          <w:tcPr>
            <w:tcW w:w="917" w:type="pct"/>
            <w:vAlign w:val="center"/>
          </w:tcPr>
          <w:p w14:paraId="68AE8321" w14:textId="77777777" w:rsidR="009C3905" w:rsidRPr="00B30957" w:rsidRDefault="009C3905" w:rsidP="00183BDC">
            <w:pPr>
              <w:jc w:val="left"/>
              <w:rPr>
                <w:lang w:val="it-IT"/>
              </w:rPr>
            </w:pPr>
            <w:r>
              <w:rPr>
                <w:lang w:val="it-IT"/>
              </w:rPr>
              <w:t>STOP</w:t>
            </w:r>
          </w:p>
        </w:tc>
      </w:tr>
    </w:tbl>
    <w:p w14:paraId="5C0DB354" w14:textId="77777777" w:rsidR="009C3905" w:rsidRDefault="009C3905" w:rsidP="009C3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4A58E83" w14:textId="77777777" w:rsidR="00A931AA" w:rsidRDefault="00A931AA" w:rsidP="009C3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E58E7C5" w14:textId="77777777" w:rsidR="009C3905" w:rsidRPr="00DF0F57" w:rsidRDefault="00A931AA" w:rsidP="009C3905">
      <w:pPr>
        <w:pStyle w:val="Heading3"/>
      </w:pPr>
      <w:bookmarkStart w:id="106" w:name="_Toc149556436"/>
      <w:r>
        <w:t>CB</w:t>
      </w:r>
      <w:r w:rsidR="009C3905" w:rsidRPr="002F0387">
        <w:t xml:space="preserve"> system </w:t>
      </w:r>
      <w:r w:rsidR="009C3905">
        <w:t>magnetic filters CA0</w:t>
      </w:r>
      <w:r>
        <w:t>1</w:t>
      </w:r>
      <w:r w:rsidR="009C3905">
        <w:t>1.</w:t>
      </w:r>
      <w:bookmarkEnd w:id="106"/>
    </w:p>
    <w:p w14:paraId="23C0428A" w14:textId="77777777" w:rsidR="009C3905" w:rsidRDefault="009C3905" w:rsidP="009C3905">
      <w:pPr>
        <w:rPr>
          <w:rStyle w:val="rynqvb"/>
          <w:lang w:val="en"/>
        </w:rPr>
      </w:pPr>
    </w:p>
    <w:p w14:paraId="21C57709" w14:textId="77777777" w:rsidR="009C3905" w:rsidRDefault="009C3905" w:rsidP="009C3905">
      <w:r w:rsidRPr="00D36571">
        <w:rPr>
          <w:rStyle w:val="rynqvb"/>
          <w:lang w:val="en"/>
        </w:rPr>
        <w:t xml:space="preserve">The following table shows the idle status of the </w:t>
      </w:r>
      <w:r>
        <w:rPr>
          <w:rStyle w:val="rynqvb"/>
          <w:lang w:val="en"/>
        </w:rPr>
        <w:t>VZ021</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9C3905" w:rsidRPr="00B30957" w14:paraId="1C7B0A58" w14:textId="77777777" w:rsidTr="00183BDC">
        <w:tc>
          <w:tcPr>
            <w:tcW w:w="5000" w:type="pct"/>
            <w:gridSpan w:val="3"/>
            <w:shd w:val="clear" w:color="auto" w:fill="D9D9D9"/>
          </w:tcPr>
          <w:p w14:paraId="2F745203" w14:textId="77777777" w:rsidR="009C3905" w:rsidRPr="00720CFF" w:rsidRDefault="009C3905" w:rsidP="00183BDC">
            <w:pPr>
              <w:jc w:val="center"/>
              <w:rPr>
                <w:b/>
                <w:bCs/>
                <w:lang w:val="en-GB"/>
              </w:rPr>
            </w:pPr>
            <w:r>
              <w:rPr>
                <w:b/>
                <w:bCs/>
                <w:lang w:val="en-GB"/>
              </w:rPr>
              <w:t>M</w:t>
            </w:r>
            <w:r w:rsidRPr="008134EA">
              <w:rPr>
                <w:b/>
                <w:bCs/>
                <w:lang w:val="en-GB"/>
              </w:rPr>
              <w:t>agnetic filters CA021</w:t>
            </w:r>
            <w:r>
              <w:rPr>
                <w:b/>
                <w:bCs/>
                <w:lang w:val="en-GB"/>
              </w:rPr>
              <w:t xml:space="preserve"> (</w:t>
            </w:r>
            <w:r w:rsidRPr="008134EA">
              <w:rPr>
                <w:b/>
                <w:bCs/>
                <w:lang w:val="en-GB"/>
              </w:rPr>
              <w:t>Idle</w:t>
            </w:r>
            <w:r>
              <w:rPr>
                <w:b/>
                <w:bCs/>
                <w:lang w:val="en-GB"/>
              </w:rPr>
              <w:t>).</w:t>
            </w:r>
          </w:p>
        </w:tc>
      </w:tr>
      <w:tr w:rsidR="009C3905" w:rsidRPr="00B30957" w14:paraId="323E7303" w14:textId="77777777" w:rsidTr="00183BDC">
        <w:tc>
          <w:tcPr>
            <w:tcW w:w="918" w:type="pct"/>
            <w:shd w:val="clear" w:color="auto" w:fill="D9D9D9"/>
          </w:tcPr>
          <w:p w14:paraId="37488FDC" w14:textId="77777777" w:rsidR="009C3905" w:rsidRPr="00720CFF" w:rsidRDefault="009C3905" w:rsidP="00183BDC">
            <w:pPr>
              <w:jc w:val="center"/>
              <w:rPr>
                <w:b/>
                <w:bCs/>
                <w:lang w:val="en-GB"/>
              </w:rPr>
            </w:pPr>
            <w:r w:rsidRPr="00720CFF">
              <w:rPr>
                <w:b/>
                <w:bCs/>
                <w:lang w:val="en-GB"/>
              </w:rPr>
              <w:lastRenderedPageBreak/>
              <w:t>Tag</w:t>
            </w:r>
          </w:p>
        </w:tc>
        <w:tc>
          <w:tcPr>
            <w:tcW w:w="3165" w:type="pct"/>
            <w:shd w:val="clear" w:color="auto" w:fill="D9D9D9"/>
          </w:tcPr>
          <w:p w14:paraId="75C3C61B" w14:textId="77777777" w:rsidR="009C3905" w:rsidRPr="00720CFF" w:rsidRDefault="009C3905" w:rsidP="00183BDC">
            <w:pPr>
              <w:jc w:val="center"/>
              <w:rPr>
                <w:b/>
                <w:bCs/>
                <w:lang w:val="en-GB"/>
              </w:rPr>
            </w:pPr>
            <w:r w:rsidRPr="00720CFF">
              <w:rPr>
                <w:b/>
                <w:bCs/>
                <w:lang w:val="en-GB"/>
              </w:rPr>
              <w:t>Description</w:t>
            </w:r>
          </w:p>
        </w:tc>
        <w:tc>
          <w:tcPr>
            <w:tcW w:w="917" w:type="pct"/>
            <w:shd w:val="clear" w:color="auto" w:fill="D9D9D9"/>
          </w:tcPr>
          <w:p w14:paraId="7293FC2E" w14:textId="77777777" w:rsidR="009C3905" w:rsidRPr="00720CFF" w:rsidRDefault="009C3905" w:rsidP="00183BDC">
            <w:pPr>
              <w:jc w:val="center"/>
              <w:rPr>
                <w:b/>
                <w:bCs/>
                <w:lang w:val="en-GB"/>
              </w:rPr>
            </w:pPr>
            <w:r w:rsidRPr="009F5CA8">
              <w:rPr>
                <w:b/>
                <w:bCs/>
                <w:lang w:val="en-GB"/>
              </w:rPr>
              <w:t>Position / State</w:t>
            </w:r>
          </w:p>
        </w:tc>
      </w:tr>
      <w:tr w:rsidR="009C3905" w:rsidRPr="00B30957" w14:paraId="03E08247" w14:textId="77777777" w:rsidTr="00183BDC">
        <w:tc>
          <w:tcPr>
            <w:tcW w:w="918" w:type="pct"/>
            <w:vAlign w:val="center"/>
          </w:tcPr>
          <w:p w14:paraId="20CF0F23" w14:textId="77777777" w:rsidR="009C3905" w:rsidRPr="002F0387" w:rsidRDefault="00A931AA" w:rsidP="00183BDC">
            <w:pPr>
              <w:jc w:val="left"/>
              <w:rPr>
                <w:lang w:val="en-GB"/>
              </w:rPr>
            </w:pPr>
            <w:r w:rsidRPr="00A931AA">
              <w:rPr>
                <w:rFonts w:cs="Arial"/>
                <w:color w:val="000000"/>
                <w:lang w:val="en-GB"/>
              </w:rPr>
              <w:t>NO001-M01-VFD</w:t>
            </w:r>
          </w:p>
        </w:tc>
        <w:tc>
          <w:tcPr>
            <w:tcW w:w="3165" w:type="pct"/>
            <w:vAlign w:val="center"/>
          </w:tcPr>
          <w:p w14:paraId="42846B69" w14:textId="77777777" w:rsidR="009C3905" w:rsidRDefault="00A931AA" w:rsidP="00183BDC">
            <w:pPr>
              <w:jc w:val="left"/>
              <w:rPr>
                <w:rFonts w:cs="Arial"/>
                <w:spacing w:val="-2"/>
                <w:lang w:val="en-GB"/>
              </w:rPr>
            </w:pPr>
            <w:r>
              <w:rPr>
                <w:rFonts w:cs="Arial"/>
                <w:spacing w:val="-2"/>
                <w:lang w:val="en-GB"/>
              </w:rPr>
              <w:t xml:space="preserve">Motor for </w:t>
            </w:r>
            <w:r w:rsidRPr="00A931AA">
              <w:rPr>
                <w:rFonts w:cs="Arial"/>
                <w:spacing w:val="-2"/>
                <w:lang w:val="en-GB"/>
              </w:rPr>
              <w:t>vibrator</w:t>
            </w:r>
          </w:p>
        </w:tc>
        <w:tc>
          <w:tcPr>
            <w:tcW w:w="917" w:type="pct"/>
            <w:vAlign w:val="center"/>
          </w:tcPr>
          <w:p w14:paraId="6D196FBC" w14:textId="77777777" w:rsidR="009C3905" w:rsidRPr="00B30957" w:rsidRDefault="00A931AA" w:rsidP="00183BDC">
            <w:pPr>
              <w:jc w:val="left"/>
              <w:rPr>
                <w:lang w:val="it-IT"/>
              </w:rPr>
            </w:pPr>
            <w:r>
              <w:rPr>
                <w:lang w:val="it-IT"/>
              </w:rPr>
              <w:t>STOP</w:t>
            </w:r>
          </w:p>
        </w:tc>
      </w:tr>
      <w:tr w:rsidR="009C3905" w:rsidRPr="00B30957" w14:paraId="432806DA" w14:textId="77777777" w:rsidTr="00183BDC">
        <w:tc>
          <w:tcPr>
            <w:tcW w:w="918" w:type="pct"/>
            <w:vAlign w:val="center"/>
          </w:tcPr>
          <w:p w14:paraId="56F27E63" w14:textId="77777777" w:rsidR="009C3905" w:rsidRDefault="009C3905" w:rsidP="00183BDC">
            <w:pPr>
              <w:jc w:val="left"/>
              <w:rPr>
                <w:rFonts w:cs="Arial"/>
                <w:color w:val="000000"/>
                <w:lang w:val="it-IT"/>
              </w:rPr>
            </w:pPr>
            <w:r>
              <w:rPr>
                <w:rFonts w:cs="Arial"/>
                <w:color w:val="000000"/>
                <w:lang w:val="it-IT"/>
              </w:rPr>
              <w:t>LP426</w:t>
            </w:r>
          </w:p>
        </w:tc>
        <w:tc>
          <w:tcPr>
            <w:tcW w:w="3165" w:type="pct"/>
            <w:vAlign w:val="center"/>
          </w:tcPr>
          <w:p w14:paraId="2FE77654" w14:textId="77777777" w:rsidR="009C3905" w:rsidRDefault="009C3905" w:rsidP="00183BDC">
            <w:pPr>
              <w:jc w:val="left"/>
              <w:rPr>
                <w:rFonts w:cs="Arial"/>
                <w:color w:val="000000"/>
                <w:spacing w:val="-2"/>
                <w:lang w:val="it-IT"/>
              </w:rPr>
            </w:pPr>
            <w:r>
              <w:rPr>
                <w:rFonts w:cs="Arial"/>
                <w:color w:val="000000"/>
                <w:spacing w:val="-2"/>
                <w:lang w:val="it-IT"/>
              </w:rPr>
              <w:t>Discharge Valve</w:t>
            </w:r>
          </w:p>
        </w:tc>
        <w:tc>
          <w:tcPr>
            <w:tcW w:w="917" w:type="pct"/>
            <w:vAlign w:val="center"/>
          </w:tcPr>
          <w:p w14:paraId="5DB3509A" w14:textId="77777777" w:rsidR="009C3905" w:rsidRPr="00213362" w:rsidRDefault="009C3905" w:rsidP="00183BDC">
            <w:pPr>
              <w:jc w:val="left"/>
              <w:rPr>
                <w:rFonts w:cs="Arial"/>
                <w:color w:val="000000"/>
                <w:lang w:val="it-IT"/>
              </w:rPr>
            </w:pPr>
            <w:r>
              <w:rPr>
                <w:rFonts w:cs="Arial"/>
                <w:color w:val="000000"/>
                <w:lang w:val="it-IT"/>
              </w:rPr>
              <w:t>CLOSED</w:t>
            </w:r>
          </w:p>
        </w:tc>
      </w:tr>
    </w:tbl>
    <w:p w14:paraId="719BAA0A" w14:textId="77777777" w:rsidR="0063640E" w:rsidRDefault="0063640E"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7BD74175" w14:textId="77777777" w:rsidR="0063640E" w:rsidRDefault="0063640E"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0BF72137" w14:textId="77777777" w:rsidR="00065FCE" w:rsidRPr="00F5217D" w:rsidRDefault="00065FCE" w:rsidP="00065FCE">
      <w:pPr>
        <w:pStyle w:val="Heading2"/>
      </w:pPr>
      <w:bookmarkStart w:id="107" w:name="_Toc149556437"/>
      <w:r w:rsidRPr="002C087A">
        <w:t xml:space="preserve">State </w:t>
      </w:r>
      <w:r>
        <w:t xml:space="preserve">3. </w:t>
      </w:r>
      <w:r w:rsidRPr="00065FCE">
        <w:t>Starting</w:t>
      </w:r>
      <w:r>
        <w:t xml:space="preserve"> - </w:t>
      </w:r>
      <w:r w:rsidRPr="00065FCE">
        <w:t>Machine warm up</w:t>
      </w:r>
      <w:r>
        <w:t>.</w:t>
      </w:r>
      <w:bookmarkEnd w:id="107"/>
    </w:p>
    <w:p w14:paraId="22C1EA43" w14:textId="77777777" w:rsidR="008C4553" w:rsidRDefault="00E61DBC"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E61DBC">
        <w:rPr>
          <w:rFonts w:cs="Arial"/>
        </w:rPr>
        <w:t>In state 3, the teams involved begin the sequence to reach the appropriate process temperatures and maintain temperature control during the process. In this section, it is necessary to refer to the</w:t>
      </w:r>
      <w:r w:rsidR="00B47DD0">
        <w:rPr>
          <w:rFonts w:cs="Arial"/>
        </w:rPr>
        <w:t xml:space="preserve"> </w:t>
      </w:r>
      <w:r w:rsidR="00E71D83" w:rsidRPr="00E71D83">
        <w:rPr>
          <w:rFonts w:cs="Arial"/>
        </w:rPr>
        <w:t>diagram</w:t>
      </w:r>
      <w:r w:rsidRPr="00E61DBC">
        <w:rPr>
          <w:rFonts w:cs="Arial"/>
        </w:rPr>
        <w:t xml:space="preserve"> P&amp;ID "</w:t>
      </w:r>
      <w:r w:rsidR="00B47DD0" w:rsidRPr="00B47DD0">
        <w:rPr>
          <w:b/>
          <w:bCs/>
          <w:lang w:val="en-GB"/>
        </w:rPr>
        <w:t>217108-PID-004</w:t>
      </w:r>
      <w:r w:rsidR="00B47DD0">
        <w:rPr>
          <w:lang w:val="en-GB"/>
        </w:rPr>
        <w:t xml:space="preserve"> </w:t>
      </w:r>
      <w:r w:rsidRPr="00E61DBC">
        <w:rPr>
          <w:rFonts w:cs="Arial"/>
        </w:rPr>
        <w:t>" to obtain a better understanding of the process. The following sections describe the process. starting state in automatic or semiautomatic mode of the equipment.</w:t>
      </w:r>
    </w:p>
    <w:p w14:paraId="0444D76C" w14:textId="77777777" w:rsidR="00E61DBC" w:rsidRDefault="00E61DBC" w:rsidP="00E61DBC">
      <w:pPr>
        <w:rPr>
          <w:rFonts w:cs="Arial"/>
        </w:rPr>
      </w:pPr>
    </w:p>
    <w:p w14:paraId="6008FDDC" w14:textId="77777777" w:rsidR="00E61DBC" w:rsidRPr="006B1D58" w:rsidRDefault="00E61DBC" w:rsidP="00E61DBC">
      <w:pPr>
        <w:pStyle w:val="Heading3"/>
      </w:pPr>
      <w:bookmarkStart w:id="108" w:name="_Toc149556438"/>
      <w:r w:rsidRPr="005D6574">
        <w:t>LFP-N</w:t>
      </w:r>
      <w:r>
        <w:t>C</w:t>
      </w:r>
      <w:r w:rsidRPr="005D6574">
        <w:t>O</w:t>
      </w:r>
      <w:r>
        <w:t xml:space="preserve"> system.</w:t>
      </w:r>
      <w:r w:rsidRPr="005D6574">
        <w:t xml:space="preserve"> </w:t>
      </w:r>
      <w:r>
        <w:t xml:space="preserve">Dryer HX014 </w:t>
      </w:r>
      <w:r w:rsidRPr="00065FCE">
        <w:t>Starting</w:t>
      </w:r>
      <w:r>
        <w:t>.</w:t>
      </w:r>
      <w:bookmarkEnd w:id="108"/>
    </w:p>
    <w:p w14:paraId="53FFC088" w14:textId="77777777" w:rsidR="00E61DBC" w:rsidRDefault="00E61DBC" w:rsidP="006A71C6">
      <w:pPr>
        <w:rPr>
          <w:rFonts w:cs="Arial"/>
        </w:rPr>
      </w:pPr>
    </w:p>
    <w:p w14:paraId="1589F28E" w14:textId="77777777" w:rsidR="00E61DBC" w:rsidRDefault="00E61DBC" w:rsidP="006A7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23F84">
        <w:rPr>
          <w:rFonts w:cs="Arial"/>
        </w:rPr>
        <w:t xml:space="preserve">In this section, the sequence that has the dryer in the state </w:t>
      </w:r>
      <w:r>
        <w:rPr>
          <w:rFonts w:cs="Arial"/>
        </w:rPr>
        <w:t>s</w:t>
      </w:r>
      <w:r w:rsidRPr="00E61DBC">
        <w:rPr>
          <w:rFonts w:cs="Arial"/>
        </w:rPr>
        <w:t>tarting</w:t>
      </w:r>
      <w:r w:rsidRPr="00323F84">
        <w:rPr>
          <w:rFonts w:cs="Arial"/>
        </w:rPr>
        <w:t xml:space="preserve"> is displayed.</w:t>
      </w:r>
    </w:p>
    <w:p w14:paraId="682B008F" w14:textId="77777777" w:rsidR="00E61DBC" w:rsidRPr="00323F84" w:rsidRDefault="00E61DBC" w:rsidP="00E61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8C4553" w14:paraId="18810450" w14:textId="77777777" w:rsidTr="006A71C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54C15905" w14:textId="77777777" w:rsidR="008C4553" w:rsidRDefault="008C4553" w:rsidP="006A71C6">
            <w:pPr>
              <w:jc w:val="left"/>
            </w:pPr>
            <w:r>
              <w:t>Permissive list</w:t>
            </w:r>
          </w:p>
        </w:tc>
      </w:tr>
      <w:tr w:rsidR="008C4553" w:rsidRPr="00373BC7" w14:paraId="58C3AF7B" w14:textId="77777777" w:rsidTr="006A71C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8F2F54" w14:textId="77777777" w:rsidR="008C4553" w:rsidRDefault="00FF017E" w:rsidP="006A71C6">
            <w:pPr>
              <w:rPr>
                <w:lang w:val="en-GB"/>
              </w:rPr>
            </w:pPr>
            <w:r>
              <w:rPr>
                <w:lang w:val="en-GB"/>
              </w:rPr>
              <w:t>T</w:t>
            </w:r>
            <w:r w:rsidRPr="00FF017E">
              <w:rPr>
                <w:lang w:val="en-GB"/>
              </w:rPr>
              <w:t>he system must be running</w:t>
            </w:r>
            <w:r w:rsidR="008C4553" w:rsidRPr="00D35E37">
              <w:rPr>
                <w:lang w:val="en-GB"/>
              </w:rPr>
              <w:t>.</w:t>
            </w:r>
          </w:p>
          <w:p w14:paraId="1817812F" w14:textId="77777777" w:rsidR="008C4553" w:rsidRPr="00373BC7" w:rsidRDefault="008C4553" w:rsidP="006A71C6">
            <w:pPr>
              <w:rPr>
                <w:lang w:val="en-GB"/>
              </w:rPr>
            </w:pPr>
            <w:r w:rsidRPr="00373BC7">
              <w:rPr>
                <w:lang w:val="en-GB"/>
              </w:rPr>
              <w:t>No emergency alarms present</w:t>
            </w:r>
            <w:r>
              <w:rPr>
                <w:lang w:val="en-GB"/>
              </w:rPr>
              <w:t>.</w:t>
            </w:r>
          </w:p>
        </w:tc>
      </w:tr>
      <w:tr w:rsidR="008C4553" w14:paraId="1EDBCFF7" w14:textId="77777777" w:rsidTr="006A71C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662FDF7E" w14:textId="77777777" w:rsidR="008C4553" w:rsidRDefault="008C4553" w:rsidP="006A71C6">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559DCE7F" w14:textId="77777777" w:rsidR="008C4553" w:rsidRDefault="008C4553" w:rsidP="006A71C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2207C34B" w14:textId="77777777" w:rsidR="008C4553" w:rsidRDefault="008C4553" w:rsidP="006A71C6">
            <w:pPr>
              <w:jc w:val="left"/>
            </w:pPr>
            <w:r>
              <w:t>Completion criteria</w:t>
            </w:r>
          </w:p>
        </w:tc>
      </w:tr>
      <w:tr w:rsidR="008C4553" w14:paraId="43DD3631" w14:textId="77777777" w:rsidTr="006A71C6">
        <w:tc>
          <w:tcPr>
            <w:tcW w:w="1026" w:type="dxa"/>
            <w:tcBorders>
              <w:top w:val="single" w:sz="4" w:space="0" w:color="auto"/>
              <w:left w:val="single" w:sz="4" w:space="0" w:color="auto"/>
              <w:bottom w:val="single" w:sz="4" w:space="0" w:color="auto"/>
              <w:right w:val="single" w:sz="4" w:space="0" w:color="auto"/>
            </w:tcBorders>
          </w:tcPr>
          <w:p w14:paraId="71C607A6" w14:textId="77777777" w:rsidR="008C4553" w:rsidRDefault="008C4553" w:rsidP="006A71C6">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5520721A" w14:textId="77777777" w:rsidR="008C4553" w:rsidRDefault="00FF017E" w:rsidP="006A71C6">
            <w:r w:rsidRPr="00FF017E">
              <w:t>The dryer should receive the Start command</w:t>
            </w:r>
          </w:p>
        </w:tc>
        <w:tc>
          <w:tcPr>
            <w:tcW w:w="3085" w:type="dxa"/>
            <w:tcBorders>
              <w:top w:val="single" w:sz="4" w:space="0" w:color="auto"/>
              <w:left w:val="single" w:sz="4" w:space="0" w:color="auto"/>
              <w:bottom w:val="single" w:sz="4" w:space="0" w:color="auto"/>
              <w:right w:val="single" w:sz="4" w:space="0" w:color="auto"/>
            </w:tcBorders>
          </w:tcPr>
          <w:p w14:paraId="58C62097" w14:textId="77777777" w:rsidR="008C4553" w:rsidRDefault="00FF017E" w:rsidP="006A71C6">
            <w:pPr>
              <w:jc w:val="left"/>
            </w:pPr>
            <w:r>
              <w:t>S</w:t>
            </w:r>
            <w:r w:rsidRPr="00FF017E">
              <w:t>ystem is running</w:t>
            </w:r>
          </w:p>
        </w:tc>
      </w:tr>
      <w:tr w:rsidR="008C4553" w14:paraId="79560691" w14:textId="77777777" w:rsidTr="006A71C6">
        <w:tc>
          <w:tcPr>
            <w:tcW w:w="1026" w:type="dxa"/>
            <w:tcBorders>
              <w:top w:val="single" w:sz="4" w:space="0" w:color="auto"/>
              <w:left w:val="single" w:sz="4" w:space="0" w:color="auto"/>
              <w:bottom w:val="single" w:sz="4" w:space="0" w:color="auto"/>
              <w:right w:val="single" w:sz="4" w:space="0" w:color="auto"/>
            </w:tcBorders>
          </w:tcPr>
          <w:p w14:paraId="1874E0E0" w14:textId="77777777" w:rsidR="008C4553" w:rsidRDefault="008C4553" w:rsidP="006A71C6">
            <w:pPr>
              <w:jc w:val="center"/>
            </w:pPr>
            <w:r>
              <w:t>2</w:t>
            </w:r>
          </w:p>
        </w:tc>
        <w:tc>
          <w:tcPr>
            <w:tcW w:w="5954" w:type="dxa"/>
            <w:tcBorders>
              <w:top w:val="single" w:sz="4" w:space="0" w:color="auto"/>
              <w:left w:val="single" w:sz="4" w:space="0" w:color="auto"/>
              <w:bottom w:val="single" w:sz="4" w:space="0" w:color="auto"/>
              <w:right w:val="single" w:sz="4" w:space="0" w:color="auto"/>
            </w:tcBorders>
          </w:tcPr>
          <w:p w14:paraId="56E3BA81" w14:textId="77777777" w:rsidR="00FF017E" w:rsidRDefault="00FF017E" w:rsidP="006A71C6">
            <w:r w:rsidRPr="00FF017E">
              <w:t>Minimum Temperature Setpoint</w:t>
            </w:r>
            <w:r>
              <w:t xml:space="preserve"> “SP_MinTemperature”</w:t>
            </w:r>
            <w:r w:rsidRPr="00FF017E">
              <w:t xml:space="preserve"> greater than the temperature of the TT026 transmitter to start the temperature pump</w:t>
            </w:r>
            <w:r w:rsidR="00EB27C9">
              <w:t xml:space="preserve"> (PA005-M005-VFD)</w:t>
            </w:r>
            <w:r w:rsidRPr="00FF017E">
              <w:t>.</w:t>
            </w:r>
          </w:p>
          <w:p w14:paraId="7976CB7D" w14:textId="77777777" w:rsidR="00FF017E" w:rsidRDefault="00FF017E" w:rsidP="00FF017E">
            <w:pPr>
              <w:jc w:val="left"/>
            </w:pPr>
            <w:r w:rsidRPr="00FF017E">
              <w:t>TT026</w:t>
            </w:r>
            <w:r>
              <w:t>&gt; SP_MinTemperature</w:t>
            </w:r>
          </w:p>
          <w:p w14:paraId="5D697870" w14:textId="77777777" w:rsidR="00EB27C9" w:rsidRDefault="00EB27C9" w:rsidP="00FF017E">
            <w:pPr>
              <w:jc w:val="left"/>
            </w:pPr>
            <w:r>
              <w:t>Start PA-005-M005-VFD</w:t>
            </w:r>
          </w:p>
        </w:tc>
        <w:tc>
          <w:tcPr>
            <w:tcW w:w="3085" w:type="dxa"/>
            <w:tcBorders>
              <w:top w:val="single" w:sz="4" w:space="0" w:color="auto"/>
              <w:left w:val="single" w:sz="4" w:space="0" w:color="auto"/>
              <w:bottom w:val="single" w:sz="4" w:space="0" w:color="auto"/>
              <w:right w:val="single" w:sz="4" w:space="0" w:color="auto"/>
            </w:tcBorders>
          </w:tcPr>
          <w:p w14:paraId="323E4E9C" w14:textId="77777777" w:rsidR="00FF017E" w:rsidRDefault="00FF017E" w:rsidP="006A71C6">
            <w:pPr>
              <w:jc w:val="left"/>
            </w:pPr>
          </w:p>
          <w:p w14:paraId="1B5A7C0F" w14:textId="77777777" w:rsidR="00FF017E" w:rsidRDefault="00FF017E" w:rsidP="006A71C6">
            <w:pPr>
              <w:jc w:val="left"/>
            </w:pPr>
            <w:r>
              <w:t xml:space="preserve">PA005-M005-VFD </w:t>
            </w:r>
            <w:r w:rsidR="00EB27C9">
              <w:t>Running</w:t>
            </w:r>
          </w:p>
        </w:tc>
      </w:tr>
      <w:tr w:rsidR="008C4553" w:rsidRPr="0032738E" w14:paraId="0E98AB07" w14:textId="77777777" w:rsidTr="006A71C6">
        <w:tc>
          <w:tcPr>
            <w:tcW w:w="1026" w:type="dxa"/>
            <w:tcBorders>
              <w:top w:val="single" w:sz="4" w:space="0" w:color="auto"/>
              <w:left w:val="single" w:sz="4" w:space="0" w:color="auto"/>
              <w:bottom w:val="single" w:sz="4" w:space="0" w:color="auto"/>
              <w:right w:val="single" w:sz="4" w:space="0" w:color="auto"/>
            </w:tcBorders>
          </w:tcPr>
          <w:p w14:paraId="7446CE93" w14:textId="77777777" w:rsidR="008C4553" w:rsidRDefault="008C4553" w:rsidP="006A71C6">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5B6FDECD" w14:textId="77777777" w:rsidR="0019652B" w:rsidRPr="0032738E" w:rsidRDefault="00EB27C9" w:rsidP="0019652B">
            <w:pPr>
              <w:rPr>
                <w:lang w:val="en-AU"/>
              </w:rPr>
            </w:pPr>
            <w:r w:rsidRPr="00EB27C9">
              <w:t>Tank outlet temperature</w:t>
            </w:r>
            <w:r>
              <w:t xml:space="preserve"> (TT013) </w:t>
            </w:r>
            <w:r w:rsidRPr="00EB27C9">
              <w:t>greater than or equal to the process temperature Setpoint</w:t>
            </w:r>
            <w:r>
              <w:t xml:space="preserve"> “SP_ProsTemperature”</w:t>
            </w:r>
            <w:r w:rsidRPr="00EB27C9">
              <w:t xml:space="preserve"> </w:t>
            </w:r>
          </w:p>
          <w:p w14:paraId="6DC352FC" w14:textId="77777777" w:rsidR="0019652B" w:rsidRDefault="0019652B" w:rsidP="0019652B">
            <w:pPr>
              <w:jc w:val="left"/>
            </w:pPr>
            <w:r>
              <w:lastRenderedPageBreak/>
              <w:t>TT013&gt;= SP_ProsTemperature</w:t>
            </w:r>
          </w:p>
          <w:p w14:paraId="795378B1" w14:textId="77777777" w:rsidR="00EB27C9" w:rsidRPr="0032738E" w:rsidRDefault="00EB27C9" w:rsidP="0032738E">
            <w:pPr>
              <w:jc w:val="left"/>
              <w:rPr>
                <w:lang w:val="en-AU"/>
              </w:rPr>
            </w:pPr>
          </w:p>
        </w:tc>
        <w:tc>
          <w:tcPr>
            <w:tcW w:w="3085" w:type="dxa"/>
            <w:tcBorders>
              <w:top w:val="single" w:sz="4" w:space="0" w:color="auto"/>
              <w:left w:val="single" w:sz="4" w:space="0" w:color="auto"/>
              <w:bottom w:val="single" w:sz="4" w:space="0" w:color="auto"/>
              <w:right w:val="single" w:sz="4" w:space="0" w:color="auto"/>
            </w:tcBorders>
          </w:tcPr>
          <w:p w14:paraId="124A14EA" w14:textId="77777777" w:rsidR="007F0E04" w:rsidRDefault="007F0E04" w:rsidP="007F0E04">
            <w:pPr>
              <w:jc w:val="left"/>
            </w:pPr>
            <w:r>
              <w:lastRenderedPageBreak/>
              <w:t>TT013&gt;= SP_ProsTemperature</w:t>
            </w:r>
          </w:p>
          <w:p w14:paraId="3F111D2A" w14:textId="77777777" w:rsidR="008C4553" w:rsidRPr="0032738E" w:rsidRDefault="008C4553" w:rsidP="006A71C6">
            <w:pPr>
              <w:jc w:val="left"/>
              <w:rPr>
                <w:lang w:val="en-AU"/>
              </w:rPr>
            </w:pPr>
          </w:p>
        </w:tc>
      </w:tr>
      <w:tr w:rsidR="0019652B" w:rsidRPr="0032738E" w14:paraId="322D7A9C" w14:textId="77777777" w:rsidTr="006A71C6">
        <w:tc>
          <w:tcPr>
            <w:tcW w:w="1026" w:type="dxa"/>
            <w:tcBorders>
              <w:top w:val="single" w:sz="4" w:space="0" w:color="auto"/>
              <w:left w:val="single" w:sz="4" w:space="0" w:color="auto"/>
              <w:bottom w:val="single" w:sz="4" w:space="0" w:color="auto"/>
              <w:right w:val="single" w:sz="4" w:space="0" w:color="auto"/>
            </w:tcBorders>
          </w:tcPr>
          <w:p w14:paraId="11E5EC0F" w14:textId="77777777" w:rsidR="0019652B" w:rsidRDefault="0019652B" w:rsidP="0019652B">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3C9DBDFC" w14:textId="77777777" w:rsidR="0019652B" w:rsidRDefault="0019652B" w:rsidP="0019652B">
            <w:r>
              <w:t>O</w:t>
            </w:r>
            <w:r w:rsidRPr="00EB27C9">
              <w:t>pen the LC</w:t>
            </w:r>
            <w:r>
              <w:t>005 (AY005)</w:t>
            </w:r>
            <w:r w:rsidRPr="00EB27C9">
              <w:t xml:space="preserve">  valve and run the </w:t>
            </w:r>
            <w:r>
              <w:t>D</w:t>
            </w:r>
            <w:r w:rsidRPr="00EB27C9">
              <w:t>ry</w:t>
            </w:r>
            <w:r>
              <w:t>er</w:t>
            </w:r>
            <w:r w:rsidRPr="00EB27C9">
              <w:t xml:space="preserve"> process pump</w:t>
            </w:r>
            <w:r>
              <w:t xml:space="preserve"> (PA008-M008-VFD)</w:t>
            </w:r>
            <w:r w:rsidRPr="00FF017E">
              <w:t>.</w:t>
            </w:r>
          </w:p>
          <w:p w14:paraId="0A8E51C7" w14:textId="77777777" w:rsidR="0019652B" w:rsidRPr="0032738E" w:rsidRDefault="0019652B" w:rsidP="0019652B">
            <w:pPr>
              <w:jc w:val="left"/>
              <w:rPr>
                <w:lang w:val="en-AU"/>
              </w:rPr>
            </w:pPr>
            <w:r>
              <w:t>Start</w:t>
            </w:r>
            <w:r w:rsidRPr="0032738E">
              <w:rPr>
                <w:lang w:val="en-AU"/>
              </w:rPr>
              <w:t xml:space="preserve"> PA008-M008-VFD +</w:t>
            </w:r>
          </w:p>
          <w:p w14:paraId="10E401FB" w14:textId="77777777" w:rsidR="0019652B" w:rsidRPr="00EB27C9" w:rsidRDefault="0019652B" w:rsidP="0019652B">
            <w:r w:rsidRPr="0032738E">
              <w:rPr>
                <w:lang w:val="en-AU"/>
              </w:rPr>
              <w:t>Open LC005 (AY005)</w:t>
            </w:r>
          </w:p>
        </w:tc>
        <w:tc>
          <w:tcPr>
            <w:tcW w:w="3085" w:type="dxa"/>
            <w:tcBorders>
              <w:top w:val="single" w:sz="4" w:space="0" w:color="auto"/>
              <w:left w:val="single" w:sz="4" w:space="0" w:color="auto"/>
              <w:bottom w:val="single" w:sz="4" w:space="0" w:color="auto"/>
              <w:right w:val="single" w:sz="4" w:space="0" w:color="auto"/>
            </w:tcBorders>
          </w:tcPr>
          <w:p w14:paraId="162CC6FD" w14:textId="77777777" w:rsidR="0019652B" w:rsidRDefault="0019652B" w:rsidP="0019652B">
            <w:pPr>
              <w:jc w:val="left"/>
            </w:pPr>
            <w:r w:rsidRPr="0032738E">
              <w:rPr>
                <w:lang w:val="en-AU"/>
              </w:rPr>
              <w:t>PA008-M008-VFD</w:t>
            </w:r>
          </w:p>
          <w:p w14:paraId="4EDA925B" w14:textId="77777777" w:rsidR="0019652B" w:rsidRPr="0032738E" w:rsidRDefault="0019652B" w:rsidP="0019652B">
            <w:pPr>
              <w:jc w:val="left"/>
              <w:rPr>
                <w:lang w:val="en-AU"/>
              </w:rPr>
            </w:pPr>
            <w:r>
              <w:t>Running</w:t>
            </w:r>
            <w:ins w:id="109" w:author="Kasper Simonsen" w:date="2023-10-18T13:19:00Z">
              <w:r w:rsidR="00BC6DC7">
                <w:t xml:space="preserve"> </w:t>
              </w:r>
            </w:ins>
          </w:p>
        </w:tc>
      </w:tr>
      <w:tr w:rsidR="0019652B" w:rsidRPr="0032738E" w14:paraId="097C01F6" w14:textId="77777777" w:rsidTr="006A71C6">
        <w:tc>
          <w:tcPr>
            <w:tcW w:w="1026" w:type="dxa"/>
            <w:tcBorders>
              <w:top w:val="single" w:sz="4" w:space="0" w:color="auto"/>
              <w:left w:val="single" w:sz="4" w:space="0" w:color="auto"/>
              <w:bottom w:val="single" w:sz="4" w:space="0" w:color="auto"/>
              <w:right w:val="single" w:sz="4" w:space="0" w:color="auto"/>
            </w:tcBorders>
          </w:tcPr>
          <w:p w14:paraId="15C58C70" w14:textId="77777777" w:rsidR="0019652B" w:rsidRDefault="0019652B" w:rsidP="0019652B">
            <w:pPr>
              <w:jc w:val="center"/>
            </w:pPr>
            <w:r>
              <w:t>5</w:t>
            </w:r>
          </w:p>
        </w:tc>
        <w:tc>
          <w:tcPr>
            <w:tcW w:w="5954" w:type="dxa"/>
            <w:tcBorders>
              <w:top w:val="single" w:sz="4" w:space="0" w:color="auto"/>
              <w:left w:val="single" w:sz="4" w:space="0" w:color="auto"/>
              <w:bottom w:val="single" w:sz="4" w:space="0" w:color="auto"/>
              <w:right w:val="single" w:sz="4" w:space="0" w:color="auto"/>
            </w:tcBorders>
          </w:tcPr>
          <w:p w14:paraId="56A96F64" w14:textId="77777777" w:rsidR="0019652B" w:rsidRPr="00EB27C9" w:rsidRDefault="0019652B" w:rsidP="0019652B">
            <w:r>
              <w:t>S</w:t>
            </w:r>
            <w:r w:rsidRPr="008B3DA1">
              <w:t>tarts timer to reach temperature at dryer inlet</w:t>
            </w:r>
            <w:r>
              <w:t xml:space="preserve"> “T_I</w:t>
            </w:r>
            <w:r w:rsidRPr="008B3DA1">
              <w:t>ncrease</w:t>
            </w:r>
            <w:r w:rsidRPr="0041627B">
              <w:rPr>
                <w:lang w:val="en-GB"/>
              </w:rPr>
              <w:t>Temperature</w:t>
            </w:r>
            <w:r>
              <w:t>”</w:t>
            </w:r>
          </w:p>
        </w:tc>
        <w:tc>
          <w:tcPr>
            <w:tcW w:w="3085" w:type="dxa"/>
            <w:tcBorders>
              <w:top w:val="single" w:sz="4" w:space="0" w:color="auto"/>
              <w:left w:val="single" w:sz="4" w:space="0" w:color="auto"/>
              <w:bottom w:val="single" w:sz="4" w:space="0" w:color="auto"/>
              <w:right w:val="single" w:sz="4" w:space="0" w:color="auto"/>
            </w:tcBorders>
          </w:tcPr>
          <w:p w14:paraId="3D232CD7" w14:textId="77777777" w:rsidR="0019652B" w:rsidRPr="0032738E" w:rsidRDefault="0019652B" w:rsidP="0019652B">
            <w:pPr>
              <w:jc w:val="left"/>
              <w:rPr>
                <w:lang w:val="en-AU"/>
              </w:rPr>
            </w:pPr>
            <w:r>
              <w:rPr>
                <w:lang w:val="en-AU"/>
              </w:rPr>
              <w:t xml:space="preserve">Run Timer </w:t>
            </w:r>
            <w:r>
              <w:t>“T_I</w:t>
            </w:r>
            <w:r w:rsidRPr="008B3DA1">
              <w:t>ncrease</w:t>
            </w:r>
            <w:r>
              <w:rPr>
                <w:lang w:val="it-IT"/>
              </w:rPr>
              <w:t>Temperature</w:t>
            </w:r>
            <w:r>
              <w:t>”</w:t>
            </w:r>
          </w:p>
        </w:tc>
      </w:tr>
      <w:tr w:rsidR="0019652B" w14:paraId="464C5CE0" w14:textId="77777777" w:rsidTr="006A71C6">
        <w:tc>
          <w:tcPr>
            <w:tcW w:w="1026" w:type="dxa"/>
            <w:tcBorders>
              <w:top w:val="single" w:sz="4" w:space="0" w:color="auto"/>
              <w:left w:val="single" w:sz="4" w:space="0" w:color="auto"/>
              <w:bottom w:val="single" w:sz="4" w:space="0" w:color="auto"/>
              <w:right w:val="single" w:sz="4" w:space="0" w:color="auto"/>
            </w:tcBorders>
          </w:tcPr>
          <w:p w14:paraId="7563E346" w14:textId="77777777" w:rsidR="0019652B" w:rsidRDefault="0019652B" w:rsidP="0019652B">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1412FB61" w14:textId="77777777" w:rsidR="0019652B" w:rsidRPr="0041627B" w:rsidRDefault="0019652B" w:rsidP="0019652B">
            <w:pPr>
              <w:rPr>
                <w:lang w:val="en-GB"/>
              </w:rPr>
            </w:pPr>
            <w:r w:rsidRPr="0041627B">
              <w:rPr>
                <w:lang w:val="en-GB"/>
              </w:rPr>
              <w:t>The oil inlet temperature of the dryer (TT021) is higher than the set inlet oil temperature “SET_InletOilTemperature”</w:t>
            </w:r>
          </w:p>
          <w:p w14:paraId="374270F6" w14:textId="77777777" w:rsidR="0019652B" w:rsidRPr="0041627B" w:rsidRDefault="0019652B" w:rsidP="0019652B">
            <w:pPr>
              <w:rPr>
                <w:lang w:val="en-GB"/>
              </w:rPr>
            </w:pPr>
          </w:p>
          <w:p w14:paraId="0AF4541A" w14:textId="77777777" w:rsidR="0019652B" w:rsidRPr="0041627B" w:rsidRDefault="0019652B" w:rsidP="0019652B">
            <w:pPr>
              <w:rPr>
                <w:lang w:val="en-GB"/>
              </w:rPr>
            </w:pPr>
            <w:r w:rsidRPr="0041627B">
              <w:rPr>
                <w:lang w:val="en-GB"/>
              </w:rPr>
              <w:t>Oil Inlet Temperature &gt; “SET_InletOilTemperature”</w:t>
            </w:r>
          </w:p>
          <w:p w14:paraId="5A4B2EE7" w14:textId="77777777" w:rsidR="0019652B" w:rsidRDefault="0019652B" w:rsidP="0019652B">
            <w:r>
              <w:t>Reset timer “T_I</w:t>
            </w:r>
            <w:r w:rsidRPr="008B3DA1">
              <w:t>ncrease</w:t>
            </w:r>
            <w:r w:rsidRPr="0041627B">
              <w:rPr>
                <w:lang w:val="en-GB"/>
              </w:rPr>
              <w:t>Temperature</w:t>
            </w:r>
            <w:r>
              <w:t>”</w:t>
            </w:r>
          </w:p>
          <w:p w14:paraId="11533C5F" w14:textId="77777777" w:rsidR="0019652B" w:rsidRPr="00DF5D52" w:rsidRDefault="0019652B" w:rsidP="0019652B">
            <w:r>
              <w:t>S</w:t>
            </w:r>
            <w:r w:rsidRPr="008B3DA1">
              <w:t>tart temperature control</w:t>
            </w:r>
          </w:p>
        </w:tc>
        <w:tc>
          <w:tcPr>
            <w:tcW w:w="3085" w:type="dxa"/>
            <w:tcBorders>
              <w:top w:val="single" w:sz="4" w:space="0" w:color="auto"/>
              <w:left w:val="single" w:sz="4" w:space="0" w:color="auto"/>
              <w:bottom w:val="single" w:sz="4" w:space="0" w:color="auto"/>
              <w:right w:val="single" w:sz="4" w:space="0" w:color="auto"/>
            </w:tcBorders>
          </w:tcPr>
          <w:p w14:paraId="413FC3EE" w14:textId="77777777" w:rsidR="0019652B" w:rsidRPr="00DF5D52" w:rsidRDefault="0019652B" w:rsidP="0019652B">
            <w:pPr>
              <w:jc w:val="left"/>
            </w:pPr>
          </w:p>
        </w:tc>
      </w:tr>
      <w:tr w:rsidR="0019652B" w14:paraId="10BE3E0E" w14:textId="77777777" w:rsidTr="008C4553">
        <w:tc>
          <w:tcPr>
            <w:tcW w:w="1026" w:type="dxa"/>
            <w:tcBorders>
              <w:top w:val="single" w:sz="4" w:space="0" w:color="auto"/>
              <w:left w:val="single" w:sz="4" w:space="0" w:color="auto"/>
              <w:bottom w:val="single" w:sz="4" w:space="0" w:color="auto"/>
              <w:right w:val="single" w:sz="4" w:space="0" w:color="auto"/>
            </w:tcBorders>
          </w:tcPr>
          <w:p w14:paraId="7A93C7ED" w14:textId="77777777" w:rsidR="0019652B" w:rsidRDefault="0019652B" w:rsidP="0019652B">
            <w:pPr>
              <w:jc w:val="center"/>
            </w:pPr>
            <w:r>
              <w:t>7</w:t>
            </w:r>
          </w:p>
        </w:tc>
        <w:tc>
          <w:tcPr>
            <w:tcW w:w="5954" w:type="dxa"/>
            <w:tcBorders>
              <w:top w:val="single" w:sz="4" w:space="0" w:color="auto"/>
              <w:left w:val="single" w:sz="4" w:space="0" w:color="auto"/>
              <w:bottom w:val="single" w:sz="4" w:space="0" w:color="auto"/>
              <w:right w:val="single" w:sz="4" w:space="0" w:color="auto"/>
            </w:tcBorders>
          </w:tcPr>
          <w:p w14:paraId="1269C50A" w14:textId="77777777" w:rsidR="0019652B" w:rsidRDefault="0019652B" w:rsidP="0019652B">
            <w:r w:rsidRPr="008B3DA1">
              <w:t xml:space="preserve">The system controls the temperature by opening and closing the </w:t>
            </w:r>
            <w:r w:rsidRPr="0032738E">
              <w:rPr>
                <w:lang w:val="en-AU"/>
              </w:rPr>
              <w:t>LC005 (AY005)</w:t>
            </w:r>
            <w:r w:rsidRPr="008B3DA1">
              <w:t xml:space="preserve"> valve.</w:t>
            </w:r>
          </w:p>
        </w:tc>
        <w:tc>
          <w:tcPr>
            <w:tcW w:w="3085" w:type="dxa"/>
            <w:tcBorders>
              <w:top w:val="single" w:sz="4" w:space="0" w:color="auto"/>
              <w:left w:val="single" w:sz="4" w:space="0" w:color="auto"/>
              <w:bottom w:val="single" w:sz="4" w:space="0" w:color="auto"/>
              <w:right w:val="single" w:sz="4" w:space="0" w:color="auto"/>
            </w:tcBorders>
          </w:tcPr>
          <w:p w14:paraId="7EB8C082" w14:textId="77777777" w:rsidR="0019652B" w:rsidRDefault="0019652B" w:rsidP="0019652B">
            <w:pPr>
              <w:jc w:val="left"/>
            </w:pPr>
          </w:p>
        </w:tc>
      </w:tr>
      <w:tr w:rsidR="0019652B" w14:paraId="38E7E7A4" w14:textId="77777777" w:rsidTr="006A71C6">
        <w:tc>
          <w:tcPr>
            <w:tcW w:w="1026" w:type="dxa"/>
            <w:tcBorders>
              <w:top w:val="single" w:sz="4" w:space="0" w:color="auto"/>
              <w:left w:val="single" w:sz="4" w:space="0" w:color="auto"/>
              <w:bottom w:val="single" w:sz="4" w:space="0" w:color="auto"/>
              <w:right w:val="single" w:sz="4" w:space="0" w:color="auto"/>
            </w:tcBorders>
          </w:tcPr>
          <w:p w14:paraId="6D5F5841" w14:textId="77777777" w:rsidR="0019652B" w:rsidRDefault="0019652B" w:rsidP="0019652B">
            <w:pPr>
              <w:jc w:val="center"/>
            </w:pPr>
            <w:r>
              <w:t>8</w:t>
            </w:r>
          </w:p>
        </w:tc>
        <w:tc>
          <w:tcPr>
            <w:tcW w:w="5954" w:type="dxa"/>
            <w:tcBorders>
              <w:top w:val="single" w:sz="4" w:space="0" w:color="auto"/>
              <w:left w:val="single" w:sz="4" w:space="0" w:color="auto"/>
              <w:bottom w:val="single" w:sz="4" w:space="0" w:color="auto"/>
              <w:right w:val="single" w:sz="4" w:space="0" w:color="auto"/>
            </w:tcBorders>
          </w:tcPr>
          <w:p w14:paraId="7DC9A627" w14:textId="77777777" w:rsidR="0019652B" w:rsidRDefault="0019652B" w:rsidP="0019652B">
            <w:r w:rsidRPr="007A6491">
              <w:t>Dryer started.</w:t>
            </w:r>
          </w:p>
        </w:tc>
        <w:tc>
          <w:tcPr>
            <w:tcW w:w="3085" w:type="dxa"/>
            <w:tcBorders>
              <w:top w:val="single" w:sz="4" w:space="0" w:color="auto"/>
              <w:left w:val="single" w:sz="4" w:space="0" w:color="auto"/>
              <w:bottom w:val="single" w:sz="4" w:space="0" w:color="auto"/>
              <w:right w:val="single" w:sz="4" w:space="0" w:color="auto"/>
            </w:tcBorders>
          </w:tcPr>
          <w:p w14:paraId="3BF81FC7" w14:textId="77777777" w:rsidR="0019652B" w:rsidRDefault="0019652B" w:rsidP="0019652B">
            <w:pPr>
              <w:jc w:val="left"/>
            </w:pPr>
          </w:p>
        </w:tc>
      </w:tr>
    </w:tbl>
    <w:p w14:paraId="33AE49F5" w14:textId="77777777" w:rsidR="00E61DBC" w:rsidRDefault="00E61DBC" w:rsidP="00E61DBC">
      <w:pPr>
        <w:rPr>
          <w:rFonts w:cs="Arial"/>
        </w:rPr>
      </w:pPr>
    </w:p>
    <w:p w14:paraId="40580B81" w14:textId="77777777" w:rsidR="00E61DBC" w:rsidRPr="006B1D58" w:rsidRDefault="00E61DBC" w:rsidP="00E61DBC">
      <w:pPr>
        <w:pStyle w:val="Heading3"/>
      </w:pPr>
      <w:bookmarkStart w:id="110" w:name="_Toc149556439"/>
      <w:r w:rsidRPr="005D6574">
        <w:t>LFP-N</w:t>
      </w:r>
      <w:r>
        <w:t>C</w:t>
      </w:r>
      <w:r w:rsidRPr="005D6574">
        <w:t>O</w:t>
      </w:r>
      <w:r>
        <w:t xml:space="preserve"> system.</w:t>
      </w:r>
      <w:r w:rsidRPr="005D6574">
        <w:t xml:space="preserve"> </w:t>
      </w:r>
      <w:r>
        <w:t>Cooler VK0</w:t>
      </w:r>
      <w:r w:rsidR="00D81505">
        <w:t>1</w:t>
      </w:r>
      <w:r>
        <w:t xml:space="preserve">6 </w:t>
      </w:r>
      <w:r w:rsidRPr="00065FCE">
        <w:t>Starting</w:t>
      </w:r>
      <w:r>
        <w:t>.</w:t>
      </w:r>
      <w:bookmarkEnd w:id="110"/>
    </w:p>
    <w:p w14:paraId="0CBE22FE" w14:textId="77777777" w:rsidR="00E61DBC" w:rsidRDefault="00E61DBC" w:rsidP="00E61DBC">
      <w:pPr>
        <w:rPr>
          <w:rFonts w:cs="Arial"/>
        </w:rPr>
      </w:pPr>
    </w:p>
    <w:p w14:paraId="7551168E" w14:textId="77777777" w:rsidR="00E61DBC" w:rsidRDefault="00E61DBC" w:rsidP="00E61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23F84">
        <w:rPr>
          <w:rFonts w:cs="Arial"/>
        </w:rPr>
        <w:t xml:space="preserve">In this section, the sequence that has the </w:t>
      </w:r>
      <w:r w:rsidR="00B47DD0" w:rsidRPr="00B47DD0">
        <w:rPr>
          <w:rFonts w:cs="Arial"/>
        </w:rPr>
        <w:t>Cooler</w:t>
      </w:r>
      <w:r w:rsidRPr="00323F84">
        <w:rPr>
          <w:rFonts w:cs="Arial"/>
        </w:rPr>
        <w:t xml:space="preserve"> in the state </w:t>
      </w:r>
      <w:r>
        <w:rPr>
          <w:rFonts w:cs="Arial"/>
        </w:rPr>
        <w:t>s</w:t>
      </w:r>
      <w:r w:rsidRPr="00E61DBC">
        <w:rPr>
          <w:rFonts w:cs="Arial"/>
        </w:rPr>
        <w:t>tarting</w:t>
      </w:r>
      <w:r w:rsidRPr="00323F84">
        <w:rPr>
          <w:rFonts w:cs="Arial"/>
        </w:rPr>
        <w:t xml:space="preserve"> is displayed.</w:t>
      </w:r>
    </w:p>
    <w:p w14:paraId="42DB2CD6" w14:textId="77777777" w:rsidR="003F69AA" w:rsidRDefault="003F69AA" w:rsidP="00E61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3F69AA" w14:paraId="48A87CA0" w14:textId="77777777" w:rsidTr="006A71C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6D53F345" w14:textId="77777777" w:rsidR="003F69AA" w:rsidRDefault="003F69AA" w:rsidP="006A71C6">
            <w:pPr>
              <w:jc w:val="left"/>
            </w:pPr>
            <w:r>
              <w:t>Permissive list</w:t>
            </w:r>
          </w:p>
        </w:tc>
      </w:tr>
      <w:tr w:rsidR="003F69AA" w:rsidRPr="00373BC7" w14:paraId="3FB163B1" w14:textId="77777777" w:rsidTr="006A71C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C1E8F6" w14:textId="77777777" w:rsidR="003F69AA" w:rsidRDefault="003F69AA" w:rsidP="006A71C6">
            <w:pPr>
              <w:rPr>
                <w:lang w:val="en-GB"/>
              </w:rPr>
            </w:pPr>
            <w:r>
              <w:rPr>
                <w:lang w:val="en-GB"/>
              </w:rPr>
              <w:t>T</w:t>
            </w:r>
            <w:r w:rsidRPr="00FF017E">
              <w:rPr>
                <w:lang w:val="en-GB"/>
              </w:rPr>
              <w:t>he system must be running</w:t>
            </w:r>
            <w:r w:rsidRPr="00D35E37">
              <w:rPr>
                <w:lang w:val="en-GB"/>
              </w:rPr>
              <w:t>.</w:t>
            </w:r>
          </w:p>
          <w:p w14:paraId="6412C8E2" w14:textId="77777777" w:rsidR="003F69AA" w:rsidRPr="00373BC7" w:rsidRDefault="003F69AA" w:rsidP="006A71C6">
            <w:pPr>
              <w:rPr>
                <w:lang w:val="en-GB"/>
              </w:rPr>
            </w:pPr>
            <w:r w:rsidRPr="00373BC7">
              <w:rPr>
                <w:lang w:val="en-GB"/>
              </w:rPr>
              <w:t>No emergency alarms present</w:t>
            </w:r>
            <w:r>
              <w:rPr>
                <w:lang w:val="en-GB"/>
              </w:rPr>
              <w:t>.</w:t>
            </w:r>
          </w:p>
        </w:tc>
      </w:tr>
      <w:tr w:rsidR="003F69AA" w14:paraId="4C4BD826" w14:textId="77777777" w:rsidTr="006A71C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134A42C3" w14:textId="77777777" w:rsidR="003F69AA" w:rsidRDefault="003F69AA" w:rsidP="006A71C6">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22EFF4EE" w14:textId="77777777" w:rsidR="003F69AA" w:rsidRDefault="003F69AA" w:rsidP="006A71C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6A9409E0" w14:textId="77777777" w:rsidR="003F69AA" w:rsidRDefault="003F69AA" w:rsidP="006A71C6">
            <w:pPr>
              <w:jc w:val="left"/>
            </w:pPr>
            <w:r>
              <w:t>Completion criteria</w:t>
            </w:r>
          </w:p>
        </w:tc>
      </w:tr>
      <w:tr w:rsidR="003F69AA" w14:paraId="7545B446" w14:textId="77777777" w:rsidTr="006A71C6">
        <w:tc>
          <w:tcPr>
            <w:tcW w:w="1026" w:type="dxa"/>
            <w:tcBorders>
              <w:top w:val="single" w:sz="4" w:space="0" w:color="auto"/>
              <w:left w:val="single" w:sz="4" w:space="0" w:color="auto"/>
              <w:bottom w:val="single" w:sz="4" w:space="0" w:color="auto"/>
              <w:right w:val="single" w:sz="4" w:space="0" w:color="auto"/>
            </w:tcBorders>
          </w:tcPr>
          <w:p w14:paraId="14B01AB9" w14:textId="77777777" w:rsidR="003F69AA" w:rsidRDefault="003F69AA" w:rsidP="006A71C6">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42FDFAC8" w14:textId="77777777" w:rsidR="003F69AA" w:rsidRDefault="003F69AA" w:rsidP="006A71C6">
            <w:r w:rsidRPr="00FF017E">
              <w:t xml:space="preserve">The </w:t>
            </w:r>
            <w:r w:rsidRPr="00B47DD0">
              <w:rPr>
                <w:rFonts w:cs="Arial"/>
              </w:rPr>
              <w:t>Cooler</w:t>
            </w:r>
            <w:r w:rsidRPr="00FF017E">
              <w:t xml:space="preserve"> should receive the Start command</w:t>
            </w:r>
          </w:p>
        </w:tc>
        <w:tc>
          <w:tcPr>
            <w:tcW w:w="3085" w:type="dxa"/>
            <w:tcBorders>
              <w:top w:val="single" w:sz="4" w:space="0" w:color="auto"/>
              <w:left w:val="single" w:sz="4" w:space="0" w:color="auto"/>
              <w:bottom w:val="single" w:sz="4" w:space="0" w:color="auto"/>
              <w:right w:val="single" w:sz="4" w:space="0" w:color="auto"/>
            </w:tcBorders>
          </w:tcPr>
          <w:p w14:paraId="248AA0C0" w14:textId="77777777" w:rsidR="003F69AA" w:rsidRDefault="003F69AA" w:rsidP="006A71C6">
            <w:pPr>
              <w:jc w:val="left"/>
            </w:pPr>
            <w:r>
              <w:t>S</w:t>
            </w:r>
            <w:r w:rsidRPr="00FF017E">
              <w:t>ystem is running</w:t>
            </w:r>
          </w:p>
        </w:tc>
      </w:tr>
      <w:tr w:rsidR="003F69AA" w14:paraId="5A22DB25" w14:textId="77777777" w:rsidTr="006A71C6">
        <w:tc>
          <w:tcPr>
            <w:tcW w:w="1026" w:type="dxa"/>
            <w:tcBorders>
              <w:top w:val="single" w:sz="4" w:space="0" w:color="auto"/>
              <w:left w:val="single" w:sz="4" w:space="0" w:color="auto"/>
              <w:bottom w:val="single" w:sz="4" w:space="0" w:color="auto"/>
              <w:right w:val="single" w:sz="4" w:space="0" w:color="auto"/>
            </w:tcBorders>
          </w:tcPr>
          <w:p w14:paraId="0E21C90F" w14:textId="77777777" w:rsidR="003F69AA" w:rsidRDefault="003F69AA" w:rsidP="006A71C6">
            <w:pPr>
              <w:jc w:val="center"/>
            </w:pPr>
            <w:r>
              <w:t>2</w:t>
            </w:r>
          </w:p>
        </w:tc>
        <w:tc>
          <w:tcPr>
            <w:tcW w:w="5954" w:type="dxa"/>
            <w:tcBorders>
              <w:top w:val="single" w:sz="4" w:space="0" w:color="auto"/>
              <w:left w:val="single" w:sz="4" w:space="0" w:color="auto"/>
              <w:bottom w:val="single" w:sz="4" w:space="0" w:color="auto"/>
              <w:right w:val="single" w:sz="4" w:space="0" w:color="auto"/>
            </w:tcBorders>
          </w:tcPr>
          <w:p w14:paraId="412B0004" w14:textId="77777777" w:rsidR="003F69AA" w:rsidRDefault="003F69AA" w:rsidP="006A71C6">
            <w:pPr>
              <w:jc w:val="left"/>
            </w:pPr>
            <w:r>
              <w:t>Run Water condensed chilling unit GB003.</w:t>
            </w:r>
          </w:p>
        </w:tc>
        <w:tc>
          <w:tcPr>
            <w:tcW w:w="3085" w:type="dxa"/>
            <w:tcBorders>
              <w:top w:val="single" w:sz="4" w:space="0" w:color="auto"/>
              <w:left w:val="single" w:sz="4" w:space="0" w:color="auto"/>
              <w:bottom w:val="single" w:sz="4" w:space="0" w:color="auto"/>
              <w:right w:val="single" w:sz="4" w:space="0" w:color="auto"/>
            </w:tcBorders>
          </w:tcPr>
          <w:p w14:paraId="29AC82CE" w14:textId="77777777" w:rsidR="003F69AA" w:rsidRDefault="003F69AA" w:rsidP="006A71C6">
            <w:pPr>
              <w:jc w:val="left"/>
            </w:pPr>
          </w:p>
        </w:tc>
      </w:tr>
      <w:tr w:rsidR="003F69AA" w:rsidRPr="0032738E" w14:paraId="56D97A83" w14:textId="77777777" w:rsidTr="006A71C6">
        <w:tc>
          <w:tcPr>
            <w:tcW w:w="1026" w:type="dxa"/>
            <w:tcBorders>
              <w:top w:val="single" w:sz="4" w:space="0" w:color="auto"/>
              <w:left w:val="single" w:sz="4" w:space="0" w:color="auto"/>
              <w:bottom w:val="single" w:sz="4" w:space="0" w:color="auto"/>
              <w:right w:val="single" w:sz="4" w:space="0" w:color="auto"/>
            </w:tcBorders>
          </w:tcPr>
          <w:p w14:paraId="063E1122" w14:textId="77777777" w:rsidR="003F69AA" w:rsidRDefault="003F69AA" w:rsidP="006A71C6">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1623EE0A" w14:textId="77777777" w:rsidR="003F69AA" w:rsidRDefault="003F69AA" w:rsidP="006A71C6">
            <w:pPr>
              <w:jc w:val="left"/>
            </w:pPr>
            <w:r>
              <w:rPr>
                <w:lang w:val="en-AU"/>
              </w:rPr>
              <w:t xml:space="preserve">Start inlet Pump </w:t>
            </w:r>
            <w:r>
              <w:t>Water condensed chilling unit GB003.</w:t>
            </w:r>
          </w:p>
          <w:p w14:paraId="7B6FC14F" w14:textId="77777777" w:rsidR="003F69AA" w:rsidRPr="0032738E" w:rsidRDefault="003F69AA" w:rsidP="006A71C6">
            <w:pPr>
              <w:jc w:val="left"/>
              <w:rPr>
                <w:lang w:val="en-AU"/>
              </w:rPr>
            </w:pPr>
            <w:r>
              <w:t xml:space="preserve">Run </w:t>
            </w:r>
            <w:r w:rsidRPr="0032738E">
              <w:rPr>
                <w:lang w:val="en-AU"/>
              </w:rPr>
              <w:t>PA00</w:t>
            </w:r>
            <w:r>
              <w:rPr>
                <w:lang w:val="en-AU"/>
              </w:rPr>
              <w:t>1</w:t>
            </w:r>
            <w:r w:rsidRPr="0032738E">
              <w:rPr>
                <w:lang w:val="en-AU"/>
              </w:rPr>
              <w:t>-M00</w:t>
            </w:r>
            <w:r>
              <w:rPr>
                <w:lang w:val="en-AU"/>
              </w:rPr>
              <w:t>1</w:t>
            </w:r>
          </w:p>
        </w:tc>
        <w:tc>
          <w:tcPr>
            <w:tcW w:w="3085" w:type="dxa"/>
            <w:tcBorders>
              <w:top w:val="single" w:sz="4" w:space="0" w:color="auto"/>
              <w:left w:val="single" w:sz="4" w:space="0" w:color="auto"/>
              <w:bottom w:val="single" w:sz="4" w:space="0" w:color="auto"/>
              <w:right w:val="single" w:sz="4" w:space="0" w:color="auto"/>
            </w:tcBorders>
          </w:tcPr>
          <w:p w14:paraId="0957DF13" w14:textId="77777777" w:rsidR="003F69AA" w:rsidRDefault="003F69AA" w:rsidP="006A71C6">
            <w:pPr>
              <w:jc w:val="left"/>
              <w:rPr>
                <w:lang w:val="en-AU"/>
              </w:rPr>
            </w:pPr>
            <w:r w:rsidRPr="0032738E">
              <w:rPr>
                <w:lang w:val="en-AU"/>
              </w:rPr>
              <w:t>PA00</w:t>
            </w:r>
            <w:r>
              <w:rPr>
                <w:lang w:val="en-AU"/>
              </w:rPr>
              <w:t>1</w:t>
            </w:r>
            <w:r w:rsidRPr="0032738E">
              <w:rPr>
                <w:lang w:val="en-AU"/>
              </w:rPr>
              <w:t>-M00</w:t>
            </w:r>
            <w:r>
              <w:rPr>
                <w:lang w:val="en-AU"/>
              </w:rPr>
              <w:t>1</w:t>
            </w:r>
          </w:p>
          <w:p w14:paraId="0B159A9F" w14:textId="77777777" w:rsidR="003F69AA" w:rsidRPr="0032738E" w:rsidRDefault="003F69AA" w:rsidP="006A71C6">
            <w:pPr>
              <w:jc w:val="left"/>
              <w:rPr>
                <w:lang w:val="en-AU"/>
              </w:rPr>
            </w:pPr>
            <w:r>
              <w:t>Running</w:t>
            </w:r>
          </w:p>
        </w:tc>
      </w:tr>
      <w:tr w:rsidR="00362CE8" w:rsidRPr="0032738E" w14:paraId="2541920D" w14:textId="77777777" w:rsidTr="006A71C6">
        <w:tc>
          <w:tcPr>
            <w:tcW w:w="1026" w:type="dxa"/>
            <w:tcBorders>
              <w:top w:val="single" w:sz="4" w:space="0" w:color="auto"/>
              <w:left w:val="single" w:sz="4" w:space="0" w:color="auto"/>
              <w:bottom w:val="single" w:sz="4" w:space="0" w:color="auto"/>
              <w:right w:val="single" w:sz="4" w:space="0" w:color="auto"/>
            </w:tcBorders>
          </w:tcPr>
          <w:p w14:paraId="703DC8A1" w14:textId="77777777" w:rsidR="00362CE8" w:rsidRDefault="00362CE8" w:rsidP="00362CE8">
            <w:pPr>
              <w:jc w:val="center"/>
            </w:pPr>
            <w:r>
              <w:lastRenderedPageBreak/>
              <w:t>4</w:t>
            </w:r>
          </w:p>
        </w:tc>
        <w:tc>
          <w:tcPr>
            <w:tcW w:w="5954" w:type="dxa"/>
            <w:tcBorders>
              <w:top w:val="single" w:sz="4" w:space="0" w:color="auto"/>
              <w:left w:val="single" w:sz="4" w:space="0" w:color="auto"/>
              <w:bottom w:val="single" w:sz="4" w:space="0" w:color="auto"/>
              <w:right w:val="single" w:sz="4" w:space="0" w:color="auto"/>
            </w:tcBorders>
          </w:tcPr>
          <w:p w14:paraId="0D46CEEA" w14:textId="77777777" w:rsidR="00362CE8" w:rsidRDefault="00362CE8" w:rsidP="00362CE8">
            <w:pPr>
              <w:jc w:val="left"/>
            </w:pPr>
            <w:r>
              <w:rPr>
                <w:lang w:val="en-AU"/>
              </w:rPr>
              <w:t>Start outlet Pump TA001</w:t>
            </w:r>
            <w:r>
              <w:t>.</w:t>
            </w:r>
          </w:p>
          <w:p w14:paraId="707C9563" w14:textId="77777777" w:rsidR="00362CE8" w:rsidRDefault="00362CE8" w:rsidP="00362CE8">
            <w:pPr>
              <w:jc w:val="left"/>
              <w:rPr>
                <w:lang w:val="en-AU"/>
              </w:rPr>
            </w:pPr>
            <w:r>
              <w:t xml:space="preserve">Run </w:t>
            </w:r>
            <w:r w:rsidRPr="0032738E">
              <w:rPr>
                <w:lang w:val="en-AU"/>
              </w:rPr>
              <w:t>PA00</w:t>
            </w:r>
            <w:r>
              <w:rPr>
                <w:lang w:val="en-AU"/>
              </w:rPr>
              <w:t>1</w:t>
            </w:r>
            <w:r w:rsidRPr="0032738E">
              <w:rPr>
                <w:lang w:val="en-AU"/>
              </w:rPr>
              <w:t>-M00</w:t>
            </w:r>
            <w:r>
              <w:rPr>
                <w:lang w:val="en-AU"/>
              </w:rPr>
              <w:t>2</w:t>
            </w:r>
          </w:p>
        </w:tc>
        <w:tc>
          <w:tcPr>
            <w:tcW w:w="3085" w:type="dxa"/>
            <w:tcBorders>
              <w:top w:val="single" w:sz="4" w:space="0" w:color="auto"/>
              <w:left w:val="single" w:sz="4" w:space="0" w:color="auto"/>
              <w:bottom w:val="single" w:sz="4" w:space="0" w:color="auto"/>
              <w:right w:val="single" w:sz="4" w:space="0" w:color="auto"/>
            </w:tcBorders>
          </w:tcPr>
          <w:p w14:paraId="767BE183" w14:textId="77777777" w:rsidR="00362CE8" w:rsidRDefault="00362CE8" w:rsidP="00362CE8">
            <w:pPr>
              <w:jc w:val="left"/>
              <w:rPr>
                <w:lang w:val="en-AU"/>
              </w:rPr>
            </w:pPr>
            <w:r w:rsidRPr="0032738E">
              <w:rPr>
                <w:lang w:val="en-AU"/>
              </w:rPr>
              <w:t>PA00</w:t>
            </w:r>
            <w:r>
              <w:rPr>
                <w:lang w:val="en-AU"/>
              </w:rPr>
              <w:t>1</w:t>
            </w:r>
            <w:r w:rsidRPr="0032738E">
              <w:rPr>
                <w:lang w:val="en-AU"/>
              </w:rPr>
              <w:t>-M00</w:t>
            </w:r>
            <w:r>
              <w:rPr>
                <w:lang w:val="en-AU"/>
              </w:rPr>
              <w:t>2</w:t>
            </w:r>
          </w:p>
          <w:p w14:paraId="098743D2" w14:textId="77777777" w:rsidR="00362CE8" w:rsidRPr="0032738E" w:rsidRDefault="00362CE8" w:rsidP="00362CE8">
            <w:pPr>
              <w:jc w:val="left"/>
              <w:rPr>
                <w:lang w:val="en-AU"/>
              </w:rPr>
            </w:pPr>
            <w:r>
              <w:t>Running</w:t>
            </w:r>
          </w:p>
        </w:tc>
      </w:tr>
      <w:tr w:rsidR="00362CE8" w:rsidRPr="0032738E" w14:paraId="3DD52CE5" w14:textId="77777777" w:rsidTr="006A71C6">
        <w:tc>
          <w:tcPr>
            <w:tcW w:w="1026" w:type="dxa"/>
            <w:tcBorders>
              <w:top w:val="single" w:sz="4" w:space="0" w:color="auto"/>
              <w:left w:val="single" w:sz="4" w:space="0" w:color="auto"/>
              <w:bottom w:val="single" w:sz="4" w:space="0" w:color="auto"/>
              <w:right w:val="single" w:sz="4" w:space="0" w:color="auto"/>
            </w:tcBorders>
          </w:tcPr>
          <w:p w14:paraId="5F8CD07E" w14:textId="77777777" w:rsidR="00362CE8" w:rsidRDefault="00362CE8" w:rsidP="00362CE8">
            <w:pPr>
              <w:jc w:val="center"/>
            </w:pPr>
            <w:r>
              <w:t>5</w:t>
            </w:r>
          </w:p>
        </w:tc>
        <w:tc>
          <w:tcPr>
            <w:tcW w:w="5954" w:type="dxa"/>
            <w:tcBorders>
              <w:top w:val="single" w:sz="4" w:space="0" w:color="auto"/>
              <w:left w:val="single" w:sz="4" w:space="0" w:color="auto"/>
              <w:bottom w:val="single" w:sz="4" w:space="0" w:color="auto"/>
              <w:right w:val="single" w:sz="4" w:space="0" w:color="auto"/>
            </w:tcBorders>
          </w:tcPr>
          <w:p w14:paraId="38274E76" w14:textId="77777777" w:rsidR="00362CE8" w:rsidRDefault="00362CE8" w:rsidP="00362CE8">
            <w:pPr>
              <w:jc w:val="left"/>
            </w:pPr>
            <w:r>
              <w:rPr>
                <w:lang w:val="en-AU"/>
              </w:rPr>
              <w:t>Start inlet Pump HE001</w:t>
            </w:r>
            <w:r>
              <w:t>.</w:t>
            </w:r>
          </w:p>
          <w:p w14:paraId="56F9D2CB" w14:textId="77777777" w:rsidR="00362CE8" w:rsidRDefault="00362CE8" w:rsidP="00362CE8">
            <w:pPr>
              <w:jc w:val="left"/>
              <w:rPr>
                <w:lang w:val="en-AU"/>
              </w:rPr>
            </w:pPr>
            <w:r>
              <w:t xml:space="preserve">Run </w:t>
            </w:r>
            <w:r w:rsidRPr="0032738E">
              <w:rPr>
                <w:lang w:val="en-AU"/>
              </w:rPr>
              <w:t>PA00</w:t>
            </w:r>
            <w:r>
              <w:rPr>
                <w:lang w:val="en-AU"/>
              </w:rPr>
              <w:t>1</w:t>
            </w:r>
            <w:r w:rsidRPr="0032738E">
              <w:rPr>
                <w:lang w:val="en-AU"/>
              </w:rPr>
              <w:t>-M00</w:t>
            </w:r>
            <w:r>
              <w:rPr>
                <w:lang w:val="en-AU"/>
              </w:rPr>
              <w:t>3</w:t>
            </w:r>
          </w:p>
        </w:tc>
        <w:tc>
          <w:tcPr>
            <w:tcW w:w="3085" w:type="dxa"/>
            <w:tcBorders>
              <w:top w:val="single" w:sz="4" w:space="0" w:color="auto"/>
              <w:left w:val="single" w:sz="4" w:space="0" w:color="auto"/>
              <w:bottom w:val="single" w:sz="4" w:space="0" w:color="auto"/>
              <w:right w:val="single" w:sz="4" w:space="0" w:color="auto"/>
            </w:tcBorders>
          </w:tcPr>
          <w:p w14:paraId="49188BFD" w14:textId="77777777" w:rsidR="00362CE8" w:rsidRDefault="00362CE8" w:rsidP="00362CE8">
            <w:pPr>
              <w:jc w:val="left"/>
              <w:rPr>
                <w:lang w:val="en-AU"/>
              </w:rPr>
            </w:pPr>
            <w:r w:rsidRPr="0032738E">
              <w:rPr>
                <w:lang w:val="en-AU"/>
              </w:rPr>
              <w:t>PA00</w:t>
            </w:r>
            <w:r>
              <w:rPr>
                <w:lang w:val="en-AU"/>
              </w:rPr>
              <w:t>1</w:t>
            </w:r>
            <w:r w:rsidRPr="0032738E">
              <w:rPr>
                <w:lang w:val="en-AU"/>
              </w:rPr>
              <w:t>-M00</w:t>
            </w:r>
            <w:r>
              <w:rPr>
                <w:lang w:val="en-AU"/>
              </w:rPr>
              <w:t>3</w:t>
            </w:r>
          </w:p>
          <w:p w14:paraId="4DBF455F" w14:textId="77777777" w:rsidR="00362CE8" w:rsidRPr="0032738E" w:rsidRDefault="00362CE8" w:rsidP="00362CE8">
            <w:pPr>
              <w:jc w:val="left"/>
              <w:rPr>
                <w:lang w:val="en-AU"/>
              </w:rPr>
            </w:pPr>
            <w:r>
              <w:t>Running</w:t>
            </w:r>
          </w:p>
        </w:tc>
      </w:tr>
      <w:tr w:rsidR="00362CE8" w:rsidRPr="0032738E" w14:paraId="50ECE67B" w14:textId="77777777" w:rsidTr="006A71C6">
        <w:tc>
          <w:tcPr>
            <w:tcW w:w="1026" w:type="dxa"/>
            <w:tcBorders>
              <w:top w:val="single" w:sz="4" w:space="0" w:color="auto"/>
              <w:left w:val="single" w:sz="4" w:space="0" w:color="auto"/>
              <w:bottom w:val="single" w:sz="4" w:space="0" w:color="auto"/>
              <w:right w:val="single" w:sz="4" w:space="0" w:color="auto"/>
            </w:tcBorders>
          </w:tcPr>
          <w:p w14:paraId="36282FCC" w14:textId="77777777" w:rsidR="00362CE8" w:rsidRDefault="00362CE8" w:rsidP="00362CE8">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3EBE8073" w14:textId="77777777" w:rsidR="00362CE8" w:rsidRDefault="00362CE8" w:rsidP="00362CE8">
            <w:pPr>
              <w:jc w:val="left"/>
              <w:rPr>
                <w:lang w:val="en-AU"/>
              </w:rPr>
            </w:pPr>
            <w:r>
              <w:rPr>
                <w:lang w:val="en-AU"/>
              </w:rPr>
              <w:t>S</w:t>
            </w:r>
            <w:r w:rsidRPr="00362CE8">
              <w:rPr>
                <w:lang w:val="en-AU"/>
              </w:rPr>
              <w:t>tart temperature control in HVAC chilled ring with valve LC001 (AY001)</w:t>
            </w:r>
          </w:p>
        </w:tc>
        <w:tc>
          <w:tcPr>
            <w:tcW w:w="3085" w:type="dxa"/>
            <w:tcBorders>
              <w:top w:val="single" w:sz="4" w:space="0" w:color="auto"/>
              <w:left w:val="single" w:sz="4" w:space="0" w:color="auto"/>
              <w:bottom w:val="single" w:sz="4" w:space="0" w:color="auto"/>
              <w:right w:val="single" w:sz="4" w:space="0" w:color="auto"/>
            </w:tcBorders>
          </w:tcPr>
          <w:p w14:paraId="2D527F5D" w14:textId="77777777" w:rsidR="00362CE8" w:rsidRPr="0032738E" w:rsidRDefault="00362CE8" w:rsidP="00362CE8">
            <w:pPr>
              <w:jc w:val="left"/>
              <w:rPr>
                <w:lang w:val="en-AU"/>
              </w:rPr>
            </w:pPr>
          </w:p>
        </w:tc>
      </w:tr>
      <w:tr w:rsidR="00362CE8" w:rsidRPr="0032738E" w14:paraId="4970E111" w14:textId="77777777" w:rsidTr="006A71C6">
        <w:tc>
          <w:tcPr>
            <w:tcW w:w="1026" w:type="dxa"/>
            <w:tcBorders>
              <w:top w:val="single" w:sz="4" w:space="0" w:color="auto"/>
              <w:left w:val="single" w:sz="4" w:space="0" w:color="auto"/>
              <w:bottom w:val="single" w:sz="4" w:space="0" w:color="auto"/>
              <w:right w:val="single" w:sz="4" w:space="0" w:color="auto"/>
            </w:tcBorders>
          </w:tcPr>
          <w:p w14:paraId="2B52D267" w14:textId="77777777" w:rsidR="00362CE8" w:rsidRDefault="00362CE8" w:rsidP="00362CE8">
            <w:pPr>
              <w:jc w:val="center"/>
            </w:pPr>
            <w:r>
              <w:t>7</w:t>
            </w:r>
          </w:p>
        </w:tc>
        <w:tc>
          <w:tcPr>
            <w:tcW w:w="5954" w:type="dxa"/>
            <w:tcBorders>
              <w:top w:val="single" w:sz="4" w:space="0" w:color="auto"/>
              <w:left w:val="single" w:sz="4" w:space="0" w:color="auto"/>
              <w:bottom w:val="single" w:sz="4" w:space="0" w:color="auto"/>
              <w:right w:val="single" w:sz="4" w:space="0" w:color="auto"/>
            </w:tcBorders>
          </w:tcPr>
          <w:p w14:paraId="235E8B77" w14:textId="77777777" w:rsidR="00362CE8" w:rsidRPr="00362CE8" w:rsidRDefault="00362CE8" w:rsidP="00362CE8">
            <w:pPr>
              <w:jc w:val="left"/>
              <w:rPr>
                <w:lang w:val="en-AU"/>
              </w:rPr>
            </w:pPr>
            <w:r>
              <w:rPr>
                <w:lang w:val="en-AU"/>
              </w:rPr>
              <w:t>S</w:t>
            </w:r>
            <w:r w:rsidRPr="00362CE8">
              <w:rPr>
                <w:lang w:val="en-AU"/>
              </w:rPr>
              <w:t xml:space="preserve">tart temperature control on HE001 and pump </w:t>
            </w:r>
            <w:r w:rsidRPr="0032738E">
              <w:rPr>
                <w:lang w:val="en-AU"/>
              </w:rPr>
              <w:t>PA00</w:t>
            </w:r>
            <w:r>
              <w:rPr>
                <w:lang w:val="en-AU"/>
              </w:rPr>
              <w:t>1</w:t>
            </w:r>
            <w:r w:rsidRPr="0032738E">
              <w:rPr>
                <w:lang w:val="en-AU"/>
              </w:rPr>
              <w:t>-M00</w:t>
            </w:r>
            <w:r>
              <w:rPr>
                <w:lang w:val="en-AU"/>
              </w:rPr>
              <w:t>3</w:t>
            </w:r>
          </w:p>
        </w:tc>
        <w:tc>
          <w:tcPr>
            <w:tcW w:w="3085" w:type="dxa"/>
            <w:tcBorders>
              <w:top w:val="single" w:sz="4" w:space="0" w:color="auto"/>
              <w:left w:val="single" w:sz="4" w:space="0" w:color="auto"/>
              <w:bottom w:val="single" w:sz="4" w:space="0" w:color="auto"/>
              <w:right w:val="single" w:sz="4" w:space="0" w:color="auto"/>
            </w:tcBorders>
          </w:tcPr>
          <w:p w14:paraId="7D192A18" w14:textId="77777777" w:rsidR="00362CE8" w:rsidRPr="0032738E" w:rsidRDefault="00362CE8" w:rsidP="00362CE8">
            <w:pPr>
              <w:jc w:val="left"/>
              <w:rPr>
                <w:lang w:val="en-AU"/>
              </w:rPr>
            </w:pPr>
          </w:p>
        </w:tc>
      </w:tr>
      <w:tr w:rsidR="00593527" w:rsidRPr="0032738E" w14:paraId="13DD49D5" w14:textId="77777777" w:rsidTr="006A71C6">
        <w:tc>
          <w:tcPr>
            <w:tcW w:w="1026" w:type="dxa"/>
            <w:tcBorders>
              <w:top w:val="single" w:sz="4" w:space="0" w:color="auto"/>
              <w:left w:val="single" w:sz="4" w:space="0" w:color="auto"/>
              <w:bottom w:val="single" w:sz="4" w:space="0" w:color="auto"/>
              <w:right w:val="single" w:sz="4" w:space="0" w:color="auto"/>
            </w:tcBorders>
          </w:tcPr>
          <w:p w14:paraId="0A7716E1" w14:textId="77777777" w:rsidR="00593527" w:rsidRDefault="00593527" w:rsidP="00593527">
            <w:pPr>
              <w:jc w:val="center"/>
            </w:pPr>
            <w:r>
              <w:t>8</w:t>
            </w:r>
          </w:p>
        </w:tc>
        <w:tc>
          <w:tcPr>
            <w:tcW w:w="5954" w:type="dxa"/>
            <w:tcBorders>
              <w:top w:val="single" w:sz="4" w:space="0" w:color="auto"/>
              <w:left w:val="single" w:sz="4" w:space="0" w:color="auto"/>
              <w:bottom w:val="single" w:sz="4" w:space="0" w:color="auto"/>
              <w:right w:val="single" w:sz="4" w:space="0" w:color="auto"/>
            </w:tcBorders>
          </w:tcPr>
          <w:p w14:paraId="15B57714" w14:textId="77777777" w:rsidR="00593527" w:rsidRDefault="00593527" w:rsidP="00593527">
            <w:pPr>
              <w:jc w:val="left"/>
              <w:rPr>
                <w:lang w:val="en-AU"/>
              </w:rPr>
            </w:pPr>
            <w:r>
              <w:t xml:space="preserve">Run </w:t>
            </w:r>
            <w:r w:rsidRPr="0032738E">
              <w:rPr>
                <w:lang w:val="en-AU"/>
              </w:rPr>
              <w:t>PA00</w:t>
            </w:r>
            <w:r>
              <w:rPr>
                <w:lang w:val="en-AU"/>
              </w:rPr>
              <w:t>4</w:t>
            </w:r>
            <w:r w:rsidRPr="0032738E">
              <w:rPr>
                <w:lang w:val="en-AU"/>
              </w:rPr>
              <w:t>-M00</w:t>
            </w:r>
            <w:r>
              <w:rPr>
                <w:lang w:val="en-AU"/>
              </w:rPr>
              <w:t>4-VFD</w:t>
            </w:r>
          </w:p>
        </w:tc>
        <w:tc>
          <w:tcPr>
            <w:tcW w:w="3085" w:type="dxa"/>
            <w:tcBorders>
              <w:top w:val="single" w:sz="4" w:space="0" w:color="auto"/>
              <w:left w:val="single" w:sz="4" w:space="0" w:color="auto"/>
              <w:bottom w:val="single" w:sz="4" w:space="0" w:color="auto"/>
              <w:right w:val="single" w:sz="4" w:space="0" w:color="auto"/>
            </w:tcBorders>
          </w:tcPr>
          <w:p w14:paraId="6DA5FCB9" w14:textId="77777777" w:rsidR="00593527" w:rsidRPr="0032738E" w:rsidRDefault="00593527" w:rsidP="00593527">
            <w:pPr>
              <w:jc w:val="left"/>
              <w:rPr>
                <w:lang w:val="en-AU"/>
              </w:rPr>
            </w:pPr>
            <w:r w:rsidRPr="0032738E">
              <w:rPr>
                <w:lang w:val="en-AU"/>
              </w:rPr>
              <w:t>PA00</w:t>
            </w:r>
            <w:r>
              <w:rPr>
                <w:lang w:val="en-AU"/>
              </w:rPr>
              <w:t>4</w:t>
            </w:r>
            <w:r w:rsidRPr="0032738E">
              <w:rPr>
                <w:lang w:val="en-AU"/>
              </w:rPr>
              <w:t>-M00</w:t>
            </w:r>
            <w:r>
              <w:rPr>
                <w:lang w:val="en-AU"/>
              </w:rPr>
              <w:t>4-VFD</w:t>
            </w:r>
            <w:r>
              <w:t xml:space="preserve"> Running</w:t>
            </w:r>
          </w:p>
        </w:tc>
      </w:tr>
      <w:tr w:rsidR="00593527" w:rsidRPr="0032738E" w14:paraId="535F6D6E" w14:textId="77777777" w:rsidTr="006A71C6">
        <w:tc>
          <w:tcPr>
            <w:tcW w:w="1026" w:type="dxa"/>
            <w:tcBorders>
              <w:top w:val="single" w:sz="4" w:space="0" w:color="auto"/>
              <w:left w:val="single" w:sz="4" w:space="0" w:color="auto"/>
              <w:bottom w:val="single" w:sz="4" w:space="0" w:color="auto"/>
              <w:right w:val="single" w:sz="4" w:space="0" w:color="auto"/>
            </w:tcBorders>
          </w:tcPr>
          <w:p w14:paraId="2B663756" w14:textId="77777777" w:rsidR="00593527" w:rsidRDefault="00593527" w:rsidP="00593527">
            <w:pPr>
              <w:jc w:val="center"/>
            </w:pPr>
            <w:r>
              <w:t>9</w:t>
            </w:r>
          </w:p>
        </w:tc>
        <w:tc>
          <w:tcPr>
            <w:tcW w:w="5954" w:type="dxa"/>
            <w:tcBorders>
              <w:top w:val="single" w:sz="4" w:space="0" w:color="auto"/>
              <w:left w:val="single" w:sz="4" w:space="0" w:color="auto"/>
              <w:bottom w:val="single" w:sz="4" w:space="0" w:color="auto"/>
              <w:right w:val="single" w:sz="4" w:space="0" w:color="auto"/>
            </w:tcBorders>
          </w:tcPr>
          <w:p w14:paraId="0B65B89C" w14:textId="77777777" w:rsidR="00593527" w:rsidRDefault="00593527" w:rsidP="0019652B">
            <w:r w:rsidRPr="00593527">
              <w:t>When the oil reaches the process temperature</w:t>
            </w:r>
          </w:p>
          <w:p w14:paraId="5867EE65" w14:textId="77777777" w:rsidR="0019652B" w:rsidRPr="00593527" w:rsidRDefault="0019652B" w:rsidP="0019652B">
            <w:pPr>
              <w:rPr>
                <w:lang w:val="it-IT"/>
              </w:rPr>
            </w:pPr>
            <w:r w:rsidRPr="0019652B">
              <w:rPr>
                <w:lang w:val="it-IT"/>
              </w:rPr>
              <w:t>TT013</w:t>
            </w:r>
            <w:r>
              <w:rPr>
                <w:lang w:val="it-IT"/>
              </w:rPr>
              <w:t>&lt;</w:t>
            </w:r>
            <w:r w:rsidRPr="0019652B">
              <w:rPr>
                <w:lang w:val="it-IT"/>
              </w:rPr>
              <w:t>= SP_ProsTemperature</w:t>
            </w:r>
          </w:p>
        </w:tc>
        <w:tc>
          <w:tcPr>
            <w:tcW w:w="3085" w:type="dxa"/>
            <w:tcBorders>
              <w:top w:val="single" w:sz="4" w:space="0" w:color="auto"/>
              <w:left w:val="single" w:sz="4" w:space="0" w:color="auto"/>
              <w:bottom w:val="single" w:sz="4" w:space="0" w:color="auto"/>
              <w:right w:val="single" w:sz="4" w:space="0" w:color="auto"/>
            </w:tcBorders>
          </w:tcPr>
          <w:p w14:paraId="26317B99" w14:textId="77777777" w:rsidR="00593527" w:rsidRPr="0032738E" w:rsidRDefault="007F0E04" w:rsidP="00593527">
            <w:pPr>
              <w:jc w:val="left"/>
              <w:rPr>
                <w:lang w:val="en-AU"/>
              </w:rPr>
            </w:pPr>
            <w:r w:rsidRPr="0019652B">
              <w:rPr>
                <w:lang w:val="it-IT"/>
              </w:rPr>
              <w:t>TT013</w:t>
            </w:r>
            <w:r>
              <w:rPr>
                <w:lang w:val="it-IT"/>
              </w:rPr>
              <w:t>&lt;</w:t>
            </w:r>
            <w:r w:rsidRPr="0019652B">
              <w:rPr>
                <w:lang w:val="it-IT"/>
              </w:rPr>
              <w:t>= SP_ProsTemperature</w:t>
            </w:r>
          </w:p>
        </w:tc>
      </w:tr>
      <w:tr w:rsidR="0019652B" w:rsidRPr="0032738E" w14:paraId="212C8A38" w14:textId="77777777" w:rsidTr="006A71C6">
        <w:tc>
          <w:tcPr>
            <w:tcW w:w="1026" w:type="dxa"/>
            <w:tcBorders>
              <w:top w:val="single" w:sz="4" w:space="0" w:color="auto"/>
              <w:left w:val="single" w:sz="4" w:space="0" w:color="auto"/>
              <w:bottom w:val="single" w:sz="4" w:space="0" w:color="auto"/>
              <w:right w:val="single" w:sz="4" w:space="0" w:color="auto"/>
            </w:tcBorders>
          </w:tcPr>
          <w:p w14:paraId="0EF5EE6E" w14:textId="77777777" w:rsidR="0019652B" w:rsidRDefault="0019652B" w:rsidP="00593527">
            <w:pPr>
              <w:jc w:val="center"/>
            </w:pPr>
            <w:r>
              <w:t>10</w:t>
            </w:r>
          </w:p>
        </w:tc>
        <w:tc>
          <w:tcPr>
            <w:tcW w:w="5954" w:type="dxa"/>
            <w:tcBorders>
              <w:top w:val="single" w:sz="4" w:space="0" w:color="auto"/>
              <w:left w:val="single" w:sz="4" w:space="0" w:color="auto"/>
              <w:bottom w:val="single" w:sz="4" w:space="0" w:color="auto"/>
              <w:right w:val="single" w:sz="4" w:space="0" w:color="auto"/>
            </w:tcBorders>
          </w:tcPr>
          <w:p w14:paraId="0BC8A0CB" w14:textId="77777777" w:rsidR="0019652B" w:rsidRDefault="0019652B" w:rsidP="0019652B">
            <w:r>
              <w:t>T</w:t>
            </w:r>
            <w:r w:rsidRPr="00593527">
              <w:t>he LC</w:t>
            </w:r>
            <w:r>
              <w:t>002 (AY002)</w:t>
            </w:r>
            <w:r w:rsidRPr="00593527">
              <w:t xml:space="preserve"> valve opens,</w:t>
            </w:r>
            <w:r>
              <w:t xml:space="preserve"> </w:t>
            </w:r>
            <w:r w:rsidRPr="0019652B">
              <w:t xml:space="preserve">and the </w:t>
            </w:r>
            <w:r>
              <w:t>Cooler</w:t>
            </w:r>
            <w:r w:rsidRPr="00EB27C9">
              <w:t xml:space="preserve"> process pump</w:t>
            </w:r>
            <w:r>
              <w:t xml:space="preserve"> (PA006-M006-VFD) </w:t>
            </w:r>
            <w:r w:rsidRPr="0019652B">
              <w:t>starts</w:t>
            </w:r>
            <w:r>
              <w:t>.</w:t>
            </w:r>
          </w:p>
          <w:p w14:paraId="2ACD5361" w14:textId="77777777" w:rsidR="0019652B" w:rsidRPr="0041627B" w:rsidRDefault="0019652B" w:rsidP="0019652B">
            <w:pPr>
              <w:rPr>
                <w:lang w:val="en-GB"/>
              </w:rPr>
            </w:pPr>
          </w:p>
        </w:tc>
        <w:tc>
          <w:tcPr>
            <w:tcW w:w="3085" w:type="dxa"/>
            <w:tcBorders>
              <w:top w:val="single" w:sz="4" w:space="0" w:color="auto"/>
              <w:left w:val="single" w:sz="4" w:space="0" w:color="auto"/>
              <w:bottom w:val="single" w:sz="4" w:space="0" w:color="auto"/>
              <w:right w:val="single" w:sz="4" w:space="0" w:color="auto"/>
            </w:tcBorders>
          </w:tcPr>
          <w:p w14:paraId="22047C98" w14:textId="77777777" w:rsidR="0019652B" w:rsidRPr="0032738E" w:rsidRDefault="0019652B" w:rsidP="00593527">
            <w:pPr>
              <w:jc w:val="left"/>
              <w:rPr>
                <w:lang w:val="en-AU"/>
              </w:rPr>
            </w:pPr>
            <w:r w:rsidRPr="0032738E">
              <w:rPr>
                <w:lang w:val="en-AU"/>
              </w:rPr>
              <w:t>PA00</w:t>
            </w:r>
            <w:r>
              <w:rPr>
                <w:lang w:val="en-AU"/>
              </w:rPr>
              <w:t>6</w:t>
            </w:r>
            <w:r w:rsidRPr="0032738E">
              <w:rPr>
                <w:lang w:val="en-AU"/>
              </w:rPr>
              <w:t>-M00</w:t>
            </w:r>
            <w:r>
              <w:rPr>
                <w:lang w:val="en-AU"/>
              </w:rPr>
              <w:t>6-VFD</w:t>
            </w:r>
            <w:r>
              <w:t xml:space="preserve"> Running</w:t>
            </w:r>
          </w:p>
        </w:tc>
      </w:tr>
      <w:tr w:rsidR="00593527" w:rsidRPr="0032738E" w14:paraId="36A76E70" w14:textId="77777777" w:rsidTr="006A71C6">
        <w:tc>
          <w:tcPr>
            <w:tcW w:w="1026" w:type="dxa"/>
            <w:tcBorders>
              <w:top w:val="single" w:sz="4" w:space="0" w:color="auto"/>
              <w:left w:val="single" w:sz="4" w:space="0" w:color="auto"/>
              <w:bottom w:val="single" w:sz="4" w:space="0" w:color="auto"/>
              <w:right w:val="single" w:sz="4" w:space="0" w:color="auto"/>
            </w:tcBorders>
          </w:tcPr>
          <w:p w14:paraId="44BF4642" w14:textId="77777777" w:rsidR="00593527" w:rsidRDefault="007F0E04" w:rsidP="00593527">
            <w:pPr>
              <w:jc w:val="center"/>
            </w:pPr>
            <w:r>
              <w:t>11</w:t>
            </w:r>
          </w:p>
        </w:tc>
        <w:tc>
          <w:tcPr>
            <w:tcW w:w="5954" w:type="dxa"/>
            <w:tcBorders>
              <w:top w:val="single" w:sz="4" w:space="0" w:color="auto"/>
              <w:left w:val="single" w:sz="4" w:space="0" w:color="auto"/>
              <w:bottom w:val="single" w:sz="4" w:space="0" w:color="auto"/>
              <w:right w:val="single" w:sz="4" w:space="0" w:color="auto"/>
            </w:tcBorders>
          </w:tcPr>
          <w:p w14:paraId="78F7297D" w14:textId="77777777" w:rsidR="00593527" w:rsidRPr="00EB27C9" w:rsidRDefault="00593527" w:rsidP="00593527">
            <w:r>
              <w:t>S</w:t>
            </w:r>
            <w:r w:rsidRPr="008B3DA1">
              <w:t xml:space="preserve">tarts timer to reach temperature at </w:t>
            </w:r>
            <w:r w:rsidR="0019652B">
              <w:t>cooler</w:t>
            </w:r>
            <w:r w:rsidRPr="008B3DA1">
              <w:t xml:space="preserve"> inlet</w:t>
            </w:r>
            <w:r>
              <w:t xml:space="preserve"> “T_</w:t>
            </w:r>
            <w:r w:rsidR="0019652B">
              <w:t>De</w:t>
            </w:r>
            <w:r w:rsidRPr="008B3DA1">
              <w:t>crease</w:t>
            </w:r>
            <w:r w:rsidRPr="0041627B">
              <w:rPr>
                <w:lang w:val="en-GB"/>
              </w:rPr>
              <w:t>Temperature</w:t>
            </w:r>
            <w:r>
              <w:t>”</w:t>
            </w:r>
          </w:p>
        </w:tc>
        <w:tc>
          <w:tcPr>
            <w:tcW w:w="3085" w:type="dxa"/>
            <w:tcBorders>
              <w:top w:val="single" w:sz="4" w:space="0" w:color="auto"/>
              <w:left w:val="single" w:sz="4" w:space="0" w:color="auto"/>
              <w:bottom w:val="single" w:sz="4" w:space="0" w:color="auto"/>
              <w:right w:val="single" w:sz="4" w:space="0" w:color="auto"/>
            </w:tcBorders>
          </w:tcPr>
          <w:p w14:paraId="3CFFA69B" w14:textId="77777777" w:rsidR="00593527" w:rsidRPr="0032738E" w:rsidRDefault="00593527" w:rsidP="00593527">
            <w:pPr>
              <w:jc w:val="left"/>
              <w:rPr>
                <w:lang w:val="en-AU"/>
              </w:rPr>
            </w:pPr>
            <w:r>
              <w:rPr>
                <w:lang w:val="en-AU"/>
              </w:rPr>
              <w:t xml:space="preserve">Run Timer </w:t>
            </w:r>
            <w:r>
              <w:t>“</w:t>
            </w:r>
            <w:r w:rsidR="0019652B">
              <w:t>T_De</w:t>
            </w:r>
            <w:r w:rsidR="0019652B" w:rsidRPr="008B3DA1">
              <w:t>crease</w:t>
            </w:r>
            <w:r w:rsidR="0019652B">
              <w:rPr>
                <w:lang w:val="it-IT"/>
              </w:rPr>
              <w:t>Temperature</w:t>
            </w:r>
            <w:r>
              <w:t>”</w:t>
            </w:r>
          </w:p>
        </w:tc>
      </w:tr>
      <w:tr w:rsidR="00593527" w:rsidRPr="0032738E" w14:paraId="6025155E" w14:textId="77777777" w:rsidTr="006A71C6">
        <w:tc>
          <w:tcPr>
            <w:tcW w:w="1026" w:type="dxa"/>
            <w:tcBorders>
              <w:top w:val="single" w:sz="4" w:space="0" w:color="auto"/>
              <w:left w:val="single" w:sz="4" w:space="0" w:color="auto"/>
              <w:bottom w:val="single" w:sz="4" w:space="0" w:color="auto"/>
              <w:right w:val="single" w:sz="4" w:space="0" w:color="auto"/>
            </w:tcBorders>
          </w:tcPr>
          <w:p w14:paraId="50448844" w14:textId="77777777" w:rsidR="00593527" w:rsidRDefault="007F0E04" w:rsidP="00593527">
            <w:pPr>
              <w:jc w:val="center"/>
            </w:pPr>
            <w:r>
              <w:t>12</w:t>
            </w:r>
          </w:p>
        </w:tc>
        <w:tc>
          <w:tcPr>
            <w:tcW w:w="5954" w:type="dxa"/>
            <w:tcBorders>
              <w:top w:val="single" w:sz="4" w:space="0" w:color="auto"/>
              <w:left w:val="single" w:sz="4" w:space="0" w:color="auto"/>
              <w:bottom w:val="single" w:sz="4" w:space="0" w:color="auto"/>
              <w:right w:val="single" w:sz="4" w:space="0" w:color="auto"/>
            </w:tcBorders>
          </w:tcPr>
          <w:p w14:paraId="702C80C7" w14:textId="77777777" w:rsidR="007F0E04" w:rsidRPr="0041627B" w:rsidRDefault="007F0E04" w:rsidP="007F0E04">
            <w:pPr>
              <w:rPr>
                <w:lang w:val="en-GB"/>
              </w:rPr>
            </w:pPr>
            <w:r w:rsidRPr="0041627B">
              <w:rPr>
                <w:lang w:val="en-GB"/>
              </w:rPr>
              <w:t>The oil inlet temperature of the cooler (TT022) is lower than the set inlet oil temperature “SET_InletOilTemperature”</w:t>
            </w:r>
          </w:p>
          <w:p w14:paraId="76553798" w14:textId="77777777" w:rsidR="007F0E04" w:rsidRPr="0041627B" w:rsidRDefault="007F0E04" w:rsidP="007F0E04">
            <w:pPr>
              <w:rPr>
                <w:lang w:val="en-GB"/>
              </w:rPr>
            </w:pPr>
          </w:p>
          <w:p w14:paraId="3E42B23D" w14:textId="77777777" w:rsidR="007F0E04" w:rsidRPr="0041627B" w:rsidRDefault="007F0E04" w:rsidP="007F0E04">
            <w:pPr>
              <w:rPr>
                <w:lang w:val="en-GB"/>
              </w:rPr>
            </w:pPr>
            <w:r w:rsidRPr="0041627B">
              <w:rPr>
                <w:lang w:val="en-GB"/>
              </w:rPr>
              <w:t>Oil Inlet Temperature &lt; “SET_InletOilTemperature”</w:t>
            </w:r>
          </w:p>
          <w:p w14:paraId="1FBC96EB" w14:textId="77777777" w:rsidR="007F0E04" w:rsidRDefault="007F0E04" w:rsidP="007F0E04">
            <w:r>
              <w:t>Reset timer “T_De</w:t>
            </w:r>
            <w:r w:rsidRPr="008B3DA1">
              <w:t>crease</w:t>
            </w:r>
            <w:r w:rsidRPr="0041627B">
              <w:rPr>
                <w:lang w:val="en-GB"/>
              </w:rPr>
              <w:t>Temperature</w:t>
            </w:r>
            <w:r>
              <w:t>”</w:t>
            </w:r>
          </w:p>
          <w:p w14:paraId="20F67729" w14:textId="77777777" w:rsidR="00593527" w:rsidRDefault="007F0E04" w:rsidP="007F0E04">
            <w:r>
              <w:t>S</w:t>
            </w:r>
            <w:r w:rsidRPr="008B3DA1">
              <w:t>tart temperature control</w:t>
            </w:r>
          </w:p>
        </w:tc>
        <w:tc>
          <w:tcPr>
            <w:tcW w:w="3085" w:type="dxa"/>
            <w:tcBorders>
              <w:top w:val="single" w:sz="4" w:space="0" w:color="auto"/>
              <w:left w:val="single" w:sz="4" w:space="0" w:color="auto"/>
              <w:bottom w:val="single" w:sz="4" w:space="0" w:color="auto"/>
              <w:right w:val="single" w:sz="4" w:space="0" w:color="auto"/>
            </w:tcBorders>
          </w:tcPr>
          <w:p w14:paraId="2A4625CE" w14:textId="77777777" w:rsidR="00593527" w:rsidRDefault="00593527" w:rsidP="00593527">
            <w:pPr>
              <w:jc w:val="left"/>
              <w:rPr>
                <w:lang w:val="en-AU"/>
              </w:rPr>
            </w:pPr>
          </w:p>
        </w:tc>
      </w:tr>
      <w:tr w:rsidR="00593527" w14:paraId="524BF303" w14:textId="77777777" w:rsidTr="006A71C6">
        <w:tc>
          <w:tcPr>
            <w:tcW w:w="1026" w:type="dxa"/>
            <w:tcBorders>
              <w:top w:val="single" w:sz="4" w:space="0" w:color="auto"/>
              <w:left w:val="single" w:sz="4" w:space="0" w:color="auto"/>
              <w:bottom w:val="single" w:sz="4" w:space="0" w:color="auto"/>
              <w:right w:val="single" w:sz="4" w:space="0" w:color="auto"/>
            </w:tcBorders>
          </w:tcPr>
          <w:p w14:paraId="09B1A692" w14:textId="77777777" w:rsidR="00593527" w:rsidRDefault="007F0E04" w:rsidP="00593527">
            <w:pPr>
              <w:jc w:val="center"/>
            </w:pPr>
            <w:r>
              <w:t>13</w:t>
            </w:r>
          </w:p>
        </w:tc>
        <w:tc>
          <w:tcPr>
            <w:tcW w:w="5954" w:type="dxa"/>
            <w:tcBorders>
              <w:top w:val="single" w:sz="4" w:space="0" w:color="auto"/>
              <w:left w:val="single" w:sz="4" w:space="0" w:color="auto"/>
              <w:bottom w:val="single" w:sz="4" w:space="0" w:color="auto"/>
              <w:right w:val="single" w:sz="4" w:space="0" w:color="auto"/>
            </w:tcBorders>
          </w:tcPr>
          <w:p w14:paraId="7F4FE655" w14:textId="77777777" w:rsidR="00593527" w:rsidRDefault="00593527" w:rsidP="00593527">
            <w:r w:rsidRPr="008B3DA1">
              <w:t xml:space="preserve">The system controls the temperature by opening and closing the </w:t>
            </w:r>
            <w:r w:rsidRPr="0032738E">
              <w:rPr>
                <w:lang w:val="en-AU"/>
              </w:rPr>
              <w:t>LC00</w:t>
            </w:r>
            <w:r w:rsidR="007F0E04">
              <w:rPr>
                <w:lang w:val="en-AU"/>
              </w:rPr>
              <w:t>2</w:t>
            </w:r>
            <w:r w:rsidRPr="0032738E">
              <w:rPr>
                <w:lang w:val="en-AU"/>
              </w:rPr>
              <w:t xml:space="preserve"> (AY00</w:t>
            </w:r>
            <w:r w:rsidR="007F0E04">
              <w:rPr>
                <w:lang w:val="en-AU"/>
              </w:rPr>
              <w:t>2</w:t>
            </w:r>
            <w:r w:rsidRPr="0032738E">
              <w:rPr>
                <w:lang w:val="en-AU"/>
              </w:rPr>
              <w:t>)</w:t>
            </w:r>
            <w:r w:rsidRPr="008B3DA1">
              <w:t xml:space="preserve"> valve.</w:t>
            </w:r>
          </w:p>
        </w:tc>
        <w:tc>
          <w:tcPr>
            <w:tcW w:w="3085" w:type="dxa"/>
            <w:tcBorders>
              <w:top w:val="single" w:sz="4" w:space="0" w:color="auto"/>
              <w:left w:val="single" w:sz="4" w:space="0" w:color="auto"/>
              <w:bottom w:val="single" w:sz="4" w:space="0" w:color="auto"/>
              <w:right w:val="single" w:sz="4" w:space="0" w:color="auto"/>
            </w:tcBorders>
          </w:tcPr>
          <w:p w14:paraId="37444D08" w14:textId="77777777" w:rsidR="00593527" w:rsidRDefault="00593527" w:rsidP="00593527">
            <w:pPr>
              <w:jc w:val="left"/>
            </w:pPr>
          </w:p>
        </w:tc>
      </w:tr>
      <w:tr w:rsidR="00593527" w14:paraId="6D028661" w14:textId="77777777" w:rsidTr="006A71C6">
        <w:tc>
          <w:tcPr>
            <w:tcW w:w="1026" w:type="dxa"/>
            <w:tcBorders>
              <w:top w:val="single" w:sz="4" w:space="0" w:color="auto"/>
              <w:left w:val="single" w:sz="4" w:space="0" w:color="auto"/>
              <w:bottom w:val="single" w:sz="4" w:space="0" w:color="auto"/>
              <w:right w:val="single" w:sz="4" w:space="0" w:color="auto"/>
            </w:tcBorders>
          </w:tcPr>
          <w:p w14:paraId="46B6A264" w14:textId="77777777" w:rsidR="00593527" w:rsidRDefault="007F0E04" w:rsidP="00593527">
            <w:pPr>
              <w:jc w:val="center"/>
            </w:pPr>
            <w:r>
              <w:t>14</w:t>
            </w:r>
          </w:p>
        </w:tc>
        <w:tc>
          <w:tcPr>
            <w:tcW w:w="5954" w:type="dxa"/>
            <w:tcBorders>
              <w:top w:val="single" w:sz="4" w:space="0" w:color="auto"/>
              <w:left w:val="single" w:sz="4" w:space="0" w:color="auto"/>
              <w:bottom w:val="single" w:sz="4" w:space="0" w:color="auto"/>
              <w:right w:val="single" w:sz="4" w:space="0" w:color="auto"/>
            </w:tcBorders>
          </w:tcPr>
          <w:p w14:paraId="6780AA2C" w14:textId="77777777" w:rsidR="00593527" w:rsidRDefault="007F0E04" w:rsidP="00593527">
            <w:r>
              <w:t>Cooler</w:t>
            </w:r>
            <w:r w:rsidR="00593527" w:rsidRPr="007A6491">
              <w:t xml:space="preserve"> started.</w:t>
            </w:r>
          </w:p>
        </w:tc>
        <w:tc>
          <w:tcPr>
            <w:tcW w:w="3085" w:type="dxa"/>
            <w:tcBorders>
              <w:top w:val="single" w:sz="4" w:space="0" w:color="auto"/>
              <w:left w:val="single" w:sz="4" w:space="0" w:color="auto"/>
              <w:bottom w:val="single" w:sz="4" w:space="0" w:color="auto"/>
              <w:right w:val="single" w:sz="4" w:space="0" w:color="auto"/>
            </w:tcBorders>
          </w:tcPr>
          <w:p w14:paraId="4E0D3DA3" w14:textId="77777777" w:rsidR="00593527" w:rsidRDefault="00593527" w:rsidP="00593527">
            <w:pPr>
              <w:jc w:val="left"/>
            </w:pPr>
          </w:p>
        </w:tc>
      </w:tr>
    </w:tbl>
    <w:p w14:paraId="14EA3439" w14:textId="77777777" w:rsidR="00B47DD0" w:rsidRDefault="00B47DD0" w:rsidP="00B47DD0">
      <w:pPr>
        <w:rPr>
          <w:rFonts w:cs="Arial"/>
        </w:rPr>
      </w:pPr>
    </w:p>
    <w:p w14:paraId="77E22148" w14:textId="77777777" w:rsidR="00B47DD0" w:rsidRPr="006B1D58" w:rsidRDefault="00B47DD0" w:rsidP="00B47DD0">
      <w:pPr>
        <w:pStyle w:val="Heading3"/>
      </w:pPr>
      <w:bookmarkStart w:id="111" w:name="_Toc149556440"/>
      <w:r>
        <w:t>CB system.</w:t>
      </w:r>
      <w:r w:rsidRPr="005D6574">
        <w:t xml:space="preserve"> </w:t>
      </w:r>
      <w:r w:rsidRPr="009C29B9">
        <w:rPr>
          <w:iCs/>
          <w:szCs w:val="28"/>
        </w:rPr>
        <w:t>Dryer/</w:t>
      </w:r>
      <w:r>
        <w:rPr>
          <w:iCs/>
          <w:szCs w:val="28"/>
        </w:rPr>
        <w:t>C</w:t>
      </w:r>
      <w:r w:rsidRPr="009C29B9">
        <w:rPr>
          <w:iCs/>
          <w:szCs w:val="28"/>
        </w:rPr>
        <w:t>ooler</w:t>
      </w:r>
      <w:r w:rsidRPr="0041627B">
        <w:rPr>
          <w:lang w:val="en-GB"/>
        </w:rPr>
        <w:t xml:space="preserve"> VK006 </w:t>
      </w:r>
      <w:r w:rsidRPr="00065FCE">
        <w:t>Starting</w:t>
      </w:r>
      <w:r>
        <w:t>.</w:t>
      </w:r>
      <w:bookmarkEnd w:id="111"/>
    </w:p>
    <w:p w14:paraId="3923B84C" w14:textId="77777777" w:rsidR="00B47DD0" w:rsidRDefault="00B47DD0" w:rsidP="00B47DD0">
      <w:pPr>
        <w:rPr>
          <w:rFonts w:cs="Arial"/>
        </w:rPr>
      </w:pPr>
    </w:p>
    <w:p w14:paraId="2A62203D" w14:textId="77777777" w:rsidR="00B47DD0" w:rsidRDefault="00B47DD0" w:rsidP="00B47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23F84">
        <w:rPr>
          <w:rFonts w:cs="Arial"/>
        </w:rPr>
        <w:t xml:space="preserve">In this section, the sequence that has the </w:t>
      </w:r>
      <w:r w:rsidRPr="00B47DD0">
        <w:rPr>
          <w:rFonts w:cs="Arial"/>
        </w:rPr>
        <w:t>Dryer/Cooler</w:t>
      </w:r>
      <w:r w:rsidRPr="00323F84">
        <w:rPr>
          <w:rFonts w:cs="Arial"/>
        </w:rPr>
        <w:t xml:space="preserve"> in the state </w:t>
      </w:r>
      <w:r>
        <w:rPr>
          <w:rFonts w:cs="Arial"/>
        </w:rPr>
        <w:t>s</w:t>
      </w:r>
      <w:r w:rsidRPr="00E61DBC">
        <w:rPr>
          <w:rFonts w:cs="Arial"/>
        </w:rPr>
        <w:t>tarting</w:t>
      </w:r>
      <w:r w:rsidRPr="00323F84">
        <w:rPr>
          <w:rFonts w:cs="Arial"/>
        </w:rPr>
        <w:t xml:space="preserve"> is displayed.</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7F0E04" w14:paraId="4E15DB6C" w14:textId="77777777" w:rsidTr="006A71C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117B9BD4" w14:textId="77777777" w:rsidR="007F0E04" w:rsidRDefault="007F0E04" w:rsidP="006A71C6">
            <w:pPr>
              <w:jc w:val="left"/>
            </w:pPr>
            <w:r>
              <w:t>Permissive list</w:t>
            </w:r>
          </w:p>
        </w:tc>
      </w:tr>
      <w:tr w:rsidR="007F0E04" w:rsidRPr="00373BC7" w14:paraId="2299E700" w14:textId="77777777" w:rsidTr="006A71C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F9C0C" w14:textId="77777777" w:rsidR="007F0E04" w:rsidRDefault="007F0E04" w:rsidP="006A71C6">
            <w:pPr>
              <w:rPr>
                <w:lang w:val="en-GB"/>
              </w:rPr>
            </w:pPr>
            <w:r>
              <w:rPr>
                <w:lang w:val="en-GB"/>
              </w:rPr>
              <w:t>T</w:t>
            </w:r>
            <w:r w:rsidRPr="00FF017E">
              <w:rPr>
                <w:lang w:val="en-GB"/>
              </w:rPr>
              <w:t>he system must be running</w:t>
            </w:r>
            <w:r w:rsidRPr="00D35E37">
              <w:rPr>
                <w:lang w:val="en-GB"/>
              </w:rPr>
              <w:t>.</w:t>
            </w:r>
          </w:p>
          <w:p w14:paraId="1B623BB9" w14:textId="77777777" w:rsidR="007F0E04" w:rsidRPr="00373BC7" w:rsidRDefault="007F0E04" w:rsidP="006A71C6">
            <w:pPr>
              <w:rPr>
                <w:lang w:val="en-GB"/>
              </w:rPr>
            </w:pPr>
            <w:r w:rsidRPr="00373BC7">
              <w:rPr>
                <w:lang w:val="en-GB"/>
              </w:rPr>
              <w:lastRenderedPageBreak/>
              <w:t>No emergency alarms present</w:t>
            </w:r>
            <w:r>
              <w:rPr>
                <w:lang w:val="en-GB"/>
              </w:rPr>
              <w:t>.</w:t>
            </w:r>
          </w:p>
        </w:tc>
      </w:tr>
      <w:tr w:rsidR="007F0E04" w14:paraId="65931A5C" w14:textId="77777777" w:rsidTr="006A71C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053FA6B9" w14:textId="77777777" w:rsidR="007F0E04" w:rsidRDefault="007F0E04" w:rsidP="006A71C6">
            <w:pPr>
              <w:jc w:val="center"/>
            </w:pPr>
            <w:r>
              <w:lastRenderedPageBreak/>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75EBB1C3" w14:textId="77777777" w:rsidR="007F0E04" w:rsidRDefault="007F0E04" w:rsidP="006A71C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6E0F8CA2" w14:textId="77777777" w:rsidR="007F0E04" w:rsidRDefault="007F0E04" w:rsidP="006A71C6">
            <w:pPr>
              <w:jc w:val="left"/>
            </w:pPr>
            <w:r>
              <w:t>Completion criteria</w:t>
            </w:r>
          </w:p>
        </w:tc>
      </w:tr>
      <w:tr w:rsidR="007F0E04" w14:paraId="7BB94886" w14:textId="77777777" w:rsidTr="006A71C6">
        <w:tc>
          <w:tcPr>
            <w:tcW w:w="1026" w:type="dxa"/>
            <w:tcBorders>
              <w:top w:val="single" w:sz="4" w:space="0" w:color="auto"/>
              <w:left w:val="single" w:sz="4" w:space="0" w:color="auto"/>
              <w:bottom w:val="single" w:sz="4" w:space="0" w:color="auto"/>
              <w:right w:val="single" w:sz="4" w:space="0" w:color="auto"/>
            </w:tcBorders>
          </w:tcPr>
          <w:p w14:paraId="576730D5" w14:textId="77777777" w:rsidR="007F0E04" w:rsidRDefault="007F0E04" w:rsidP="006A71C6">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2CC94D6C" w14:textId="77777777" w:rsidR="007F0E04" w:rsidRDefault="007F0E04" w:rsidP="006A71C6">
            <w:r w:rsidRPr="00FF017E">
              <w:t xml:space="preserve">The </w:t>
            </w:r>
            <w:r w:rsidRPr="00B47DD0">
              <w:rPr>
                <w:rFonts w:cs="Arial"/>
              </w:rPr>
              <w:t>Dryer/Cooler</w:t>
            </w:r>
            <w:r w:rsidRPr="00FF017E">
              <w:t xml:space="preserve"> should receive the Start command</w:t>
            </w:r>
          </w:p>
        </w:tc>
        <w:tc>
          <w:tcPr>
            <w:tcW w:w="3085" w:type="dxa"/>
            <w:tcBorders>
              <w:top w:val="single" w:sz="4" w:space="0" w:color="auto"/>
              <w:left w:val="single" w:sz="4" w:space="0" w:color="auto"/>
              <w:bottom w:val="single" w:sz="4" w:space="0" w:color="auto"/>
              <w:right w:val="single" w:sz="4" w:space="0" w:color="auto"/>
            </w:tcBorders>
          </w:tcPr>
          <w:p w14:paraId="41ABED3E" w14:textId="77777777" w:rsidR="007F0E04" w:rsidRDefault="007F0E04" w:rsidP="006A71C6">
            <w:pPr>
              <w:jc w:val="left"/>
            </w:pPr>
            <w:r>
              <w:t>S</w:t>
            </w:r>
            <w:r w:rsidRPr="00FF017E">
              <w:t>ystem is running</w:t>
            </w:r>
          </w:p>
        </w:tc>
      </w:tr>
      <w:tr w:rsidR="007F0E04" w14:paraId="06439680" w14:textId="77777777" w:rsidTr="006A71C6">
        <w:tc>
          <w:tcPr>
            <w:tcW w:w="1026" w:type="dxa"/>
            <w:tcBorders>
              <w:top w:val="single" w:sz="4" w:space="0" w:color="auto"/>
              <w:left w:val="single" w:sz="4" w:space="0" w:color="auto"/>
              <w:bottom w:val="single" w:sz="4" w:space="0" w:color="auto"/>
              <w:right w:val="single" w:sz="4" w:space="0" w:color="auto"/>
            </w:tcBorders>
          </w:tcPr>
          <w:p w14:paraId="0E203731" w14:textId="77777777" w:rsidR="007F0E04" w:rsidRDefault="007F0E04" w:rsidP="006A71C6">
            <w:pPr>
              <w:jc w:val="center"/>
            </w:pPr>
            <w:r>
              <w:t>2</w:t>
            </w:r>
          </w:p>
        </w:tc>
        <w:tc>
          <w:tcPr>
            <w:tcW w:w="5954" w:type="dxa"/>
            <w:tcBorders>
              <w:top w:val="single" w:sz="4" w:space="0" w:color="auto"/>
              <w:left w:val="single" w:sz="4" w:space="0" w:color="auto"/>
              <w:bottom w:val="single" w:sz="4" w:space="0" w:color="auto"/>
              <w:right w:val="single" w:sz="4" w:space="0" w:color="auto"/>
            </w:tcBorders>
          </w:tcPr>
          <w:p w14:paraId="04F205AE" w14:textId="77777777" w:rsidR="007F0E04" w:rsidRDefault="005C7067" w:rsidP="006A71C6">
            <w:pPr>
              <w:jc w:val="left"/>
            </w:pPr>
            <w:r>
              <w:t>S</w:t>
            </w:r>
            <w:r w:rsidRPr="005C7067">
              <w:t xml:space="preserve">teps 2 and 3 of the </w:t>
            </w:r>
            <w:r>
              <w:t>D</w:t>
            </w:r>
            <w:r w:rsidRPr="005C7067">
              <w:t>ryer</w:t>
            </w:r>
            <w:r>
              <w:t xml:space="preserve"> starting</w:t>
            </w:r>
            <w:r w:rsidRPr="005C7067">
              <w:t xml:space="preserve"> </w:t>
            </w:r>
            <w:r>
              <w:t xml:space="preserve">sequence </w:t>
            </w:r>
            <w:r w:rsidRPr="005C7067">
              <w:t>must be fulfilled.</w:t>
            </w:r>
          </w:p>
        </w:tc>
        <w:tc>
          <w:tcPr>
            <w:tcW w:w="3085" w:type="dxa"/>
            <w:tcBorders>
              <w:top w:val="single" w:sz="4" w:space="0" w:color="auto"/>
              <w:left w:val="single" w:sz="4" w:space="0" w:color="auto"/>
              <w:bottom w:val="single" w:sz="4" w:space="0" w:color="auto"/>
              <w:right w:val="single" w:sz="4" w:space="0" w:color="auto"/>
            </w:tcBorders>
          </w:tcPr>
          <w:p w14:paraId="53D0A480" w14:textId="77777777" w:rsidR="007F0E04" w:rsidRDefault="007F0E04" w:rsidP="006A71C6">
            <w:pPr>
              <w:jc w:val="left"/>
            </w:pPr>
          </w:p>
        </w:tc>
      </w:tr>
      <w:tr w:rsidR="007F0E04" w:rsidRPr="0032738E" w14:paraId="4ACC53F1" w14:textId="77777777" w:rsidTr="006A71C6">
        <w:tc>
          <w:tcPr>
            <w:tcW w:w="1026" w:type="dxa"/>
            <w:tcBorders>
              <w:top w:val="single" w:sz="4" w:space="0" w:color="auto"/>
              <w:left w:val="single" w:sz="4" w:space="0" w:color="auto"/>
              <w:bottom w:val="single" w:sz="4" w:space="0" w:color="auto"/>
              <w:right w:val="single" w:sz="4" w:space="0" w:color="auto"/>
            </w:tcBorders>
          </w:tcPr>
          <w:p w14:paraId="69F1515D" w14:textId="77777777" w:rsidR="007F0E04" w:rsidRDefault="007F0E04" w:rsidP="006A71C6">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69CB44B5" w14:textId="77777777" w:rsidR="007F0E04" w:rsidRPr="0032738E" w:rsidRDefault="005C7067" w:rsidP="006A71C6">
            <w:pPr>
              <w:jc w:val="left"/>
              <w:rPr>
                <w:lang w:val="en-AU"/>
              </w:rPr>
            </w:pPr>
            <w:r w:rsidRPr="005C7067">
              <w:rPr>
                <w:lang w:val="en-AU"/>
              </w:rPr>
              <w:t xml:space="preserve">Step 2 through Step 9 of the </w:t>
            </w:r>
            <w:r>
              <w:rPr>
                <w:lang w:val="en-AU"/>
              </w:rPr>
              <w:t>Cooler</w:t>
            </w:r>
            <w:r w:rsidRPr="005C7067">
              <w:rPr>
                <w:lang w:val="en-AU"/>
              </w:rPr>
              <w:t xml:space="preserve"> </w:t>
            </w:r>
            <w:r>
              <w:t>starting</w:t>
            </w:r>
            <w:r w:rsidRPr="005C7067">
              <w:t xml:space="preserve"> </w:t>
            </w:r>
            <w:r>
              <w:t xml:space="preserve">sequence </w:t>
            </w:r>
            <w:r w:rsidRPr="005C7067">
              <w:rPr>
                <w:lang w:val="en-AU"/>
              </w:rPr>
              <w:t xml:space="preserve">must be </w:t>
            </w:r>
            <w:r w:rsidR="00AC36BD" w:rsidRPr="00AC36BD">
              <w:rPr>
                <w:lang w:val="en-AU"/>
              </w:rPr>
              <w:t>fulfilled</w:t>
            </w:r>
            <w:r w:rsidRPr="005C7067">
              <w:rPr>
                <w:lang w:val="en-AU"/>
              </w:rPr>
              <w:t>.</w:t>
            </w:r>
          </w:p>
        </w:tc>
        <w:tc>
          <w:tcPr>
            <w:tcW w:w="3085" w:type="dxa"/>
            <w:tcBorders>
              <w:top w:val="single" w:sz="4" w:space="0" w:color="auto"/>
              <w:left w:val="single" w:sz="4" w:space="0" w:color="auto"/>
              <w:bottom w:val="single" w:sz="4" w:space="0" w:color="auto"/>
              <w:right w:val="single" w:sz="4" w:space="0" w:color="auto"/>
            </w:tcBorders>
          </w:tcPr>
          <w:p w14:paraId="3617D17C" w14:textId="77777777" w:rsidR="007F0E04" w:rsidRPr="0032738E" w:rsidRDefault="007F0E04" w:rsidP="006A71C6">
            <w:pPr>
              <w:jc w:val="left"/>
              <w:rPr>
                <w:lang w:val="en-AU"/>
              </w:rPr>
            </w:pPr>
          </w:p>
        </w:tc>
      </w:tr>
      <w:tr w:rsidR="005C7067" w:rsidRPr="0032738E" w14:paraId="4CFA0626" w14:textId="77777777" w:rsidTr="006A71C6">
        <w:tc>
          <w:tcPr>
            <w:tcW w:w="1026" w:type="dxa"/>
            <w:tcBorders>
              <w:top w:val="single" w:sz="4" w:space="0" w:color="auto"/>
              <w:left w:val="single" w:sz="4" w:space="0" w:color="auto"/>
              <w:bottom w:val="single" w:sz="4" w:space="0" w:color="auto"/>
              <w:right w:val="single" w:sz="4" w:space="0" w:color="auto"/>
            </w:tcBorders>
          </w:tcPr>
          <w:p w14:paraId="1BBD32D9" w14:textId="77777777" w:rsidR="005C7067" w:rsidRDefault="00AC36BD" w:rsidP="005C7067">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445470B2" w14:textId="77777777" w:rsidR="005C7067" w:rsidRDefault="005C7067" w:rsidP="005C7067">
            <w:r>
              <w:t>R</w:t>
            </w:r>
            <w:r w:rsidRPr="00EB27C9">
              <w:t xml:space="preserve">un the </w:t>
            </w:r>
            <w:r w:rsidRPr="00B47DD0">
              <w:rPr>
                <w:rFonts w:cs="Arial"/>
              </w:rPr>
              <w:t>Dryer/Cooler</w:t>
            </w:r>
            <w:r w:rsidRPr="00EB27C9">
              <w:t xml:space="preserve"> process pump</w:t>
            </w:r>
            <w:r>
              <w:t xml:space="preserve"> (PA007-M007-VFD) </w:t>
            </w:r>
            <w:r w:rsidRPr="005C7067">
              <w:t>in recirculation mode</w:t>
            </w:r>
            <w:r w:rsidRPr="00FF017E">
              <w:t>.</w:t>
            </w:r>
          </w:p>
          <w:p w14:paraId="7674298A" w14:textId="77777777" w:rsidR="005C7067" w:rsidRPr="005C7067" w:rsidRDefault="005C7067" w:rsidP="005C7067">
            <w:pPr>
              <w:jc w:val="left"/>
              <w:rPr>
                <w:lang w:val="en-AU"/>
              </w:rPr>
            </w:pPr>
            <w:r>
              <w:t>Start</w:t>
            </w:r>
            <w:r w:rsidRPr="0032738E">
              <w:rPr>
                <w:lang w:val="en-AU"/>
              </w:rPr>
              <w:t xml:space="preserve"> PA00</w:t>
            </w:r>
            <w:r>
              <w:rPr>
                <w:lang w:val="en-AU"/>
              </w:rPr>
              <w:t>7</w:t>
            </w:r>
            <w:r w:rsidRPr="0032738E">
              <w:rPr>
                <w:lang w:val="en-AU"/>
              </w:rPr>
              <w:t>-M00</w:t>
            </w:r>
            <w:r>
              <w:rPr>
                <w:lang w:val="en-AU"/>
              </w:rPr>
              <w:t>7</w:t>
            </w:r>
            <w:r w:rsidRPr="0032738E">
              <w:rPr>
                <w:lang w:val="en-AU"/>
              </w:rPr>
              <w:t>-VFD</w:t>
            </w:r>
          </w:p>
        </w:tc>
        <w:tc>
          <w:tcPr>
            <w:tcW w:w="3085" w:type="dxa"/>
            <w:tcBorders>
              <w:top w:val="single" w:sz="4" w:space="0" w:color="auto"/>
              <w:left w:val="single" w:sz="4" w:space="0" w:color="auto"/>
              <w:bottom w:val="single" w:sz="4" w:space="0" w:color="auto"/>
              <w:right w:val="single" w:sz="4" w:space="0" w:color="auto"/>
            </w:tcBorders>
          </w:tcPr>
          <w:p w14:paraId="616A7AE8" w14:textId="77777777" w:rsidR="005C7067" w:rsidRPr="0032738E" w:rsidRDefault="005C7067" w:rsidP="005C7067">
            <w:pPr>
              <w:jc w:val="left"/>
              <w:rPr>
                <w:lang w:val="en-AU"/>
              </w:rPr>
            </w:pPr>
            <w:r>
              <w:t>PA007-M007-VFD Running</w:t>
            </w:r>
          </w:p>
        </w:tc>
      </w:tr>
      <w:tr w:rsidR="005C7067" w:rsidRPr="0032738E" w14:paraId="2015277E" w14:textId="77777777" w:rsidTr="006A71C6">
        <w:tc>
          <w:tcPr>
            <w:tcW w:w="1026" w:type="dxa"/>
            <w:tcBorders>
              <w:top w:val="single" w:sz="4" w:space="0" w:color="auto"/>
              <w:left w:val="single" w:sz="4" w:space="0" w:color="auto"/>
              <w:bottom w:val="single" w:sz="4" w:space="0" w:color="auto"/>
              <w:right w:val="single" w:sz="4" w:space="0" w:color="auto"/>
            </w:tcBorders>
          </w:tcPr>
          <w:p w14:paraId="2ECAC0EA" w14:textId="77777777" w:rsidR="005C7067" w:rsidRDefault="005C7067" w:rsidP="005C7067">
            <w:pPr>
              <w:jc w:val="center"/>
            </w:pPr>
          </w:p>
        </w:tc>
        <w:tc>
          <w:tcPr>
            <w:tcW w:w="5954" w:type="dxa"/>
            <w:tcBorders>
              <w:top w:val="single" w:sz="4" w:space="0" w:color="auto"/>
              <w:left w:val="single" w:sz="4" w:space="0" w:color="auto"/>
              <w:bottom w:val="single" w:sz="4" w:space="0" w:color="auto"/>
              <w:right w:val="single" w:sz="4" w:space="0" w:color="auto"/>
            </w:tcBorders>
          </w:tcPr>
          <w:p w14:paraId="33579412" w14:textId="77777777" w:rsidR="005C7067" w:rsidRDefault="005C7067" w:rsidP="005C7067">
            <w:pPr>
              <w:jc w:val="left"/>
              <w:rPr>
                <w:lang w:val="en-AU"/>
              </w:rPr>
            </w:pPr>
            <w:r w:rsidRPr="00B47DD0">
              <w:rPr>
                <w:rFonts w:cs="Arial"/>
              </w:rPr>
              <w:t>Dryer/Cooler</w:t>
            </w:r>
            <w:r w:rsidRPr="007A6491">
              <w:t xml:space="preserve"> started.</w:t>
            </w:r>
          </w:p>
        </w:tc>
        <w:tc>
          <w:tcPr>
            <w:tcW w:w="3085" w:type="dxa"/>
            <w:tcBorders>
              <w:top w:val="single" w:sz="4" w:space="0" w:color="auto"/>
              <w:left w:val="single" w:sz="4" w:space="0" w:color="auto"/>
              <w:bottom w:val="single" w:sz="4" w:space="0" w:color="auto"/>
              <w:right w:val="single" w:sz="4" w:space="0" w:color="auto"/>
            </w:tcBorders>
          </w:tcPr>
          <w:p w14:paraId="41D83FD2" w14:textId="77777777" w:rsidR="005C7067" w:rsidRPr="0032738E" w:rsidRDefault="005C7067" w:rsidP="005C7067">
            <w:pPr>
              <w:jc w:val="left"/>
              <w:rPr>
                <w:lang w:val="en-AU"/>
              </w:rPr>
            </w:pPr>
          </w:p>
        </w:tc>
      </w:tr>
    </w:tbl>
    <w:p w14:paraId="6698DC32" w14:textId="77777777" w:rsidR="007A6491" w:rsidDel="004F5EF9" w:rsidRDefault="007A6491"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12" w:author="Kasper Simonsen" w:date="2023-10-25T16:29:00Z"/>
          <w:rFonts w:cs="Arial"/>
        </w:rPr>
      </w:pPr>
    </w:p>
    <w:p w14:paraId="114458B0"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13" w:author="Kasper Simonsen" w:date="2023-10-25T16:29:00Z"/>
          <w:rFonts w:cs="Arial"/>
        </w:rPr>
      </w:pPr>
    </w:p>
    <w:p w14:paraId="060B0858"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14" w:author="Kasper Simonsen" w:date="2023-10-25T16:29:00Z"/>
          <w:rFonts w:cs="Arial"/>
        </w:rPr>
      </w:pPr>
    </w:p>
    <w:p w14:paraId="704BD87B"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15" w:author="Kasper Simonsen" w:date="2023-10-25T16:29:00Z"/>
          <w:rFonts w:cs="Arial"/>
        </w:rPr>
      </w:pPr>
    </w:p>
    <w:p w14:paraId="28BCCF96"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16" w:author="Kasper Simonsen" w:date="2023-10-25T16:29:00Z"/>
          <w:rFonts w:cs="Arial"/>
        </w:rPr>
      </w:pPr>
    </w:p>
    <w:p w14:paraId="6E746C5B"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17" w:author="Kasper Simonsen" w:date="2023-10-25T16:29:00Z"/>
          <w:rFonts w:cs="Arial"/>
        </w:rPr>
      </w:pPr>
    </w:p>
    <w:p w14:paraId="036DC81D"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18" w:author="Kasper Simonsen" w:date="2023-10-25T16:29:00Z"/>
          <w:rFonts w:cs="Arial"/>
        </w:rPr>
      </w:pPr>
    </w:p>
    <w:p w14:paraId="25A2A720"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19" w:author="Kasper Simonsen" w:date="2023-10-25T16:29:00Z"/>
          <w:rFonts w:cs="Arial"/>
        </w:rPr>
      </w:pPr>
    </w:p>
    <w:p w14:paraId="6BF23F01"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20" w:author="Kasper Simonsen" w:date="2023-10-25T16:29:00Z"/>
          <w:rFonts w:cs="Arial"/>
        </w:rPr>
      </w:pPr>
    </w:p>
    <w:p w14:paraId="4767F509"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21" w:author="Kasper Simonsen" w:date="2023-10-25T16:29:00Z"/>
          <w:rFonts w:cs="Arial"/>
        </w:rPr>
      </w:pPr>
    </w:p>
    <w:p w14:paraId="7A3034DB"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22" w:author="Kasper Simonsen" w:date="2023-10-25T16:29:00Z"/>
          <w:rFonts w:cs="Arial"/>
        </w:rPr>
      </w:pPr>
    </w:p>
    <w:p w14:paraId="2668A68D"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23" w:author="Kasper Simonsen" w:date="2023-10-25T16:29:00Z"/>
          <w:rFonts w:cs="Arial"/>
        </w:rPr>
      </w:pPr>
    </w:p>
    <w:p w14:paraId="17CA45C5" w14:textId="77777777" w:rsidR="005C7067" w:rsidDel="004F5EF9"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124" w:author="Kasper Simonsen" w:date="2023-10-25T16:29:00Z"/>
          <w:rFonts w:cs="Arial"/>
        </w:rPr>
      </w:pPr>
    </w:p>
    <w:p w14:paraId="45E3422D" w14:textId="77777777" w:rsidR="005C7067" w:rsidRDefault="005C7067"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A6E873F" w14:textId="77777777" w:rsidR="0063640E" w:rsidRPr="00237061" w:rsidRDefault="00237061" w:rsidP="005D6574">
      <w:pPr>
        <w:pStyle w:val="Heading2"/>
      </w:pPr>
      <w:bookmarkStart w:id="125" w:name="_Toc149556441"/>
      <w:r w:rsidRPr="00237061">
        <w:t>State 6</w:t>
      </w:r>
      <w:r>
        <w:t xml:space="preserve">. </w:t>
      </w:r>
      <w:r w:rsidRPr="00237061">
        <w:t>Execute - Machine Running.</w:t>
      </w:r>
      <w:bookmarkEnd w:id="125"/>
    </w:p>
    <w:p w14:paraId="3D475FFE" w14:textId="77777777" w:rsidR="00237061" w:rsidRDefault="00237061" w:rsidP="00A84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763A6086" w14:textId="77777777" w:rsidR="002B1B9F" w:rsidRPr="002B1B9F" w:rsidRDefault="00237061" w:rsidP="00237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237061">
        <w:rPr>
          <w:rFonts w:cs="Arial"/>
        </w:rPr>
        <w:t>In state 6 the equipment is in sequence execution or processing activity in the mode selected by the user. The following sections describe the Execute state in automatic or semi-automatic mode of the equipment</w:t>
      </w:r>
      <w:r w:rsidR="00F5217D">
        <w:rPr>
          <w:rFonts w:cs="Arial"/>
        </w:rPr>
        <w:t>.</w:t>
      </w:r>
    </w:p>
    <w:p w14:paraId="3895D8EF" w14:textId="77777777" w:rsidR="005D6574" w:rsidRDefault="005D6574" w:rsidP="005D6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7B02429" w14:textId="77777777" w:rsidR="005D6574" w:rsidRPr="00DF0F57" w:rsidRDefault="005D6574" w:rsidP="005D6574">
      <w:pPr>
        <w:pStyle w:val="Heading3"/>
      </w:pPr>
      <w:bookmarkStart w:id="126" w:name="_Toc149556442"/>
      <w:r w:rsidRPr="005D6574">
        <w:t>LFP-N</w:t>
      </w:r>
      <w:r w:rsidR="003A3724">
        <w:t>C</w:t>
      </w:r>
      <w:r w:rsidRPr="005D6574">
        <w:t>O</w:t>
      </w:r>
      <w:r w:rsidR="008F1670">
        <w:t xml:space="preserve"> system.</w:t>
      </w:r>
      <w:r w:rsidRPr="005D6574">
        <w:t xml:space="preserve"> </w:t>
      </w:r>
      <w:r w:rsidR="008F1670" w:rsidRPr="008F1670">
        <w:t>Unloading of big bags in automatic sequence from NZ001 to TE005.</w:t>
      </w:r>
      <w:bookmarkEnd w:id="126"/>
    </w:p>
    <w:p w14:paraId="6B6822D7" w14:textId="77777777" w:rsidR="005D6574" w:rsidRDefault="005D6574" w:rsidP="0033246C">
      <w:pPr>
        <w:rPr>
          <w:rFonts w:cs="Arial"/>
        </w:rPr>
      </w:pPr>
    </w:p>
    <w:p w14:paraId="150D8C2B" w14:textId="77777777" w:rsidR="00F5217D" w:rsidRDefault="00F5217D" w:rsidP="0033246C">
      <w:pPr>
        <w:rPr>
          <w:rFonts w:cs="Arial"/>
        </w:rPr>
      </w:pPr>
      <w:r>
        <w:rPr>
          <w:rFonts w:cs="Arial"/>
        </w:rPr>
        <w:t>The sequence can be started by the local HMI or from the MES remotely. It will firstly consist on a scan of the big bag that will be dumped in order to give to the MES the data of the big bag. If the MES gives the green light, the operator can start the sequence of dumping of the LFP Bag</w:t>
      </w:r>
      <w:r w:rsidR="00A710FF">
        <w:rPr>
          <w:rFonts w:cs="Arial"/>
        </w:rPr>
        <w:t>.</w:t>
      </w:r>
    </w:p>
    <w:p w14:paraId="43C6FD0D" w14:textId="77777777" w:rsidR="00A710FF" w:rsidRDefault="00A710FF" w:rsidP="0033246C">
      <w:pPr>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Change w:id="127">
          <w:tblGrid>
            <w:gridCol w:w="1026"/>
            <w:gridCol w:w="5954"/>
            <w:gridCol w:w="3085"/>
          </w:tblGrid>
        </w:tblGridChange>
      </w:tblGrid>
      <w:tr w:rsidR="00F5217D" w14:paraId="04B08869"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43E6B4BD" w14:textId="77777777" w:rsidR="00F5217D" w:rsidRDefault="00F5217D" w:rsidP="006232E6">
            <w:pPr>
              <w:jc w:val="left"/>
            </w:pPr>
            <w:r>
              <w:t>Permissive list</w:t>
            </w:r>
          </w:p>
        </w:tc>
      </w:tr>
      <w:tr w:rsidR="00F5217D" w:rsidRPr="00373BC7" w14:paraId="0ACB819D"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6DDE25" w14:textId="77777777" w:rsidR="00F5217D" w:rsidRDefault="00F5217D" w:rsidP="006232E6">
            <w:pPr>
              <w:rPr>
                <w:lang w:val="en-GB"/>
              </w:rPr>
            </w:pPr>
            <w:r w:rsidRPr="00F5217D">
              <w:rPr>
                <w:lang w:val="en-GB"/>
              </w:rPr>
              <w:t>Barcode scan performed &amp; permissive to</w:t>
            </w:r>
            <w:r>
              <w:rPr>
                <w:lang w:val="en-GB"/>
              </w:rPr>
              <w:t xml:space="preserve"> dump from the MES System</w:t>
            </w:r>
          </w:p>
          <w:p w14:paraId="28EFD52F" w14:textId="77777777" w:rsidR="00A0044F" w:rsidRDefault="00A0044F" w:rsidP="006232E6">
            <w:pPr>
              <w:rPr>
                <w:lang w:val="en-GB"/>
              </w:rPr>
            </w:pPr>
            <w:r>
              <w:rPr>
                <w:lang w:val="en-GB"/>
              </w:rPr>
              <w:t xml:space="preserve">Big bag positioned on M501 </w:t>
            </w:r>
            <w:r w:rsidR="00A710FF">
              <w:rPr>
                <w:lang w:val="en-GB"/>
              </w:rPr>
              <w:t>valve.</w:t>
            </w:r>
          </w:p>
          <w:p w14:paraId="13D23834" w14:textId="77777777" w:rsidR="00F5217D" w:rsidRPr="00F5217D" w:rsidRDefault="00373BC7" w:rsidP="006232E6">
            <w:pPr>
              <w:rPr>
                <w:lang w:val="en-GB"/>
              </w:rPr>
            </w:pPr>
            <w:r>
              <w:rPr>
                <w:lang w:val="en-GB"/>
              </w:rPr>
              <w:t>No high level on TE005 (LSH039 not active)</w:t>
            </w:r>
          </w:p>
          <w:p w14:paraId="02C2EB5A" w14:textId="77777777" w:rsidR="00F5217D" w:rsidRPr="00373BC7" w:rsidRDefault="00F5217D" w:rsidP="006232E6">
            <w:pPr>
              <w:rPr>
                <w:lang w:val="en-GB"/>
              </w:rPr>
            </w:pPr>
            <w:r w:rsidRPr="00373BC7">
              <w:rPr>
                <w:lang w:val="en-GB"/>
              </w:rPr>
              <w:t xml:space="preserve">No </w:t>
            </w:r>
            <w:r w:rsidR="00373BC7" w:rsidRPr="00373BC7">
              <w:rPr>
                <w:lang w:val="en-GB"/>
              </w:rPr>
              <w:t xml:space="preserve">emergency </w:t>
            </w:r>
            <w:r w:rsidRPr="00373BC7">
              <w:rPr>
                <w:lang w:val="en-GB"/>
              </w:rPr>
              <w:t>alarms present</w:t>
            </w:r>
          </w:p>
        </w:tc>
      </w:tr>
      <w:tr w:rsidR="00F5217D" w14:paraId="738DBB13" w14:textId="77777777" w:rsidTr="006232E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3C381411" w14:textId="77777777" w:rsidR="00F5217D" w:rsidRDefault="00F5217D" w:rsidP="006232E6">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4E66AB34" w14:textId="77777777" w:rsidR="00F5217D" w:rsidRDefault="00F5217D" w:rsidP="006232E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53C2CF0B" w14:textId="77777777" w:rsidR="00F5217D" w:rsidRDefault="00F5217D" w:rsidP="006232E6">
            <w:pPr>
              <w:jc w:val="left"/>
            </w:pPr>
            <w:r>
              <w:t>Completion criteria</w:t>
            </w:r>
          </w:p>
        </w:tc>
      </w:tr>
      <w:tr w:rsidR="00783998" w14:paraId="28D3F400" w14:textId="77777777" w:rsidTr="006232E6">
        <w:tc>
          <w:tcPr>
            <w:tcW w:w="1026" w:type="dxa"/>
            <w:tcBorders>
              <w:top w:val="single" w:sz="4" w:space="0" w:color="auto"/>
              <w:left w:val="single" w:sz="4" w:space="0" w:color="auto"/>
              <w:bottom w:val="single" w:sz="4" w:space="0" w:color="auto"/>
              <w:right w:val="single" w:sz="4" w:space="0" w:color="auto"/>
            </w:tcBorders>
          </w:tcPr>
          <w:p w14:paraId="1F4EBF31" w14:textId="77777777" w:rsidR="00783998" w:rsidRDefault="00783998" w:rsidP="006232E6">
            <w:pPr>
              <w:jc w:val="center"/>
            </w:pPr>
            <w:r>
              <w:lastRenderedPageBreak/>
              <w:t>1</w:t>
            </w:r>
          </w:p>
        </w:tc>
        <w:tc>
          <w:tcPr>
            <w:tcW w:w="5954" w:type="dxa"/>
            <w:tcBorders>
              <w:top w:val="single" w:sz="4" w:space="0" w:color="auto"/>
              <w:left w:val="single" w:sz="4" w:space="0" w:color="auto"/>
              <w:bottom w:val="single" w:sz="4" w:space="0" w:color="auto"/>
              <w:right w:val="single" w:sz="4" w:space="0" w:color="auto"/>
            </w:tcBorders>
          </w:tcPr>
          <w:p w14:paraId="2B0974DF" w14:textId="77777777" w:rsidR="00783998" w:rsidRDefault="00783998" w:rsidP="006232E6">
            <w:r>
              <w:t>Aspiration fan GK002</w:t>
            </w:r>
          </w:p>
        </w:tc>
        <w:tc>
          <w:tcPr>
            <w:tcW w:w="3085" w:type="dxa"/>
            <w:tcBorders>
              <w:top w:val="single" w:sz="4" w:space="0" w:color="auto"/>
              <w:left w:val="single" w:sz="4" w:space="0" w:color="auto"/>
              <w:bottom w:val="single" w:sz="4" w:space="0" w:color="auto"/>
              <w:right w:val="single" w:sz="4" w:space="0" w:color="auto"/>
            </w:tcBorders>
          </w:tcPr>
          <w:p w14:paraId="24D56016" w14:textId="77777777" w:rsidR="00783998" w:rsidRDefault="00783998" w:rsidP="006232E6">
            <w:pPr>
              <w:jc w:val="left"/>
            </w:pPr>
            <w:r>
              <w:t>GK002 Running</w:t>
            </w:r>
          </w:p>
        </w:tc>
      </w:tr>
      <w:tr w:rsidR="00BC6DC7" w14:paraId="43A310C0" w14:textId="77777777" w:rsidTr="00BC6DC7">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28" w:author="Kasper Simonsen" w:date="2023-10-18T13:25: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129" w:author="Kasper Simonsen" w:date="2023-10-18T13:25:00Z">
              <w:tcPr>
                <w:tcW w:w="1026" w:type="dxa"/>
                <w:tcBorders>
                  <w:top w:val="single" w:sz="4" w:space="0" w:color="auto"/>
                  <w:left w:val="single" w:sz="4" w:space="0" w:color="auto"/>
                  <w:bottom w:val="single" w:sz="4" w:space="0" w:color="auto"/>
                  <w:right w:val="single" w:sz="4" w:space="0" w:color="auto"/>
                </w:tcBorders>
              </w:tcPr>
            </w:tcPrChange>
          </w:tcPr>
          <w:p w14:paraId="66446CD4" w14:textId="77777777" w:rsidR="00BC6DC7" w:rsidRDefault="007C27B2" w:rsidP="00BC6DC7">
            <w:pPr>
              <w:jc w:val="center"/>
            </w:pPr>
            <w:ins w:id="130" w:author="Kasper Simonsen" w:date="2023-10-18T13:52:00Z">
              <w:r>
                <w:t>2</w:t>
              </w:r>
            </w:ins>
            <w:del w:id="131" w:author="Kasper Simonsen" w:date="2023-10-18T13:25:00Z">
              <w:r w:rsidR="00BC6DC7" w:rsidDel="00BC6DC7">
                <w:delText>2</w:delText>
              </w:r>
            </w:del>
          </w:p>
        </w:tc>
        <w:tc>
          <w:tcPr>
            <w:tcW w:w="5954" w:type="dxa"/>
            <w:tcBorders>
              <w:top w:val="single" w:sz="4" w:space="0" w:color="auto"/>
              <w:left w:val="single" w:sz="4" w:space="0" w:color="auto"/>
              <w:bottom w:val="single" w:sz="4" w:space="0" w:color="auto"/>
              <w:right w:val="single" w:sz="4" w:space="0" w:color="auto"/>
            </w:tcBorders>
            <w:tcPrChange w:id="132" w:author="Kasper Simonsen" w:date="2023-10-18T13:25:00Z">
              <w:tcPr>
                <w:tcW w:w="5954" w:type="dxa"/>
                <w:tcBorders>
                  <w:top w:val="single" w:sz="4" w:space="0" w:color="auto"/>
                  <w:left w:val="single" w:sz="4" w:space="0" w:color="auto"/>
                  <w:bottom w:val="single" w:sz="4" w:space="0" w:color="auto"/>
                  <w:right w:val="single" w:sz="4" w:space="0" w:color="auto"/>
                </w:tcBorders>
              </w:tcPr>
            </w:tcPrChange>
          </w:tcPr>
          <w:p w14:paraId="6A0FF022" w14:textId="77777777" w:rsidR="00BC6DC7" w:rsidRDefault="00BC6DC7" w:rsidP="00BC6DC7">
            <w:ins w:id="133" w:author="Kasper Simonsen" w:date="2023-10-18T13:26:00Z">
              <w:r w:rsidRPr="00DF5D52">
                <w:t>Filter</w:t>
              </w:r>
              <w:r>
                <w:t xml:space="preserve"> </w:t>
              </w:r>
              <w:r w:rsidRPr="00DF5D52">
                <w:t xml:space="preserve">CA004 </w:t>
              </w:r>
              <w:r>
                <w:t>starts</w:t>
              </w:r>
            </w:ins>
            <w:del w:id="134" w:author="Kasper Simonsen" w:date="2023-10-18T13:25:00Z">
              <w:r w:rsidDel="00BC6DC7">
                <w:delText>The inlet valve of the hopper opens (</w:delText>
              </w:r>
              <w:r w:rsidDel="00BC6DC7">
                <w:rPr>
                  <w:b/>
                  <w:bCs/>
                </w:rPr>
                <w:delText>LP036</w:delText>
              </w:r>
              <w:r w:rsidDel="00BC6DC7">
                <w:delText>)</w:delText>
              </w:r>
            </w:del>
          </w:p>
        </w:tc>
        <w:tc>
          <w:tcPr>
            <w:tcW w:w="3085" w:type="dxa"/>
            <w:tcBorders>
              <w:top w:val="single" w:sz="4" w:space="0" w:color="auto"/>
              <w:left w:val="single" w:sz="4" w:space="0" w:color="auto"/>
              <w:bottom w:val="single" w:sz="4" w:space="0" w:color="auto"/>
              <w:right w:val="single" w:sz="4" w:space="0" w:color="auto"/>
            </w:tcBorders>
            <w:tcPrChange w:id="135" w:author="Kasper Simonsen" w:date="2023-10-18T13:25:00Z">
              <w:tcPr>
                <w:tcW w:w="3085" w:type="dxa"/>
                <w:tcBorders>
                  <w:top w:val="single" w:sz="4" w:space="0" w:color="auto"/>
                  <w:left w:val="single" w:sz="4" w:space="0" w:color="auto"/>
                  <w:bottom w:val="single" w:sz="4" w:space="0" w:color="auto"/>
                  <w:right w:val="single" w:sz="4" w:space="0" w:color="auto"/>
                </w:tcBorders>
              </w:tcPr>
            </w:tcPrChange>
          </w:tcPr>
          <w:p w14:paraId="007C3082" w14:textId="77777777" w:rsidR="00BC6DC7" w:rsidRDefault="00BC6DC7" w:rsidP="00BC6DC7">
            <w:pPr>
              <w:jc w:val="left"/>
              <w:rPr>
                <w:ins w:id="136" w:author="Kasper Simonsen" w:date="2023-10-19T10:41:00Z"/>
              </w:rPr>
            </w:pPr>
            <w:ins w:id="137" w:author="Kasper Simonsen" w:date="2023-10-18T13:26:00Z">
              <w:r w:rsidRPr="00DF5D52">
                <w:t>CA004</w:t>
              </w:r>
              <w:r>
                <w:t xml:space="preserve"> Running</w:t>
              </w:r>
            </w:ins>
            <w:del w:id="138" w:author="Kasper Simonsen" w:date="2023-10-18T13:25:00Z">
              <w:r w:rsidDel="00BC6DC7">
                <w:delText>Inlet valve opened (ZSH038 ACTIVE)</w:delText>
              </w:r>
            </w:del>
          </w:p>
          <w:p w14:paraId="375D8AC6" w14:textId="77777777" w:rsidR="002241EF" w:rsidRDefault="002241EF" w:rsidP="00BC6DC7">
            <w:pPr>
              <w:jc w:val="left"/>
              <w:rPr>
                <w:ins w:id="139" w:author="Kasper Simonsen" w:date="2023-10-19T10:41:00Z"/>
              </w:rPr>
            </w:pPr>
            <w:ins w:id="140" w:author="Kasper Simonsen" w:date="2023-10-19T10:41:00Z">
              <w:r>
                <w:t>AND</w:t>
              </w:r>
            </w:ins>
          </w:p>
          <w:p w14:paraId="1AA19378" w14:textId="77777777" w:rsidR="002241EF" w:rsidRDefault="002241EF" w:rsidP="00BC6DC7">
            <w:pPr>
              <w:jc w:val="left"/>
            </w:pPr>
            <w:ins w:id="141" w:author="Kasper Simonsen" w:date="2023-10-19T10:43:00Z">
              <w:r>
                <w:t>Pl_piston Active</w:t>
              </w:r>
            </w:ins>
          </w:p>
        </w:tc>
      </w:tr>
      <w:tr w:rsidR="00BC6DC7" w14:paraId="75478509" w14:textId="77777777" w:rsidTr="006232E6">
        <w:tc>
          <w:tcPr>
            <w:tcW w:w="1026" w:type="dxa"/>
            <w:tcBorders>
              <w:top w:val="single" w:sz="4" w:space="0" w:color="auto"/>
              <w:left w:val="single" w:sz="4" w:space="0" w:color="auto"/>
              <w:bottom w:val="single" w:sz="4" w:space="0" w:color="auto"/>
              <w:right w:val="single" w:sz="4" w:space="0" w:color="auto"/>
            </w:tcBorders>
          </w:tcPr>
          <w:p w14:paraId="61C66B64" w14:textId="77777777" w:rsidR="00BC6DC7" w:rsidRDefault="007C27B2" w:rsidP="00BC6DC7">
            <w:pPr>
              <w:jc w:val="center"/>
            </w:pPr>
            <w:ins w:id="142" w:author="Kasper Simonsen" w:date="2023-10-18T13:52:00Z">
              <w:r>
                <w:t>3</w:t>
              </w:r>
            </w:ins>
            <w:del w:id="143" w:author="Kasper Simonsen" w:date="2023-10-18T13:26:00Z">
              <w:r w:rsidR="00BC6DC7" w:rsidDel="00BC6DC7">
                <w:delText>3</w:delText>
              </w:r>
            </w:del>
          </w:p>
        </w:tc>
        <w:tc>
          <w:tcPr>
            <w:tcW w:w="5954" w:type="dxa"/>
            <w:tcBorders>
              <w:top w:val="single" w:sz="4" w:space="0" w:color="auto"/>
              <w:left w:val="single" w:sz="4" w:space="0" w:color="auto"/>
              <w:bottom w:val="single" w:sz="4" w:space="0" w:color="auto"/>
              <w:right w:val="single" w:sz="4" w:space="0" w:color="auto"/>
            </w:tcBorders>
          </w:tcPr>
          <w:p w14:paraId="1412CCC6" w14:textId="77777777" w:rsidR="00BC6DC7" w:rsidRDefault="00BC6DC7" w:rsidP="00BC6DC7">
            <w:ins w:id="144" w:author="Kasper Simonsen" w:date="2023-10-18T13:26:00Z">
              <w:r>
                <w:t>The piston solenoid valves (AY028) are energized.</w:t>
              </w:r>
            </w:ins>
            <w:del w:id="145" w:author="Kasper Simonsen" w:date="2023-10-18T13:26:00Z">
              <w:r w:rsidRPr="00DF5D52" w:rsidDel="00BC6DC7">
                <w:delText>Filter</w:delText>
              </w:r>
              <w:r w:rsidDel="00BC6DC7">
                <w:delText xml:space="preserve"> </w:delText>
              </w:r>
              <w:r w:rsidRPr="00DF5D52" w:rsidDel="00BC6DC7">
                <w:delText xml:space="preserve">CA004 </w:delText>
              </w:r>
              <w:r w:rsidDel="00BC6DC7">
                <w:delText>starts</w:delText>
              </w:r>
            </w:del>
          </w:p>
        </w:tc>
        <w:tc>
          <w:tcPr>
            <w:tcW w:w="3085" w:type="dxa"/>
            <w:tcBorders>
              <w:top w:val="single" w:sz="4" w:space="0" w:color="auto"/>
              <w:left w:val="single" w:sz="4" w:space="0" w:color="auto"/>
              <w:bottom w:val="single" w:sz="4" w:space="0" w:color="auto"/>
              <w:right w:val="single" w:sz="4" w:space="0" w:color="auto"/>
            </w:tcBorders>
          </w:tcPr>
          <w:p w14:paraId="30467B8E" w14:textId="77777777" w:rsidR="00BC6DC7" w:rsidRDefault="0061418E" w:rsidP="00BC6DC7">
            <w:pPr>
              <w:jc w:val="left"/>
              <w:rPr>
                <w:ins w:id="146" w:author="Kasper Simonsen" w:date="2023-10-19T10:45:00Z"/>
              </w:rPr>
            </w:pPr>
            <w:ins w:id="147" w:author="Kasper Simonsen" w:date="2023-10-18T13:31:00Z">
              <w:r>
                <w:t>HY02</w:t>
              </w:r>
            </w:ins>
            <w:ins w:id="148" w:author="Kasper Simonsen" w:date="2023-10-18T13:32:00Z">
              <w:r>
                <w:t>8</w:t>
              </w:r>
            </w:ins>
            <w:ins w:id="149" w:author="Kasper Simonsen" w:date="2023-10-18T13:31:00Z">
              <w:r>
                <w:t xml:space="preserve"> ZSH Active</w:t>
              </w:r>
            </w:ins>
            <w:ins w:id="150" w:author="Kasper Simonsen" w:date="2023-10-18T13:26:00Z">
              <w:r w:rsidR="00BC6DC7" w:rsidRPr="002658F2">
                <w:t xml:space="preserve"> </w:t>
              </w:r>
            </w:ins>
            <w:del w:id="151" w:author="Kasper Simonsen" w:date="2023-10-18T13:26:00Z">
              <w:r w:rsidR="00BC6DC7" w:rsidRPr="00DF5D52" w:rsidDel="00BC6DC7">
                <w:delText>CA004</w:delText>
              </w:r>
              <w:r w:rsidR="00BC6DC7" w:rsidDel="00BC6DC7">
                <w:delText xml:space="preserve"> Running</w:delText>
              </w:r>
            </w:del>
          </w:p>
          <w:p w14:paraId="1AFED632" w14:textId="77777777" w:rsidR="002241EF" w:rsidRDefault="002241EF" w:rsidP="00BC6DC7">
            <w:pPr>
              <w:jc w:val="left"/>
              <w:rPr>
                <w:ins w:id="152" w:author="Kasper Simonsen" w:date="2023-10-19T10:45:00Z"/>
              </w:rPr>
            </w:pPr>
            <w:ins w:id="153" w:author="Kasper Simonsen" w:date="2023-10-19T10:45:00Z">
              <w:r>
                <w:t>AND</w:t>
              </w:r>
            </w:ins>
          </w:p>
          <w:p w14:paraId="3D6C0D50" w14:textId="77777777" w:rsidR="002241EF" w:rsidRDefault="002241EF" w:rsidP="00BC6DC7">
            <w:pPr>
              <w:jc w:val="left"/>
            </w:pPr>
            <w:ins w:id="154" w:author="Kasper Simonsen" w:date="2023-10-19T10:45:00Z">
              <w:r>
                <w:t>Pl_piston Ac</w:t>
              </w:r>
            </w:ins>
            <w:ins w:id="155" w:author="Kasper Simonsen" w:date="2023-10-19T10:46:00Z">
              <w:r>
                <w:t>tive</w:t>
              </w:r>
            </w:ins>
          </w:p>
        </w:tc>
      </w:tr>
      <w:tr w:rsidR="00BC6DC7" w14:paraId="6B9EC6ED" w14:textId="77777777" w:rsidTr="006232E6">
        <w:tc>
          <w:tcPr>
            <w:tcW w:w="1026" w:type="dxa"/>
            <w:tcBorders>
              <w:top w:val="single" w:sz="4" w:space="0" w:color="auto"/>
              <w:left w:val="single" w:sz="4" w:space="0" w:color="auto"/>
              <w:bottom w:val="single" w:sz="4" w:space="0" w:color="auto"/>
              <w:right w:val="single" w:sz="4" w:space="0" w:color="auto"/>
            </w:tcBorders>
          </w:tcPr>
          <w:p w14:paraId="53C79557" w14:textId="77777777" w:rsidR="00BC6DC7" w:rsidRDefault="007C27B2" w:rsidP="00BC6DC7">
            <w:pPr>
              <w:jc w:val="center"/>
            </w:pPr>
            <w:ins w:id="156" w:author="Kasper Simonsen" w:date="2023-10-18T13:52:00Z">
              <w:r>
                <w:t>4</w:t>
              </w:r>
            </w:ins>
            <w:del w:id="157" w:author="Kasper Simonsen" w:date="2023-10-18T13:25:00Z">
              <w:r w:rsidR="00BC6DC7" w:rsidDel="00BC6DC7">
                <w:delText>4</w:delText>
              </w:r>
            </w:del>
          </w:p>
        </w:tc>
        <w:tc>
          <w:tcPr>
            <w:tcW w:w="5954" w:type="dxa"/>
            <w:tcBorders>
              <w:top w:val="single" w:sz="4" w:space="0" w:color="auto"/>
              <w:left w:val="single" w:sz="4" w:space="0" w:color="auto"/>
              <w:bottom w:val="single" w:sz="4" w:space="0" w:color="auto"/>
              <w:right w:val="single" w:sz="4" w:space="0" w:color="auto"/>
            </w:tcBorders>
          </w:tcPr>
          <w:p w14:paraId="2AB91A2D" w14:textId="77777777" w:rsidR="00BC6DC7" w:rsidRDefault="00BC6DC7" w:rsidP="00BC6DC7">
            <w:ins w:id="158" w:author="Kasper Simonsen" w:date="2023-10-18T13:26:00Z">
              <w:r>
                <w:t>The piston solenoid valves (AY028) are de-energized.</w:t>
              </w:r>
            </w:ins>
            <w:del w:id="159" w:author="Kasper Simonsen" w:date="2023-10-18T13:25:00Z">
              <w:r w:rsidDel="00BC6DC7">
                <w:delText>A timer “T_loadTE005” starts</w:delText>
              </w:r>
            </w:del>
          </w:p>
        </w:tc>
        <w:tc>
          <w:tcPr>
            <w:tcW w:w="3085" w:type="dxa"/>
            <w:tcBorders>
              <w:top w:val="single" w:sz="4" w:space="0" w:color="auto"/>
              <w:left w:val="single" w:sz="4" w:space="0" w:color="auto"/>
              <w:bottom w:val="single" w:sz="4" w:space="0" w:color="auto"/>
              <w:right w:val="single" w:sz="4" w:space="0" w:color="auto"/>
            </w:tcBorders>
          </w:tcPr>
          <w:p w14:paraId="1A2DF596" w14:textId="77777777" w:rsidR="00BC6DC7" w:rsidRDefault="0061418E" w:rsidP="00BC6DC7">
            <w:pPr>
              <w:jc w:val="left"/>
              <w:rPr>
                <w:ins w:id="160" w:author="Kasper Simonsen" w:date="2023-10-19T10:47:00Z"/>
              </w:rPr>
            </w:pPr>
            <w:ins w:id="161" w:author="Kasper Simonsen" w:date="2023-10-18T13:31:00Z">
              <w:r>
                <w:t>HY02</w:t>
              </w:r>
            </w:ins>
            <w:ins w:id="162" w:author="Kasper Simonsen" w:date="2023-10-18T13:32:00Z">
              <w:r>
                <w:t>8</w:t>
              </w:r>
            </w:ins>
            <w:ins w:id="163" w:author="Kasper Simonsen" w:date="2023-10-18T13:31:00Z">
              <w:r>
                <w:t xml:space="preserve"> ZSL Active</w:t>
              </w:r>
            </w:ins>
          </w:p>
          <w:p w14:paraId="703328AC" w14:textId="77777777" w:rsidR="002241EF" w:rsidRDefault="002241EF" w:rsidP="00BC6DC7">
            <w:pPr>
              <w:jc w:val="left"/>
              <w:rPr>
                <w:ins w:id="164" w:author="Kasper Simonsen" w:date="2023-10-19T10:47:00Z"/>
              </w:rPr>
            </w:pPr>
            <w:ins w:id="165" w:author="Kasper Simonsen" w:date="2023-10-19T10:47:00Z">
              <w:r>
                <w:t>AND</w:t>
              </w:r>
            </w:ins>
          </w:p>
          <w:p w14:paraId="75AC3CA0" w14:textId="77777777" w:rsidR="002241EF" w:rsidRDefault="002241EF" w:rsidP="00BC6DC7">
            <w:pPr>
              <w:jc w:val="left"/>
            </w:pPr>
            <w:ins w:id="166" w:author="Kasper Simonsen" w:date="2023-10-19T10:48:00Z">
              <w:r w:rsidRPr="002241EF">
                <w:t>pedale_guarnizione</w:t>
              </w:r>
              <w:r>
                <w:t xml:space="preserve"> Active</w:t>
              </w:r>
            </w:ins>
          </w:p>
        </w:tc>
      </w:tr>
      <w:tr w:rsidR="0061418E" w14:paraId="431E1C85" w14:textId="77777777" w:rsidTr="00BC6DC7">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67" w:author="Kasper Simonsen" w:date="2023-10-18T13:26: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168" w:author="Kasper Simonsen" w:date="2023-10-18T13:26:00Z">
              <w:tcPr>
                <w:tcW w:w="1026" w:type="dxa"/>
                <w:tcBorders>
                  <w:top w:val="single" w:sz="4" w:space="0" w:color="auto"/>
                  <w:left w:val="single" w:sz="4" w:space="0" w:color="auto"/>
                  <w:bottom w:val="single" w:sz="4" w:space="0" w:color="auto"/>
                  <w:right w:val="single" w:sz="4" w:space="0" w:color="auto"/>
                </w:tcBorders>
              </w:tcPr>
            </w:tcPrChange>
          </w:tcPr>
          <w:p w14:paraId="4542553A" w14:textId="77777777" w:rsidR="0061418E" w:rsidRDefault="007C27B2" w:rsidP="0061418E">
            <w:pPr>
              <w:jc w:val="center"/>
            </w:pPr>
            <w:ins w:id="169" w:author="Kasper Simonsen" w:date="2023-10-18T13:52:00Z">
              <w:r>
                <w:t>5</w:t>
              </w:r>
            </w:ins>
            <w:del w:id="170" w:author="Kasper Simonsen" w:date="2023-10-18T13:26:00Z">
              <w:r w:rsidR="0061418E" w:rsidDel="00BC6DC7">
                <w:delText>5</w:delText>
              </w:r>
            </w:del>
          </w:p>
        </w:tc>
        <w:tc>
          <w:tcPr>
            <w:tcW w:w="5954" w:type="dxa"/>
            <w:tcBorders>
              <w:top w:val="single" w:sz="4" w:space="0" w:color="auto"/>
              <w:left w:val="single" w:sz="4" w:space="0" w:color="auto"/>
              <w:bottom w:val="single" w:sz="4" w:space="0" w:color="auto"/>
              <w:right w:val="single" w:sz="4" w:space="0" w:color="auto"/>
            </w:tcBorders>
            <w:tcPrChange w:id="171" w:author="Kasper Simonsen" w:date="2023-10-18T13:26:00Z">
              <w:tcPr>
                <w:tcW w:w="5954" w:type="dxa"/>
                <w:tcBorders>
                  <w:top w:val="single" w:sz="4" w:space="0" w:color="auto"/>
                  <w:left w:val="single" w:sz="4" w:space="0" w:color="auto"/>
                  <w:bottom w:val="single" w:sz="4" w:space="0" w:color="auto"/>
                  <w:right w:val="single" w:sz="4" w:space="0" w:color="auto"/>
                </w:tcBorders>
              </w:tcPr>
            </w:tcPrChange>
          </w:tcPr>
          <w:p w14:paraId="1CCC77E6" w14:textId="77777777" w:rsidR="0061418E" w:rsidRDefault="0061418E" w:rsidP="0061418E">
            <w:ins w:id="172" w:author="Kasper Simonsen" w:date="2023-10-18T13:33:00Z">
              <w:r>
                <w:t>The inflation seal valves (AY025) are energized.</w:t>
              </w:r>
            </w:ins>
            <w:del w:id="173" w:author="Kasper Simonsen" w:date="2023-10-18T13:26:00Z">
              <w:r w:rsidDel="00BC6DC7">
                <w:delText>Loading.</w:delText>
              </w:r>
            </w:del>
          </w:p>
        </w:tc>
        <w:tc>
          <w:tcPr>
            <w:tcW w:w="3085" w:type="dxa"/>
            <w:tcBorders>
              <w:top w:val="single" w:sz="4" w:space="0" w:color="auto"/>
              <w:left w:val="single" w:sz="4" w:space="0" w:color="auto"/>
              <w:bottom w:val="single" w:sz="4" w:space="0" w:color="auto"/>
              <w:right w:val="single" w:sz="4" w:space="0" w:color="auto"/>
            </w:tcBorders>
            <w:tcPrChange w:id="174" w:author="Kasper Simonsen" w:date="2023-10-18T13:26:00Z">
              <w:tcPr>
                <w:tcW w:w="3085" w:type="dxa"/>
                <w:tcBorders>
                  <w:top w:val="single" w:sz="4" w:space="0" w:color="auto"/>
                  <w:left w:val="single" w:sz="4" w:space="0" w:color="auto"/>
                  <w:bottom w:val="single" w:sz="4" w:space="0" w:color="auto"/>
                  <w:right w:val="single" w:sz="4" w:space="0" w:color="auto"/>
                </w:tcBorders>
              </w:tcPr>
            </w:tcPrChange>
          </w:tcPr>
          <w:p w14:paraId="6B20869F" w14:textId="77777777" w:rsidR="0061418E" w:rsidDel="002241EF" w:rsidRDefault="0061418E" w:rsidP="0061418E">
            <w:pPr>
              <w:jc w:val="left"/>
              <w:rPr>
                <w:del w:id="175" w:author="Kasper Simonsen" w:date="2023-10-18T13:26:00Z"/>
              </w:rPr>
            </w:pPr>
            <w:ins w:id="176" w:author="Kasper Simonsen" w:date="2023-10-18T13:33:00Z">
              <w:r>
                <w:t>HY025 ZSH Active</w:t>
              </w:r>
            </w:ins>
            <w:del w:id="177" w:author="Kasper Simonsen" w:date="2023-10-18T13:26:00Z">
              <w:r w:rsidDel="00BC6DC7">
                <w:delText>High level of the hopper</w:delText>
              </w:r>
            </w:del>
          </w:p>
          <w:p w14:paraId="59D97A52" w14:textId="77777777" w:rsidR="002241EF" w:rsidRDefault="002241EF" w:rsidP="0061418E">
            <w:pPr>
              <w:jc w:val="left"/>
              <w:rPr>
                <w:ins w:id="178" w:author="Kasper Simonsen" w:date="2023-10-19T10:48:00Z"/>
              </w:rPr>
            </w:pPr>
          </w:p>
          <w:p w14:paraId="07367FAC" w14:textId="77777777" w:rsidR="002241EF" w:rsidRDefault="002241EF" w:rsidP="0061418E">
            <w:pPr>
              <w:jc w:val="left"/>
              <w:rPr>
                <w:ins w:id="179" w:author="Kasper Simonsen" w:date="2023-10-19T10:48:00Z"/>
              </w:rPr>
            </w:pPr>
            <w:ins w:id="180" w:author="Kasper Simonsen" w:date="2023-10-19T10:48:00Z">
              <w:r>
                <w:t>AND</w:t>
              </w:r>
            </w:ins>
          </w:p>
          <w:p w14:paraId="50CCA1D4" w14:textId="77777777" w:rsidR="002241EF" w:rsidRDefault="00224245" w:rsidP="0061418E">
            <w:pPr>
              <w:jc w:val="left"/>
              <w:rPr>
                <w:ins w:id="181" w:author="Kasper Simonsen" w:date="2023-10-19T10:48:00Z"/>
              </w:rPr>
            </w:pPr>
            <w:ins w:id="182" w:author="Kasper Simonsen" w:date="2023-10-19T10:49:00Z">
              <w:r w:rsidRPr="00224245">
                <w:t>pl_start_unload</w:t>
              </w:r>
              <w:r>
                <w:t xml:space="preserve"> Active</w:t>
              </w:r>
            </w:ins>
          </w:p>
          <w:p w14:paraId="556932A2" w14:textId="77777777" w:rsidR="0061418E" w:rsidDel="00BC6DC7" w:rsidRDefault="0061418E" w:rsidP="0061418E">
            <w:pPr>
              <w:jc w:val="left"/>
              <w:rPr>
                <w:del w:id="183" w:author="Kasper Simonsen" w:date="2023-10-18T13:26:00Z"/>
              </w:rPr>
            </w:pPr>
            <w:del w:id="184" w:author="Kasper Simonsen" w:date="2023-10-18T13:26:00Z">
              <w:r w:rsidDel="00BC6DC7">
                <w:delText>(</w:delText>
              </w:r>
              <w:r w:rsidDel="00BC6DC7">
                <w:rPr>
                  <w:b/>
                  <w:bCs/>
                </w:rPr>
                <w:delText>LSH039</w:delText>
              </w:r>
              <w:r w:rsidDel="00BC6DC7">
                <w:delText xml:space="preserve"> ACTIVE)</w:delText>
              </w:r>
            </w:del>
          </w:p>
          <w:p w14:paraId="3FC84AEA" w14:textId="77777777" w:rsidR="0061418E" w:rsidDel="00BC6DC7" w:rsidRDefault="0061418E" w:rsidP="0061418E">
            <w:pPr>
              <w:jc w:val="left"/>
              <w:rPr>
                <w:del w:id="185" w:author="Kasper Simonsen" w:date="2023-10-18T13:26:00Z"/>
              </w:rPr>
            </w:pPr>
            <w:del w:id="186" w:author="Kasper Simonsen" w:date="2023-10-18T13:26:00Z">
              <w:r w:rsidDel="00BC6DC7">
                <w:delText>OR</w:delText>
              </w:r>
            </w:del>
          </w:p>
          <w:p w14:paraId="01EED997" w14:textId="77777777" w:rsidR="0061418E" w:rsidRDefault="0061418E" w:rsidP="0061418E">
            <w:pPr>
              <w:jc w:val="left"/>
            </w:pPr>
            <w:del w:id="187" w:author="Kasper Simonsen" w:date="2023-10-18T13:26:00Z">
              <w:r w:rsidDel="00BC6DC7">
                <w:delText>T_loadTE005 elapsed</w:delText>
              </w:r>
            </w:del>
          </w:p>
        </w:tc>
      </w:tr>
      <w:tr w:rsidR="0061418E" w:rsidRPr="00457F02" w14:paraId="59E48BD5" w14:textId="77777777" w:rsidTr="00BC6DC7">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88" w:author="Kasper Simonsen" w:date="2023-10-18T13:26: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189" w:author="Kasper Simonsen" w:date="2023-10-18T13:26:00Z">
              <w:tcPr>
                <w:tcW w:w="1026" w:type="dxa"/>
                <w:tcBorders>
                  <w:top w:val="single" w:sz="4" w:space="0" w:color="auto"/>
                  <w:left w:val="single" w:sz="4" w:space="0" w:color="auto"/>
                  <w:bottom w:val="single" w:sz="4" w:space="0" w:color="auto"/>
                  <w:right w:val="single" w:sz="4" w:space="0" w:color="auto"/>
                </w:tcBorders>
              </w:tcPr>
            </w:tcPrChange>
          </w:tcPr>
          <w:p w14:paraId="7538E9AA" w14:textId="77777777" w:rsidR="0061418E" w:rsidRDefault="007C27B2" w:rsidP="0061418E">
            <w:pPr>
              <w:jc w:val="center"/>
            </w:pPr>
            <w:ins w:id="190" w:author="Kasper Simonsen" w:date="2023-10-18T13:52:00Z">
              <w:r>
                <w:t>6</w:t>
              </w:r>
            </w:ins>
            <w:del w:id="191" w:author="Kasper Simonsen" w:date="2023-10-18T13:26:00Z">
              <w:r w:rsidR="0061418E" w:rsidDel="00BC6DC7">
                <w:delText>6</w:delText>
              </w:r>
            </w:del>
          </w:p>
        </w:tc>
        <w:tc>
          <w:tcPr>
            <w:tcW w:w="5954" w:type="dxa"/>
            <w:tcBorders>
              <w:top w:val="single" w:sz="4" w:space="0" w:color="auto"/>
              <w:left w:val="single" w:sz="4" w:space="0" w:color="auto"/>
              <w:bottom w:val="single" w:sz="4" w:space="0" w:color="auto"/>
              <w:right w:val="single" w:sz="4" w:space="0" w:color="auto"/>
            </w:tcBorders>
            <w:tcPrChange w:id="192" w:author="Kasper Simonsen" w:date="2023-10-18T13:26:00Z">
              <w:tcPr>
                <w:tcW w:w="5954" w:type="dxa"/>
                <w:tcBorders>
                  <w:top w:val="single" w:sz="4" w:space="0" w:color="auto"/>
                  <w:left w:val="single" w:sz="4" w:space="0" w:color="auto"/>
                  <w:bottom w:val="single" w:sz="4" w:space="0" w:color="auto"/>
                  <w:right w:val="single" w:sz="4" w:space="0" w:color="auto"/>
                </w:tcBorders>
              </w:tcPr>
            </w:tcPrChange>
          </w:tcPr>
          <w:p w14:paraId="23691D50" w14:textId="77777777" w:rsidR="0061418E" w:rsidDel="00BC6DC7" w:rsidRDefault="0061418E" w:rsidP="0061418E">
            <w:pPr>
              <w:rPr>
                <w:del w:id="193" w:author="Kasper Simonsen" w:date="2023-10-18T13:26:00Z"/>
              </w:rPr>
            </w:pPr>
            <w:ins w:id="194" w:author="Kasper Simonsen" w:date="2023-10-18T13:34:00Z">
              <w:r>
                <w:t>The inlet valve of the hopper opens (</w:t>
              </w:r>
              <w:r>
                <w:rPr>
                  <w:b/>
                  <w:bCs/>
                </w:rPr>
                <w:t>LP036</w:t>
              </w:r>
              <w:r>
                <w:t>)</w:t>
              </w:r>
            </w:ins>
            <w:del w:id="195" w:author="Kasper Simonsen" w:date="2023-10-18T13:26:00Z">
              <w:r w:rsidDel="00BC6DC7">
                <w:delText>The timer “T_Pistons_ON” starts.</w:delText>
              </w:r>
            </w:del>
          </w:p>
          <w:p w14:paraId="129657F6" w14:textId="77777777" w:rsidR="0061418E" w:rsidRPr="00854C1E" w:rsidRDefault="0061418E" w:rsidP="0061418E">
            <w:del w:id="196" w:author="Kasper Simonsen" w:date="2023-10-18T13:26:00Z">
              <w:r w:rsidDel="00BC6DC7">
                <w:delText>The piston solenoid valves (AY028) are energized.</w:delText>
              </w:r>
            </w:del>
          </w:p>
        </w:tc>
        <w:tc>
          <w:tcPr>
            <w:tcW w:w="3085" w:type="dxa"/>
            <w:tcBorders>
              <w:top w:val="single" w:sz="4" w:space="0" w:color="auto"/>
              <w:left w:val="single" w:sz="4" w:space="0" w:color="auto"/>
              <w:bottom w:val="single" w:sz="4" w:space="0" w:color="auto"/>
              <w:right w:val="single" w:sz="4" w:space="0" w:color="auto"/>
            </w:tcBorders>
            <w:tcPrChange w:id="197" w:author="Kasper Simonsen" w:date="2023-10-18T13:26:00Z">
              <w:tcPr>
                <w:tcW w:w="3085" w:type="dxa"/>
                <w:tcBorders>
                  <w:top w:val="single" w:sz="4" w:space="0" w:color="auto"/>
                  <w:left w:val="single" w:sz="4" w:space="0" w:color="auto"/>
                  <w:bottom w:val="single" w:sz="4" w:space="0" w:color="auto"/>
                  <w:right w:val="single" w:sz="4" w:space="0" w:color="auto"/>
                </w:tcBorders>
              </w:tcPr>
            </w:tcPrChange>
          </w:tcPr>
          <w:p w14:paraId="2CB9404D" w14:textId="77777777" w:rsidR="0061418E" w:rsidRPr="002658F2" w:rsidRDefault="0061418E" w:rsidP="0061418E">
            <w:ins w:id="198" w:author="Kasper Simonsen" w:date="2023-10-18T13:34:00Z">
              <w:r>
                <w:t>Inlet valve opened (ZSH03</w:t>
              </w:r>
            </w:ins>
            <w:ins w:id="199" w:author="Kasper Simonsen" w:date="2023-10-18T13:51:00Z">
              <w:r w:rsidR="007C27B2">
                <w:t>8</w:t>
              </w:r>
            </w:ins>
            <w:ins w:id="200" w:author="Kasper Simonsen" w:date="2023-10-18T13:34:00Z">
              <w:r>
                <w:t xml:space="preserve"> ACTIVE)</w:t>
              </w:r>
            </w:ins>
            <w:del w:id="201" w:author="Kasper Simonsen" w:date="2023-10-18T13:26:00Z">
              <w:r w:rsidDel="00BC6DC7">
                <w:delText>Timer “T_Pistons_ON” elapsed</w:delText>
              </w:r>
              <w:r w:rsidRPr="002658F2" w:rsidDel="00BC6DC7">
                <w:delText xml:space="preserve"> </w:delText>
              </w:r>
            </w:del>
          </w:p>
        </w:tc>
      </w:tr>
      <w:tr w:rsidR="0061418E" w:rsidRPr="00457F02" w14:paraId="3639A92F" w14:textId="77777777" w:rsidTr="00BC6DC7">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202" w:author="Kasper Simonsen" w:date="2023-10-18T13:26: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203" w:author="Kasper Simonsen" w:date="2023-10-18T13:26:00Z">
              <w:tcPr>
                <w:tcW w:w="1026" w:type="dxa"/>
                <w:tcBorders>
                  <w:top w:val="single" w:sz="4" w:space="0" w:color="auto"/>
                  <w:left w:val="single" w:sz="4" w:space="0" w:color="auto"/>
                  <w:bottom w:val="single" w:sz="4" w:space="0" w:color="auto"/>
                  <w:right w:val="single" w:sz="4" w:space="0" w:color="auto"/>
                </w:tcBorders>
              </w:tcPr>
            </w:tcPrChange>
          </w:tcPr>
          <w:p w14:paraId="2FD55D9F" w14:textId="77777777" w:rsidR="0061418E" w:rsidRDefault="007C27B2" w:rsidP="0061418E">
            <w:pPr>
              <w:jc w:val="center"/>
            </w:pPr>
            <w:ins w:id="204" w:author="Kasper Simonsen" w:date="2023-10-18T13:52:00Z">
              <w:r>
                <w:t>7</w:t>
              </w:r>
            </w:ins>
            <w:del w:id="205" w:author="Kasper Simonsen" w:date="2023-10-18T13:26:00Z">
              <w:r w:rsidR="0061418E" w:rsidDel="00BC6DC7">
                <w:delText>7</w:delText>
              </w:r>
            </w:del>
          </w:p>
        </w:tc>
        <w:tc>
          <w:tcPr>
            <w:tcW w:w="5954" w:type="dxa"/>
            <w:tcBorders>
              <w:top w:val="single" w:sz="4" w:space="0" w:color="auto"/>
              <w:left w:val="single" w:sz="4" w:space="0" w:color="auto"/>
              <w:bottom w:val="single" w:sz="4" w:space="0" w:color="auto"/>
              <w:right w:val="single" w:sz="4" w:space="0" w:color="auto"/>
            </w:tcBorders>
            <w:tcPrChange w:id="206" w:author="Kasper Simonsen" w:date="2023-10-18T13:26:00Z">
              <w:tcPr>
                <w:tcW w:w="5954" w:type="dxa"/>
                <w:tcBorders>
                  <w:top w:val="single" w:sz="4" w:space="0" w:color="auto"/>
                  <w:left w:val="single" w:sz="4" w:space="0" w:color="auto"/>
                  <w:bottom w:val="single" w:sz="4" w:space="0" w:color="auto"/>
                  <w:right w:val="single" w:sz="4" w:space="0" w:color="auto"/>
                </w:tcBorders>
              </w:tcPr>
            </w:tcPrChange>
          </w:tcPr>
          <w:p w14:paraId="27755E2D" w14:textId="77777777" w:rsidR="0061418E" w:rsidDel="00BC6DC7" w:rsidRDefault="0061418E" w:rsidP="0061418E">
            <w:pPr>
              <w:rPr>
                <w:del w:id="207" w:author="Kasper Simonsen" w:date="2023-10-18T13:26:00Z"/>
              </w:rPr>
            </w:pPr>
            <w:ins w:id="208" w:author="Kasper Simonsen" w:date="2023-10-18T13:26:00Z">
              <w:r>
                <w:t>Loading.</w:t>
              </w:r>
            </w:ins>
            <w:del w:id="209" w:author="Kasper Simonsen" w:date="2023-10-18T13:26:00Z">
              <w:r w:rsidDel="00BC6DC7">
                <w:delText>The timer “T_Pistons_OFF” starts.</w:delText>
              </w:r>
            </w:del>
          </w:p>
          <w:p w14:paraId="5CAAADC7" w14:textId="77777777" w:rsidR="0061418E" w:rsidRPr="00854C1E" w:rsidRDefault="0061418E" w:rsidP="0061418E">
            <w:del w:id="210" w:author="Kasper Simonsen" w:date="2023-10-18T13:26:00Z">
              <w:r w:rsidDel="00BC6DC7">
                <w:delText>The piston solenoid valves (AY028) are de-energized.</w:delText>
              </w:r>
            </w:del>
          </w:p>
        </w:tc>
        <w:tc>
          <w:tcPr>
            <w:tcW w:w="3085" w:type="dxa"/>
            <w:tcBorders>
              <w:top w:val="single" w:sz="4" w:space="0" w:color="auto"/>
              <w:left w:val="single" w:sz="4" w:space="0" w:color="auto"/>
              <w:bottom w:val="single" w:sz="4" w:space="0" w:color="auto"/>
              <w:right w:val="single" w:sz="4" w:space="0" w:color="auto"/>
            </w:tcBorders>
            <w:tcPrChange w:id="211" w:author="Kasper Simonsen" w:date="2023-10-18T13:26:00Z">
              <w:tcPr>
                <w:tcW w:w="3085" w:type="dxa"/>
                <w:tcBorders>
                  <w:top w:val="single" w:sz="4" w:space="0" w:color="auto"/>
                  <w:left w:val="single" w:sz="4" w:space="0" w:color="auto"/>
                  <w:bottom w:val="single" w:sz="4" w:space="0" w:color="auto"/>
                  <w:right w:val="single" w:sz="4" w:space="0" w:color="auto"/>
                </w:tcBorders>
              </w:tcPr>
            </w:tcPrChange>
          </w:tcPr>
          <w:p w14:paraId="1AD9856F" w14:textId="77777777" w:rsidR="0061418E" w:rsidRDefault="0061418E" w:rsidP="0061418E">
            <w:pPr>
              <w:jc w:val="left"/>
              <w:rPr>
                <w:ins w:id="212" w:author="Kasper Simonsen" w:date="2023-10-18T13:26:00Z"/>
              </w:rPr>
            </w:pPr>
            <w:ins w:id="213" w:author="Kasper Simonsen" w:date="2023-10-18T13:26:00Z">
              <w:r>
                <w:t>High level of the hopper</w:t>
              </w:r>
            </w:ins>
          </w:p>
          <w:p w14:paraId="25E0BA82" w14:textId="77777777" w:rsidR="0061418E" w:rsidRDefault="0061418E" w:rsidP="0061418E">
            <w:pPr>
              <w:jc w:val="left"/>
              <w:rPr>
                <w:ins w:id="214" w:author="Kasper Simonsen" w:date="2023-10-18T13:26:00Z"/>
              </w:rPr>
            </w:pPr>
            <w:ins w:id="215" w:author="Kasper Simonsen" w:date="2023-10-18T13:26:00Z">
              <w:r>
                <w:t>(</w:t>
              </w:r>
              <w:r>
                <w:rPr>
                  <w:b/>
                  <w:bCs/>
                </w:rPr>
                <w:t>LSH039</w:t>
              </w:r>
              <w:r>
                <w:t xml:space="preserve"> ACTIVE)</w:t>
              </w:r>
            </w:ins>
          </w:p>
          <w:p w14:paraId="395FD622" w14:textId="77777777" w:rsidR="0061418E" w:rsidRDefault="0061418E" w:rsidP="0061418E">
            <w:pPr>
              <w:jc w:val="left"/>
              <w:rPr>
                <w:ins w:id="216" w:author="Kasper Simonsen" w:date="2023-10-18T13:26:00Z"/>
              </w:rPr>
            </w:pPr>
            <w:ins w:id="217" w:author="Kasper Simonsen" w:date="2023-10-18T13:26:00Z">
              <w:r>
                <w:t>OR</w:t>
              </w:r>
            </w:ins>
          </w:p>
          <w:p w14:paraId="2CA6A614" w14:textId="77777777" w:rsidR="0061418E" w:rsidRDefault="0061418E" w:rsidP="0061418E">
            <w:pPr>
              <w:rPr>
                <w:ins w:id="218" w:author="Kasper Simonsen" w:date="2023-10-18T13:46:00Z"/>
              </w:rPr>
            </w:pPr>
            <w:ins w:id="219" w:author="Kasper Simonsen" w:date="2023-10-18T13:26:00Z">
              <w:r>
                <w:t>T_loadTE005 elapsed</w:t>
              </w:r>
            </w:ins>
            <w:del w:id="220" w:author="Kasper Simonsen" w:date="2023-10-18T13:26:00Z">
              <w:r w:rsidDel="00BC6DC7">
                <w:delText>Timer “T_pistons_OFF” elapsed</w:delText>
              </w:r>
            </w:del>
          </w:p>
          <w:p w14:paraId="103E0AEF" w14:textId="77777777" w:rsidR="0022330A" w:rsidRDefault="0022330A" w:rsidP="0061418E">
            <w:pPr>
              <w:rPr>
                <w:ins w:id="221" w:author="Kasper Simonsen" w:date="2023-10-18T13:46:00Z"/>
              </w:rPr>
            </w:pPr>
            <w:ins w:id="222" w:author="Kasper Simonsen" w:date="2023-10-18T13:46:00Z">
              <w:r>
                <w:t>OR</w:t>
              </w:r>
            </w:ins>
          </w:p>
          <w:p w14:paraId="3736391C" w14:textId="77777777" w:rsidR="0022330A" w:rsidRPr="00854C1E" w:rsidRDefault="00224245" w:rsidP="0061418E">
            <w:ins w:id="223" w:author="Kasper Simonsen" w:date="2023-10-19T10:50:00Z">
              <w:r w:rsidRPr="00224245">
                <w:t>pl_start_unload</w:t>
              </w:r>
              <w:r>
                <w:t xml:space="preserve"> Active</w:t>
              </w:r>
            </w:ins>
          </w:p>
        </w:tc>
      </w:tr>
      <w:tr w:rsidR="0022330A" w:rsidRPr="00457F02" w14:paraId="5E44222E" w14:textId="77777777" w:rsidTr="006232E6">
        <w:tc>
          <w:tcPr>
            <w:tcW w:w="1026" w:type="dxa"/>
            <w:tcBorders>
              <w:top w:val="single" w:sz="4" w:space="0" w:color="auto"/>
              <w:left w:val="single" w:sz="4" w:space="0" w:color="auto"/>
              <w:bottom w:val="single" w:sz="4" w:space="0" w:color="auto"/>
              <w:right w:val="single" w:sz="4" w:space="0" w:color="auto"/>
            </w:tcBorders>
          </w:tcPr>
          <w:p w14:paraId="5D1C4AE3" w14:textId="77777777" w:rsidR="0022330A" w:rsidRDefault="007C27B2" w:rsidP="0022330A">
            <w:pPr>
              <w:jc w:val="center"/>
            </w:pPr>
            <w:ins w:id="224" w:author="Kasper Simonsen" w:date="2023-10-18T13:52:00Z">
              <w:r>
                <w:t>8</w:t>
              </w:r>
            </w:ins>
            <w:del w:id="225" w:author="Kasper Simonsen" w:date="2023-10-18T13:33:00Z">
              <w:r w:rsidR="0022330A" w:rsidDel="0061418E">
                <w:delText>8</w:delText>
              </w:r>
            </w:del>
          </w:p>
        </w:tc>
        <w:tc>
          <w:tcPr>
            <w:tcW w:w="5954" w:type="dxa"/>
            <w:tcBorders>
              <w:top w:val="single" w:sz="4" w:space="0" w:color="auto"/>
              <w:left w:val="single" w:sz="4" w:space="0" w:color="auto"/>
              <w:bottom w:val="single" w:sz="4" w:space="0" w:color="auto"/>
              <w:right w:val="single" w:sz="4" w:space="0" w:color="auto"/>
            </w:tcBorders>
          </w:tcPr>
          <w:p w14:paraId="2171C600" w14:textId="77777777" w:rsidR="0022330A" w:rsidDel="00BC6DC7" w:rsidRDefault="0022330A" w:rsidP="0022330A">
            <w:pPr>
              <w:rPr>
                <w:del w:id="226" w:author="Kasper Simonsen" w:date="2023-10-18T13:27:00Z"/>
              </w:rPr>
            </w:pPr>
            <w:ins w:id="227" w:author="Kasper Simonsen" w:date="2023-10-18T13:47:00Z">
              <w:r>
                <w:t>The inlet valve of the hopper closes (</w:t>
              </w:r>
              <w:r>
                <w:rPr>
                  <w:b/>
                  <w:bCs/>
                </w:rPr>
                <w:t>LP036</w:t>
              </w:r>
              <w:r>
                <w:t>)</w:t>
              </w:r>
            </w:ins>
            <w:del w:id="228" w:author="Kasper Simonsen" w:date="2023-10-18T13:27:00Z">
              <w:r w:rsidDel="00BC6DC7">
                <w:delText>The timer “T_Vibrators_ON” starts.</w:delText>
              </w:r>
            </w:del>
          </w:p>
          <w:p w14:paraId="24C5B82E" w14:textId="77777777" w:rsidR="0022330A" w:rsidRDefault="0022330A" w:rsidP="0022330A">
            <w:del w:id="229" w:author="Kasper Simonsen" w:date="2023-10-18T13:33:00Z">
              <w:r w:rsidDel="0061418E">
                <w:delText xml:space="preserve">The </w:delText>
              </w:r>
            </w:del>
            <w:del w:id="230" w:author="Kasper Simonsen" w:date="2023-10-18T13:27:00Z">
              <w:r w:rsidDel="00BC6DC7">
                <w:delText>vibrator solenoid</w:delText>
              </w:r>
            </w:del>
            <w:del w:id="231" w:author="Kasper Simonsen" w:date="2023-10-18T13:33:00Z">
              <w:r w:rsidDel="0061418E">
                <w:delText xml:space="preserve"> valves (AY025) are energized.</w:delText>
              </w:r>
            </w:del>
          </w:p>
        </w:tc>
        <w:tc>
          <w:tcPr>
            <w:tcW w:w="3085" w:type="dxa"/>
            <w:tcBorders>
              <w:top w:val="single" w:sz="4" w:space="0" w:color="auto"/>
              <w:left w:val="single" w:sz="4" w:space="0" w:color="auto"/>
              <w:bottom w:val="single" w:sz="4" w:space="0" w:color="auto"/>
              <w:right w:val="single" w:sz="4" w:space="0" w:color="auto"/>
            </w:tcBorders>
          </w:tcPr>
          <w:p w14:paraId="50378FCE" w14:textId="77777777" w:rsidR="0022330A" w:rsidRDefault="0022330A" w:rsidP="0022330A">
            <w:pPr>
              <w:rPr>
                <w:ins w:id="232" w:author="Kasper Simonsen" w:date="2023-10-19T10:50:00Z"/>
              </w:rPr>
            </w:pPr>
            <w:ins w:id="233" w:author="Kasper Simonsen" w:date="2023-10-18T13:47:00Z">
              <w:r>
                <w:t xml:space="preserve">Inlet valve </w:t>
              </w:r>
            </w:ins>
            <w:ins w:id="234" w:author="Kasper Simonsen" w:date="2023-10-18T13:48:00Z">
              <w:r>
                <w:t>closed</w:t>
              </w:r>
            </w:ins>
            <w:ins w:id="235" w:author="Kasper Simonsen" w:date="2023-10-18T13:47:00Z">
              <w:r>
                <w:t xml:space="preserve"> (ZSL03</w:t>
              </w:r>
            </w:ins>
            <w:ins w:id="236" w:author="Kasper Simonsen" w:date="2023-10-18T13:51:00Z">
              <w:r w:rsidR="007C27B2">
                <w:t>7</w:t>
              </w:r>
            </w:ins>
            <w:ins w:id="237" w:author="Kasper Simonsen" w:date="2023-10-18T13:47:00Z">
              <w:r>
                <w:t xml:space="preserve"> ACTIVE)</w:t>
              </w:r>
            </w:ins>
            <w:del w:id="238" w:author="Kasper Simonsen" w:date="2023-10-18T13:33:00Z">
              <w:r w:rsidDel="0061418E">
                <w:delText>Timer “T_vibrator_ON” elapsed</w:delText>
              </w:r>
              <w:r w:rsidRPr="002658F2" w:rsidDel="0061418E">
                <w:delText xml:space="preserve"> </w:delText>
              </w:r>
            </w:del>
          </w:p>
          <w:p w14:paraId="7E94BC88" w14:textId="77777777" w:rsidR="00224245" w:rsidRDefault="00224245" w:rsidP="0022330A">
            <w:pPr>
              <w:rPr>
                <w:ins w:id="239" w:author="Kasper Simonsen" w:date="2023-10-19T10:50:00Z"/>
              </w:rPr>
            </w:pPr>
            <w:ins w:id="240" w:author="Kasper Simonsen" w:date="2023-10-19T10:50:00Z">
              <w:r>
                <w:t>AND</w:t>
              </w:r>
            </w:ins>
          </w:p>
          <w:p w14:paraId="2B11A06C" w14:textId="77777777" w:rsidR="00224245" w:rsidRDefault="00224245" w:rsidP="0022330A">
            <w:ins w:id="241" w:author="Kasper Simonsen" w:date="2023-10-19T10:50:00Z">
              <w:r w:rsidRPr="002241EF">
                <w:t>pedale_guarnizione</w:t>
              </w:r>
              <w:r>
                <w:t xml:space="preserve"> Active</w:t>
              </w:r>
            </w:ins>
          </w:p>
        </w:tc>
      </w:tr>
      <w:tr w:rsidR="0022330A" w:rsidRPr="00457F02" w14:paraId="58104E17" w14:textId="77777777" w:rsidTr="006232E6">
        <w:tc>
          <w:tcPr>
            <w:tcW w:w="1026" w:type="dxa"/>
            <w:tcBorders>
              <w:top w:val="single" w:sz="4" w:space="0" w:color="auto"/>
              <w:left w:val="single" w:sz="4" w:space="0" w:color="auto"/>
              <w:bottom w:val="single" w:sz="4" w:space="0" w:color="auto"/>
              <w:right w:val="single" w:sz="4" w:space="0" w:color="auto"/>
            </w:tcBorders>
          </w:tcPr>
          <w:p w14:paraId="76E01B78" w14:textId="77777777" w:rsidR="0022330A" w:rsidRDefault="0022330A" w:rsidP="0022330A">
            <w:pPr>
              <w:jc w:val="center"/>
            </w:pPr>
            <w:r>
              <w:t>9</w:t>
            </w:r>
          </w:p>
        </w:tc>
        <w:tc>
          <w:tcPr>
            <w:tcW w:w="5954" w:type="dxa"/>
            <w:tcBorders>
              <w:top w:val="single" w:sz="4" w:space="0" w:color="auto"/>
              <w:left w:val="single" w:sz="4" w:space="0" w:color="auto"/>
              <w:bottom w:val="single" w:sz="4" w:space="0" w:color="auto"/>
              <w:right w:val="single" w:sz="4" w:space="0" w:color="auto"/>
            </w:tcBorders>
          </w:tcPr>
          <w:p w14:paraId="0E8AC5DB" w14:textId="77777777" w:rsidR="0022330A" w:rsidDel="00BC6DC7" w:rsidRDefault="0022330A" w:rsidP="0022330A">
            <w:pPr>
              <w:rPr>
                <w:del w:id="242" w:author="Kasper Simonsen" w:date="2023-10-18T13:28:00Z"/>
              </w:rPr>
            </w:pPr>
            <w:del w:id="243" w:author="Kasper Simonsen" w:date="2023-10-18T13:28:00Z">
              <w:r w:rsidDel="00BC6DC7">
                <w:delText>The timer “T_Vibrators_OFF” starts.</w:delText>
              </w:r>
            </w:del>
          </w:p>
          <w:p w14:paraId="7CD50E63" w14:textId="77777777" w:rsidR="0022330A" w:rsidRDefault="0022330A" w:rsidP="0022330A">
            <w:r>
              <w:t xml:space="preserve">The </w:t>
            </w:r>
            <w:del w:id="244" w:author="Kasper Simonsen" w:date="2023-10-18T13:28:00Z">
              <w:r w:rsidDel="00BC6DC7">
                <w:delText>vibrator solenoid</w:delText>
              </w:r>
            </w:del>
            <w:ins w:id="245" w:author="Kasper Simonsen" w:date="2023-10-18T13:28:00Z">
              <w:r>
                <w:t>inflation seal</w:t>
              </w:r>
            </w:ins>
            <w:r>
              <w:t xml:space="preserve"> valves (AY025) are de-energized.</w:t>
            </w:r>
          </w:p>
        </w:tc>
        <w:tc>
          <w:tcPr>
            <w:tcW w:w="3085" w:type="dxa"/>
            <w:tcBorders>
              <w:top w:val="single" w:sz="4" w:space="0" w:color="auto"/>
              <w:left w:val="single" w:sz="4" w:space="0" w:color="auto"/>
              <w:bottom w:val="single" w:sz="4" w:space="0" w:color="auto"/>
              <w:right w:val="single" w:sz="4" w:space="0" w:color="auto"/>
            </w:tcBorders>
          </w:tcPr>
          <w:p w14:paraId="1495F623" w14:textId="77777777" w:rsidR="0022330A" w:rsidRDefault="0022330A" w:rsidP="0022330A">
            <w:del w:id="246" w:author="Kasper Simonsen" w:date="2023-10-18T13:33:00Z">
              <w:r w:rsidDel="0061418E">
                <w:delText>Timer “T_vibrator_OFF” elapsed</w:delText>
              </w:r>
            </w:del>
            <w:ins w:id="247" w:author="Kasper Simonsen" w:date="2023-10-18T13:33:00Z">
              <w:r>
                <w:t>HY025 ZSL Active</w:t>
              </w:r>
            </w:ins>
          </w:p>
        </w:tc>
      </w:tr>
      <w:tr w:rsidR="0022330A" w:rsidRPr="00457F02" w14:paraId="6678DCFC" w14:textId="77777777" w:rsidTr="006232E6">
        <w:tc>
          <w:tcPr>
            <w:tcW w:w="1026" w:type="dxa"/>
            <w:tcBorders>
              <w:top w:val="single" w:sz="4" w:space="0" w:color="auto"/>
              <w:left w:val="single" w:sz="4" w:space="0" w:color="auto"/>
              <w:bottom w:val="single" w:sz="4" w:space="0" w:color="auto"/>
              <w:right w:val="single" w:sz="4" w:space="0" w:color="auto"/>
            </w:tcBorders>
          </w:tcPr>
          <w:p w14:paraId="0490BD19" w14:textId="77777777" w:rsidR="0022330A" w:rsidRDefault="0022330A" w:rsidP="0022330A">
            <w:pPr>
              <w:jc w:val="center"/>
            </w:pPr>
            <w:r>
              <w:t>10</w:t>
            </w:r>
          </w:p>
        </w:tc>
        <w:tc>
          <w:tcPr>
            <w:tcW w:w="5954" w:type="dxa"/>
            <w:tcBorders>
              <w:top w:val="single" w:sz="4" w:space="0" w:color="auto"/>
              <w:left w:val="single" w:sz="4" w:space="0" w:color="auto"/>
              <w:bottom w:val="single" w:sz="4" w:space="0" w:color="auto"/>
              <w:right w:val="single" w:sz="4" w:space="0" w:color="auto"/>
            </w:tcBorders>
          </w:tcPr>
          <w:p w14:paraId="3FB31B69" w14:textId="77777777" w:rsidR="0022330A" w:rsidRDefault="0022330A" w:rsidP="0022330A">
            <w:r>
              <w:t>If the timer “T_loadTE005” elapse, or the high level is activated the system will close the hopper inlet valve LP036, timer “T_RunGK002” starts and timer “T_Run</w:t>
            </w:r>
            <w:r w:rsidRPr="00DF5D52">
              <w:t>CA004</w:t>
            </w:r>
            <w:r>
              <w:t>” starts</w:t>
            </w:r>
          </w:p>
        </w:tc>
        <w:tc>
          <w:tcPr>
            <w:tcW w:w="3085" w:type="dxa"/>
            <w:tcBorders>
              <w:top w:val="single" w:sz="4" w:space="0" w:color="auto"/>
              <w:left w:val="single" w:sz="4" w:space="0" w:color="auto"/>
              <w:bottom w:val="single" w:sz="4" w:space="0" w:color="auto"/>
              <w:right w:val="single" w:sz="4" w:space="0" w:color="auto"/>
            </w:tcBorders>
          </w:tcPr>
          <w:p w14:paraId="552F4EE1" w14:textId="77777777" w:rsidR="0022330A" w:rsidDel="007C27B2" w:rsidRDefault="0022330A" w:rsidP="0022330A">
            <w:pPr>
              <w:rPr>
                <w:del w:id="248" w:author="Kasper Simonsen" w:date="2023-10-18T13:53:00Z"/>
              </w:rPr>
            </w:pPr>
            <w:r>
              <w:t>ZSL037 Active</w:t>
            </w:r>
          </w:p>
          <w:p w14:paraId="12F1EF5F" w14:textId="77777777" w:rsidR="0022330A" w:rsidRDefault="0022330A" w:rsidP="0022330A"/>
        </w:tc>
      </w:tr>
      <w:tr w:rsidR="0022330A" w:rsidRPr="00457F02" w14:paraId="7183374A" w14:textId="77777777" w:rsidTr="006232E6">
        <w:tc>
          <w:tcPr>
            <w:tcW w:w="1026" w:type="dxa"/>
            <w:tcBorders>
              <w:top w:val="single" w:sz="4" w:space="0" w:color="auto"/>
              <w:left w:val="single" w:sz="4" w:space="0" w:color="auto"/>
              <w:bottom w:val="single" w:sz="4" w:space="0" w:color="auto"/>
              <w:right w:val="single" w:sz="4" w:space="0" w:color="auto"/>
            </w:tcBorders>
          </w:tcPr>
          <w:p w14:paraId="45C2A8B5" w14:textId="77777777" w:rsidR="0022330A" w:rsidRDefault="0022330A" w:rsidP="0022330A">
            <w:pPr>
              <w:jc w:val="center"/>
            </w:pPr>
            <w:r>
              <w:lastRenderedPageBreak/>
              <w:t>11</w:t>
            </w:r>
          </w:p>
        </w:tc>
        <w:tc>
          <w:tcPr>
            <w:tcW w:w="5954" w:type="dxa"/>
            <w:tcBorders>
              <w:top w:val="single" w:sz="4" w:space="0" w:color="auto"/>
              <w:left w:val="single" w:sz="4" w:space="0" w:color="auto"/>
              <w:bottom w:val="single" w:sz="4" w:space="0" w:color="auto"/>
              <w:right w:val="single" w:sz="4" w:space="0" w:color="auto"/>
            </w:tcBorders>
          </w:tcPr>
          <w:p w14:paraId="57CEF694" w14:textId="77777777" w:rsidR="0022330A" w:rsidRDefault="0022330A" w:rsidP="0022330A">
            <w:r>
              <w:t>If the timer “T_RunGK002” elapse the system will Stop GK002.</w:t>
            </w:r>
          </w:p>
        </w:tc>
        <w:tc>
          <w:tcPr>
            <w:tcW w:w="3085" w:type="dxa"/>
            <w:tcBorders>
              <w:top w:val="single" w:sz="4" w:space="0" w:color="auto"/>
              <w:left w:val="single" w:sz="4" w:space="0" w:color="auto"/>
              <w:bottom w:val="single" w:sz="4" w:space="0" w:color="auto"/>
              <w:right w:val="single" w:sz="4" w:space="0" w:color="auto"/>
            </w:tcBorders>
          </w:tcPr>
          <w:p w14:paraId="39D668E7" w14:textId="77777777" w:rsidR="0022330A" w:rsidRDefault="0022330A" w:rsidP="0022330A">
            <w:r>
              <w:t>GK002 Stop</w:t>
            </w:r>
          </w:p>
        </w:tc>
      </w:tr>
      <w:tr w:rsidR="0022330A" w:rsidRPr="00457F02" w14:paraId="25A9C347" w14:textId="77777777" w:rsidTr="006232E6">
        <w:tc>
          <w:tcPr>
            <w:tcW w:w="1026" w:type="dxa"/>
            <w:tcBorders>
              <w:top w:val="single" w:sz="4" w:space="0" w:color="auto"/>
              <w:left w:val="single" w:sz="4" w:space="0" w:color="auto"/>
              <w:bottom w:val="single" w:sz="4" w:space="0" w:color="auto"/>
              <w:right w:val="single" w:sz="4" w:space="0" w:color="auto"/>
            </w:tcBorders>
          </w:tcPr>
          <w:p w14:paraId="51ECF5C3" w14:textId="77777777" w:rsidR="0022330A" w:rsidRDefault="0022330A" w:rsidP="0022330A">
            <w:pPr>
              <w:jc w:val="center"/>
            </w:pPr>
            <w:r>
              <w:t>12</w:t>
            </w:r>
          </w:p>
        </w:tc>
        <w:tc>
          <w:tcPr>
            <w:tcW w:w="5954" w:type="dxa"/>
            <w:tcBorders>
              <w:top w:val="single" w:sz="4" w:space="0" w:color="auto"/>
              <w:left w:val="single" w:sz="4" w:space="0" w:color="auto"/>
              <w:bottom w:val="single" w:sz="4" w:space="0" w:color="auto"/>
              <w:right w:val="single" w:sz="4" w:space="0" w:color="auto"/>
            </w:tcBorders>
          </w:tcPr>
          <w:p w14:paraId="0A9D18A1" w14:textId="77777777" w:rsidR="0022330A" w:rsidRDefault="0022330A" w:rsidP="0022330A">
            <w:r>
              <w:t>If the timer “T_Run</w:t>
            </w:r>
            <w:r w:rsidRPr="00DF5D52">
              <w:t>CA004</w:t>
            </w:r>
            <w:r>
              <w:t xml:space="preserve">” elapse the system will Stop </w:t>
            </w:r>
            <w:r w:rsidRPr="00DF5D52">
              <w:t>CA004</w:t>
            </w:r>
            <w:r>
              <w:t>.</w:t>
            </w:r>
          </w:p>
        </w:tc>
        <w:tc>
          <w:tcPr>
            <w:tcW w:w="3085" w:type="dxa"/>
            <w:tcBorders>
              <w:top w:val="single" w:sz="4" w:space="0" w:color="auto"/>
              <w:left w:val="single" w:sz="4" w:space="0" w:color="auto"/>
              <w:bottom w:val="single" w:sz="4" w:space="0" w:color="auto"/>
              <w:right w:val="single" w:sz="4" w:space="0" w:color="auto"/>
            </w:tcBorders>
          </w:tcPr>
          <w:p w14:paraId="47C68359" w14:textId="77777777" w:rsidR="0022330A" w:rsidRDefault="0022330A" w:rsidP="0022330A">
            <w:r w:rsidRPr="00DF5D52">
              <w:t>CA004</w:t>
            </w:r>
            <w:r>
              <w:t xml:space="preserve"> Stop</w:t>
            </w:r>
          </w:p>
        </w:tc>
      </w:tr>
    </w:tbl>
    <w:p w14:paraId="7CB53B61" w14:textId="77777777" w:rsidR="008F1670" w:rsidRDefault="008F1670" w:rsidP="008F1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4FB3E81B" w14:textId="77777777" w:rsidR="008F1670" w:rsidRPr="008F1670" w:rsidRDefault="008F1670" w:rsidP="008F1670">
      <w:pPr>
        <w:pStyle w:val="Heading3"/>
      </w:pPr>
      <w:bookmarkStart w:id="249" w:name="_Toc149556443"/>
      <w:r w:rsidRPr="005D6574">
        <w:t>LFP-N</w:t>
      </w:r>
      <w:r w:rsidR="003A3724">
        <w:t>C</w:t>
      </w:r>
      <w:r w:rsidRPr="005D6574">
        <w:t>O</w:t>
      </w:r>
      <w:r>
        <w:t xml:space="preserve"> system.</w:t>
      </w:r>
      <w:r w:rsidRPr="005D6574">
        <w:t xml:space="preserve"> </w:t>
      </w:r>
      <w:r w:rsidR="003C1B90" w:rsidRPr="00883131">
        <w:rPr>
          <w:iCs/>
          <w:szCs w:val="28"/>
        </w:rPr>
        <w:t>Unloading from TE005 to VZ007</w:t>
      </w:r>
      <w:bookmarkEnd w:id="249"/>
    </w:p>
    <w:p w14:paraId="43DC34FE" w14:textId="77777777" w:rsidR="008F1670" w:rsidRPr="002B1B9F" w:rsidRDefault="008F1670" w:rsidP="0033246C">
      <w:pPr>
        <w:rPr>
          <w:rFonts w:cs="Arial"/>
        </w:rPr>
      </w:pPr>
    </w:p>
    <w:p w14:paraId="71E9BE4D" w14:textId="77777777" w:rsidR="003C1B90" w:rsidRDefault="000037F4" w:rsidP="0033246C">
      <w:pPr>
        <w:rPr>
          <w:rFonts w:cs="Arial"/>
        </w:rPr>
      </w:pPr>
      <w:r>
        <w:rPr>
          <w:rFonts w:cs="Arial"/>
        </w:rPr>
        <w:t xml:space="preserve">The next step is </w:t>
      </w:r>
      <w:r w:rsidR="00883131">
        <w:rPr>
          <w:rFonts w:cs="Arial"/>
        </w:rPr>
        <w:t>transporting</w:t>
      </w:r>
      <w:r>
        <w:rPr>
          <w:rFonts w:cs="Arial"/>
        </w:rPr>
        <w:t xml:space="preserve"> the product stored into TE005 to the transporter and convey it to the hopper TE009, which is the buffer hopper before the milling system (not supplied by NTE)</w:t>
      </w:r>
      <w:r w:rsidR="003C1B90">
        <w:rPr>
          <w:rFonts w:cs="Arial"/>
        </w:rPr>
        <w:t xml:space="preserve"> or the hopper TE011 which is the buffer hopper before the dryer system</w:t>
      </w:r>
      <w:r>
        <w:rPr>
          <w:rFonts w:cs="Arial"/>
        </w:rPr>
        <w:t>.</w:t>
      </w:r>
    </w:p>
    <w:p w14:paraId="2F367B7F" w14:textId="77777777" w:rsidR="003C1B90" w:rsidRDefault="003C1B90" w:rsidP="0033246C">
      <w:pPr>
        <w:rPr>
          <w:rFonts w:cs="Arial"/>
        </w:rPr>
      </w:pPr>
    </w:p>
    <w:p w14:paraId="582C83CA" w14:textId="77777777" w:rsidR="000037F4" w:rsidRDefault="000037F4" w:rsidP="0033246C">
      <w:pPr>
        <w:rPr>
          <w:rFonts w:cs="Arial"/>
        </w:rPr>
      </w:pPr>
      <w:r>
        <w:rPr>
          <w:rFonts w:cs="Arial"/>
        </w:rPr>
        <w:t xml:space="preserve"> In automatic mode, the operator will firstly declare the quantity of product that will be conveyed (expressed in kilos) in the HMI, and then the system will start accordingly. The screw feeder dosing will be operative once the kilos transported are nearby to the limit</w:t>
      </w:r>
      <w:r w:rsidR="00821243">
        <w:rPr>
          <w:rFonts w:cs="Arial"/>
        </w:rPr>
        <w:t>.</w:t>
      </w:r>
    </w:p>
    <w:p w14:paraId="3EC8AF41" w14:textId="77777777" w:rsidR="008F1670" w:rsidRDefault="008F1670" w:rsidP="0033246C">
      <w:pPr>
        <w:rPr>
          <w:rFonts w:cs="Arial"/>
        </w:rPr>
      </w:pPr>
    </w:p>
    <w:p w14:paraId="33F82668" w14:textId="77777777" w:rsidR="00821243" w:rsidRDefault="00821243" w:rsidP="0033246C">
      <w:pPr>
        <w:rPr>
          <w:rFonts w:cs="Arial"/>
        </w:rPr>
      </w:pPr>
      <w:r>
        <w:rPr>
          <w:rFonts w:cs="Arial"/>
        </w:rPr>
        <w:t>The destination will change accordingly to the product selected. In case of LFP, the destination will be TE009. In case of NMC, the destination will be TE011.</w:t>
      </w:r>
    </w:p>
    <w:p w14:paraId="51E63CCC" w14:textId="77777777" w:rsidR="00883131" w:rsidRDefault="00883131" w:rsidP="0033246C">
      <w:pPr>
        <w:rPr>
          <w:rFonts w:ascii="Calibri Light" w:hAnsi="Calibri Light" w:cs="Arial"/>
          <w:b/>
          <w:bCs/>
          <w:iCs/>
          <w:color w:val="002060"/>
          <w:sz w:val="30"/>
          <w:szCs w:val="28"/>
        </w:rPr>
      </w:pPr>
    </w:p>
    <w:p w14:paraId="08B72FDC" w14:textId="77777777" w:rsidR="00883131" w:rsidRPr="002B1B9F" w:rsidRDefault="00883131" w:rsidP="0033246C">
      <w:pPr>
        <w:rPr>
          <w:rFonts w:cs="Arial"/>
        </w:rPr>
      </w:pPr>
      <w:r w:rsidRPr="00883131">
        <w:rPr>
          <w:rFonts w:cs="Arial"/>
        </w:rPr>
        <w:t>The first step is to unload the product to the transporter VZ007</w:t>
      </w:r>
      <w:r w:rsidR="00D35E37">
        <w:rPr>
          <w:rFonts w:cs="Arial"/>
        </w:rPr>
        <w:t>.</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883131" w14:paraId="69963579"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76B3C4EA" w14:textId="77777777" w:rsidR="00883131" w:rsidRDefault="00883131" w:rsidP="006232E6">
            <w:pPr>
              <w:jc w:val="left"/>
            </w:pPr>
            <w:r>
              <w:t>Permissive list</w:t>
            </w:r>
          </w:p>
        </w:tc>
      </w:tr>
      <w:tr w:rsidR="00883131" w:rsidRPr="00373BC7" w14:paraId="2EF72E80"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8E5586" w14:textId="77777777" w:rsidR="00883131" w:rsidRDefault="00883131" w:rsidP="006232E6">
            <w:pPr>
              <w:rPr>
                <w:lang w:val="en-GB"/>
              </w:rPr>
            </w:pPr>
            <w:r>
              <w:rPr>
                <w:lang w:val="en-GB"/>
              </w:rPr>
              <w:t>No High level on VZ007 (LSH070 not active)</w:t>
            </w:r>
            <w:r w:rsidR="004D5FA5">
              <w:rPr>
                <w:lang w:val="en-GB"/>
              </w:rPr>
              <w:t>.</w:t>
            </w:r>
          </w:p>
          <w:p w14:paraId="6973C51A" w14:textId="77777777" w:rsidR="00883131" w:rsidRDefault="00D35E37" w:rsidP="006232E6">
            <w:pPr>
              <w:rPr>
                <w:lang w:val="en-GB"/>
              </w:rPr>
            </w:pPr>
            <w:r>
              <w:rPr>
                <w:lang w:val="en-GB"/>
              </w:rPr>
              <w:t>T</w:t>
            </w:r>
            <w:r w:rsidRPr="00D35E37">
              <w:rPr>
                <w:lang w:val="en-GB"/>
              </w:rPr>
              <w:t>he transporter</w:t>
            </w:r>
            <w:r>
              <w:rPr>
                <w:lang w:val="en-GB"/>
              </w:rPr>
              <w:t xml:space="preserve"> VZ007</w:t>
            </w:r>
            <w:r w:rsidRPr="00D35E37">
              <w:rPr>
                <w:lang w:val="en-GB"/>
              </w:rPr>
              <w:t xml:space="preserve"> must be available and not </w:t>
            </w:r>
            <w:r w:rsidR="004D5FA5" w:rsidRPr="00D35E37">
              <w:rPr>
                <w:lang w:val="en-GB"/>
              </w:rPr>
              <w:t>running.</w:t>
            </w:r>
          </w:p>
          <w:p w14:paraId="195D64F8" w14:textId="77777777" w:rsidR="00883131" w:rsidRPr="00373BC7" w:rsidRDefault="00883131" w:rsidP="006232E6">
            <w:pPr>
              <w:rPr>
                <w:lang w:val="en-GB"/>
              </w:rPr>
            </w:pPr>
            <w:r w:rsidRPr="00373BC7">
              <w:rPr>
                <w:lang w:val="en-GB"/>
              </w:rPr>
              <w:t>No emergency alarms present</w:t>
            </w:r>
            <w:r w:rsidR="004D5FA5">
              <w:rPr>
                <w:lang w:val="en-GB"/>
              </w:rPr>
              <w:t>.</w:t>
            </w:r>
          </w:p>
        </w:tc>
      </w:tr>
      <w:tr w:rsidR="00883131" w14:paraId="089306C5" w14:textId="77777777" w:rsidTr="006232E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5BBFA503" w14:textId="77777777" w:rsidR="00883131" w:rsidRDefault="00883131" w:rsidP="006232E6">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622A4CFD" w14:textId="77777777" w:rsidR="00883131" w:rsidRDefault="00883131" w:rsidP="006232E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0BD86B24" w14:textId="77777777" w:rsidR="00883131" w:rsidRDefault="00883131" w:rsidP="006232E6">
            <w:pPr>
              <w:jc w:val="left"/>
            </w:pPr>
            <w:r>
              <w:t>Completion criteria</w:t>
            </w:r>
          </w:p>
        </w:tc>
      </w:tr>
      <w:tr w:rsidR="005B19F7" w14:paraId="0C35539D" w14:textId="77777777" w:rsidTr="006232E6">
        <w:tc>
          <w:tcPr>
            <w:tcW w:w="1026" w:type="dxa"/>
            <w:tcBorders>
              <w:top w:val="single" w:sz="4" w:space="0" w:color="auto"/>
              <w:left w:val="single" w:sz="4" w:space="0" w:color="auto"/>
              <w:bottom w:val="single" w:sz="4" w:space="0" w:color="auto"/>
              <w:right w:val="single" w:sz="4" w:space="0" w:color="auto"/>
            </w:tcBorders>
          </w:tcPr>
          <w:p w14:paraId="0B775A02" w14:textId="77777777" w:rsidR="005B19F7" w:rsidRDefault="005B19F7" w:rsidP="005B19F7">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7CC4B92B" w14:textId="77777777" w:rsidR="005B19F7" w:rsidRDefault="005B19F7" w:rsidP="005B19F7">
            <w:r>
              <w:t>Transporter vent valve LP066 Opens</w:t>
            </w:r>
          </w:p>
        </w:tc>
        <w:tc>
          <w:tcPr>
            <w:tcW w:w="3085" w:type="dxa"/>
            <w:tcBorders>
              <w:top w:val="single" w:sz="4" w:space="0" w:color="auto"/>
              <w:left w:val="single" w:sz="4" w:space="0" w:color="auto"/>
              <w:bottom w:val="single" w:sz="4" w:space="0" w:color="auto"/>
              <w:right w:val="single" w:sz="4" w:space="0" w:color="auto"/>
            </w:tcBorders>
          </w:tcPr>
          <w:p w14:paraId="22009A8A" w14:textId="77777777" w:rsidR="005B19F7" w:rsidRDefault="005B19F7" w:rsidP="005B19F7">
            <w:pPr>
              <w:jc w:val="left"/>
            </w:pPr>
            <w:r>
              <w:t>ZSL06</w:t>
            </w:r>
            <w:r w:rsidR="00410CCF">
              <w:t>7</w:t>
            </w:r>
            <w:r>
              <w:t xml:space="preserve"> active</w:t>
            </w:r>
          </w:p>
        </w:tc>
      </w:tr>
      <w:tr w:rsidR="005B19F7" w14:paraId="6E0434ED" w14:textId="77777777" w:rsidTr="006232E6">
        <w:tc>
          <w:tcPr>
            <w:tcW w:w="1026" w:type="dxa"/>
            <w:tcBorders>
              <w:top w:val="single" w:sz="4" w:space="0" w:color="auto"/>
              <w:left w:val="single" w:sz="4" w:space="0" w:color="auto"/>
              <w:bottom w:val="single" w:sz="4" w:space="0" w:color="auto"/>
              <w:right w:val="single" w:sz="4" w:space="0" w:color="auto"/>
            </w:tcBorders>
          </w:tcPr>
          <w:p w14:paraId="74D55957" w14:textId="77777777" w:rsidR="005B19F7" w:rsidRDefault="005B19F7" w:rsidP="005B19F7">
            <w:pPr>
              <w:jc w:val="center"/>
            </w:pPr>
            <w:r>
              <w:t>2</w:t>
            </w:r>
          </w:p>
        </w:tc>
        <w:tc>
          <w:tcPr>
            <w:tcW w:w="5954" w:type="dxa"/>
            <w:tcBorders>
              <w:top w:val="single" w:sz="4" w:space="0" w:color="auto"/>
              <w:left w:val="single" w:sz="4" w:space="0" w:color="auto"/>
              <w:bottom w:val="single" w:sz="4" w:space="0" w:color="auto"/>
              <w:right w:val="single" w:sz="4" w:space="0" w:color="auto"/>
            </w:tcBorders>
          </w:tcPr>
          <w:p w14:paraId="37D15E5C" w14:textId="77777777" w:rsidR="005B19F7" w:rsidRDefault="005B19F7" w:rsidP="005B19F7">
            <w:r>
              <w:t>Transporter inlet valve LP059 Opens</w:t>
            </w:r>
          </w:p>
        </w:tc>
        <w:tc>
          <w:tcPr>
            <w:tcW w:w="3085" w:type="dxa"/>
            <w:tcBorders>
              <w:top w:val="single" w:sz="4" w:space="0" w:color="auto"/>
              <w:left w:val="single" w:sz="4" w:space="0" w:color="auto"/>
              <w:bottom w:val="single" w:sz="4" w:space="0" w:color="auto"/>
              <w:right w:val="single" w:sz="4" w:space="0" w:color="auto"/>
            </w:tcBorders>
          </w:tcPr>
          <w:p w14:paraId="761DBDB8" w14:textId="77777777" w:rsidR="005B19F7" w:rsidRDefault="005B19F7" w:rsidP="005B19F7">
            <w:pPr>
              <w:jc w:val="left"/>
            </w:pPr>
            <w:r>
              <w:t>ZSH060 active</w:t>
            </w:r>
          </w:p>
        </w:tc>
      </w:tr>
      <w:tr w:rsidR="005B19F7" w14:paraId="4608A67B" w14:textId="77777777" w:rsidTr="006232E6">
        <w:tc>
          <w:tcPr>
            <w:tcW w:w="1026" w:type="dxa"/>
            <w:tcBorders>
              <w:top w:val="single" w:sz="4" w:space="0" w:color="auto"/>
              <w:left w:val="single" w:sz="4" w:space="0" w:color="auto"/>
              <w:bottom w:val="single" w:sz="4" w:space="0" w:color="auto"/>
              <w:right w:val="single" w:sz="4" w:space="0" w:color="auto"/>
            </w:tcBorders>
          </w:tcPr>
          <w:p w14:paraId="326F5651" w14:textId="77777777" w:rsidR="005B19F7" w:rsidRDefault="005B19F7" w:rsidP="005B19F7">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744F42C1" w14:textId="77777777" w:rsidR="005B19F7" w:rsidRDefault="004F45C9" w:rsidP="005B19F7">
            <w:r>
              <w:t xml:space="preserve">Run </w:t>
            </w:r>
            <w:r w:rsidR="005B19F7" w:rsidRPr="00DF5D52">
              <w:t>Filter</w:t>
            </w:r>
            <w:r w:rsidR="005B19F7">
              <w:t xml:space="preserve"> </w:t>
            </w:r>
            <w:r w:rsidR="005B19F7" w:rsidRPr="00DF5D52">
              <w:t>CA004</w:t>
            </w:r>
          </w:p>
        </w:tc>
        <w:tc>
          <w:tcPr>
            <w:tcW w:w="3085" w:type="dxa"/>
            <w:tcBorders>
              <w:top w:val="single" w:sz="4" w:space="0" w:color="auto"/>
              <w:left w:val="single" w:sz="4" w:space="0" w:color="auto"/>
              <w:bottom w:val="single" w:sz="4" w:space="0" w:color="auto"/>
              <w:right w:val="single" w:sz="4" w:space="0" w:color="auto"/>
            </w:tcBorders>
          </w:tcPr>
          <w:p w14:paraId="1FC0E472" w14:textId="77777777" w:rsidR="005B19F7" w:rsidRDefault="005B19F7" w:rsidP="005B19F7">
            <w:pPr>
              <w:jc w:val="left"/>
            </w:pPr>
            <w:r w:rsidRPr="00DF5D52">
              <w:t>CA004</w:t>
            </w:r>
            <w:r>
              <w:t xml:space="preserve"> Running</w:t>
            </w:r>
          </w:p>
        </w:tc>
      </w:tr>
      <w:tr w:rsidR="005B19F7" w14:paraId="0367D013" w14:textId="77777777" w:rsidTr="006232E6">
        <w:tc>
          <w:tcPr>
            <w:tcW w:w="1026" w:type="dxa"/>
            <w:tcBorders>
              <w:top w:val="single" w:sz="4" w:space="0" w:color="auto"/>
              <w:left w:val="single" w:sz="4" w:space="0" w:color="auto"/>
              <w:bottom w:val="single" w:sz="4" w:space="0" w:color="auto"/>
              <w:right w:val="single" w:sz="4" w:space="0" w:color="auto"/>
            </w:tcBorders>
          </w:tcPr>
          <w:p w14:paraId="54E797F2" w14:textId="77777777" w:rsidR="005B19F7" w:rsidRDefault="005B19F7" w:rsidP="005B19F7">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53BD01E5" w14:textId="77777777" w:rsidR="005B19F7" w:rsidRPr="00DF5D52" w:rsidRDefault="005B19F7" w:rsidP="005B19F7">
            <w:r w:rsidRPr="00CA3B0F">
              <w:t>Fluidization</w:t>
            </w:r>
            <w:r>
              <w:t xml:space="preserve"> cycle start (AY054 and AY055)</w:t>
            </w:r>
          </w:p>
        </w:tc>
        <w:tc>
          <w:tcPr>
            <w:tcW w:w="3085" w:type="dxa"/>
            <w:tcBorders>
              <w:top w:val="single" w:sz="4" w:space="0" w:color="auto"/>
              <w:left w:val="single" w:sz="4" w:space="0" w:color="auto"/>
              <w:bottom w:val="single" w:sz="4" w:space="0" w:color="auto"/>
              <w:right w:val="single" w:sz="4" w:space="0" w:color="auto"/>
            </w:tcBorders>
          </w:tcPr>
          <w:p w14:paraId="14FE8603" w14:textId="77777777" w:rsidR="005B19F7" w:rsidRPr="00DF5D52" w:rsidRDefault="005B19F7" w:rsidP="005B19F7">
            <w:pPr>
              <w:jc w:val="left"/>
            </w:pPr>
            <w:r w:rsidRPr="00CA3B0F">
              <w:t>Fluidization</w:t>
            </w:r>
            <w:r>
              <w:t xml:space="preserve"> cycle Running</w:t>
            </w:r>
          </w:p>
        </w:tc>
      </w:tr>
      <w:tr w:rsidR="005B19F7" w14:paraId="138CB5F1" w14:textId="77777777" w:rsidTr="00FA5ED5">
        <w:tc>
          <w:tcPr>
            <w:tcW w:w="1026" w:type="dxa"/>
            <w:tcBorders>
              <w:top w:val="single" w:sz="4" w:space="0" w:color="auto"/>
              <w:left w:val="single" w:sz="4" w:space="0" w:color="auto"/>
              <w:bottom w:val="single" w:sz="4" w:space="0" w:color="auto"/>
              <w:right w:val="single" w:sz="4" w:space="0" w:color="auto"/>
            </w:tcBorders>
          </w:tcPr>
          <w:p w14:paraId="40A6181C" w14:textId="77777777" w:rsidR="005B19F7" w:rsidRDefault="005B19F7" w:rsidP="005B19F7">
            <w:pPr>
              <w:jc w:val="center"/>
            </w:pPr>
            <w:r>
              <w:t>5</w:t>
            </w:r>
          </w:p>
        </w:tc>
        <w:tc>
          <w:tcPr>
            <w:tcW w:w="5954" w:type="dxa"/>
            <w:tcBorders>
              <w:top w:val="single" w:sz="4" w:space="0" w:color="auto"/>
              <w:left w:val="single" w:sz="4" w:space="0" w:color="auto"/>
              <w:bottom w:val="single" w:sz="4" w:space="0" w:color="auto"/>
              <w:right w:val="single" w:sz="4" w:space="0" w:color="auto"/>
            </w:tcBorders>
            <w:hideMark/>
          </w:tcPr>
          <w:p w14:paraId="3EF7AE48" w14:textId="77777777" w:rsidR="005B19F7" w:rsidRDefault="005B19F7" w:rsidP="005B19F7">
            <w:r>
              <w:t>The TE005 discharge valve AY443 opens</w:t>
            </w:r>
          </w:p>
        </w:tc>
        <w:tc>
          <w:tcPr>
            <w:tcW w:w="3085" w:type="dxa"/>
            <w:tcBorders>
              <w:top w:val="single" w:sz="4" w:space="0" w:color="auto"/>
              <w:left w:val="single" w:sz="4" w:space="0" w:color="auto"/>
              <w:bottom w:val="single" w:sz="4" w:space="0" w:color="auto"/>
              <w:right w:val="single" w:sz="4" w:space="0" w:color="auto"/>
            </w:tcBorders>
            <w:hideMark/>
          </w:tcPr>
          <w:p w14:paraId="3EE5DE44" w14:textId="77777777" w:rsidR="005B19F7" w:rsidRDefault="005B19F7" w:rsidP="005B19F7">
            <w:pPr>
              <w:jc w:val="left"/>
            </w:pPr>
          </w:p>
        </w:tc>
      </w:tr>
      <w:tr w:rsidR="005B19F7" w14:paraId="6D54EFBF" w14:textId="77777777" w:rsidTr="006232E6">
        <w:tc>
          <w:tcPr>
            <w:tcW w:w="1026" w:type="dxa"/>
            <w:tcBorders>
              <w:top w:val="single" w:sz="4" w:space="0" w:color="auto"/>
              <w:left w:val="single" w:sz="4" w:space="0" w:color="auto"/>
              <w:bottom w:val="single" w:sz="4" w:space="0" w:color="auto"/>
              <w:right w:val="single" w:sz="4" w:space="0" w:color="auto"/>
            </w:tcBorders>
          </w:tcPr>
          <w:p w14:paraId="182C8CDC" w14:textId="77777777" w:rsidR="005B19F7" w:rsidRDefault="005B19F7" w:rsidP="005B19F7">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00249124" w14:textId="77777777" w:rsidR="005B19F7" w:rsidRDefault="005B19F7" w:rsidP="005B19F7">
            <w:r>
              <w:t>The screw feeder NC006 starts at a certain speed (to be defined during commissioning)</w:t>
            </w:r>
          </w:p>
        </w:tc>
        <w:tc>
          <w:tcPr>
            <w:tcW w:w="3085" w:type="dxa"/>
            <w:tcBorders>
              <w:top w:val="single" w:sz="4" w:space="0" w:color="auto"/>
              <w:left w:val="single" w:sz="4" w:space="0" w:color="auto"/>
              <w:bottom w:val="single" w:sz="4" w:space="0" w:color="auto"/>
              <w:right w:val="single" w:sz="4" w:space="0" w:color="auto"/>
            </w:tcBorders>
          </w:tcPr>
          <w:p w14:paraId="15E0D4EB" w14:textId="77777777" w:rsidR="005B19F7" w:rsidRDefault="005B19F7" w:rsidP="005B19F7">
            <w:pPr>
              <w:jc w:val="left"/>
            </w:pPr>
            <w:r>
              <w:t>NC006-M02-VFD Running</w:t>
            </w:r>
          </w:p>
        </w:tc>
      </w:tr>
      <w:tr w:rsidR="005B19F7" w14:paraId="6032AC66" w14:textId="77777777" w:rsidTr="006232E6">
        <w:tc>
          <w:tcPr>
            <w:tcW w:w="1026" w:type="dxa"/>
            <w:tcBorders>
              <w:top w:val="single" w:sz="4" w:space="0" w:color="auto"/>
              <w:left w:val="single" w:sz="4" w:space="0" w:color="auto"/>
              <w:bottom w:val="single" w:sz="4" w:space="0" w:color="auto"/>
              <w:right w:val="single" w:sz="4" w:space="0" w:color="auto"/>
            </w:tcBorders>
          </w:tcPr>
          <w:p w14:paraId="6E7E5951" w14:textId="77777777" w:rsidR="005B19F7" w:rsidRDefault="005B19F7" w:rsidP="005B19F7">
            <w:pPr>
              <w:jc w:val="center"/>
            </w:pPr>
            <w:r>
              <w:t>7</w:t>
            </w:r>
          </w:p>
        </w:tc>
        <w:tc>
          <w:tcPr>
            <w:tcW w:w="5954" w:type="dxa"/>
            <w:tcBorders>
              <w:top w:val="single" w:sz="4" w:space="0" w:color="auto"/>
              <w:left w:val="single" w:sz="4" w:space="0" w:color="auto"/>
              <w:bottom w:val="single" w:sz="4" w:space="0" w:color="auto"/>
              <w:right w:val="single" w:sz="4" w:space="0" w:color="auto"/>
            </w:tcBorders>
          </w:tcPr>
          <w:p w14:paraId="0035703E" w14:textId="77777777" w:rsidR="005B19F7" w:rsidRDefault="005B19F7" w:rsidP="005B19F7">
            <w:r>
              <w:t>Bridge Breaker NC006 starts</w:t>
            </w:r>
          </w:p>
        </w:tc>
        <w:tc>
          <w:tcPr>
            <w:tcW w:w="3085" w:type="dxa"/>
            <w:tcBorders>
              <w:top w:val="single" w:sz="4" w:space="0" w:color="auto"/>
              <w:left w:val="single" w:sz="4" w:space="0" w:color="auto"/>
              <w:bottom w:val="single" w:sz="4" w:space="0" w:color="auto"/>
              <w:right w:val="single" w:sz="4" w:space="0" w:color="auto"/>
            </w:tcBorders>
          </w:tcPr>
          <w:p w14:paraId="1D1F98B9" w14:textId="77777777" w:rsidR="005B19F7" w:rsidRDefault="005B19F7" w:rsidP="005B19F7">
            <w:pPr>
              <w:jc w:val="left"/>
            </w:pPr>
            <w:r>
              <w:t>NC006-M01 Running</w:t>
            </w:r>
          </w:p>
        </w:tc>
      </w:tr>
      <w:tr w:rsidR="005B19F7" w14:paraId="0341F896" w14:textId="77777777" w:rsidTr="006232E6">
        <w:tc>
          <w:tcPr>
            <w:tcW w:w="1026" w:type="dxa"/>
            <w:tcBorders>
              <w:top w:val="single" w:sz="4" w:space="0" w:color="auto"/>
              <w:left w:val="single" w:sz="4" w:space="0" w:color="auto"/>
              <w:bottom w:val="single" w:sz="4" w:space="0" w:color="auto"/>
              <w:right w:val="single" w:sz="4" w:space="0" w:color="auto"/>
            </w:tcBorders>
          </w:tcPr>
          <w:p w14:paraId="130CC051" w14:textId="77777777" w:rsidR="005B19F7" w:rsidRDefault="005B19F7" w:rsidP="005B19F7">
            <w:pPr>
              <w:jc w:val="center"/>
            </w:pPr>
            <w:r>
              <w:lastRenderedPageBreak/>
              <w:t>8</w:t>
            </w:r>
          </w:p>
        </w:tc>
        <w:tc>
          <w:tcPr>
            <w:tcW w:w="5954" w:type="dxa"/>
            <w:tcBorders>
              <w:top w:val="single" w:sz="4" w:space="0" w:color="auto"/>
              <w:left w:val="single" w:sz="4" w:space="0" w:color="auto"/>
              <w:bottom w:val="single" w:sz="4" w:space="0" w:color="auto"/>
              <w:right w:val="single" w:sz="4" w:space="0" w:color="auto"/>
            </w:tcBorders>
          </w:tcPr>
          <w:p w14:paraId="6B3A8F2E" w14:textId="77777777" w:rsidR="005B19F7" w:rsidRDefault="005B19F7" w:rsidP="005B19F7">
            <w:r>
              <w:t>A timer “T_loadVZ007” starts</w:t>
            </w:r>
          </w:p>
        </w:tc>
        <w:tc>
          <w:tcPr>
            <w:tcW w:w="3085" w:type="dxa"/>
            <w:tcBorders>
              <w:top w:val="single" w:sz="4" w:space="0" w:color="auto"/>
              <w:left w:val="single" w:sz="4" w:space="0" w:color="auto"/>
              <w:bottom w:val="single" w:sz="4" w:space="0" w:color="auto"/>
              <w:right w:val="single" w:sz="4" w:space="0" w:color="auto"/>
            </w:tcBorders>
          </w:tcPr>
          <w:p w14:paraId="4093DAE9" w14:textId="77777777" w:rsidR="005B19F7" w:rsidRDefault="005B19F7" w:rsidP="005B19F7">
            <w:pPr>
              <w:jc w:val="left"/>
            </w:pPr>
          </w:p>
        </w:tc>
      </w:tr>
      <w:tr w:rsidR="005B19F7" w14:paraId="4A975E6C" w14:textId="77777777" w:rsidTr="00FA5ED5">
        <w:tc>
          <w:tcPr>
            <w:tcW w:w="1026" w:type="dxa"/>
            <w:tcBorders>
              <w:top w:val="single" w:sz="4" w:space="0" w:color="auto"/>
              <w:left w:val="single" w:sz="4" w:space="0" w:color="auto"/>
              <w:bottom w:val="single" w:sz="4" w:space="0" w:color="auto"/>
              <w:right w:val="single" w:sz="4" w:space="0" w:color="auto"/>
            </w:tcBorders>
          </w:tcPr>
          <w:p w14:paraId="14EA411A" w14:textId="77777777" w:rsidR="005B19F7" w:rsidRDefault="005B19F7" w:rsidP="005B19F7">
            <w:pPr>
              <w:jc w:val="center"/>
            </w:pPr>
            <w:r>
              <w:t>9</w:t>
            </w:r>
          </w:p>
        </w:tc>
        <w:tc>
          <w:tcPr>
            <w:tcW w:w="5954" w:type="dxa"/>
            <w:tcBorders>
              <w:top w:val="single" w:sz="4" w:space="0" w:color="auto"/>
              <w:left w:val="single" w:sz="4" w:space="0" w:color="auto"/>
              <w:bottom w:val="single" w:sz="4" w:space="0" w:color="auto"/>
              <w:right w:val="single" w:sz="4" w:space="0" w:color="auto"/>
            </w:tcBorders>
            <w:hideMark/>
          </w:tcPr>
          <w:p w14:paraId="79D0352C" w14:textId="77777777" w:rsidR="005B19F7" w:rsidRDefault="005B19F7" w:rsidP="005B19F7">
            <w:r>
              <w:t>Loading.</w:t>
            </w:r>
          </w:p>
        </w:tc>
        <w:tc>
          <w:tcPr>
            <w:tcW w:w="3085" w:type="dxa"/>
            <w:tcBorders>
              <w:top w:val="single" w:sz="4" w:space="0" w:color="auto"/>
              <w:left w:val="single" w:sz="4" w:space="0" w:color="auto"/>
              <w:bottom w:val="single" w:sz="4" w:space="0" w:color="auto"/>
              <w:right w:val="single" w:sz="4" w:space="0" w:color="auto"/>
            </w:tcBorders>
            <w:hideMark/>
          </w:tcPr>
          <w:p w14:paraId="4394C8B4" w14:textId="77777777" w:rsidR="005B19F7" w:rsidRDefault="005B19F7" w:rsidP="005B19F7">
            <w:pPr>
              <w:jc w:val="left"/>
            </w:pPr>
            <w:r>
              <w:t>High level of the transporter (</w:t>
            </w:r>
            <w:r w:rsidRPr="004215E7">
              <w:t xml:space="preserve">LSH070 </w:t>
            </w:r>
            <w:r>
              <w:t>ACTIVE)</w:t>
            </w:r>
          </w:p>
          <w:p w14:paraId="3DE474A3" w14:textId="77777777" w:rsidR="005B19F7" w:rsidRDefault="00A73F23" w:rsidP="005B19F7">
            <w:pPr>
              <w:jc w:val="left"/>
            </w:pPr>
            <w:r>
              <w:t>or</w:t>
            </w:r>
          </w:p>
          <w:p w14:paraId="005B637E" w14:textId="77777777" w:rsidR="005B19F7" w:rsidRDefault="005B19F7" w:rsidP="005B19F7">
            <w:pPr>
              <w:jc w:val="left"/>
            </w:pPr>
            <w:r>
              <w:t xml:space="preserve">WT087 = </w:t>
            </w:r>
            <w:r w:rsidRPr="004215E7">
              <w:t>weight</w:t>
            </w:r>
            <w:r>
              <w:t xml:space="preserve"> target</w:t>
            </w:r>
          </w:p>
          <w:p w14:paraId="4D0476D2" w14:textId="77777777" w:rsidR="005B19F7" w:rsidRDefault="00A73F23" w:rsidP="005B19F7">
            <w:pPr>
              <w:jc w:val="left"/>
            </w:pPr>
            <w:r>
              <w:t>or</w:t>
            </w:r>
          </w:p>
          <w:p w14:paraId="3F4F29E9" w14:textId="77777777" w:rsidR="005B19F7" w:rsidRDefault="005B19F7" w:rsidP="005B19F7">
            <w:pPr>
              <w:jc w:val="left"/>
            </w:pPr>
            <w:r>
              <w:t>T_loadVZ007 elapsed</w:t>
            </w:r>
          </w:p>
          <w:p w14:paraId="5B07ACC7" w14:textId="77777777" w:rsidR="00A73F23" w:rsidRDefault="00A73F23" w:rsidP="00A73F23">
            <w:pPr>
              <w:jc w:val="left"/>
            </w:pPr>
            <w:r>
              <w:t>or</w:t>
            </w:r>
          </w:p>
          <w:p w14:paraId="507C4607" w14:textId="77777777" w:rsidR="00A73F23" w:rsidRDefault="00A73F23" w:rsidP="00A73F23">
            <w:pPr>
              <w:jc w:val="left"/>
            </w:pPr>
            <w:r>
              <w:t>LS092</w:t>
            </w:r>
            <w:r w:rsidR="00410CCF">
              <w:t xml:space="preserve"> ACTIVE</w:t>
            </w:r>
          </w:p>
        </w:tc>
      </w:tr>
      <w:tr w:rsidR="005B19F7" w:rsidRPr="00457F02" w14:paraId="2F901132" w14:textId="77777777" w:rsidTr="00FA5ED5">
        <w:tc>
          <w:tcPr>
            <w:tcW w:w="1026" w:type="dxa"/>
            <w:tcBorders>
              <w:top w:val="single" w:sz="4" w:space="0" w:color="auto"/>
              <w:left w:val="single" w:sz="4" w:space="0" w:color="auto"/>
              <w:bottom w:val="single" w:sz="4" w:space="0" w:color="auto"/>
              <w:right w:val="single" w:sz="4" w:space="0" w:color="auto"/>
            </w:tcBorders>
          </w:tcPr>
          <w:p w14:paraId="2C0E33F2" w14:textId="77777777" w:rsidR="005B19F7" w:rsidRDefault="005B19F7" w:rsidP="005B19F7">
            <w:pPr>
              <w:jc w:val="center"/>
            </w:pPr>
            <w:r>
              <w:t>10</w:t>
            </w:r>
          </w:p>
        </w:tc>
        <w:tc>
          <w:tcPr>
            <w:tcW w:w="5954" w:type="dxa"/>
            <w:tcBorders>
              <w:top w:val="single" w:sz="4" w:space="0" w:color="auto"/>
              <w:left w:val="single" w:sz="4" w:space="0" w:color="auto"/>
              <w:bottom w:val="single" w:sz="4" w:space="0" w:color="auto"/>
              <w:right w:val="single" w:sz="4" w:space="0" w:color="auto"/>
            </w:tcBorders>
            <w:hideMark/>
          </w:tcPr>
          <w:p w14:paraId="37EB952B" w14:textId="77777777" w:rsidR="005B19F7" w:rsidRPr="00854C1E" w:rsidRDefault="005B19F7" w:rsidP="005B19F7">
            <w:r>
              <w:t>Once loading is completed, by the activation or by the elapsing of the timer, the bridge breaker and the screw feeder will be deactivated</w:t>
            </w:r>
          </w:p>
        </w:tc>
        <w:tc>
          <w:tcPr>
            <w:tcW w:w="3085" w:type="dxa"/>
            <w:tcBorders>
              <w:top w:val="single" w:sz="4" w:space="0" w:color="auto"/>
              <w:left w:val="single" w:sz="4" w:space="0" w:color="auto"/>
              <w:bottom w:val="single" w:sz="4" w:space="0" w:color="auto"/>
              <w:right w:val="single" w:sz="4" w:space="0" w:color="auto"/>
            </w:tcBorders>
            <w:hideMark/>
          </w:tcPr>
          <w:p w14:paraId="63C66CAF" w14:textId="77777777" w:rsidR="005B19F7" w:rsidRDefault="005B19F7" w:rsidP="005B19F7">
            <w:r>
              <w:t>NC006-M01 Stopped</w:t>
            </w:r>
          </w:p>
          <w:p w14:paraId="4E445C27" w14:textId="77777777" w:rsidR="005B19F7" w:rsidRPr="002658F2" w:rsidRDefault="005B19F7" w:rsidP="005B19F7">
            <w:r>
              <w:t>NC006-M02-VFD Stopped</w:t>
            </w:r>
            <w:r w:rsidRPr="002658F2">
              <w:t xml:space="preserve"> </w:t>
            </w:r>
          </w:p>
        </w:tc>
      </w:tr>
      <w:tr w:rsidR="005B19F7" w:rsidRPr="00457F02" w14:paraId="74DFC03B" w14:textId="77777777" w:rsidTr="00FA5ED5">
        <w:tc>
          <w:tcPr>
            <w:tcW w:w="1026" w:type="dxa"/>
            <w:tcBorders>
              <w:top w:val="single" w:sz="4" w:space="0" w:color="auto"/>
              <w:left w:val="single" w:sz="4" w:space="0" w:color="auto"/>
              <w:bottom w:val="single" w:sz="4" w:space="0" w:color="auto"/>
              <w:right w:val="single" w:sz="4" w:space="0" w:color="auto"/>
            </w:tcBorders>
          </w:tcPr>
          <w:p w14:paraId="44F07A83" w14:textId="77777777" w:rsidR="005B19F7" w:rsidRDefault="005B19F7" w:rsidP="005B19F7">
            <w:pPr>
              <w:jc w:val="center"/>
            </w:pPr>
            <w:r>
              <w:t>11</w:t>
            </w:r>
          </w:p>
        </w:tc>
        <w:tc>
          <w:tcPr>
            <w:tcW w:w="5954" w:type="dxa"/>
            <w:tcBorders>
              <w:top w:val="single" w:sz="4" w:space="0" w:color="auto"/>
              <w:left w:val="single" w:sz="4" w:space="0" w:color="auto"/>
              <w:bottom w:val="single" w:sz="4" w:space="0" w:color="auto"/>
              <w:right w:val="single" w:sz="4" w:space="0" w:color="auto"/>
            </w:tcBorders>
            <w:hideMark/>
          </w:tcPr>
          <w:p w14:paraId="5898DB24" w14:textId="77777777" w:rsidR="005B19F7" w:rsidRPr="00854C1E" w:rsidRDefault="005B19F7" w:rsidP="005B19F7">
            <w:r>
              <w:t>The discharge valve AY443 closes</w:t>
            </w:r>
          </w:p>
        </w:tc>
        <w:tc>
          <w:tcPr>
            <w:tcW w:w="3085" w:type="dxa"/>
            <w:tcBorders>
              <w:top w:val="single" w:sz="4" w:space="0" w:color="auto"/>
              <w:left w:val="single" w:sz="4" w:space="0" w:color="auto"/>
              <w:bottom w:val="single" w:sz="4" w:space="0" w:color="auto"/>
              <w:right w:val="single" w:sz="4" w:space="0" w:color="auto"/>
            </w:tcBorders>
            <w:hideMark/>
          </w:tcPr>
          <w:p w14:paraId="7B1BCEF6" w14:textId="77777777" w:rsidR="005B19F7" w:rsidRPr="00854C1E" w:rsidRDefault="005B19F7" w:rsidP="005B19F7"/>
        </w:tc>
      </w:tr>
      <w:tr w:rsidR="005B19F7" w:rsidRPr="00457F02" w14:paraId="45EA3E25" w14:textId="77777777" w:rsidTr="006232E6">
        <w:tc>
          <w:tcPr>
            <w:tcW w:w="1026" w:type="dxa"/>
            <w:tcBorders>
              <w:top w:val="single" w:sz="4" w:space="0" w:color="auto"/>
              <w:left w:val="single" w:sz="4" w:space="0" w:color="auto"/>
              <w:bottom w:val="single" w:sz="4" w:space="0" w:color="auto"/>
              <w:right w:val="single" w:sz="4" w:space="0" w:color="auto"/>
            </w:tcBorders>
          </w:tcPr>
          <w:p w14:paraId="46DE83DB" w14:textId="77777777" w:rsidR="005B19F7" w:rsidRDefault="005B19F7" w:rsidP="005B19F7">
            <w:pPr>
              <w:jc w:val="center"/>
            </w:pPr>
            <w:r>
              <w:t>12</w:t>
            </w:r>
          </w:p>
        </w:tc>
        <w:tc>
          <w:tcPr>
            <w:tcW w:w="5954" w:type="dxa"/>
            <w:tcBorders>
              <w:top w:val="single" w:sz="4" w:space="0" w:color="auto"/>
              <w:left w:val="single" w:sz="4" w:space="0" w:color="auto"/>
              <w:bottom w:val="single" w:sz="4" w:space="0" w:color="auto"/>
              <w:right w:val="single" w:sz="4" w:space="0" w:color="auto"/>
            </w:tcBorders>
          </w:tcPr>
          <w:p w14:paraId="61753C1A" w14:textId="77777777" w:rsidR="005B19F7" w:rsidRDefault="005B19F7" w:rsidP="005B19F7">
            <w:r>
              <w:t xml:space="preserve">The Inlet valve LP059 Closes </w:t>
            </w:r>
          </w:p>
        </w:tc>
        <w:tc>
          <w:tcPr>
            <w:tcW w:w="3085" w:type="dxa"/>
            <w:tcBorders>
              <w:top w:val="single" w:sz="4" w:space="0" w:color="auto"/>
              <w:left w:val="single" w:sz="4" w:space="0" w:color="auto"/>
              <w:bottom w:val="single" w:sz="4" w:space="0" w:color="auto"/>
              <w:right w:val="single" w:sz="4" w:space="0" w:color="auto"/>
            </w:tcBorders>
          </w:tcPr>
          <w:p w14:paraId="698F9F96" w14:textId="77777777" w:rsidR="005B19F7" w:rsidRDefault="005B19F7" w:rsidP="005B19F7">
            <w:r>
              <w:t>ZSL061 Active</w:t>
            </w:r>
            <w:r w:rsidRPr="002658F2">
              <w:t xml:space="preserve"> </w:t>
            </w:r>
          </w:p>
        </w:tc>
      </w:tr>
      <w:tr w:rsidR="005B19F7" w:rsidRPr="00457F02" w14:paraId="5A68573B" w14:textId="77777777" w:rsidTr="006232E6">
        <w:tc>
          <w:tcPr>
            <w:tcW w:w="1026" w:type="dxa"/>
            <w:tcBorders>
              <w:top w:val="single" w:sz="4" w:space="0" w:color="auto"/>
              <w:left w:val="single" w:sz="4" w:space="0" w:color="auto"/>
              <w:bottom w:val="single" w:sz="4" w:space="0" w:color="auto"/>
              <w:right w:val="single" w:sz="4" w:space="0" w:color="auto"/>
            </w:tcBorders>
          </w:tcPr>
          <w:p w14:paraId="465EE68F" w14:textId="77777777" w:rsidR="005B19F7" w:rsidRDefault="005B19F7" w:rsidP="005B19F7">
            <w:pPr>
              <w:jc w:val="center"/>
            </w:pPr>
            <w:r>
              <w:t>13</w:t>
            </w:r>
          </w:p>
        </w:tc>
        <w:tc>
          <w:tcPr>
            <w:tcW w:w="5954" w:type="dxa"/>
            <w:tcBorders>
              <w:top w:val="single" w:sz="4" w:space="0" w:color="auto"/>
              <w:left w:val="single" w:sz="4" w:space="0" w:color="auto"/>
              <w:bottom w:val="single" w:sz="4" w:space="0" w:color="auto"/>
              <w:right w:val="single" w:sz="4" w:space="0" w:color="auto"/>
            </w:tcBorders>
          </w:tcPr>
          <w:p w14:paraId="41BFE2FA" w14:textId="77777777" w:rsidR="005B19F7" w:rsidRDefault="005B19F7" w:rsidP="005B19F7">
            <w:r w:rsidRPr="00CA3B0F">
              <w:t>Fluidization</w:t>
            </w:r>
            <w:r>
              <w:t xml:space="preserve"> cycle stops (AY054 and AY055) and timer “T_Run</w:t>
            </w:r>
            <w:r w:rsidRPr="00DF5D52">
              <w:t>CA004</w:t>
            </w:r>
            <w:r>
              <w:t>” starts</w:t>
            </w:r>
          </w:p>
        </w:tc>
        <w:tc>
          <w:tcPr>
            <w:tcW w:w="3085" w:type="dxa"/>
            <w:tcBorders>
              <w:top w:val="single" w:sz="4" w:space="0" w:color="auto"/>
              <w:left w:val="single" w:sz="4" w:space="0" w:color="auto"/>
              <w:bottom w:val="single" w:sz="4" w:space="0" w:color="auto"/>
              <w:right w:val="single" w:sz="4" w:space="0" w:color="auto"/>
            </w:tcBorders>
          </w:tcPr>
          <w:p w14:paraId="7973614A" w14:textId="77777777" w:rsidR="005B19F7" w:rsidRDefault="005B19F7" w:rsidP="005B19F7">
            <w:r w:rsidRPr="00CA3B0F">
              <w:t>Fluidization</w:t>
            </w:r>
            <w:r>
              <w:t xml:space="preserve"> cycle stops</w:t>
            </w:r>
          </w:p>
        </w:tc>
      </w:tr>
      <w:tr w:rsidR="005B19F7" w:rsidRPr="00457F02" w14:paraId="20C5745D" w14:textId="77777777" w:rsidTr="006232E6">
        <w:tc>
          <w:tcPr>
            <w:tcW w:w="1026" w:type="dxa"/>
            <w:tcBorders>
              <w:top w:val="single" w:sz="4" w:space="0" w:color="auto"/>
              <w:left w:val="single" w:sz="4" w:space="0" w:color="auto"/>
              <w:bottom w:val="single" w:sz="4" w:space="0" w:color="auto"/>
              <w:right w:val="single" w:sz="4" w:space="0" w:color="auto"/>
            </w:tcBorders>
          </w:tcPr>
          <w:p w14:paraId="6FE75C4E" w14:textId="77777777" w:rsidR="005B19F7" w:rsidRDefault="005B19F7" w:rsidP="005B19F7">
            <w:pPr>
              <w:jc w:val="center"/>
            </w:pPr>
            <w:r>
              <w:t>14</w:t>
            </w:r>
          </w:p>
        </w:tc>
        <w:tc>
          <w:tcPr>
            <w:tcW w:w="5954" w:type="dxa"/>
            <w:tcBorders>
              <w:top w:val="single" w:sz="4" w:space="0" w:color="auto"/>
              <w:left w:val="single" w:sz="4" w:space="0" w:color="auto"/>
              <w:bottom w:val="single" w:sz="4" w:space="0" w:color="auto"/>
              <w:right w:val="single" w:sz="4" w:space="0" w:color="auto"/>
            </w:tcBorders>
          </w:tcPr>
          <w:p w14:paraId="19CD0F6E" w14:textId="77777777" w:rsidR="005B19F7" w:rsidRPr="00CA3B0F" w:rsidRDefault="005B19F7" w:rsidP="005B19F7">
            <w:r>
              <w:t>If the timer</w:t>
            </w:r>
            <w:r w:rsidR="00A2782C">
              <w:t xml:space="preserve"> </w:t>
            </w:r>
            <w:r>
              <w:t>“T_Run</w:t>
            </w:r>
            <w:r w:rsidRPr="00DF5D52">
              <w:t>CA004</w:t>
            </w:r>
            <w:r>
              <w:t xml:space="preserve">” elapse the system will Stop </w:t>
            </w:r>
            <w:r w:rsidRPr="00DF5D52">
              <w:t>CA004</w:t>
            </w:r>
            <w:r>
              <w:t>.</w:t>
            </w:r>
          </w:p>
        </w:tc>
        <w:tc>
          <w:tcPr>
            <w:tcW w:w="3085" w:type="dxa"/>
            <w:tcBorders>
              <w:top w:val="single" w:sz="4" w:space="0" w:color="auto"/>
              <w:left w:val="single" w:sz="4" w:space="0" w:color="auto"/>
              <w:bottom w:val="single" w:sz="4" w:space="0" w:color="auto"/>
              <w:right w:val="single" w:sz="4" w:space="0" w:color="auto"/>
            </w:tcBorders>
          </w:tcPr>
          <w:p w14:paraId="6AD5A26F" w14:textId="77777777" w:rsidR="005B19F7" w:rsidRPr="00CA3B0F" w:rsidRDefault="005B19F7" w:rsidP="005B19F7">
            <w:r w:rsidRPr="00DF5D52">
              <w:t>CA004</w:t>
            </w:r>
            <w:r>
              <w:t xml:space="preserve"> Stop</w:t>
            </w:r>
          </w:p>
        </w:tc>
      </w:tr>
      <w:tr w:rsidR="005B19F7" w:rsidRPr="00457F02" w14:paraId="601F73CA" w14:textId="77777777" w:rsidTr="006232E6">
        <w:tc>
          <w:tcPr>
            <w:tcW w:w="1026" w:type="dxa"/>
            <w:tcBorders>
              <w:top w:val="single" w:sz="4" w:space="0" w:color="auto"/>
              <w:left w:val="single" w:sz="4" w:space="0" w:color="auto"/>
              <w:bottom w:val="single" w:sz="4" w:space="0" w:color="auto"/>
              <w:right w:val="single" w:sz="4" w:space="0" w:color="auto"/>
            </w:tcBorders>
          </w:tcPr>
          <w:p w14:paraId="520DC6F6" w14:textId="77777777" w:rsidR="005B19F7" w:rsidRDefault="005B19F7" w:rsidP="005B19F7">
            <w:pPr>
              <w:jc w:val="center"/>
            </w:pPr>
            <w:r>
              <w:t>15</w:t>
            </w:r>
          </w:p>
        </w:tc>
        <w:tc>
          <w:tcPr>
            <w:tcW w:w="5954" w:type="dxa"/>
            <w:tcBorders>
              <w:top w:val="single" w:sz="4" w:space="0" w:color="auto"/>
              <w:left w:val="single" w:sz="4" w:space="0" w:color="auto"/>
              <w:bottom w:val="single" w:sz="4" w:space="0" w:color="auto"/>
              <w:right w:val="single" w:sz="4" w:space="0" w:color="auto"/>
            </w:tcBorders>
          </w:tcPr>
          <w:p w14:paraId="7596A787" w14:textId="77777777" w:rsidR="005B19F7" w:rsidRDefault="005B19F7" w:rsidP="005B19F7">
            <w:r>
              <w:t>If the timer “T_loadTE005” elapse, or the high level is activated the system will close the hopper inlet valve LP036</w:t>
            </w:r>
          </w:p>
        </w:tc>
        <w:tc>
          <w:tcPr>
            <w:tcW w:w="3085" w:type="dxa"/>
            <w:tcBorders>
              <w:top w:val="single" w:sz="4" w:space="0" w:color="auto"/>
              <w:left w:val="single" w:sz="4" w:space="0" w:color="auto"/>
              <w:bottom w:val="single" w:sz="4" w:space="0" w:color="auto"/>
              <w:right w:val="single" w:sz="4" w:space="0" w:color="auto"/>
            </w:tcBorders>
          </w:tcPr>
          <w:p w14:paraId="2FA5CFEB" w14:textId="77777777" w:rsidR="005B19F7" w:rsidRDefault="005B19F7" w:rsidP="005B19F7">
            <w:r>
              <w:t>ZSL036 Active</w:t>
            </w:r>
          </w:p>
          <w:p w14:paraId="0726372D" w14:textId="77777777" w:rsidR="005B19F7" w:rsidRDefault="005B19F7" w:rsidP="005B19F7"/>
        </w:tc>
      </w:tr>
    </w:tbl>
    <w:p w14:paraId="31AA004C" w14:textId="77777777" w:rsidR="00FA5ED5" w:rsidRDefault="00FA5ED5" w:rsidP="0033246C">
      <w:pPr>
        <w:rPr>
          <w:rFonts w:cs="Arial"/>
        </w:rPr>
      </w:pPr>
    </w:p>
    <w:p w14:paraId="61DA3D5F" w14:textId="77777777" w:rsidR="000169FA" w:rsidRDefault="000169FA" w:rsidP="000169FA">
      <w:pPr>
        <w:pStyle w:val="Heading4"/>
      </w:pPr>
      <w:r>
        <w:t xml:space="preserve">LFP-NCO System. </w:t>
      </w:r>
    </w:p>
    <w:p w14:paraId="0C715695" w14:textId="77777777" w:rsidR="005B19F7" w:rsidDel="0005079F" w:rsidRDefault="005B19F7" w:rsidP="0033246C">
      <w:pPr>
        <w:rPr>
          <w:del w:id="250" w:author="Kasper Simonsen" w:date="2023-10-23T14:00:00Z"/>
          <w:rFonts w:cs="Arial"/>
        </w:rPr>
      </w:pPr>
    </w:p>
    <w:p w14:paraId="73134946" w14:textId="77777777" w:rsidR="005B19F7" w:rsidRPr="002B1B9F" w:rsidRDefault="005B19F7" w:rsidP="0033246C">
      <w:pPr>
        <w:rPr>
          <w:rFonts w:cs="Arial"/>
        </w:rPr>
      </w:pPr>
    </w:p>
    <w:p w14:paraId="45EEF6A5" w14:textId="77777777" w:rsidR="00126738" w:rsidRPr="00765268" w:rsidRDefault="003A3724" w:rsidP="004D5FA5">
      <w:pPr>
        <w:pStyle w:val="Heading3"/>
      </w:pPr>
      <w:bookmarkStart w:id="251" w:name="_Toc149556444"/>
      <w:r w:rsidRPr="005D6574">
        <w:t>LFP-N</w:t>
      </w:r>
      <w:r>
        <w:t>C</w:t>
      </w:r>
      <w:r w:rsidRPr="005D6574">
        <w:t>O</w:t>
      </w:r>
      <w:r>
        <w:t xml:space="preserve"> system.</w:t>
      </w:r>
      <w:r w:rsidRPr="005D6574">
        <w:t xml:space="preserve"> </w:t>
      </w:r>
      <w:r w:rsidR="009335DD" w:rsidRPr="00765268">
        <w:t>Conveying from VZ007 to TE009</w:t>
      </w:r>
      <w:r w:rsidR="007C0726">
        <w:t xml:space="preserve"> (LFP mode selected)</w:t>
      </w:r>
      <w:bookmarkEnd w:id="251"/>
    </w:p>
    <w:p w14:paraId="7B78E74A" w14:textId="77777777" w:rsidR="009335DD" w:rsidRDefault="009335DD" w:rsidP="0033246C">
      <w:pPr>
        <w:rPr>
          <w:rFonts w:cs="Arial"/>
        </w:rPr>
      </w:pPr>
    </w:p>
    <w:p w14:paraId="684DE96E" w14:textId="77777777" w:rsidR="009335DD" w:rsidRDefault="009335DD" w:rsidP="0033246C">
      <w:pPr>
        <w:rPr>
          <w:rFonts w:cs="Arial"/>
        </w:rPr>
      </w:pPr>
      <w:r>
        <w:rPr>
          <w:rFonts w:cs="Arial"/>
        </w:rPr>
        <w:t xml:space="preserve">Once loading is completed, the Transporter will firstly pressurize and then convey the product to the destination hopper. </w:t>
      </w:r>
    </w:p>
    <w:p w14:paraId="1001225E" w14:textId="77777777" w:rsidR="009335DD" w:rsidRDefault="009335DD" w:rsidP="0033246C">
      <w:pPr>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Change w:id="252">
          <w:tblGrid>
            <w:gridCol w:w="1026"/>
            <w:gridCol w:w="5954"/>
            <w:gridCol w:w="3085"/>
          </w:tblGrid>
        </w:tblGridChange>
      </w:tblGrid>
      <w:tr w:rsidR="009335DD" w14:paraId="30F0371A"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169017DD" w14:textId="77777777" w:rsidR="009335DD" w:rsidRDefault="009335DD" w:rsidP="006232E6">
            <w:pPr>
              <w:jc w:val="left"/>
            </w:pPr>
            <w:r>
              <w:t>Permissive list</w:t>
            </w:r>
          </w:p>
        </w:tc>
      </w:tr>
      <w:tr w:rsidR="009335DD" w:rsidRPr="00373BC7" w14:paraId="033EAAA0"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7EB4AB" w14:textId="77777777" w:rsidR="009335DD" w:rsidRDefault="009335DD" w:rsidP="006232E6">
            <w:pPr>
              <w:rPr>
                <w:lang w:val="en-GB"/>
              </w:rPr>
            </w:pPr>
            <w:r w:rsidRPr="00373BC7">
              <w:rPr>
                <w:lang w:val="en-GB"/>
              </w:rPr>
              <w:lastRenderedPageBreak/>
              <w:t>No emergency alarms present</w:t>
            </w:r>
            <w:r w:rsidR="004D5FA5">
              <w:rPr>
                <w:lang w:val="en-GB"/>
              </w:rPr>
              <w:t>.</w:t>
            </w:r>
          </w:p>
          <w:p w14:paraId="39E5BDE4" w14:textId="77777777" w:rsidR="00243610" w:rsidRDefault="00243610" w:rsidP="006232E6">
            <w:pPr>
              <w:rPr>
                <w:lang w:val="en-GB"/>
              </w:rPr>
            </w:pPr>
            <w:r>
              <w:rPr>
                <w:lang w:val="en-GB"/>
              </w:rPr>
              <w:t>Loading Phase completed</w:t>
            </w:r>
            <w:r w:rsidR="004D5FA5">
              <w:rPr>
                <w:lang w:val="en-GB"/>
              </w:rPr>
              <w:t>.</w:t>
            </w:r>
          </w:p>
          <w:p w14:paraId="3DB2AF64" w14:textId="77777777" w:rsidR="006B4B5F" w:rsidRDefault="006B4B5F" w:rsidP="006232E6">
            <w:pPr>
              <w:rPr>
                <w:lang w:val="en-GB"/>
              </w:rPr>
            </w:pPr>
            <w:r>
              <w:rPr>
                <w:lang w:val="en-GB"/>
              </w:rPr>
              <w:t>No High level in TE009</w:t>
            </w:r>
            <w:r w:rsidR="004D5FA5">
              <w:rPr>
                <w:lang w:val="en-GB"/>
              </w:rPr>
              <w:t>.</w:t>
            </w:r>
          </w:p>
          <w:p w14:paraId="0AFF67D2" w14:textId="77777777" w:rsidR="006B4B5F" w:rsidRPr="00373BC7" w:rsidRDefault="006B4B5F" w:rsidP="006232E6">
            <w:pPr>
              <w:rPr>
                <w:lang w:val="en-GB"/>
              </w:rPr>
            </w:pPr>
            <w:r>
              <w:rPr>
                <w:lang w:val="en-GB"/>
              </w:rPr>
              <w:t>Deviator Valve NZ460 in straight position (ZSL461 Active)</w:t>
            </w:r>
            <w:r w:rsidR="004D5FA5">
              <w:rPr>
                <w:lang w:val="en-GB"/>
              </w:rPr>
              <w:t>.</w:t>
            </w:r>
          </w:p>
        </w:tc>
      </w:tr>
      <w:tr w:rsidR="009335DD" w14:paraId="6F87A9CB" w14:textId="77777777" w:rsidTr="006232E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16246C9B" w14:textId="77777777" w:rsidR="009335DD" w:rsidRDefault="009335DD" w:rsidP="006232E6">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0E673DCC" w14:textId="77777777" w:rsidR="009335DD" w:rsidRDefault="009335DD" w:rsidP="006232E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29BA6A2B" w14:textId="77777777" w:rsidR="009335DD" w:rsidRDefault="009335DD" w:rsidP="006232E6">
            <w:pPr>
              <w:jc w:val="left"/>
            </w:pPr>
            <w:r>
              <w:t>Completion criteria</w:t>
            </w:r>
          </w:p>
        </w:tc>
      </w:tr>
      <w:tr w:rsidR="009335DD" w14:paraId="5519E62C" w14:textId="77777777" w:rsidTr="006232E6">
        <w:tc>
          <w:tcPr>
            <w:tcW w:w="1026" w:type="dxa"/>
            <w:tcBorders>
              <w:top w:val="single" w:sz="4" w:space="0" w:color="auto"/>
              <w:left w:val="single" w:sz="4" w:space="0" w:color="auto"/>
              <w:bottom w:val="single" w:sz="4" w:space="0" w:color="auto"/>
              <w:right w:val="single" w:sz="4" w:space="0" w:color="auto"/>
            </w:tcBorders>
          </w:tcPr>
          <w:p w14:paraId="4289B719" w14:textId="77777777" w:rsidR="009335DD" w:rsidRDefault="009335DD" w:rsidP="006232E6">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384218B8" w14:textId="77777777" w:rsidR="009335DD" w:rsidRPr="00470C32" w:rsidRDefault="009335DD" w:rsidP="006232E6">
            <w:pPr>
              <w:rPr>
                <w:rStyle w:val="Strong"/>
              </w:rPr>
            </w:pPr>
            <w:r>
              <w:t xml:space="preserve">Transporter </w:t>
            </w:r>
            <w:r w:rsidR="005A1EAE">
              <w:t>vent</w:t>
            </w:r>
            <w:r>
              <w:t xml:space="preserve"> valve LP0</w:t>
            </w:r>
            <w:r w:rsidR="005A1EAE">
              <w:t>66</w:t>
            </w:r>
            <w:r>
              <w:t xml:space="preserve"> </w:t>
            </w:r>
            <w:r w:rsidR="00243610">
              <w:t>closes</w:t>
            </w:r>
          </w:p>
        </w:tc>
        <w:tc>
          <w:tcPr>
            <w:tcW w:w="3085" w:type="dxa"/>
            <w:tcBorders>
              <w:top w:val="single" w:sz="4" w:space="0" w:color="auto"/>
              <w:left w:val="single" w:sz="4" w:space="0" w:color="auto"/>
              <w:bottom w:val="single" w:sz="4" w:space="0" w:color="auto"/>
              <w:right w:val="single" w:sz="4" w:space="0" w:color="auto"/>
            </w:tcBorders>
          </w:tcPr>
          <w:p w14:paraId="5ABB0E21" w14:textId="77777777" w:rsidR="009335DD" w:rsidRDefault="00243610" w:rsidP="006232E6">
            <w:pPr>
              <w:jc w:val="left"/>
            </w:pPr>
            <w:r>
              <w:t>ZSL068</w:t>
            </w:r>
            <w:r w:rsidR="009335DD">
              <w:t xml:space="preserve"> active</w:t>
            </w:r>
          </w:p>
        </w:tc>
      </w:tr>
      <w:tr w:rsidR="00B477B7" w14:paraId="591F5125" w14:textId="77777777" w:rsidTr="006232E6">
        <w:trPr>
          <w:ins w:id="253" w:author="Kasper Simonsen" w:date="2023-10-19T11:26:00Z"/>
        </w:trPr>
        <w:tc>
          <w:tcPr>
            <w:tcW w:w="1026" w:type="dxa"/>
            <w:tcBorders>
              <w:top w:val="single" w:sz="4" w:space="0" w:color="auto"/>
              <w:left w:val="single" w:sz="4" w:space="0" w:color="auto"/>
              <w:bottom w:val="single" w:sz="4" w:space="0" w:color="auto"/>
              <w:right w:val="single" w:sz="4" w:space="0" w:color="auto"/>
            </w:tcBorders>
          </w:tcPr>
          <w:p w14:paraId="5DA00C2F" w14:textId="77777777" w:rsidR="00B477B7" w:rsidRDefault="00B477B7" w:rsidP="006232E6">
            <w:pPr>
              <w:jc w:val="center"/>
              <w:rPr>
                <w:ins w:id="254" w:author="Kasper Simonsen" w:date="2023-10-19T11:26:00Z"/>
              </w:rPr>
            </w:pPr>
            <w:ins w:id="255" w:author="Kasper Simonsen" w:date="2023-10-19T11:29:00Z">
              <w:r>
                <w:t>2</w:t>
              </w:r>
            </w:ins>
          </w:p>
        </w:tc>
        <w:tc>
          <w:tcPr>
            <w:tcW w:w="5954" w:type="dxa"/>
            <w:tcBorders>
              <w:top w:val="single" w:sz="4" w:space="0" w:color="auto"/>
              <w:left w:val="single" w:sz="4" w:space="0" w:color="auto"/>
              <w:bottom w:val="single" w:sz="4" w:space="0" w:color="auto"/>
              <w:right w:val="single" w:sz="4" w:space="0" w:color="auto"/>
            </w:tcBorders>
          </w:tcPr>
          <w:p w14:paraId="60005DFC" w14:textId="77777777" w:rsidR="00B477B7" w:rsidRDefault="00B477B7" w:rsidP="006232E6">
            <w:pPr>
              <w:rPr>
                <w:ins w:id="256" w:author="Kasper Simonsen" w:date="2023-10-19T11:26:00Z"/>
              </w:rPr>
            </w:pPr>
            <w:ins w:id="257" w:author="Kasper Simonsen" w:date="2023-10-19T11:29:00Z">
              <w:r>
                <w:t>Diverter in Position and Inflated</w:t>
              </w:r>
            </w:ins>
          </w:p>
        </w:tc>
        <w:tc>
          <w:tcPr>
            <w:tcW w:w="3085" w:type="dxa"/>
            <w:tcBorders>
              <w:top w:val="single" w:sz="4" w:space="0" w:color="auto"/>
              <w:left w:val="single" w:sz="4" w:space="0" w:color="auto"/>
              <w:bottom w:val="single" w:sz="4" w:space="0" w:color="auto"/>
              <w:right w:val="single" w:sz="4" w:space="0" w:color="auto"/>
            </w:tcBorders>
          </w:tcPr>
          <w:p w14:paraId="09227081" w14:textId="77777777" w:rsidR="00B477B7" w:rsidRDefault="00B477B7" w:rsidP="006232E6">
            <w:pPr>
              <w:jc w:val="left"/>
              <w:rPr>
                <w:ins w:id="258" w:author="Kasper Simonsen" w:date="2023-10-19T11:31:00Z"/>
              </w:rPr>
            </w:pPr>
            <w:ins w:id="259" w:author="Kasper Simonsen" w:date="2023-10-19T11:31:00Z">
              <w:r>
                <w:t>(</w:t>
              </w:r>
            </w:ins>
            <w:ins w:id="260" w:author="Kasper Simonsen" w:date="2023-10-19T11:30:00Z">
              <w:r>
                <w:t>NZ460_Straight Active</w:t>
              </w:r>
            </w:ins>
          </w:p>
          <w:p w14:paraId="0942C42E" w14:textId="77777777" w:rsidR="00B477B7" w:rsidRDefault="00B477B7" w:rsidP="006232E6">
            <w:pPr>
              <w:jc w:val="left"/>
              <w:rPr>
                <w:ins w:id="261" w:author="Kasper Simonsen" w:date="2023-10-19T11:31:00Z"/>
              </w:rPr>
            </w:pPr>
            <w:ins w:id="262" w:author="Kasper Simonsen" w:date="2023-10-19T11:31:00Z">
              <w:r>
                <w:t>OR</w:t>
              </w:r>
            </w:ins>
          </w:p>
          <w:p w14:paraId="616CDED8" w14:textId="77777777" w:rsidR="00B477B7" w:rsidRDefault="00B477B7" w:rsidP="006232E6">
            <w:pPr>
              <w:jc w:val="left"/>
              <w:rPr>
                <w:ins w:id="263" w:author="Kasper Simonsen" w:date="2023-10-19T11:30:00Z"/>
              </w:rPr>
            </w:pPr>
            <w:ins w:id="264" w:author="Kasper Simonsen" w:date="2023-10-19T11:31:00Z">
              <w:r>
                <w:t>NZ460_Diverted Active)</w:t>
              </w:r>
            </w:ins>
          </w:p>
          <w:p w14:paraId="28ADDEE9" w14:textId="77777777" w:rsidR="00B477B7" w:rsidRDefault="00B477B7" w:rsidP="006232E6">
            <w:pPr>
              <w:jc w:val="left"/>
              <w:rPr>
                <w:ins w:id="265" w:author="Kasper Simonsen" w:date="2023-10-19T11:30:00Z"/>
              </w:rPr>
            </w:pPr>
            <w:ins w:id="266" w:author="Kasper Simonsen" w:date="2023-10-19T11:30:00Z">
              <w:r>
                <w:t>AND</w:t>
              </w:r>
            </w:ins>
          </w:p>
          <w:p w14:paraId="314D4D56" w14:textId="77777777" w:rsidR="00B477B7" w:rsidRDefault="00B477B7" w:rsidP="006232E6">
            <w:pPr>
              <w:jc w:val="left"/>
              <w:rPr>
                <w:ins w:id="267" w:author="Kasper Simonsen" w:date="2023-10-19T11:30:00Z"/>
              </w:rPr>
            </w:pPr>
            <w:ins w:id="268" w:author="Kasper Simonsen" w:date="2023-10-19T11:30:00Z">
              <w:r>
                <w:t>NZ460_Inflated</w:t>
              </w:r>
            </w:ins>
          </w:p>
          <w:p w14:paraId="7D9CBB06" w14:textId="77777777" w:rsidR="00B477B7" w:rsidRDefault="00B477B7" w:rsidP="006232E6">
            <w:pPr>
              <w:jc w:val="left"/>
              <w:rPr>
                <w:ins w:id="269" w:author="Kasper Simonsen" w:date="2023-10-19T11:30:00Z"/>
              </w:rPr>
            </w:pPr>
          </w:p>
          <w:p w14:paraId="00BFCCC5" w14:textId="77777777" w:rsidR="00B477B7" w:rsidRDefault="00B477B7" w:rsidP="006232E6">
            <w:pPr>
              <w:jc w:val="left"/>
              <w:rPr>
                <w:ins w:id="270" w:author="Kasper Simonsen" w:date="2023-10-19T11:26:00Z"/>
              </w:rPr>
            </w:pPr>
          </w:p>
        </w:tc>
      </w:tr>
      <w:tr w:rsidR="00C831EB" w14:paraId="3C69B3C3" w14:textId="77777777" w:rsidTr="006232E6">
        <w:trPr>
          <w:ins w:id="271" w:author="Kasper Simonsen" w:date="2023-10-19T11:25:00Z"/>
        </w:trPr>
        <w:tc>
          <w:tcPr>
            <w:tcW w:w="1026" w:type="dxa"/>
            <w:tcBorders>
              <w:top w:val="single" w:sz="4" w:space="0" w:color="auto"/>
              <w:left w:val="single" w:sz="4" w:space="0" w:color="auto"/>
              <w:bottom w:val="single" w:sz="4" w:space="0" w:color="auto"/>
              <w:right w:val="single" w:sz="4" w:space="0" w:color="auto"/>
            </w:tcBorders>
          </w:tcPr>
          <w:p w14:paraId="2178DF65" w14:textId="77777777" w:rsidR="00C831EB" w:rsidRDefault="000B251E" w:rsidP="00C831EB">
            <w:pPr>
              <w:jc w:val="center"/>
              <w:rPr>
                <w:ins w:id="272" w:author="Kasper Simonsen" w:date="2023-10-19T11:25:00Z"/>
              </w:rPr>
            </w:pPr>
            <w:ins w:id="273" w:author="Kasper Simonsen" w:date="2023-10-19T12:04:00Z">
              <w:r>
                <w:t>3</w:t>
              </w:r>
            </w:ins>
          </w:p>
        </w:tc>
        <w:tc>
          <w:tcPr>
            <w:tcW w:w="5954" w:type="dxa"/>
            <w:tcBorders>
              <w:top w:val="single" w:sz="4" w:space="0" w:color="auto"/>
              <w:left w:val="single" w:sz="4" w:space="0" w:color="auto"/>
              <w:bottom w:val="single" w:sz="4" w:space="0" w:color="auto"/>
              <w:right w:val="single" w:sz="4" w:space="0" w:color="auto"/>
            </w:tcBorders>
          </w:tcPr>
          <w:p w14:paraId="351EFAA9" w14:textId="77777777" w:rsidR="00C831EB" w:rsidRDefault="00C831EB" w:rsidP="00C831EB">
            <w:pPr>
              <w:rPr>
                <w:ins w:id="274" w:author="Kasper Simonsen" w:date="2023-10-19T11:25:00Z"/>
              </w:rPr>
            </w:pPr>
            <w:ins w:id="275" w:author="Kasper Simonsen" w:date="2023-10-19T11:42:00Z">
              <w:r>
                <w:t xml:space="preserve">Run </w:t>
              </w:r>
              <w:r w:rsidRPr="00DF5D52">
                <w:t>Filter</w:t>
              </w:r>
              <w:r>
                <w:t xml:space="preserve"> </w:t>
              </w:r>
              <w:r w:rsidRPr="00DF5D52">
                <w:t>CA00</w:t>
              </w:r>
              <w:r>
                <w:t>8</w:t>
              </w:r>
            </w:ins>
          </w:p>
        </w:tc>
        <w:tc>
          <w:tcPr>
            <w:tcW w:w="3085" w:type="dxa"/>
            <w:tcBorders>
              <w:top w:val="single" w:sz="4" w:space="0" w:color="auto"/>
              <w:left w:val="single" w:sz="4" w:space="0" w:color="auto"/>
              <w:bottom w:val="single" w:sz="4" w:space="0" w:color="auto"/>
              <w:right w:val="single" w:sz="4" w:space="0" w:color="auto"/>
            </w:tcBorders>
          </w:tcPr>
          <w:p w14:paraId="0082FE7D" w14:textId="77777777" w:rsidR="00C831EB" w:rsidRDefault="00C831EB" w:rsidP="00C831EB">
            <w:pPr>
              <w:jc w:val="left"/>
              <w:rPr>
                <w:ins w:id="276" w:author="Kasper Simonsen" w:date="2023-10-19T11:25:00Z"/>
              </w:rPr>
            </w:pPr>
            <w:ins w:id="277" w:author="Kasper Simonsen" w:date="2023-10-19T11:42:00Z">
              <w:r w:rsidRPr="00DF5D52">
                <w:t>CA00</w:t>
              </w:r>
              <w:r>
                <w:t>8 Running</w:t>
              </w:r>
            </w:ins>
          </w:p>
        </w:tc>
      </w:tr>
      <w:tr w:rsidR="00C831EB" w14:paraId="3BF72296" w14:textId="77777777" w:rsidTr="00C831EB">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278" w:author="Kasper Simonsen" w:date="2023-10-19T11:42: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279" w:author="Kasper Simonsen" w:date="2023-10-19T11:42:00Z">
              <w:tcPr>
                <w:tcW w:w="1026" w:type="dxa"/>
                <w:tcBorders>
                  <w:top w:val="single" w:sz="4" w:space="0" w:color="auto"/>
                  <w:left w:val="single" w:sz="4" w:space="0" w:color="auto"/>
                  <w:bottom w:val="single" w:sz="4" w:space="0" w:color="auto"/>
                  <w:right w:val="single" w:sz="4" w:space="0" w:color="auto"/>
                </w:tcBorders>
              </w:tcPr>
            </w:tcPrChange>
          </w:tcPr>
          <w:p w14:paraId="3E221C14" w14:textId="77777777" w:rsidR="00C831EB" w:rsidRDefault="000B251E" w:rsidP="00C831EB">
            <w:pPr>
              <w:jc w:val="center"/>
            </w:pPr>
            <w:ins w:id="280" w:author="Kasper Simonsen" w:date="2023-10-19T12:04:00Z">
              <w:r>
                <w:t>4</w:t>
              </w:r>
            </w:ins>
            <w:del w:id="281" w:author="Kasper Simonsen" w:date="2023-10-19T11:42:00Z">
              <w:r w:rsidR="00C831EB" w:rsidDel="00C831EB">
                <w:delText>2</w:delText>
              </w:r>
            </w:del>
          </w:p>
        </w:tc>
        <w:tc>
          <w:tcPr>
            <w:tcW w:w="5954" w:type="dxa"/>
            <w:tcBorders>
              <w:top w:val="single" w:sz="4" w:space="0" w:color="auto"/>
              <w:left w:val="single" w:sz="4" w:space="0" w:color="auto"/>
              <w:bottom w:val="single" w:sz="4" w:space="0" w:color="auto"/>
              <w:right w:val="single" w:sz="4" w:space="0" w:color="auto"/>
            </w:tcBorders>
            <w:tcPrChange w:id="282" w:author="Kasper Simonsen" w:date="2023-10-19T11:42:00Z">
              <w:tcPr>
                <w:tcW w:w="5954" w:type="dxa"/>
                <w:tcBorders>
                  <w:top w:val="single" w:sz="4" w:space="0" w:color="auto"/>
                  <w:left w:val="single" w:sz="4" w:space="0" w:color="auto"/>
                  <w:bottom w:val="single" w:sz="4" w:space="0" w:color="auto"/>
                  <w:right w:val="single" w:sz="4" w:space="0" w:color="auto"/>
                </w:tcBorders>
              </w:tcPr>
            </w:tcPrChange>
          </w:tcPr>
          <w:p w14:paraId="3D9C0135" w14:textId="77777777" w:rsidR="00C831EB" w:rsidRDefault="00C831EB" w:rsidP="00C831EB">
            <w:ins w:id="283" w:author="Kasper Simonsen" w:date="2023-10-19T11:42:00Z">
              <w:r>
                <w:t>The transporter discharge valve LP088 opens.</w:t>
              </w:r>
            </w:ins>
            <w:del w:id="284" w:author="Kasper Simonsen" w:date="2023-10-19T11:42:00Z">
              <w:r w:rsidDel="00C831EB">
                <w:delText>The PRV077 opens at a certain ratio to achieve the pressure set</w:delText>
              </w:r>
            </w:del>
          </w:p>
        </w:tc>
        <w:tc>
          <w:tcPr>
            <w:tcW w:w="3085" w:type="dxa"/>
            <w:tcBorders>
              <w:top w:val="single" w:sz="4" w:space="0" w:color="auto"/>
              <w:left w:val="single" w:sz="4" w:space="0" w:color="auto"/>
              <w:bottom w:val="single" w:sz="4" w:space="0" w:color="auto"/>
              <w:right w:val="single" w:sz="4" w:space="0" w:color="auto"/>
            </w:tcBorders>
            <w:tcPrChange w:id="285" w:author="Kasper Simonsen" w:date="2023-10-19T11:42:00Z">
              <w:tcPr>
                <w:tcW w:w="3085" w:type="dxa"/>
                <w:tcBorders>
                  <w:top w:val="single" w:sz="4" w:space="0" w:color="auto"/>
                  <w:left w:val="single" w:sz="4" w:space="0" w:color="auto"/>
                  <w:bottom w:val="single" w:sz="4" w:space="0" w:color="auto"/>
                  <w:right w:val="single" w:sz="4" w:space="0" w:color="auto"/>
                </w:tcBorders>
              </w:tcPr>
            </w:tcPrChange>
          </w:tcPr>
          <w:p w14:paraId="24E73535" w14:textId="77777777" w:rsidR="00C831EB" w:rsidDel="00C831EB" w:rsidRDefault="00C831EB" w:rsidP="00C831EB">
            <w:pPr>
              <w:jc w:val="left"/>
              <w:rPr>
                <w:del w:id="286" w:author="Kasper Simonsen" w:date="2023-10-19T11:42:00Z"/>
              </w:rPr>
            </w:pPr>
            <w:ins w:id="287" w:author="Kasper Simonsen" w:date="2023-10-19T11:42:00Z">
              <w:r>
                <w:t>ZSH089 Active</w:t>
              </w:r>
            </w:ins>
            <w:del w:id="288" w:author="Kasper Simonsen" w:date="2023-10-19T11:42:00Z">
              <w:r w:rsidDel="00C831EB">
                <w:delText xml:space="preserve">ZIC077 = </w:delText>
              </w:r>
            </w:del>
            <w:del w:id="289" w:author="Kasper Simonsen" w:date="2023-10-19T11:24:00Z">
              <w:r w:rsidDel="00B477B7">
                <w:delText>xxx</w:delText>
              </w:r>
            </w:del>
          </w:p>
          <w:p w14:paraId="54F0FBC2" w14:textId="77777777" w:rsidR="00C831EB" w:rsidRDefault="00C831EB" w:rsidP="00C831EB">
            <w:pPr>
              <w:jc w:val="left"/>
            </w:pPr>
            <w:del w:id="290" w:author="Kasper Simonsen" w:date="2023-10-19T11:42:00Z">
              <w:r w:rsidDel="00C831EB">
                <w:delText xml:space="preserve">ZIT07 = </w:delText>
              </w:r>
            </w:del>
            <w:del w:id="291" w:author="Kasper Simonsen" w:date="2023-10-19T11:24:00Z">
              <w:r w:rsidDel="00B477B7">
                <w:delText>xxx</w:delText>
              </w:r>
            </w:del>
          </w:p>
        </w:tc>
      </w:tr>
      <w:tr w:rsidR="00C831EB" w14:paraId="69FD14EA" w14:textId="77777777" w:rsidTr="006232E6">
        <w:tc>
          <w:tcPr>
            <w:tcW w:w="1026" w:type="dxa"/>
            <w:tcBorders>
              <w:top w:val="single" w:sz="4" w:space="0" w:color="auto"/>
              <w:left w:val="single" w:sz="4" w:space="0" w:color="auto"/>
              <w:bottom w:val="single" w:sz="4" w:space="0" w:color="auto"/>
              <w:right w:val="single" w:sz="4" w:space="0" w:color="auto"/>
            </w:tcBorders>
          </w:tcPr>
          <w:p w14:paraId="12F6978E" w14:textId="77777777" w:rsidR="00C831EB" w:rsidRDefault="000B251E" w:rsidP="00C831EB">
            <w:pPr>
              <w:jc w:val="center"/>
            </w:pPr>
            <w:ins w:id="292" w:author="Kasper Simonsen" w:date="2023-10-19T12:04:00Z">
              <w:r>
                <w:t>5</w:t>
              </w:r>
            </w:ins>
            <w:del w:id="293" w:author="Kasper Simonsen" w:date="2023-10-19T11:42:00Z">
              <w:r w:rsidR="00C831EB" w:rsidDel="00C831EB">
                <w:delText>3</w:delText>
              </w:r>
            </w:del>
          </w:p>
        </w:tc>
        <w:tc>
          <w:tcPr>
            <w:tcW w:w="5954" w:type="dxa"/>
            <w:tcBorders>
              <w:top w:val="single" w:sz="4" w:space="0" w:color="auto"/>
              <w:left w:val="single" w:sz="4" w:space="0" w:color="auto"/>
              <w:bottom w:val="single" w:sz="4" w:space="0" w:color="auto"/>
              <w:right w:val="single" w:sz="4" w:space="0" w:color="auto"/>
            </w:tcBorders>
          </w:tcPr>
          <w:p w14:paraId="1920EBDE" w14:textId="77777777" w:rsidR="00C831EB" w:rsidRDefault="00C831EB" w:rsidP="00C831EB">
            <w:ins w:id="294" w:author="Kasper Simonsen" w:date="2023-10-19T11:42:00Z">
              <w:r>
                <w:t>The PRV077 opens at a certain ratio to achieve the pressure set</w:t>
              </w:r>
            </w:ins>
            <w:del w:id="295" w:author="Kasper Simonsen" w:date="2023-10-19T11:42:00Z">
              <w:r w:rsidDel="00C831EB">
                <w:delText>The transporter is now pressurizing. A timer “T_PressurizationVZ007” will start</w:delText>
              </w:r>
            </w:del>
          </w:p>
        </w:tc>
        <w:tc>
          <w:tcPr>
            <w:tcW w:w="3085" w:type="dxa"/>
            <w:tcBorders>
              <w:top w:val="single" w:sz="4" w:space="0" w:color="auto"/>
              <w:left w:val="single" w:sz="4" w:space="0" w:color="auto"/>
              <w:bottom w:val="single" w:sz="4" w:space="0" w:color="auto"/>
              <w:right w:val="single" w:sz="4" w:space="0" w:color="auto"/>
            </w:tcBorders>
          </w:tcPr>
          <w:p w14:paraId="1F056FDA" w14:textId="77777777" w:rsidR="00C831EB" w:rsidRDefault="00C831EB" w:rsidP="00C831EB">
            <w:pPr>
              <w:jc w:val="left"/>
              <w:rPr>
                <w:ins w:id="296" w:author="Kasper Simonsen" w:date="2023-10-19T11:42:00Z"/>
              </w:rPr>
            </w:pPr>
            <w:ins w:id="297" w:author="Kasper Simonsen" w:date="2023-10-19T11:42:00Z">
              <w:r>
                <w:t>ZIC077 = TransportPressure</w:t>
              </w:r>
            </w:ins>
          </w:p>
          <w:p w14:paraId="2EA0CD9F" w14:textId="77777777" w:rsidR="00C831EB" w:rsidRDefault="00C831EB" w:rsidP="00C831EB">
            <w:pPr>
              <w:jc w:val="left"/>
            </w:pPr>
            <w:ins w:id="298" w:author="Kasper Simonsen" w:date="2023-10-19T11:42:00Z">
              <w:r>
                <w:t>ZIT07 = TransportPressure</w:t>
              </w:r>
            </w:ins>
          </w:p>
        </w:tc>
      </w:tr>
      <w:tr w:rsidR="00C831EB" w14:paraId="76823D57" w14:textId="77777777" w:rsidTr="006232E6">
        <w:tc>
          <w:tcPr>
            <w:tcW w:w="1026" w:type="dxa"/>
            <w:tcBorders>
              <w:top w:val="single" w:sz="4" w:space="0" w:color="auto"/>
              <w:left w:val="single" w:sz="4" w:space="0" w:color="auto"/>
              <w:bottom w:val="single" w:sz="4" w:space="0" w:color="auto"/>
              <w:right w:val="single" w:sz="4" w:space="0" w:color="auto"/>
            </w:tcBorders>
          </w:tcPr>
          <w:p w14:paraId="2D185224" w14:textId="77777777" w:rsidR="00C831EB" w:rsidRDefault="000B251E" w:rsidP="00C831EB">
            <w:pPr>
              <w:jc w:val="center"/>
            </w:pPr>
            <w:ins w:id="299" w:author="Kasper Simonsen" w:date="2023-10-19T12:04:00Z">
              <w:r>
                <w:t>6</w:t>
              </w:r>
            </w:ins>
            <w:del w:id="300" w:author="Kasper Simonsen" w:date="2023-10-19T11:42:00Z">
              <w:r w:rsidR="00C831EB" w:rsidDel="00C831EB">
                <w:delText>4</w:delText>
              </w:r>
            </w:del>
          </w:p>
        </w:tc>
        <w:tc>
          <w:tcPr>
            <w:tcW w:w="5954" w:type="dxa"/>
            <w:tcBorders>
              <w:top w:val="single" w:sz="4" w:space="0" w:color="auto"/>
              <w:left w:val="single" w:sz="4" w:space="0" w:color="auto"/>
              <w:bottom w:val="single" w:sz="4" w:space="0" w:color="auto"/>
              <w:right w:val="single" w:sz="4" w:space="0" w:color="auto"/>
            </w:tcBorders>
          </w:tcPr>
          <w:p w14:paraId="1913EF98" w14:textId="77777777" w:rsidR="00C831EB" w:rsidRDefault="00C831EB" w:rsidP="00C831EB">
            <w:ins w:id="301" w:author="Kasper Simonsen" w:date="2023-10-19T11:42:00Z">
              <w:r>
                <w:t>The transporter is now pressurizing. A timer “T_PressurizationVZ007” will start</w:t>
              </w:r>
            </w:ins>
            <w:del w:id="302" w:author="Kasper Simonsen" w:date="2023-10-19T11:42:00Z">
              <w:r w:rsidDel="00C831EB">
                <w:delText xml:space="preserve">Pressure sensed at transporter PIT075 &gt; H level </w:delText>
              </w:r>
            </w:del>
          </w:p>
        </w:tc>
        <w:tc>
          <w:tcPr>
            <w:tcW w:w="3085" w:type="dxa"/>
            <w:tcBorders>
              <w:top w:val="single" w:sz="4" w:space="0" w:color="auto"/>
              <w:left w:val="single" w:sz="4" w:space="0" w:color="auto"/>
              <w:bottom w:val="single" w:sz="4" w:space="0" w:color="auto"/>
              <w:right w:val="single" w:sz="4" w:space="0" w:color="auto"/>
            </w:tcBorders>
          </w:tcPr>
          <w:p w14:paraId="2CDB5CC2" w14:textId="77777777" w:rsidR="00C831EB" w:rsidRDefault="00C831EB" w:rsidP="00C831EB">
            <w:pPr>
              <w:jc w:val="left"/>
            </w:pPr>
            <w:del w:id="303" w:author="Kasper Simonsen" w:date="2023-10-19T11:42:00Z">
              <w:r w:rsidDel="00C831EB">
                <w:delText>PIT075 &gt; H level</w:delText>
              </w:r>
            </w:del>
          </w:p>
        </w:tc>
      </w:tr>
      <w:tr w:rsidR="00C831EB" w14:paraId="2747D6A4" w14:textId="77777777" w:rsidTr="006232E6">
        <w:tc>
          <w:tcPr>
            <w:tcW w:w="1026" w:type="dxa"/>
            <w:tcBorders>
              <w:top w:val="single" w:sz="4" w:space="0" w:color="auto"/>
              <w:left w:val="single" w:sz="4" w:space="0" w:color="auto"/>
              <w:bottom w:val="single" w:sz="4" w:space="0" w:color="auto"/>
              <w:right w:val="single" w:sz="4" w:space="0" w:color="auto"/>
            </w:tcBorders>
          </w:tcPr>
          <w:p w14:paraId="7D781BA7" w14:textId="77777777" w:rsidR="00C831EB" w:rsidRDefault="000B251E" w:rsidP="00C831EB">
            <w:pPr>
              <w:jc w:val="center"/>
            </w:pPr>
            <w:ins w:id="304" w:author="Kasper Simonsen" w:date="2023-10-19T12:04:00Z">
              <w:r>
                <w:t>7</w:t>
              </w:r>
            </w:ins>
            <w:del w:id="305" w:author="Kasper Simonsen" w:date="2023-10-19T11:25:00Z">
              <w:r w:rsidR="00C831EB" w:rsidDel="00B477B7">
                <w:delText>5</w:delText>
              </w:r>
            </w:del>
          </w:p>
        </w:tc>
        <w:tc>
          <w:tcPr>
            <w:tcW w:w="5954" w:type="dxa"/>
            <w:tcBorders>
              <w:top w:val="single" w:sz="4" w:space="0" w:color="auto"/>
              <w:left w:val="single" w:sz="4" w:space="0" w:color="auto"/>
              <w:bottom w:val="single" w:sz="4" w:space="0" w:color="auto"/>
              <w:right w:val="single" w:sz="4" w:space="0" w:color="auto"/>
            </w:tcBorders>
          </w:tcPr>
          <w:p w14:paraId="03C9C8FD" w14:textId="77777777" w:rsidR="00C831EB" w:rsidRDefault="00C831EB" w:rsidP="00C831EB">
            <w:ins w:id="306" w:author="Kasper Simonsen" w:date="2023-10-19T11:42:00Z">
              <w:r>
                <w:t xml:space="preserve">Pressure sensed at transporter PIT075 &gt; H level </w:t>
              </w:r>
            </w:ins>
            <w:del w:id="307" w:author="Kasper Simonsen" w:date="2023-10-19T11:25:00Z">
              <w:r w:rsidDel="00B477B7">
                <w:delText>The transporter discharge valve LP088 opens.</w:delText>
              </w:r>
            </w:del>
          </w:p>
        </w:tc>
        <w:tc>
          <w:tcPr>
            <w:tcW w:w="3085" w:type="dxa"/>
            <w:tcBorders>
              <w:top w:val="single" w:sz="4" w:space="0" w:color="auto"/>
              <w:left w:val="single" w:sz="4" w:space="0" w:color="auto"/>
              <w:bottom w:val="single" w:sz="4" w:space="0" w:color="auto"/>
              <w:right w:val="single" w:sz="4" w:space="0" w:color="auto"/>
            </w:tcBorders>
          </w:tcPr>
          <w:p w14:paraId="6F303400" w14:textId="77777777" w:rsidR="00C831EB" w:rsidRDefault="00C831EB" w:rsidP="00C831EB">
            <w:pPr>
              <w:jc w:val="left"/>
            </w:pPr>
            <w:ins w:id="308" w:author="Kasper Simonsen" w:date="2023-10-19T11:42:00Z">
              <w:r>
                <w:t>PIT075 &gt; H level</w:t>
              </w:r>
            </w:ins>
            <w:del w:id="309" w:author="Kasper Simonsen" w:date="2023-10-19T11:25:00Z">
              <w:r w:rsidDel="00B477B7">
                <w:delText>ZSH089 Active</w:delText>
              </w:r>
            </w:del>
          </w:p>
        </w:tc>
      </w:tr>
      <w:tr w:rsidR="00632E24" w14:paraId="75673B40" w14:textId="77777777" w:rsidTr="006232E6">
        <w:tc>
          <w:tcPr>
            <w:tcW w:w="1026" w:type="dxa"/>
            <w:tcBorders>
              <w:top w:val="single" w:sz="4" w:space="0" w:color="auto"/>
              <w:left w:val="single" w:sz="4" w:space="0" w:color="auto"/>
              <w:bottom w:val="single" w:sz="4" w:space="0" w:color="auto"/>
              <w:right w:val="single" w:sz="4" w:space="0" w:color="auto"/>
            </w:tcBorders>
          </w:tcPr>
          <w:p w14:paraId="0A022820" w14:textId="77777777" w:rsidR="00632E24" w:rsidRDefault="000B251E" w:rsidP="00632E24">
            <w:pPr>
              <w:jc w:val="center"/>
            </w:pPr>
            <w:ins w:id="310" w:author="Kasper Simonsen" w:date="2023-10-19T12:04:00Z">
              <w:r>
                <w:t>8</w:t>
              </w:r>
            </w:ins>
            <w:del w:id="311" w:author="Kasper Simonsen" w:date="2023-10-19T11:42:00Z">
              <w:r w:rsidR="00632E24" w:rsidDel="00C831EB">
                <w:delText>6</w:delText>
              </w:r>
            </w:del>
          </w:p>
        </w:tc>
        <w:tc>
          <w:tcPr>
            <w:tcW w:w="5954" w:type="dxa"/>
            <w:tcBorders>
              <w:top w:val="single" w:sz="4" w:space="0" w:color="auto"/>
              <w:left w:val="single" w:sz="4" w:space="0" w:color="auto"/>
              <w:bottom w:val="single" w:sz="4" w:space="0" w:color="auto"/>
              <w:right w:val="single" w:sz="4" w:space="0" w:color="auto"/>
            </w:tcBorders>
          </w:tcPr>
          <w:p w14:paraId="0FC9FF3D" w14:textId="77777777" w:rsidR="00632E24" w:rsidRDefault="00632E24" w:rsidP="00632E24">
            <w:pPr>
              <w:rPr>
                <w:ins w:id="312" w:author="Kasper Simonsen" w:date="2023-10-19T11:44:00Z"/>
              </w:rPr>
            </w:pPr>
            <w:ins w:id="313" w:author="Kasper Simonsen" w:date="2023-10-19T11:44:00Z">
              <w:r>
                <w:t>The transporter is now in convey phase.</w:t>
              </w:r>
            </w:ins>
          </w:p>
          <w:p w14:paraId="53516FB2" w14:textId="77777777" w:rsidR="00632E24" w:rsidRDefault="00632E24" w:rsidP="00632E24">
            <w:ins w:id="314" w:author="Kasper Simonsen" w:date="2023-10-19T11:44:00Z">
              <w:r w:rsidRPr="00806D10">
                <w:rPr>
                  <w:lang w:val="en-GB"/>
                </w:rPr>
                <w:t>A timer “T_conveyVZ007” start</w:t>
              </w:r>
            </w:ins>
            <w:del w:id="315" w:author="Kasper Simonsen" w:date="2023-10-19T11:42:00Z">
              <w:r w:rsidDel="00C831EB">
                <w:delText xml:space="preserve">Run </w:delText>
              </w:r>
              <w:r w:rsidRPr="00DF5D52" w:rsidDel="00C831EB">
                <w:delText>Filter</w:delText>
              </w:r>
              <w:r w:rsidDel="00C831EB">
                <w:delText xml:space="preserve"> </w:delText>
              </w:r>
              <w:r w:rsidRPr="00DF5D52" w:rsidDel="00C831EB">
                <w:delText>CA00</w:delText>
              </w:r>
              <w:r w:rsidDel="00C831EB">
                <w:delText>8</w:delText>
              </w:r>
            </w:del>
          </w:p>
        </w:tc>
        <w:tc>
          <w:tcPr>
            <w:tcW w:w="3085" w:type="dxa"/>
            <w:tcBorders>
              <w:top w:val="single" w:sz="4" w:space="0" w:color="auto"/>
              <w:left w:val="single" w:sz="4" w:space="0" w:color="auto"/>
              <w:bottom w:val="single" w:sz="4" w:space="0" w:color="auto"/>
              <w:right w:val="single" w:sz="4" w:space="0" w:color="auto"/>
            </w:tcBorders>
          </w:tcPr>
          <w:p w14:paraId="7636E3C4" w14:textId="77777777" w:rsidR="00632E24" w:rsidRDefault="00632E24" w:rsidP="00632E24">
            <w:pPr>
              <w:jc w:val="left"/>
              <w:rPr>
                <w:ins w:id="316" w:author="Kasper Simonsen" w:date="2023-10-19T11:44:00Z"/>
              </w:rPr>
            </w:pPr>
            <w:ins w:id="317" w:author="Kasper Simonsen" w:date="2023-10-19T11:44:00Z">
              <w:r>
                <w:t>Timer elapsed or</w:t>
              </w:r>
            </w:ins>
          </w:p>
          <w:p w14:paraId="32CCC9D2" w14:textId="77777777" w:rsidR="00632E24" w:rsidRDefault="00632E24" w:rsidP="00632E24">
            <w:pPr>
              <w:jc w:val="left"/>
            </w:pPr>
            <w:ins w:id="318" w:author="Kasper Simonsen" w:date="2023-10-19T11:44:00Z">
              <w:r>
                <w:t>PIT &lt; L level</w:t>
              </w:r>
            </w:ins>
            <w:del w:id="319" w:author="Kasper Simonsen" w:date="2023-10-19T11:42:00Z">
              <w:r w:rsidRPr="00DF5D52" w:rsidDel="00C831EB">
                <w:delText>CA00</w:delText>
              </w:r>
              <w:r w:rsidDel="00C831EB">
                <w:delText>8 Running</w:delText>
              </w:r>
            </w:del>
          </w:p>
        </w:tc>
      </w:tr>
      <w:tr w:rsidR="00632E24" w14:paraId="517D4BE6" w14:textId="77777777" w:rsidTr="00632E24">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20" w:author="Kasper Simonsen" w:date="2023-10-19T11:44: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321" w:author="Kasper Simonsen" w:date="2023-10-19T11:44:00Z">
              <w:tcPr>
                <w:tcW w:w="1026" w:type="dxa"/>
                <w:tcBorders>
                  <w:top w:val="single" w:sz="4" w:space="0" w:color="auto"/>
                  <w:left w:val="single" w:sz="4" w:space="0" w:color="auto"/>
                  <w:bottom w:val="single" w:sz="4" w:space="0" w:color="auto"/>
                  <w:right w:val="single" w:sz="4" w:space="0" w:color="auto"/>
                </w:tcBorders>
              </w:tcPr>
            </w:tcPrChange>
          </w:tcPr>
          <w:p w14:paraId="14590EC6" w14:textId="77777777" w:rsidR="00632E24" w:rsidRDefault="000B251E" w:rsidP="00632E24">
            <w:pPr>
              <w:jc w:val="center"/>
            </w:pPr>
            <w:ins w:id="322" w:author="Kasper Simonsen" w:date="2023-10-19T12:04:00Z">
              <w:r>
                <w:t>9</w:t>
              </w:r>
            </w:ins>
            <w:del w:id="323" w:author="Kasper Simonsen" w:date="2023-10-19T11:44:00Z">
              <w:r w:rsidR="00632E24" w:rsidDel="00632E24">
                <w:delText>7</w:delText>
              </w:r>
            </w:del>
          </w:p>
        </w:tc>
        <w:tc>
          <w:tcPr>
            <w:tcW w:w="5954" w:type="dxa"/>
            <w:tcBorders>
              <w:top w:val="single" w:sz="4" w:space="0" w:color="auto"/>
              <w:left w:val="single" w:sz="4" w:space="0" w:color="auto"/>
              <w:bottom w:val="single" w:sz="4" w:space="0" w:color="auto"/>
              <w:right w:val="single" w:sz="4" w:space="0" w:color="auto"/>
            </w:tcBorders>
            <w:tcPrChange w:id="324" w:author="Kasper Simonsen" w:date="2023-10-19T11:44:00Z">
              <w:tcPr>
                <w:tcW w:w="5954" w:type="dxa"/>
                <w:tcBorders>
                  <w:top w:val="single" w:sz="4" w:space="0" w:color="auto"/>
                  <w:left w:val="single" w:sz="4" w:space="0" w:color="auto"/>
                  <w:bottom w:val="single" w:sz="4" w:space="0" w:color="auto"/>
                  <w:right w:val="single" w:sz="4" w:space="0" w:color="auto"/>
                </w:tcBorders>
              </w:tcPr>
            </w:tcPrChange>
          </w:tcPr>
          <w:p w14:paraId="3798739C" w14:textId="77777777" w:rsidR="00632E24" w:rsidDel="00632E24" w:rsidRDefault="00632E24" w:rsidP="00632E24">
            <w:pPr>
              <w:rPr>
                <w:del w:id="325" w:author="Kasper Simonsen" w:date="2023-10-19T11:44:00Z"/>
              </w:rPr>
            </w:pPr>
            <w:ins w:id="326" w:author="Kasper Simonsen" w:date="2023-10-19T11:44:00Z">
              <w:r>
                <w:t>The PRV077 closes at 0%</w:t>
              </w:r>
            </w:ins>
            <w:del w:id="327" w:author="Kasper Simonsen" w:date="2023-10-19T11:44:00Z">
              <w:r w:rsidDel="00632E24">
                <w:delText>The transporter is now in convey phase.</w:delText>
              </w:r>
            </w:del>
          </w:p>
          <w:p w14:paraId="6E97EB8E" w14:textId="77777777" w:rsidR="00632E24" w:rsidRPr="00806D10" w:rsidRDefault="00632E24" w:rsidP="00632E24">
            <w:pPr>
              <w:rPr>
                <w:lang w:val="en-GB"/>
              </w:rPr>
            </w:pPr>
            <w:del w:id="328" w:author="Kasper Simonsen" w:date="2023-10-19T11:44:00Z">
              <w:r w:rsidRPr="00806D10" w:rsidDel="00632E24">
                <w:rPr>
                  <w:lang w:val="en-GB"/>
                </w:rPr>
                <w:delText>A timer “T_conveyVZ007” start</w:delText>
              </w:r>
            </w:del>
          </w:p>
        </w:tc>
        <w:tc>
          <w:tcPr>
            <w:tcW w:w="3085" w:type="dxa"/>
            <w:tcBorders>
              <w:top w:val="single" w:sz="4" w:space="0" w:color="auto"/>
              <w:left w:val="single" w:sz="4" w:space="0" w:color="auto"/>
              <w:bottom w:val="single" w:sz="4" w:space="0" w:color="auto"/>
              <w:right w:val="single" w:sz="4" w:space="0" w:color="auto"/>
            </w:tcBorders>
            <w:tcPrChange w:id="329" w:author="Kasper Simonsen" w:date="2023-10-19T11:44:00Z">
              <w:tcPr>
                <w:tcW w:w="3085" w:type="dxa"/>
                <w:tcBorders>
                  <w:top w:val="single" w:sz="4" w:space="0" w:color="auto"/>
                  <w:left w:val="single" w:sz="4" w:space="0" w:color="auto"/>
                  <w:bottom w:val="single" w:sz="4" w:space="0" w:color="auto"/>
                  <w:right w:val="single" w:sz="4" w:space="0" w:color="auto"/>
                </w:tcBorders>
              </w:tcPr>
            </w:tcPrChange>
          </w:tcPr>
          <w:p w14:paraId="55349627" w14:textId="77777777" w:rsidR="00632E24" w:rsidDel="00632E24" w:rsidRDefault="00632E24" w:rsidP="00632E24">
            <w:pPr>
              <w:jc w:val="left"/>
              <w:rPr>
                <w:del w:id="330" w:author="Kasper Simonsen" w:date="2023-10-19T11:44:00Z"/>
              </w:rPr>
            </w:pPr>
            <w:ins w:id="331" w:author="Kasper Simonsen" w:date="2023-10-19T11:44:00Z">
              <w:r w:rsidRPr="002658F2">
                <w:t xml:space="preserve"> </w:t>
              </w:r>
            </w:ins>
            <w:del w:id="332" w:author="Kasper Simonsen" w:date="2023-10-19T11:44:00Z">
              <w:r w:rsidDel="00632E24">
                <w:delText>Timer elapsed or</w:delText>
              </w:r>
            </w:del>
          </w:p>
          <w:p w14:paraId="5D7141D7" w14:textId="77777777" w:rsidR="00632E24" w:rsidDel="00632E24" w:rsidRDefault="00632E24" w:rsidP="00BB605F">
            <w:pPr>
              <w:jc w:val="left"/>
              <w:rPr>
                <w:del w:id="333" w:author="Kasper Simonsen" w:date="2023-10-19T11:43:00Z"/>
              </w:rPr>
            </w:pPr>
            <w:del w:id="334" w:author="Kasper Simonsen" w:date="2023-10-19T11:44:00Z">
              <w:r w:rsidDel="00632E24">
                <w:delText>PIT &lt; H level</w:delText>
              </w:r>
            </w:del>
            <w:del w:id="335" w:author="Kasper Simonsen" w:date="2023-10-19T11:43:00Z">
              <w:r w:rsidDel="00632E24">
                <w:delText xml:space="preserve"> or</w:delText>
              </w:r>
            </w:del>
          </w:p>
          <w:p w14:paraId="5CF7AF9E" w14:textId="77777777" w:rsidR="00632E24" w:rsidDel="00632E24" w:rsidRDefault="00632E24" w:rsidP="00BB605F">
            <w:pPr>
              <w:jc w:val="left"/>
              <w:rPr>
                <w:del w:id="336" w:author="Kasper Simonsen" w:date="2023-10-19T11:43:00Z"/>
              </w:rPr>
            </w:pPr>
            <w:del w:id="337" w:author="Kasper Simonsen" w:date="2023-10-19T11:43:00Z">
              <w:r w:rsidDel="00632E24">
                <w:delText xml:space="preserve">WT087 = 0 </w:delText>
              </w:r>
            </w:del>
          </w:p>
          <w:p w14:paraId="25192A6D" w14:textId="77777777" w:rsidR="00632E24" w:rsidRDefault="00632E24" w:rsidP="00632E24">
            <w:pPr>
              <w:jc w:val="left"/>
            </w:pPr>
          </w:p>
        </w:tc>
      </w:tr>
      <w:tr w:rsidR="00632E24" w:rsidRPr="00457F02" w14:paraId="0D9C7F59" w14:textId="77777777" w:rsidTr="00632E24">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38" w:author="Kasper Simonsen" w:date="2023-10-19T11:44: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339" w:author="Kasper Simonsen" w:date="2023-10-19T11:44:00Z">
              <w:tcPr>
                <w:tcW w:w="1026" w:type="dxa"/>
                <w:tcBorders>
                  <w:top w:val="single" w:sz="4" w:space="0" w:color="auto"/>
                  <w:left w:val="single" w:sz="4" w:space="0" w:color="auto"/>
                  <w:bottom w:val="single" w:sz="4" w:space="0" w:color="auto"/>
                  <w:right w:val="single" w:sz="4" w:space="0" w:color="auto"/>
                </w:tcBorders>
              </w:tcPr>
            </w:tcPrChange>
          </w:tcPr>
          <w:p w14:paraId="4ED58827" w14:textId="77777777" w:rsidR="00632E24" w:rsidRDefault="000B251E" w:rsidP="00632E24">
            <w:pPr>
              <w:jc w:val="center"/>
            </w:pPr>
            <w:ins w:id="340" w:author="Kasper Simonsen" w:date="2023-10-19T12:04:00Z">
              <w:r>
                <w:lastRenderedPageBreak/>
                <w:t>10</w:t>
              </w:r>
            </w:ins>
            <w:del w:id="341" w:author="Kasper Simonsen" w:date="2023-10-19T11:44:00Z">
              <w:r w:rsidR="00632E24" w:rsidDel="00632E24">
                <w:delText>7</w:delText>
              </w:r>
            </w:del>
          </w:p>
        </w:tc>
        <w:tc>
          <w:tcPr>
            <w:tcW w:w="5954" w:type="dxa"/>
            <w:tcBorders>
              <w:top w:val="single" w:sz="4" w:space="0" w:color="auto"/>
              <w:left w:val="single" w:sz="4" w:space="0" w:color="auto"/>
              <w:bottom w:val="single" w:sz="4" w:space="0" w:color="auto"/>
              <w:right w:val="single" w:sz="4" w:space="0" w:color="auto"/>
            </w:tcBorders>
            <w:tcPrChange w:id="342" w:author="Kasper Simonsen" w:date="2023-10-19T11:44:00Z">
              <w:tcPr>
                <w:tcW w:w="5954" w:type="dxa"/>
                <w:tcBorders>
                  <w:top w:val="single" w:sz="4" w:space="0" w:color="auto"/>
                  <w:left w:val="single" w:sz="4" w:space="0" w:color="auto"/>
                  <w:bottom w:val="single" w:sz="4" w:space="0" w:color="auto"/>
                  <w:right w:val="single" w:sz="4" w:space="0" w:color="auto"/>
                </w:tcBorders>
              </w:tcPr>
            </w:tcPrChange>
          </w:tcPr>
          <w:p w14:paraId="70D51296" w14:textId="77777777" w:rsidR="00632E24" w:rsidRPr="00854C1E" w:rsidRDefault="00632E24" w:rsidP="00632E24">
            <w:ins w:id="343" w:author="Kasper Simonsen" w:date="2023-10-19T11:45:00Z">
              <w:r>
                <w:t>The Discharge valve LP088 closes</w:t>
              </w:r>
            </w:ins>
            <w:del w:id="344" w:author="Kasper Simonsen" w:date="2023-10-19T11:44:00Z">
              <w:r w:rsidDel="00632E24">
                <w:delText>The PRV077 closes at 100%</w:delText>
              </w:r>
            </w:del>
          </w:p>
        </w:tc>
        <w:tc>
          <w:tcPr>
            <w:tcW w:w="3085" w:type="dxa"/>
            <w:tcBorders>
              <w:top w:val="single" w:sz="4" w:space="0" w:color="auto"/>
              <w:left w:val="single" w:sz="4" w:space="0" w:color="auto"/>
              <w:bottom w:val="single" w:sz="4" w:space="0" w:color="auto"/>
              <w:right w:val="single" w:sz="4" w:space="0" w:color="auto"/>
            </w:tcBorders>
            <w:tcPrChange w:id="345" w:author="Kasper Simonsen" w:date="2023-10-19T11:44:00Z">
              <w:tcPr>
                <w:tcW w:w="3085" w:type="dxa"/>
                <w:tcBorders>
                  <w:top w:val="single" w:sz="4" w:space="0" w:color="auto"/>
                  <w:left w:val="single" w:sz="4" w:space="0" w:color="auto"/>
                  <w:bottom w:val="single" w:sz="4" w:space="0" w:color="auto"/>
                  <w:right w:val="single" w:sz="4" w:space="0" w:color="auto"/>
                </w:tcBorders>
              </w:tcPr>
            </w:tcPrChange>
          </w:tcPr>
          <w:p w14:paraId="3936FD34" w14:textId="77777777" w:rsidR="00632E24" w:rsidRPr="002658F2" w:rsidRDefault="00632E24" w:rsidP="00632E24">
            <w:ins w:id="346" w:author="Kasper Simonsen" w:date="2023-10-19T11:45:00Z">
              <w:r>
                <w:t>ZSL090 Active</w:t>
              </w:r>
            </w:ins>
            <w:del w:id="347" w:author="Kasper Simonsen" w:date="2023-10-19T11:44:00Z">
              <w:r w:rsidRPr="002658F2" w:rsidDel="00632E24">
                <w:delText xml:space="preserve"> </w:delText>
              </w:r>
            </w:del>
          </w:p>
        </w:tc>
      </w:tr>
      <w:tr w:rsidR="00632E24" w:rsidRPr="00457F02" w14:paraId="5E68BA84" w14:textId="77777777" w:rsidTr="006232E6">
        <w:tc>
          <w:tcPr>
            <w:tcW w:w="1026" w:type="dxa"/>
            <w:tcBorders>
              <w:top w:val="single" w:sz="4" w:space="0" w:color="auto"/>
              <w:left w:val="single" w:sz="4" w:space="0" w:color="auto"/>
              <w:bottom w:val="single" w:sz="4" w:space="0" w:color="auto"/>
              <w:right w:val="single" w:sz="4" w:space="0" w:color="auto"/>
            </w:tcBorders>
          </w:tcPr>
          <w:p w14:paraId="47CE2970" w14:textId="77777777" w:rsidR="00632E24" w:rsidRDefault="000B251E" w:rsidP="00632E24">
            <w:pPr>
              <w:jc w:val="center"/>
            </w:pPr>
            <w:ins w:id="348" w:author="Kasper Simonsen" w:date="2023-10-19T12:04:00Z">
              <w:r>
                <w:t>11</w:t>
              </w:r>
            </w:ins>
            <w:del w:id="349" w:author="Kasper Simonsen" w:date="2023-10-19T11:45:00Z">
              <w:r w:rsidR="00632E24" w:rsidDel="00632E24">
                <w:delText>8</w:delText>
              </w:r>
            </w:del>
          </w:p>
        </w:tc>
        <w:tc>
          <w:tcPr>
            <w:tcW w:w="5954" w:type="dxa"/>
            <w:tcBorders>
              <w:top w:val="single" w:sz="4" w:space="0" w:color="auto"/>
              <w:left w:val="single" w:sz="4" w:space="0" w:color="auto"/>
              <w:bottom w:val="single" w:sz="4" w:space="0" w:color="auto"/>
              <w:right w:val="single" w:sz="4" w:space="0" w:color="auto"/>
            </w:tcBorders>
          </w:tcPr>
          <w:p w14:paraId="4B1878B1" w14:textId="77777777" w:rsidR="00632E24" w:rsidRDefault="00632E24" w:rsidP="00632E24">
            <w:ins w:id="350" w:author="Kasper Simonsen" w:date="2023-10-19T11:45:00Z">
              <w:r>
                <w:t>A timer “T_depressurizationVZ007” starts</w:t>
              </w:r>
            </w:ins>
            <w:del w:id="351" w:author="Kasper Simonsen" w:date="2023-10-19T11:45:00Z">
              <w:r w:rsidDel="00632E24">
                <w:delText>The Discharge valve LP088 closes</w:delText>
              </w:r>
            </w:del>
          </w:p>
        </w:tc>
        <w:tc>
          <w:tcPr>
            <w:tcW w:w="3085" w:type="dxa"/>
            <w:tcBorders>
              <w:top w:val="single" w:sz="4" w:space="0" w:color="auto"/>
              <w:left w:val="single" w:sz="4" w:space="0" w:color="auto"/>
              <w:bottom w:val="single" w:sz="4" w:space="0" w:color="auto"/>
              <w:right w:val="single" w:sz="4" w:space="0" w:color="auto"/>
            </w:tcBorders>
          </w:tcPr>
          <w:p w14:paraId="04DAF153" w14:textId="77777777" w:rsidR="00632E24" w:rsidRPr="00854C1E" w:rsidRDefault="00632E24" w:rsidP="00632E24">
            <w:ins w:id="352" w:author="Kasper Simonsen" w:date="2023-10-19T11:45:00Z">
              <w:r>
                <w:t>PIT075 &lt; LL</w:t>
              </w:r>
            </w:ins>
            <w:del w:id="353" w:author="Kasper Simonsen" w:date="2023-10-19T11:45:00Z">
              <w:r w:rsidDel="00632E24">
                <w:delText>ZSL090 Active</w:delText>
              </w:r>
            </w:del>
          </w:p>
        </w:tc>
      </w:tr>
      <w:tr w:rsidR="00632E24" w:rsidRPr="00457F02" w14:paraId="3A6F35B8" w14:textId="77777777" w:rsidTr="00632E24">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54" w:author="Kasper Simonsen" w:date="2023-10-19T11:45: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355" w:author="Kasper Simonsen" w:date="2023-10-19T11:45:00Z">
              <w:tcPr>
                <w:tcW w:w="1026" w:type="dxa"/>
                <w:tcBorders>
                  <w:top w:val="single" w:sz="4" w:space="0" w:color="auto"/>
                  <w:left w:val="single" w:sz="4" w:space="0" w:color="auto"/>
                  <w:bottom w:val="single" w:sz="4" w:space="0" w:color="auto"/>
                  <w:right w:val="single" w:sz="4" w:space="0" w:color="auto"/>
                </w:tcBorders>
              </w:tcPr>
            </w:tcPrChange>
          </w:tcPr>
          <w:p w14:paraId="72C85116" w14:textId="77777777" w:rsidR="00632E24" w:rsidRDefault="00632E24" w:rsidP="00632E24">
            <w:pPr>
              <w:jc w:val="center"/>
            </w:pPr>
            <w:ins w:id="356" w:author="Kasper Simonsen" w:date="2023-10-19T11:46:00Z">
              <w:r>
                <w:t>1</w:t>
              </w:r>
            </w:ins>
            <w:ins w:id="357" w:author="Kasper Simonsen" w:date="2023-10-19T12:04:00Z">
              <w:r w:rsidR="000B251E">
                <w:t>2</w:t>
              </w:r>
            </w:ins>
            <w:del w:id="358" w:author="Kasper Simonsen" w:date="2023-10-19T11:45:00Z">
              <w:r w:rsidDel="00632E24">
                <w:delText>9</w:delText>
              </w:r>
            </w:del>
          </w:p>
        </w:tc>
        <w:tc>
          <w:tcPr>
            <w:tcW w:w="5954" w:type="dxa"/>
            <w:tcBorders>
              <w:top w:val="single" w:sz="4" w:space="0" w:color="auto"/>
              <w:left w:val="single" w:sz="4" w:space="0" w:color="auto"/>
              <w:bottom w:val="single" w:sz="4" w:space="0" w:color="auto"/>
              <w:right w:val="single" w:sz="4" w:space="0" w:color="auto"/>
            </w:tcBorders>
            <w:tcPrChange w:id="359" w:author="Kasper Simonsen" w:date="2023-10-19T11:45:00Z">
              <w:tcPr>
                <w:tcW w:w="5954" w:type="dxa"/>
                <w:tcBorders>
                  <w:top w:val="single" w:sz="4" w:space="0" w:color="auto"/>
                  <w:left w:val="single" w:sz="4" w:space="0" w:color="auto"/>
                  <w:bottom w:val="single" w:sz="4" w:space="0" w:color="auto"/>
                  <w:right w:val="single" w:sz="4" w:space="0" w:color="auto"/>
                </w:tcBorders>
              </w:tcPr>
            </w:tcPrChange>
          </w:tcPr>
          <w:p w14:paraId="09DBB1DB" w14:textId="77777777" w:rsidR="00632E24" w:rsidRPr="00854C1E" w:rsidRDefault="00632E24" w:rsidP="00632E24">
            <w:ins w:id="360" w:author="Kasper Simonsen" w:date="2023-10-19T11:46:00Z">
              <w:r>
                <w:t>The Vent valve LP066 opens and timer “T_Run</w:t>
              </w:r>
              <w:r w:rsidRPr="00DF5D52">
                <w:t>CA00</w:t>
              </w:r>
              <w:r>
                <w:t>8” starts</w:t>
              </w:r>
            </w:ins>
            <w:del w:id="361" w:author="Kasper Simonsen" w:date="2023-10-19T11:45:00Z">
              <w:r w:rsidDel="00632E24">
                <w:delText>A timer “T_depressurizationVZ007” starts</w:delText>
              </w:r>
            </w:del>
          </w:p>
        </w:tc>
        <w:tc>
          <w:tcPr>
            <w:tcW w:w="3085" w:type="dxa"/>
            <w:tcBorders>
              <w:top w:val="single" w:sz="4" w:space="0" w:color="auto"/>
              <w:left w:val="single" w:sz="4" w:space="0" w:color="auto"/>
              <w:bottom w:val="single" w:sz="4" w:space="0" w:color="auto"/>
              <w:right w:val="single" w:sz="4" w:space="0" w:color="auto"/>
            </w:tcBorders>
            <w:tcPrChange w:id="362" w:author="Kasper Simonsen" w:date="2023-10-19T11:45:00Z">
              <w:tcPr>
                <w:tcW w:w="3085" w:type="dxa"/>
                <w:tcBorders>
                  <w:top w:val="single" w:sz="4" w:space="0" w:color="auto"/>
                  <w:left w:val="single" w:sz="4" w:space="0" w:color="auto"/>
                  <w:bottom w:val="single" w:sz="4" w:space="0" w:color="auto"/>
                  <w:right w:val="single" w:sz="4" w:space="0" w:color="auto"/>
                </w:tcBorders>
              </w:tcPr>
            </w:tcPrChange>
          </w:tcPr>
          <w:p w14:paraId="4C42D196" w14:textId="77777777" w:rsidR="00632E24" w:rsidRPr="00854C1E" w:rsidRDefault="00632E24" w:rsidP="00632E24">
            <w:ins w:id="363" w:author="Kasper Simonsen" w:date="2023-10-19T11:46:00Z">
              <w:r>
                <w:t>ZSH067 Active</w:t>
              </w:r>
              <w:r w:rsidRPr="002658F2">
                <w:t xml:space="preserve"> </w:t>
              </w:r>
            </w:ins>
          </w:p>
        </w:tc>
      </w:tr>
      <w:tr w:rsidR="00632E24" w:rsidRPr="00457F02" w14:paraId="622F71F9" w14:textId="77777777" w:rsidTr="006232E6">
        <w:tc>
          <w:tcPr>
            <w:tcW w:w="1026" w:type="dxa"/>
            <w:tcBorders>
              <w:top w:val="single" w:sz="4" w:space="0" w:color="auto"/>
              <w:left w:val="single" w:sz="4" w:space="0" w:color="auto"/>
              <w:bottom w:val="single" w:sz="4" w:space="0" w:color="auto"/>
              <w:right w:val="single" w:sz="4" w:space="0" w:color="auto"/>
            </w:tcBorders>
          </w:tcPr>
          <w:p w14:paraId="576C9F98" w14:textId="77777777" w:rsidR="00632E24" w:rsidRDefault="00632E24" w:rsidP="00632E24">
            <w:pPr>
              <w:jc w:val="center"/>
            </w:pPr>
            <w:ins w:id="364" w:author="Kasper Simonsen" w:date="2023-10-19T11:46:00Z">
              <w:r>
                <w:t>1</w:t>
              </w:r>
            </w:ins>
            <w:ins w:id="365" w:author="Kasper Simonsen" w:date="2023-10-19T12:04:00Z">
              <w:r w:rsidR="000B251E">
                <w:t>3</w:t>
              </w:r>
            </w:ins>
            <w:del w:id="366" w:author="Kasper Simonsen" w:date="2023-10-19T11:46:00Z">
              <w:r w:rsidDel="00632E24">
                <w:delText>10</w:delText>
              </w:r>
            </w:del>
          </w:p>
        </w:tc>
        <w:tc>
          <w:tcPr>
            <w:tcW w:w="5954" w:type="dxa"/>
            <w:tcBorders>
              <w:top w:val="single" w:sz="4" w:space="0" w:color="auto"/>
              <w:left w:val="single" w:sz="4" w:space="0" w:color="auto"/>
              <w:bottom w:val="single" w:sz="4" w:space="0" w:color="auto"/>
              <w:right w:val="single" w:sz="4" w:space="0" w:color="auto"/>
            </w:tcBorders>
          </w:tcPr>
          <w:p w14:paraId="7D337C8E" w14:textId="77777777" w:rsidR="00632E24" w:rsidRDefault="00632E24" w:rsidP="00632E24">
            <w:ins w:id="367" w:author="Kasper Simonsen" w:date="2023-10-19T11:46:00Z">
              <w:r>
                <w:t>Once PIT075 &lt; L level the system goes in standby</w:t>
              </w:r>
            </w:ins>
            <w:del w:id="368" w:author="Kasper Simonsen" w:date="2023-10-19T11:46:00Z">
              <w:r w:rsidDel="00632E24">
                <w:delText>The Vent valve LP066 opens and timer “T_Run</w:delText>
              </w:r>
              <w:r w:rsidRPr="00DF5D52" w:rsidDel="00632E24">
                <w:delText>CA00</w:delText>
              </w:r>
              <w:r w:rsidDel="00632E24">
                <w:delText>8” starts</w:delText>
              </w:r>
            </w:del>
          </w:p>
        </w:tc>
        <w:tc>
          <w:tcPr>
            <w:tcW w:w="3085" w:type="dxa"/>
            <w:tcBorders>
              <w:top w:val="single" w:sz="4" w:space="0" w:color="auto"/>
              <w:left w:val="single" w:sz="4" w:space="0" w:color="auto"/>
              <w:bottom w:val="single" w:sz="4" w:space="0" w:color="auto"/>
              <w:right w:val="single" w:sz="4" w:space="0" w:color="auto"/>
            </w:tcBorders>
          </w:tcPr>
          <w:p w14:paraId="3B3E5AD5" w14:textId="77777777" w:rsidR="00632E24" w:rsidRDefault="00632E24" w:rsidP="00632E24">
            <w:ins w:id="369" w:author="Kasper Simonsen" w:date="2023-10-19T11:46:00Z">
              <w:r>
                <w:t>PIT075 &lt; LL level</w:t>
              </w:r>
            </w:ins>
            <w:del w:id="370" w:author="Kasper Simonsen" w:date="2023-10-19T11:46:00Z">
              <w:r w:rsidDel="00632E24">
                <w:delText>ZSH067 Active</w:delText>
              </w:r>
              <w:r w:rsidRPr="002658F2" w:rsidDel="00632E24">
                <w:delText xml:space="preserve"> </w:delText>
              </w:r>
            </w:del>
          </w:p>
        </w:tc>
      </w:tr>
      <w:tr w:rsidR="00632E24" w:rsidRPr="00457F02" w14:paraId="55114796" w14:textId="77777777" w:rsidTr="006232E6">
        <w:tc>
          <w:tcPr>
            <w:tcW w:w="1026" w:type="dxa"/>
            <w:tcBorders>
              <w:top w:val="single" w:sz="4" w:space="0" w:color="auto"/>
              <w:left w:val="single" w:sz="4" w:space="0" w:color="auto"/>
              <w:bottom w:val="single" w:sz="4" w:space="0" w:color="auto"/>
              <w:right w:val="single" w:sz="4" w:space="0" w:color="auto"/>
            </w:tcBorders>
          </w:tcPr>
          <w:p w14:paraId="51343A11" w14:textId="77777777" w:rsidR="00632E24" w:rsidRDefault="00632E24" w:rsidP="00632E24">
            <w:pPr>
              <w:jc w:val="center"/>
            </w:pPr>
            <w:ins w:id="371" w:author="Kasper Simonsen" w:date="2023-10-19T11:46:00Z">
              <w:r>
                <w:t>1</w:t>
              </w:r>
            </w:ins>
            <w:ins w:id="372" w:author="Kasper Simonsen" w:date="2023-10-19T12:04:00Z">
              <w:r w:rsidR="000B251E">
                <w:t>4</w:t>
              </w:r>
            </w:ins>
            <w:del w:id="373" w:author="Kasper Simonsen" w:date="2023-10-19T11:46:00Z">
              <w:r w:rsidDel="00632E24">
                <w:delText>11</w:delText>
              </w:r>
            </w:del>
          </w:p>
        </w:tc>
        <w:tc>
          <w:tcPr>
            <w:tcW w:w="5954" w:type="dxa"/>
            <w:tcBorders>
              <w:top w:val="single" w:sz="4" w:space="0" w:color="auto"/>
              <w:left w:val="single" w:sz="4" w:space="0" w:color="auto"/>
              <w:bottom w:val="single" w:sz="4" w:space="0" w:color="auto"/>
              <w:right w:val="single" w:sz="4" w:space="0" w:color="auto"/>
            </w:tcBorders>
          </w:tcPr>
          <w:p w14:paraId="5BA48B7F" w14:textId="77777777" w:rsidR="00632E24" w:rsidRDefault="00632E24" w:rsidP="00632E24">
            <w:ins w:id="374" w:author="Kasper Simonsen" w:date="2023-10-19T11:46:00Z">
              <w:r>
                <w:t>System is in standby, if another cycle is required the transporter will carry on the loading phase and consequently the convey phase. If no more cycles are required the transporter will remain in standby mode.</w:t>
              </w:r>
            </w:ins>
            <w:del w:id="375" w:author="Kasper Simonsen" w:date="2023-10-19T11:46:00Z">
              <w:r w:rsidDel="00632E24">
                <w:delText>Once PIT075 &lt; L level the system goes in standby</w:delText>
              </w:r>
            </w:del>
          </w:p>
        </w:tc>
        <w:tc>
          <w:tcPr>
            <w:tcW w:w="3085" w:type="dxa"/>
            <w:tcBorders>
              <w:top w:val="single" w:sz="4" w:space="0" w:color="auto"/>
              <w:left w:val="single" w:sz="4" w:space="0" w:color="auto"/>
              <w:bottom w:val="single" w:sz="4" w:space="0" w:color="auto"/>
              <w:right w:val="single" w:sz="4" w:space="0" w:color="auto"/>
            </w:tcBorders>
          </w:tcPr>
          <w:p w14:paraId="52886180" w14:textId="77777777" w:rsidR="00632E24" w:rsidRDefault="00632E24" w:rsidP="00632E24">
            <w:del w:id="376" w:author="Kasper Simonsen" w:date="2023-10-19T11:46:00Z">
              <w:r w:rsidDel="00632E24">
                <w:delText>PIT075 &lt; L level</w:delText>
              </w:r>
            </w:del>
          </w:p>
        </w:tc>
      </w:tr>
      <w:tr w:rsidR="00632E24" w:rsidRPr="00457F02" w14:paraId="4B8D28CB" w14:textId="77777777" w:rsidTr="006232E6">
        <w:tc>
          <w:tcPr>
            <w:tcW w:w="1026" w:type="dxa"/>
            <w:tcBorders>
              <w:top w:val="single" w:sz="4" w:space="0" w:color="auto"/>
              <w:left w:val="single" w:sz="4" w:space="0" w:color="auto"/>
              <w:bottom w:val="single" w:sz="4" w:space="0" w:color="auto"/>
              <w:right w:val="single" w:sz="4" w:space="0" w:color="auto"/>
            </w:tcBorders>
          </w:tcPr>
          <w:p w14:paraId="12F42867" w14:textId="77777777" w:rsidR="00632E24" w:rsidRDefault="00632E24" w:rsidP="00632E24">
            <w:pPr>
              <w:jc w:val="center"/>
            </w:pPr>
            <w:ins w:id="377" w:author="Kasper Simonsen" w:date="2023-10-19T11:46:00Z">
              <w:r>
                <w:t>1</w:t>
              </w:r>
            </w:ins>
            <w:ins w:id="378" w:author="Kasper Simonsen" w:date="2023-10-19T12:04:00Z">
              <w:r w:rsidR="000B251E">
                <w:t>5</w:t>
              </w:r>
            </w:ins>
            <w:del w:id="379" w:author="Kasper Simonsen" w:date="2023-10-19T11:46:00Z">
              <w:r w:rsidDel="00632E24">
                <w:delText>12</w:delText>
              </w:r>
            </w:del>
          </w:p>
        </w:tc>
        <w:tc>
          <w:tcPr>
            <w:tcW w:w="5954" w:type="dxa"/>
            <w:tcBorders>
              <w:top w:val="single" w:sz="4" w:space="0" w:color="auto"/>
              <w:left w:val="single" w:sz="4" w:space="0" w:color="auto"/>
              <w:bottom w:val="single" w:sz="4" w:space="0" w:color="auto"/>
              <w:right w:val="single" w:sz="4" w:space="0" w:color="auto"/>
            </w:tcBorders>
          </w:tcPr>
          <w:p w14:paraId="3BBEA1E7" w14:textId="77777777" w:rsidR="00632E24" w:rsidRDefault="00632E24" w:rsidP="00632E24">
            <w:ins w:id="380" w:author="Kasper Simonsen" w:date="2023-10-19T11:46:00Z">
              <w:r>
                <w:t>If the timer “T_Run</w:t>
              </w:r>
              <w:r w:rsidRPr="00DF5D52">
                <w:t>CA00</w:t>
              </w:r>
              <w:r>
                <w:t xml:space="preserve">8” elapse the system will stop </w:t>
              </w:r>
              <w:r w:rsidRPr="00DF5D52">
                <w:t>CA00</w:t>
              </w:r>
              <w:r>
                <w:t>8.</w:t>
              </w:r>
            </w:ins>
            <w:del w:id="381" w:author="Kasper Simonsen" w:date="2023-10-19T11:46:00Z">
              <w:r w:rsidDel="00632E24">
                <w:delText>System is in standby, if another cycle is required the transporter will carry on the loading phase and consequently the convey phase. If no more cycles are required the transporter will remain in standby mode.</w:delText>
              </w:r>
            </w:del>
          </w:p>
        </w:tc>
        <w:tc>
          <w:tcPr>
            <w:tcW w:w="3085" w:type="dxa"/>
            <w:tcBorders>
              <w:top w:val="single" w:sz="4" w:space="0" w:color="auto"/>
              <w:left w:val="single" w:sz="4" w:space="0" w:color="auto"/>
              <w:bottom w:val="single" w:sz="4" w:space="0" w:color="auto"/>
              <w:right w:val="single" w:sz="4" w:space="0" w:color="auto"/>
            </w:tcBorders>
          </w:tcPr>
          <w:p w14:paraId="1B55F463" w14:textId="77777777" w:rsidR="00632E24" w:rsidRDefault="00632E24" w:rsidP="00632E24">
            <w:ins w:id="382" w:author="Kasper Simonsen" w:date="2023-10-19T11:46:00Z">
              <w:r w:rsidRPr="00DF5D52">
                <w:t>CA00</w:t>
              </w:r>
              <w:r>
                <w:t>8 Stop</w:t>
              </w:r>
            </w:ins>
          </w:p>
        </w:tc>
      </w:tr>
    </w:tbl>
    <w:p w14:paraId="0162E1BF" w14:textId="77777777" w:rsidR="009335DD" w:rsidRPr="002B1B9F" w:rsidRDefault="009335DD" w:rsidP="0033246C">
      <w:pPr>
        <w:rPr>
          <w:rFonts w:cs="Arial"/>
        </w:rPr>
      </w:pPr>
    </w:p>
    <w:p w14:paraId="497B0260" w14:textId="77777777" w:rsidR="00126738" w:rsidRPr="006B4B5F" w:rsidRDefault="003A3724">
      <w:pPr>
        <w:pStyle w:val="Heading3"/>
        <w:rPr>
          <w:b w:val="0"/>
          <w:iCs/>
          <w:szCs w:val="28"/>
        </w:rPr>
      </w:pPr>
      <w:bookmarkStart w:id="383" w:name="_Toc149556445"/>
      <w:r w:rsidRPr="005D6574">
        <w:t>LFP-N</w:t>
      </w:r>
      <w:r>
        <w:t>C</w:t>
      </w:r>
      <w:r w:rsidRPr="005D6574">
        <w:t>O</w:t>
      </w:r>
      <w:r>
        <w:t xml:space="preserve"> system.</w:t>
      </w:r>
      <w:r w:rsidRPr="005D6574">
        <w:t xml:space="preserve"> </w:t>
      </w:r>
      <w:r w:rsidR="006B4B5F" w:rsidRPr="006B4B5F">
        <w:rPr>
          <w:iCs/>
          <w:szCs w:val="28"/>
        </w:rPr>
        <w:t>Conveying from VZ007 to TE011 (NMC Mode</w:t>
      </w:r>
      <w:r w:rsidR="006B4B5F">
        <w:rPr>
          <w:iCs/>
          <w:szCs w:val="28"/>
        </w:rPr>
        <w:t xml:space="preserve"> selected</w:t>
      </w:r>
      <w:r w:rsidR="006B4B5F" w:rsidRPr="006B4B5F">
        <w:rPr>
          <w:iCs/>
          <w:szCs w:val="28"/>
        </w:rPr>
        <w:t>)</w:t>
      </w:r>
      <w:bookmarkEnd w:id="383"/>
    </w:p>
    <w:p w14:paraId="0F16FA3D" w14:textId="77777777" w:rsidR="006B4B5F" w:rsidRDefault="006B4B5F" w:rsidP="0033246C">
      <w:pPr>
        <w:rPr>
          <w:b/>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Change w:id="384">
          <w:tblGrid>
            <w:gridCol w:w="1026"/>
            <w:gridCol w:w="5954"/>
            <w:gridCol w:w="3085"/>
          </w:tblGrid>
        </w:tblGridChange>
      </w:tblGrid>
      <w:tr w:rsidR="006B4B5F" w14:paraId="092F9AA3"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7F8AC189" w14:textId="77777777" w:rsidR="006B4B5F" w:rsidRDefault="006B4B5F" w:rsidP="006232E6">
            <w:pPr>
              <w:jc w:val="left"/>
            </w:pPr>
            <w:r>
              <w:t>Permissive list</w:t>
            </w:r>
          </w:p>
        </w:tc>
      </w:tr>
      <w:tr w:rsidR="006B4B5F" w:rsidRPr="00373BC7" w14:paraId="38CFCA1A"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4C080E" w14:textId="77777777" w:rsidR="006B4B5F" w:rsidRDefault="006B4B5F" w:rsidP="006232E6">
            <w:pPr>
              <w:rPr>
                <w:lang w:val="en-GB"/>
              </w:rPr>
            </w:pPr>
            <w:r w:rsidRPr="00373BC7">
              <w:rPr>
                <w:lang w:val="en-GB"/>
              </w:rPr>
              <w:t>No emergency alarms present</w:t>
            </w:r>
            <w:r w:rsidR="004D5FA5">
              <w:rPr>
                <w:lang w:val="en-GB"/>
              </w:rPr>
              <w:t>.</w:t>
            </w:r>
          </w:p>
          <w:p w14:paraId="39DDB456" w14:textId="77777777" w:rsidR="006B4B5F" w:rsidRDefault="006B4B5F" w:rsidP="006232E6">
            <w:pPr>
              <w:rPr>
                <w:lang w:val="en-GB"/>
              </w:rPr>
            </w:pPr>
            <w:r>
              <w:rPr>
                <w:lang w:val="en-GB"/>
              </w:rPr>
              <w:t>Loading Phase completed</w:t>
            </w:r>
            <w:r w:rsidR="004D5FA5">
              <w:rPr>
                <w:lang w:val="en-GB"/>
              </w:rPr>
              <w:t>.</w:t>
            </w:r>
          </w:p>
          <w:p w14:paraId="095C2A61" w14:textId="77777777" w:rsidR="006B4B5F" w:rsidRDefault="006B4B5F" w:rsidP="006232E6">
            <w:pPr>
              <w:rPr>
                <w:lang w:val="en-GB"/>
              </w:rPr>
            </w:pPr>
            <w:r>
              <w:rPr>
                <w:lang w:val="en-GB"/>
              </w:rPr>
              <w:t>No High level in TE011</w:t>
            </w:r>
            <w:r w:rsidR="004D5FA5">
              <w:rPr>
                <w:lang w:val="en-GB"/>
              </w:rPr>
              <w:t>.</w:t>
            </w:r>
          </w:p>
          <w:p w14:paraId="2FD27B45" w14:textId="77777777" w:rsidR="006B4B5F" w:rsidRPr="00373BC7" w:rsidRDefault="006B4B5F" w:rsidP="006232E6">
            <w:pPr>
              <w:rPr>
                <w:lang w:val="en-GB"/>
              </w:rPr>
            </w:pPr>
            <w:r>
              <w:rPr>
                <w:lang w:val="en-GB"/>
              </w:rPr>
              <w:t>Deviator Valve NZ460 in diverted position (ZSH462 Active)</w:t>
            </w:r>
            <w:r w:rsidR="004D5FA5">
              <w:rPr>
                <w:lang w:val="en-GB"/>
              </w:rPr>
              <w:t>.</w:t>
            </w:r>
          </w:p>
        </w:tc>
      </w:tr>
      <w:tr w:rsidR="006B4B5F" w14:paraId="4D4BA2BA" w14:textId="77777777" w:rsidTr="006232E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16891E97" w14:textId="77777777" w:rsidR="006B4B5F" w:rsidRDefault="006B4B5F" w:rsidP="006232E6">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256743D9" w14:textId="77777777" w:rsidR="006B4B5F" w:rsidRDefault="006B4B5F" w:rsidP="006232E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05A2B021" w14:textId="77777777" w:rsidR="006B4B5F" w:rsidRDefault="006B4B5F" w:rsidP="006232E6">
            <w:pPr>
              <w:jc w:val="left"/>
            </w:pPr>
            <w:r>
              <w:t>Completion criteria</w:t>
            </w:r>
          </w:p>
        </w:tc>
      </w:tr>
      <w:tr w:rsidR="00BB605F" w14:paraId="4BC11E29" w14:textId="77777777" w:rsidTr="006232E6">
        <w:tc>
          <w:tcPr>
            <w:tcW w:w="1026" w:type="dxa"/>
            <w:tcBorders>
              <w:top w:val="single" w:sz="4" w:space="0" w:color="auto"/>
              <w:left w:val="single" w:sz="4" w:space="0" w:color="auto"/>
              <w:bottom w:val="single" w:sz="4" w:space="0" w:color="auto"/>
              <w:right w:val="single" w:sz="4" w:space="0" w:color="auto"/>
            </w:tcBorders>
          </w:tcPr>
          <w:p w14:paraId="69AE9102" w14:textId="77777777" w:rsidR="00BB605F" w:rsidRDefault="00BB605F" w:rsidP="00BB605F">
            <w:pPr>
              <w:jc w:val="center"/>
            </w:pPr>
            <w:ins w:id="385" w:author="Kasper Simonsen" w:date="2023-10-19T12:05:00Z">
              <w:r>
                <w:t>1</w:t>
              </w:r>
            </w:ins>
            <w:del w:id="386" w:author="Kasper Simonsen" w:date="2023-10-19T12:05:00Z">
              <w:r w:rsidDel="00BB605F">
                <w:delText>1</w:delText>
              </w:r>
            </w:del>
          </w:p>
        </w:tc>
        <w:tc>
          <w:tcPr>
            <w:tcW w:w="5954" w:type="dxa"/>
            <w:tcBorders>
              <w:top w:val="single" w:sz="4" w:space="0" w:color="auto"/>
              <w:left w:val="single" w:sz="4" w:space="0" w:color="auto"/>
              <w:bottom w:val="single" w:sz="4" w:space="0" w:color="auto"/>
              <w:right w:val="single" w:sz="4" w:space="0" w:color="auto"/>
            </w:tcBorders>
          </w:tcPr>
          <w:p w14:paraId="68FDF8F4" w14:textId="77777777" w:rsidR="00BB605F" w:rsidRPr="00470C32" w:rsidRDefault="00BB605F" w:rsidP="00BB605F">
            <w:pPr>
              <w:rPr>
                <w:rStyle w:val="Strong"/>
              </w:rPr>
            </w:pPr>
            <w:ins w:id="387" w:author="Kasper Simonsen" w:date="2023-10-19T12:05:00Z">
              <w:r>
                <w:t>Transporter vent valve LP066 closes</w:t>
              </w:r>
            </w:ins>
            <w:del w:id="388" w:author="Kasper Simonsen" w:date="2023-10-19T12:05:00Z">
              <w:r w:rsidDel="00BB605F">
                <w:delText>Transporter vent valve LP066 closes</w:delText>
              </w:r>
            </w:del>
          </w:p>
        </w:tc>
        <w:tc>
          <w:tcPr>
            <w:tcW w:w="3085" w:type="dxa"/>
            <w:tcBorders>
              <w:top w:val="single" w:sz="4" w:space="0" w:color="auto"/>
              <w:left w:val="single" w:sz="4" w:space="0" w:color="auto"/>
              <w:bottom w:val="single" w:sz="4" w:space="0" w:color="auto"/>
              <w:right w:val="single" w:sz="4" w:space="0" w:color="auto"/>
            </w:tcBorders>
          </w:tcPr>
          <w:p w14:paraId="724492D0" w14:textId="77777777" w:rsidR="00BB605F" w:rsidRDefault="00BB605F" w:rsidP="00BB605F">
            <w:pPr>
              <w:jc w:val="left"/>
            </w:pPr>
            <w:ins w:id="389" w:author="Kasper Simonsen" w:date="2023-10-19T12:05:00Z">
              <w:r>
                <w:t>ZSL068 active</w:t>
              </w:r>
            </w:ins>
            <w:del w:id="390" w:author="Kasper Simonsen" w:date="2023-10-19T12:05:00Z">
              <w:r w:rsidDel="00BB605F">
                <w:delText>ZSL068 active</w:delText>
              </w:r>
            </w:del>
          </w:p>
        </w:tc>
      </w:tr>
      <w:tr w:rsidR="00BB605F" w14:paraId="6BAF15BD" w14:textId="77777777" w:rsidTr="00BB605F">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91" w:author="Kasper Simonsen" w:date="2023-10-19T12:05: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392" w:author="Kasper Simonsen" w:date="2023-10-19T12:05:00Z">
              <w:tcPr>
                <w:tcW w:w="1026" w:type="dxa"/>
                <w:tcBorders>
                  <w:top w:val="single" w:sz="4" w:space="0" w:color="auto"/>
                  <w:left w:val="single" w:sz="4" w:space="0" w:color="auto"/>
                  <w:bottom w:val="single" w:sz="4" w:space="0" w:color="auto"/>
                  <w:right w:val="single" w:sz="4" w:space="0" w:color="auto"/>
                </w:tcBorders>
              </w:tcPr>
            </w:tcPrChange>
          </w:tcPr>
          <w:p w14:paraId="4AAEFA9D" w14:textId="77777777" w:rsidR="00BB605F" w:rsidRDefault="00BB605F" w:rsidP="00BB605F">
            <w:pPr>
              <w:jc w:val="center"/>
            </w:pPr>
            <w:ins w:id="393" w:author="Kasper Simonsen" w:date="2023-10-19T12:05:00Z">
              <w:r>
                <w:t>2</w:t>
              </w:r>
            </w:ins>
            <w:del w:id="394" w:author="Kasper Simonsen" w:date="2023-10-19T12:05:00Z">
              <w:r w:rsidDel="00BB605F">
                <w:delText>2</w:delText>
              </w:r>
            </w:del>
          </w:p>
        </w:tc>
        <w:tc>
          <w:tcPr>
            <w:tcW w:w="5954" w:type="dxa"/>
            <w:tcBorders>
              <w:top w:val="single" w:sz="4" w:space="0" w:color="auto"/>
              <w:left w:val="single" w:sz="4" w:space="0" w:color="auto"/>
              <w:bottom w:val="single" w:sz="4" w:space="0" w:color="auto"/>
              <w:right w:val="single" w:sz="4" w:space="0" w:color="auto"/>
            </w:tcBorders>
            <w:tcPrChange w:id="395" w:author="Kasper Simonsen" w:date="2023-10-19T12:05:00Z">
              <w:tcPr>
                <w:tcW w:w="5954" w:type="dxa"/>
                <w:tcBorders>
                  <w:top w:val="single" w:sz="4" w:space="0" w:color="auto"/>
                  <w:left w:val="single" w:sz="4" w:space="0" w:color="auto"/>
                  <w:bottom w:val="single" w:sz="4" w:space="0" w:color="auto"/>
                  <w:right w:val="single" w:sz="4" w:space="0" w:color="auto"/>
                </w:tcBorders>
              </w:tcPr>
            </w:tcPrChange>
          </w:tcPr>
          <w:p w14:paraId="35D12C35" w14:textId="77777777" w:rsidR="00BB605F" w:rsidRDefault="00BB605F" w:rsidP="00BB605F">
            <w:ins w:id="396" w:author="Kasper Simonsen" w:date="2023-10-19T12:05:00Z">
              <w:r>
                <w:t>Diverter in Position and Inflated</w:t>
              </w:r>
            </w:ins>
            <w:del w:id="397" w:author="Kasper Simonsen" w:date="2023-10-19T12:05:00Z">
              <w:r w:rsidDel="00BB605F">
                <w:delText>The PRV077 opens at a certain ratio to achieve the pressure set</w:delText>
              </w:r>
            </w:del>
          </w:p>
        </w:tc>
        <w:tc>
          <w:tcPr>
            <w:tcW w:w="3085" w:type="dxa"/>
            <w:tcBorders>
              <w:top w:val="single" w:sz="4" w:space="0" w:color="auto"/>
              <w:left w:val="single" w:sz="4" w:space="0" w:color="auto"/>
              <w:bottom w:val="single" w:sz="4" w:space="0" w:color="auto"/>
              <w:right w:val="single" w:sz="4" w:space="0" w:color="auto"/>
            </w:tcBorders>
            <w:tcPrChange w:id="398" w:author="Kasper Simonsen" w:date="2023-10-19T12:05:00Z">
              <w:tcPr>
                <w:tcW w:w="3085" w:type="dxa"/>
                <w:tcBorders>
                  <w:top w:val="single" w:sz="4" w:space="0" w:color="auto"/>
                  <w:left w:val="single" w:sz="4" w:space="0" w:color="auto"/>
                  <w:bottom w:val="single" w:sz="4" w:space="0" w:color="auto"/>
                  <w:right w:val="single" w:sz="4" w:space="0" w:color="auto"/>
                </w:tcBorders>
              </w:tcPr>
            </w:tcPrChange>
          </w:tcPr>
          <w:p w14:paraId="3499B88F" w14:textId="77777777" w:rsidR="00BB605F" w:rsidRDefault="00BB605F" w:rsidP="00BB605F">
            <w:pPr>
              <w:jc w:val="left"/>
              <w:rPr>
                <w:ins w:id="399" w:author="Kasper Simonsen" w:date="2023-10-19T12:05:00Z"/>
              </w:rPr>
            </w:pPr>
            <w:ins w:id="400" w:author="Kasper Simonsen" w:date="2023-10-19T12:05:00Z">
              <w:r>
                <w:t>(NZ460_Straight Active</w:t>
              </w:r>
            </w:ins>
          </w:p>
          <w:p w14:paraId="084A0E7C" w14:textId="77777777" w:rsidR="00BB605F" w:rsidRDefault="00BB605F" w:rsidP="00BB605F">
            <w:pPr>
              <w:jc w:val="left"/>
              <w:rPr>
                <w:ins w:id="401" w:author="Kasper Simonsen" w:date="2023-10-19T12:05:00Z"/>
              </w:rPr>
            </w:pPr>
            <w:ins w:id="402" w:author="Kasper Simonsen" w:date="2023-10-19T12:05:00Z">
              <w:r>
                <w:t>OR</w:t>
              </w:r>
            </w:ins>
          </w:p>
          <w:p w14:paraId="1C1A57EE" w14:textId="77777777" w:rsidR="00BB605F" w:rsidRDefault="00BB605F" w:rsidP="00BB605F">
            <w:pPr>
              <w:jc w:val="left"/>
              <w:rPr>
                <w:ins w:id="403" w:author="Kasper Simonsen" w:date="2023-10-19T12:05:00Z"/>
              </w:rPr>
            </w:pPr>
            <w:ins w:id="404" w:author="Kasper Simonsen" w:date="2023-10-19T12:05:00Z">
              <w:r>
                <w:lastRenderedPageBreak/>
                <w:t>NZ460_Diverted Active)</w:t>
              </w:r>
            </w:ins>
          </w:p>
          <w:p w14:paraId="39AC17BC" w14:textId="77777777" w:rsidR="00BB605F" w:rsidRDefault="00BB605F" w:rsidP="00BB605F">
            <w:pPr>
              <w:jc w:val="left"/>
              <w:rPr>
                <w:ins w:id="405" w:author="Kasper Simonsen" w:date="2023-10-19T12:05:00Z"/>
              </w:rPr>
            </w:pPr>
            <w:ins w:id="406" w:author="Kasper Simonsen" w:date="2023-10-19T12:05:00Z">
              <w:r>
                <w:t>AND</w:t>
              </w:r>
            </w:ins>
          </w:p>
          <w:p w14:paraId="1A174BB6" w14:textId="77777777" w:rsidR="00BB605F" w:rsidRDefault="00BB605F" w:rsidP="00BB605F">
            <w:pPr>
              <w:jc w:val="left"/>
              <w:rPr>
                <w:ins w:id="407" w:author="Kasper Simonsen" w:date="2023-10-19T12:05:00Z"/>
              </w:rPr>
            </w:pPr>
            <w:ins w:id="408" w:author="Kasper Simonsen" w:date="2023-10-19T12:05:00Z">
              <w:r>
                <w:t>NZ460_Inflated</w:t>
              </w:r>
            </w:ins>
          </w:p>
          <w:p w14:paraId="0AC03261" w14:textId="77777777" w:rsidR="00BB605F" w:rsidRDefault="00BB605F" w:rsidP="00BB605F">
            <w:pPr>
              <w:jc w:val="left"/>
              <w:rPr>
                <w:ins w:id="409" w:author="Kasper Simonsen" w:date="2023-10-19T12:05:00Z"/>
              </w:rPr>
            </w:pPr>
          </w:p>
          <w:p w14:paraId="0A595BA1" w14:textId="77777777" w:rsidR="00BB605F" w:rsidDel="00BB605F" w:rsidRDefault="00BB605F" w:rsidP="00BB605F">
            <w:pPr>
              <w:jc w:val="left"/>
              <w:rPr>
                <w:del w:id="410" w:author="Kasper Simonsen" w:date="2023-10-19T12:05:00Z"/>
              </w:rPr>
            </w:pPr>
            <w:del w:id="411" w:author="Kasper Simonsen" w:date="2023-10-19T12:05:00Z">
              <w:r w:rsidDel="00BB605F">
                <w:delText>ZIC077 = xxx</w:delText>
              </w:r>
            </w:del>
          </w:p>
          <w:p w14:paraId="211CDF4B" w14:textId="77777777" w:rsidR="00BB605F" w:rsidRDefault="00BB605F" w:rsidP="00BB605F">
            <w:pPr>
              <w:jc w:val="left"/>
            </w:pPr>
            <w:del w:id="412" w:author="Kasper Simonsen" w:date="2023-10-19T12:05:00Z">
              <w:r w:rsidDel="00BB605F">
                <w:delText>ZIT07 = xxx</w:delText>
              </w:r>
            </w:del>
          </w:p>
        </w:tc>
      </w:tr>
      <w:tr w:rsidR="00BB605F" w14:paraId="5B16A941" w14:textId="77777777" w:rsidTr="006232E6">
        <w:tc>
          <w:tcPr>
            <w:tcW w:w="1026" w:type="dxa"/>
            <w:tcBorders>
              <w:top w:val="single" w:sz="4" w:space="0" w:color="auto"/>
              <w:left w:val="single" w:sz="4" w:space="0" w:color="auto"/>
              <w:bottom w:val="single" w:sz="4" w:space="0" w:color="auto"/>
              <w:right w:val="single" w:sz="4" w:space="0" w:color="auto"/>
            </w:tcBorders>
          </w:tcPr>
          <w:p w14:paraId="36E1D72A" w14:textId="77777777" w:rsidR="00BB605F" w:rsidRDefault="00BB605F" w:rsidP="00BB605F">
            <w:pPr>
              <w:jc w:val="center"/>
            </w:pPr>
            <w:ins w:id="413" w:author="Kasper Simonsen" w:date="2023-10-19T12:05:00Z">
              <w:r>
                <w:lastRenderedPageBreak/>
                <w:t>3</w:t>
              </w:r>
            </w:ins>
            <w:del w:id="414" w:author="Kasper Simonsen" w:date="2023-10-19T12:05:00Z">
              <w:r w:rsidDel="00BB605F">
                <w:delText>3</w:delText>
              </w:r>
            </w:del>
          </w:p>
        </w:tc>
        <w:tc>
          <w:tcPr>
            <w:tcW w:w="5954" w:type="dxa"/>
            <w:tcBorders>
              <w:top w:val="single" w:sz="4" w:space="0" w:color="auto"/>
              <w:left w:val="single" w:sz="4" w:space="0" w:color="auto"/>
              <w:bottom w:val="single" w:sz="4" w:space="0" w:color="auto"/>
              <w:right w:val="single" w:sz="4" w:space="0" w:color="auto"/>
            </w:tcBorders>
          </w:tcPr>
          <w:p w14:paraId="1108487E" w14:textId="77777777" w:rsidR="00BB605F" w:rsidRDefault="00BB605F" w:rsidP="00BB605F">
            <w:ins w:id="415" w:author="Kasper Simonsen" w:date="2023-10-19T12:05:00Z">
              <w:r>
                <w:t xml:space="preserve">Run </w:t>
              </w:r>
              <w:r w:rsidRPr="00DF5D52">
                <w:t>Filter</w:t>
              </w:r>
              <w:r>
                <w:t xml:space="preserve"> </w:t>
              </w:r>
              <w:r w:rsidRPr="00DF5D52">
                <w:t>CA00</w:t>
              </w:r>
              <w:r>
                <w:t>8</w:t>
              </w:r>
            </w:ins>
            <w:del w:id="416" w:author="Kasper Simonsen" w:date="2023-10-19T12:05:00Z">
              <w:r w:rsidDel="00BB605F">
                <w:delText>The transporter is now pressurizing. A timer “T_PressurizationVZ007” will start</w:delText>
              </w:r>
            </w:del>
          </w:p>
        </w:tc>
        <w:tc>
          <w:tcPr>
            <w:tcW w:w="3085" w:type="dxa"/>
            <w:tcBorders>
              <w:top w:val="single" w:sz="4" w:space="0" w:color="auto"/>
              <w:left w:val="single" w:sz="4" w:space="0" w:color="auto"/>
              <w:bottom w:val="single" w:sz="4" w:space="0" w:color="auto"/>
              <w:right w:val="single" w:sz="4" w:space="0" w:color="auto"/>
            </w:tcBorders>
          </w:tcPr>
          <w:p w14:paraId="05D1C246" w14:textId="77777777" w:rsidR="00BB605F" w:rsidRDefault="00BB605F" w:rsidP="00BB605F">
            <w:pPr>
              <w:jc w:val="left"/>
            </w:pPr>
            <w:ins w:id="417" w:author="Kasper Simonsen" w:date="2023-10-19T12:05:00Z">
              <w:r w:rsidRPr="00DF5D52">
                <w:t>CA00</w:t>
              </w:r>
              <w:r>
                <w:t>8 Running</w:t>
              </w:r>
            </w:ins>
          </w:p>
        </w:tc>
      </w:tr>
      <w:tr w:rsidR="00BB605F" w14:paraId="1BC6ABFD" w14:textId="77777777" w:rsidTr="006232E6">
        <w:tc>
          <w:tcPr>
            <w:tcW w:w="1026" w:type="dxa"/>
            <w:tcBorders>
              <w:top w:val="single" w:sz="4" w:space="0" w:color="auto"/>
              <w:left w:val="single" w:sz="4" w:space="0" w:color="auto"/>
              <w:bottom w:val="single" w:sz="4" w:space="0" w:color="auto"/>
              <w:right w:val="single" w:sz="4" w:space="0" w:color="auto"/>
            </w:tcBorders>
          </w:tcPr>
          <w:p w14:paraId="0F681ACD" w14:textId="77777777" w:rsidR="00BB605F" w:rsidRDefault="00BB605F" w:rsidP="00BB605F">
            <w:pPr>
              <w:jc w:val="center"/>
            </w:pPr>
            <w:ins w:id="418" w:author="Kasper Simonsen" w:date="2023-10-19T12:05:00Z">
              <w:r>
                <w:t>4</w:t>
              </w:r>
            </w:ins>
            <w:del w:id="419" w:author="Kasper Simonsen" w:date="2023-10-19T12:05:00Z">
              <w:r w:rsidDel="00BB605F">
                <w:delText>4</w:delText>
              </w:r>
            </w:del>
          </w:p>
        </w:tc>
        <w:tc>
          <w:tcPr>
            <w:tcW w:w="5954" w:type="dxa"/>
            <w:tcBorders>
              <w:top w:val="single" w:sz="4" w:space="0" w:color="auto"/>
              <w:left w:val="single" w:sz="4" w:space="0" w:color="auto"/>
              <w:bottom w:val="single" w:sz="4" w:space="0" w:color="auto"/>
              <w:right w:val="single" w:sz="4" w:space="0" w:color="auto"/>
            </w:tcBorders>
          </w:tcPr>
          <w:p w14:paraId="27D8EB70" w14:textId="77777777" w:rsidR="00BB605F" w:rsidRDefault="00BB605F" w:rsidP="00BB605F">
            <w:ins w:id="420" w:author="Kasper Simonsen" w:date="2023-10-19T12:05:00Z">
              <w:r>
                <w:t>The transporter discharge valve LP088 opens.</w:t>
              </w:r>
            </w:ins>
            <w:del w:id="421" w:author="Kasper Simonsen" w:date="2023-10-19T12:05:00Z">
              <w:r w:rsidDel="00BB605F">
                <w:delText xml:space="preserve">Pressure sensed at transporter PIT075 &gt; H level </w:delText>
              </w:r>
            </w:del>
          </w:p>
        </w:tc>
        <w:tc>
          <w:tcPr>
            <w:tcW w:w="3085" w:type="dxa"/>
            <w:tcBorders>
              <w:top w:val="single" w:sz="4" w:space="0" w:color="auto"/>
              <w:left w:val="single" w:sz="4" w:space="0" w:color="auto"/>
              <w:bottom w:val="single" w:sz="4" w:space="0" w:color="auto"/>
              <w:right w:val="single" w:sz="4" w:space="0" w:color="auto"/>
            </w:tcBorders>
          </w:tcPr>
          <w:p w14:paraId="47CCEDAC" w14:textId="77777777" w:rsidR="00BB605F" w:rsidRDefault="00BB605F" w:rsidP="00BB605F">
            <w:pPr>
              <w:jc w:val="left"/>
            </w:pPr>
            <w:ins w:id="422" w:author="Kasper Simonsen" w:date="2023-10-19T12:05:00Z">
              <w:r>
                <w:t>ZSH089 Active</w:t>
              </w:r>
            </w:ins>
            <w:del w:id="423" w:author="Kasper Simonsen" w:date="2023-10-19T12:05:00Z">
              <w:r w:rsidDel="00BB605F">
                <w:delText>PIT075 &gt; H level</w:delText>
              </w:r>
            </w:del>
          </w:p>
        </w:tc>
      </w:tr>
      <w:tr w:rsidR="00BB605F" w14:paraId="36BDF593" w14:textId="77777777" w:rsidTr="006232E6">
        <w:tc>
          <w:tcPr>
            <w:tcW w:w="1026" w:type="dxa"/>
            <w:tcBorders>
              <w:top w:val="single" w:sz="4" w:space="0" w:color="auto"/>
              <w:left w:val="single" w:sz="4" w:space="0" w:color="auto"/>
              <w:bottom w:val="single" w:sz="4" w:space="0" w:color="auto"/>
              <w:right w:val="single" w:sz="4" w:space="0" w:color="auto"/>
            </w:tcBorders>
          </w:tcPr>
          <w:p w14:paraId="2FC0CDD8" w14:textId="77777777" w:rsidR="00BB605F" w:rsidRDefault="00BB605F" w:rsidP="00BB605F">
            <w:pPr>
              <w:jc w:val="center"/>
            </w:pPr>
            <w:ins w:id="424" w:author="Kasper Simonsen" w:date="2023-10-19T12:05:00Z">
              <w:r>
                <w:t>5</w:t>
              </w:r>
            </w:ins>
            <w:del w:id="425" w:author="Kasper Simonsen" w:date="2023-10-19T12:05:00Z">
              <w:r w:rsidDel="00BB605F">
                <w:delText>5</w:delText>
              </w:r>
            </w:del>
          </w:p>
        </w:tc>
        <w:tc>
          <w:tcPr>
            <w:tcW w:w="5954" w:type="dxa"/>
            <w:tcBorders>
              <w:top w:val="single" w:sz="4" w:space="0" w:color="auto"/>
              <w:left w:val="single" w:sz="4" w:space="0" w:color="auto"/>
              <w:bottom w:val="single" w:sz="4" w:space="0" w:color="auto"/>
              <w:right w:val="single" w:sz="4" w:space="0" w:color="auto"/>
            </w:tcBorders>
          </w:tcPr>
          <w:p w14:paraId="12A5B582" w14:textId="77777777" w:rsidR="00BB605F" w:rsidRDefault="00BB605F" w:rsidP="00BB605F">
            <w:ins w:id="426" w:author="Kasper Simonsen" w:date="2023-10-19T12:05:00Z">
              <w:r>
                <w:t>The PRV077 opens at a certain ratio to achieve the pressure set</w:t>
              </w:r>
            </w:ins>
            <w:del w:id="427" w:author="Kasper Simonsen" w:date="2023-10-19T12:05:00Z">
              <w:r w:rsidDel="00BB605F">
                <w:delText>The transporter discharge valve opens LP088</w:delText>
              </w:r>
            </w:del>
          </w:p>
        </w:tc>
        <w:tc>
          <w:tcPr>
            <w:tcW w:w="3085" w:type="dxa"/>
            <w:tcBorders>
              <w:top w:val="single" w:sz="4" w:space="0" w:color="auto"/>
              <w:left w:val="single" w:sz="4" w:space="0" w:color="auto"/>
              <w:bottom w:val="single" w:sz="4" w:space="0" w:color="auto"/>
              <w:right w:val="single" w:sz="4" w:space="0" w:color="auto"/>
            </w:tcBorders>
          </w:tcPr>
          <w:p w14:paraId="7A30EE20" w14:textId="77777777" w:rsidR="00BB605F" w:rsidRDefault="00BB605F" w:rsidP="00BB605F">
            <w:pPr>
              <w:jc w:val="left"/>
              <w:rPr>
                <w:ins w:id="428" w:author="Kasper Simonsen" w:date="2023-10-19T12:05:00Z"/>
              </w:rPr>
            </w:pPr>
            <w:ins w:id="429" w:author="Kasper Simonsen" w:date="2023-10-19T12:05:00Z">
              <w:r>
                <w:t>ZIC077 = TransportPressure</w:t>
              </w:r>
            </w:ins>
          </w:p>
          <w:p w14:paraId="422C40C7" w14:textId="77777777" w:rsidR="00BB605F" w:rsidRDefault="00BB605F" w:rsidP="00BB605F">
            <w:pPr>
              <w:jc w:val="left"/>
            </w:pPr>
            <w:ins w:id="430" w:author="Kasper Simonsen" w:date="2023-10-19T12:05:00Z">
              <w:r>
                <w:t>ZIT07 = TransportPressure</w:t>
              </w:r>
            </w:ins>
            <w:del w:id="431" w:author="Kasper Simonsen" w:date="2023-10-19T12:05:00Z">
              <w:r w:rsidDel="00BB605F">
                <w:delText>ZSH089 Active</w:delText>
              </w:r>
            </w:del>
          </w:p>
        </w:tc>
      </w:tr>
      <w:tr w:rsidR="00BB605F" w14:paraId="43CDC4F3" w14:textId="77777777" w:rsidTr="006232E6">
        <w:tc>
          <w:tcPr>
            <w:tcW w:w="1026" w:type="dxa"/>
            <w:tcBorders>
              <w:top w:val="single" w:sz="4" w:space="0" w:color="auto"/>
              <w:left w:val="single" w:sz="4" w:space="0" w:color="auto"/>
              <w:bottom w:val="single" w:sz="4" w:space="0" w:color="auto"/>
              <w:right w:val="single" w:sz="4" w:space="0" w:color="auto"/>
            </w:tcBorders>
          </w:tcPr>
          <w:p w14:paraId="3082D5BB" w14:textId="77777777" w:rsidR="00BB605F" w:rsidRDefault="00BB605F" w:rsidP="00BB605F">
            <w:pPr>
              <w:jc w:val="center"/>
            </w:pPr>
            <w:ins w:id="432" w:author="Kasper Simonsen" w:date="2023-10-19T12:05:00Z">
              <w:r>
                <w:t>6</w:t>
              </w:r>
            </w:ins>
          </w:p>
        </w:tc>
        <w:tc>
          <w:tcPr>
            <w:tcW w:w="5954" w:type="dxa"/>
            <w:tcBorders>
              <w:top w:val="single" w:sz="4" w:space="0" w:color="auto"/>
              <w:left w:val="single" w:sz="4" w:space="0" w:color="auto"/>
              <w:bottom w:val="single" w:sz="4" w:space="0" w:color="auto"/>
              <w:right w:val="single" w:sz="4" w:space="0" w:color="auto"/>
            </w:tcBorders>
          </w:tcPr>
          <w:p w14:paraId="264E2BCB" w14:textId="77777777" w:rsidR="00BB605F" w:rsidRDefault="00BB605F" w:rsidP="00BB605F">
            <w:ins w:id="433" w:author="Kasper Simonsen" w:date="2023-10-19T12:05:00Z">
              <w:r>
                <w:t>The transporter is now pressurizing. A timer “T_PressurizationVZ007” will start</w:t>
              </w:r>
            </w:ins>
            <w:del w:id="434" w:author="Kasper Simonsen" w:date="2023-10-19T12:05:00Z">
              <w:r w:rsidDel="00BB605F">
                <w:delText xml:space="preserve">Run </w:delText>
              </w:r>
              <w:r w:rsidRPr="00DF5D52" w:rsidDel="00BB605F">
                <w:delText>Filter</w:delText>
              </w:r>
              <w:r w:rsidDel="00BB605F">
                <w:delText xml:space="preserve"> </w:delText>
              </w:r>
              <w:r w:rsidRPr="00DF5D52" w:rsidDel="00BB605F">
                <w:delText>CA0</w:delText>
              </w:r>
              <w:r w:rsidDel="00BB605F">
                <w:delText>10</w:delText>
              </w:r>
            </w:del>
          </w:p>
        </w:tc>
        <w:tc>
          <w:tcPr>
            <w:tcW w:w="3085" w:type="dxa"/>
            <w:tcBorders>
              <w:top w:val="single" w:sz="4" w:space="0" w:color="auto"/>
              <w:left w:val="single" w:sz="4" w:space="0" w:color="auto"/>
              <w:bottom w:val="single" w:sz="4" w:space="0" w:color="auto"/>
              <w:right w:val="single" w:sz="4" w:space="0" w:color="auto"/>
            </w:tcBorders>
          </w:tcPr>
          <w:p w14:paraId="1FF2E1D1" w14:textId="77777777" w:rsidR="00BB605F" w:rsidRDefault="00BB605F" w:rsidP="00BB605F">
            <w:pPr>
              <w:jc w:val="left"/>
            </w:pPr>
            <w:del w:id="435" w:author="Kasper Simonsen" w:date="2023-10-19T12:05:00Z">
              <w:r w:rsidRPr="00DF5D52" w:rsidDel="00BB605F">
                <w:delText>CA0</w:delText>
              </w:r>
              <w:r w:rsidDel="00BB605F">
                <w:delText>10 Running</w:delText>
              </w:r>
            </w:del>
          </w:p>
        </w:tc>
      </w:tr>
      <w:tr w:rsidR="00BB605F" w14:paraId="1363E03E" w14:textId="77777777" w:rsidTr="00BB605F">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36" w:author="Kasper Simonsen" w:date="2023-10-19T12:05: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437" w:author="Kasper Simonsen" w:date="2023-10-19T12:05:00Z">
              <w:tcPr>
                <w:tcW w:w="1026" w:type="dxa"/>
                <w:tcBorders>
                  <w:top w:val="single" w:sz="4" w:space="0" w:color="auto"/>
                  <w:left w:val="single" w:sz="4" w:space="0" w:color="auto"/>
                  <w:bottom w:val="single" w:sz="4" w:space="0" w:color="auto"/>
                  <w:right w:val="single" w:sz="4" w:space="0" w:color="auto"/>
                </w:tcBorders>
              </w:tcPr>
            </w:tcPrChange>
          </w:tcPr>
          <w:p w14:paraId="480976B1" w14:textId="77777777" w:rsidR="00BB605F" w:rsidRDefault="00BB605F" w:rsidP="00BB605F">
            <w:pPr>
              <w:jc w:val="center"/>
            </w:pPr>
            <w:ins w:id="438" w:author="Kasper Simonsen" w:date="2023-10-19T12:05:00Z">
              <w:r>
                <w:t>7</w:t>
              </w:r>
            </w:ins>
            <w:del w:id="439" w:author="Kasper Simonsen" w:date="2023-10-19T12:05:00Z">
              <w:r w:rsidDel="00BB605F">
                <w:delText>6</w:delText>
              </w:r>
            </w:del>
          </w:p>
        </w:tc>
        <w:tc>
          <w:tcPr>
            <w:tcW w:w="5954" w:type="dxa"/>
            <w:tcBorders>
              <w:top w:val="single" w:sz="4" w:space="0" w:color="auto"/>
              <w:left w:val="single" w:sz="4" w:space="0" w:color="auto"/>
              <w:bottom w:val="single" w:sz="4" w:space="0" w:color="auto"/>
              <w:right w:val="single" w:sz="4" w:space="0" w:color="auto"/>
            </w:tcBorders>
            <w:tcPrChange w:id="440" w:author="Kasper Simonsen" w:date="2023-10-19T12:05:00Z">
              <w:tcPr>
                <w:tcW w:w="5954" w:type="dxa"/>
                <w:tcBorders>
                  <w:top w:val="single" w:sz="4" w:space="0" w:color="auto"/>
                  <w:left w:val="single" w:sz="4" w:space="0" w:color="auto"/>
                  <w:bottom w:val="single" w:sz="4" w:space="0" w:color="auto"/>
                  <w:right w:val="single" w:sz="4" w:space="0" w:color="auto"/>
                </w:tcBorders>
              </w:tcPr>
            </w:tcPrChange>
          </w:tcPr>
          <w:p w14:paraId="2E1B4B07" w14:textId="77777777" w:rsidR="00BB605F" w:rsidDel="00BB605F" w:rsidRDefault="00BB605F" w:rsidP="00BB605F">
            <w:pPr>
              <w:rPr>
                <w:del w:id="441" w:author="Kasper Simonsen" w:date="2023-10-19T12:05:00Z"/>
              </w:rPr>
            </w:pPr>
            <w:ins w:id="442" w:author="Kasper Simonsen" w:date="2023-10-19T12:05:00Z">
              <w:r>
                <w:t xml:space="preserve">Pressure sensed at transporter PIT075 &gt; H level </w:t>
              </w:r>
            </w:ins>
            <w:del w:id="443" w:author="Kasper Simonsen" w:date="2023-10-19T12:05:00Z">
              <w:r w:rsidDel="00BB605F">
                <w:delText>The transporter is now in convey phase.</w:delText>
              </w:r>
            </w:del>
          </w:p>
          <w:p w14:paraId="681A2681" w14:textId="77777777" w:rsidR="00BB605F" w:rsidRPr="00806D10" w:rsidRDefault="00BB605F" w:rsidP="00BB605F">
            <w:pPr>
              <w:rPr>
                <w:lang w:val="en-GB"/>
              </w:rPr>
            </w:pPr>
            <w:del w:id="444" w:author="Kasper Simonsen" w:date="2023-10-19T12:05:00Z">
              <w:r w:rsidRPr="00806D10" w:rsidDel="00BB605F">
                <w:rPr>
                  <w:lang w:val="en-GB"/>
                </w:rPr>
                <w:delText>A timer “T_conveyVZ007” start</w:delText>
              </w:r>
            </w:del>
          </w:p>
        </w:tc>
        <w:tc>
          <w:tcPr>
            <w:tcW w:w="3085" w:type="dxa"/>
            <w:tcBorders>
              <w:top w:val="single" w:sz="4" w:space="0" w:color="auto"/>
              <w:left w:val="single" w:sz="4" w:space="0" w:color="auto"/>
              <w:bottom w:val="single" w:sz="4" w:space="0" w:color="auto"/>
              <w:right w:val="single" w:sz="4" w:space="0" w:color="auto"/>
            </w:tcBorders>
            <w:tcPrChange w:id="445" w:author="Kasper Simonsen" w:date="2023-10-19T12:05:00Z">
              <w:tcPr>
                <w:tcW w:w="3085" w:type="dxa"/>
                <w:tcBorders>
                  <w:top w:val="single" w:sz="4" w:space="0" w:color="auto"/>
                  <w:left w:val="single" w:sz="4" w:space="0" w:color="auto"/>
                  <w:bottom w:val="single" w:sz="4" w:space="0" w:color="auto"/>
                  <w:right w:val="single" w:sz="4" w:space="0" w:color="auto"/>
                </w:tcBorders>
              </w:tcPr>
            </w:tcPrChange>
          </w:tcPr>
          <w:p w14:paraId="4E441055" w14:textId="77777777" w:rsidR="00BB605F" w:rsidDel="00BB605F" w:rsidRDefault="00BB605F" w:rsidP="00BB605F">
            <w:pPr>
              <w:jc w:val="left"/>
              <w:rPr>
                <w:del w:id="446" w:author="Kasper Simonsen" w:date="2023-10-19T12:05:00Z"/>
              </w:rPr>
            </w:pPr>
            <w:ins w:id="447" w:author="Kasper Simonsen" w:date="2023-10-19T12:05:00Z">
              <w:r>
                <w:t>PIT075 &gt; H level</w:t>
              </w:r>
            </w:ins>
            <w:del w:id="448" w:author="Kasper Simonsen" w:date="2023-10-19T12:05:00Z">
              <w:r w:rsidDel="00BB605F">
                <w:delText>Timer elapsed</w:delText>
              </w:r>
            </w:del>
          </w:p>
          <w:p w14:paraId="2433752E" w14:textId="77777777" w:rsidR="00BB605F" w:rsidDel="00BB605F" w:rsidRDefault="00BB605F" w:rsidP="00BB605F">
            <w:pPr>
              <w:jc w:val="left"/>
              <w:rPr>
                <w:del w:id="449" w:author="Kasper Simonsen" w:date="2023-10-19T12:05:00Z"/>
              </w:rPr>
            </w:pPr>
            <w:del w:id="450" w:author="Kasper Simonsen" w:date="2023-10-19T12:05:00Z">
              <w:r w:rsidDel="00BB605F">
                <w:delText>PIT &lt; H level</w:delText>
              </w:r>
            </w:del>
          </w:p>
          <w:p w14:paraId="6523398E" w14:textId="77777777" w:rsidR="00BB605F" w:rsidRDefault="00BB605F" w:rsidP="00BB605F">
            <w:pPr>
              <w:jc w:val="left"/>
            </w:pPr>
            <w:del w:id="451" w:author="Kasper Simonsen" w:date="2023-10-19T12:05:00Z">
              <w:r w:rsidDel="00BB605F">
                <w:delText>WT087 = 0</w:delText>
              </w:r>
            </w:del>
          </w:p>
        </w:tc>
      </w:tr>
      <w:tr w:rsidR="00BB605F" w:rsidRPr="00457F02" w14:paraId="6D0ADD1F" w14:textId="77777777" w:rsidTr="00BB605F">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52" w:author="Kasper Simonsen" w:date="2023-10-19T12:05: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453" w:author="Kasper Simonsen" w:date="2023-10-19T12:05:00Z">
              <w:tcPr>
                <w:tcW w:w="1026" w:type="dxa"/>
                <w:tcBorders>
                  <w:top w:val="single" w:sz="4" w:space="0" w:color="auto"/>
                  <w:left w:val="single" w:sz="4" w:space="0" w:color="auto"/>
                  <w:bottom w:val="single" w:sz="4" w:space="0" w:color="auto"/>
                  <w:right w:val="single" w:sz="4" w:space="0" w:color="auto"/>
                </w:tcBorders>
              </w:tcPr>
            </w:tcPrChange>
          </w:tcPr>
          <w:p w14:paraId="799E7453" w14:textId="77777777" w:rsidR="00BB605F" w:rsidRDefault="00BB605F" w:rsidP="00BB605F">
            <w:pPr>
              <w:jc w:val="center"/>
            </w:pPr>
            <w:ins w:id="454" w:author="Kasper Simonsen" w:date="2023-10-19T12:05:00Z">
              <w:r>
                <w:t>8</w:t>
              </w:r>
            </w:ins>
            <w:del w:id="455" w:author="Kasper Simonsen" w:date="2023-10-19T12:05:00Z">
              <w:r w:rsidDel="00BB605F">
                <w:delText>7</w:delText>
              </w:r>
            </w:del>
          </w:p>
        </w:tc>
        <w:tc>
          <w:tcPr>
            <w:tcW w:w="5954" w:type="dxa"/>
            <w:tcBorders>
              <w:top w:val="single" w:sz="4" w:space="0" w:color="auto"/>
              <w:left w:val="single" w:sz="4" w:space="0" w:color="auto"/>
              <w:bottom w:val="single" w:sz="4" w:space="0" w:color="auto"/>
              <w:right w:val="single" w:sz="4" w:space="0" w:color="auto"/>
            </w:tcBorders>
            <w:tcPrChange w:id="456" w:author="Kasper Simonsen" w:date="2023-10-19T12:05:00Z">
              <w:tcPr>
                <w:tcW w:w="5954" w:type="dxa"/>
                <w:tcBorders>
                  <w:top w:val="single" w:sz="4" w:space="0" w:color="auto"/>
                  <w:left w:val="single" w:sz="4" w:space="0" w:color="auto"/>
                  <w:bottom w:val="single" w:sz="4" w:space="0" w:color="auto"/>
                  <w:right w:val="single" w:sz="4" w:space="0" w:color="auto"/>
                </w:tcBorders>
              </w:tcPr>
            </w:tcPrChange>
          </w:tcPr>
          <w:p w14:paraId="4EE19122" w14:textId="77777777" w:rsidR="00BB605F" w:rsidRDefault="00BB605F" w:rsidP="00BB605F">
            <w:pPr>
              <w:rPr>
                <w:ins w:id="457" w:author="Kasper Simonsen" w:date="2023-10-19T12:05:00Z"/>
              </w:rPr>
            </w:pPr>
            <w:ins w:id="458" w:author="Kasper Simonsen" w:date="2023-10-19T12:05:00Z">
              <w:r>
                <w:t>The transporter is now in convey phase.</w:t>
              </w:r>
            </w:ins>
          </w:p>
          <w:p w14:paraId="3E899E4B" w14:textId="77777777" w:rsidR="00BB605F" w:rsidRPr="00854C1E" w:rsidRDefault="00BB605F" w:rsidP="00BB605F">
            <w:ins w:id="459" w:author="Kasper Simonsen" w:date="2023-10-19T12:05:00Z">
              <w:r w:rsidRPr="00806D10">
                <w:rPr>
                  <w:lang w:val="en-GB"/>
                </w:rPr>
                <w:t>A timer “T_conveyVZ007” start</w:t>
              </w:r>
            </w:ins>
            <w:del w:id="460" w:author="Kasper Simonsen" w:date="2023-10-19T12:05:00Z">
              <w:r w:rsidDel="00BB605F">
                <w:delText>The PRV077 closes at 100%</w:delText>
              </w:r>
            </w:del>
          </w:p>
        </w:tc>
        <w:tc>
          <w:tcPr>
            <w:tcW w:w="3085" w:type="dxa"/>
            <w:tcBorders>
              <w:top w:val="single" w:sz="4" w:space="0" w:color="auto"/>
              <w:left w:val="single" w:sz="4" w:space="0" w:color="auto"/>
              <w:bottom w:val="single" w:sz="4" w:space="0" w:color="auto"/>
              <w:right w:val="single" w:sz="4" w:space="0" w:color="auto"/>
            </w:tcBorders>
            <w:tcPrChange w:id="461" w:author="Kasper Simonsen" w:date="2023-10-19T12:05:00Z">
              <w:tcPr>
                <w:tcW w:w="3085" w:type="dxa"/>
                <w:tcBorders>
                  <w:top w:val="single" w:sz="4" w:space="0" w:color="auto"/>
                  <w:left w:val="single" w:sz="4" w:space="0" w:color="auto"/>
                  <w:bottom w:val="single" w:sz="4" w:space="0" w:color="auto"/>
                  <w:right w:val="single" w:sz="4" w:space="0" w:color="auto"/>
                </w:tcBorders>
              </w:tcPr>
            </w:tcPrChange>
          </w:tcPr>
          <w:p w14:paraId="408A6E06" w14:textId="77777777" w:rsidR="00BB605F" w:rsidRDefault="00BB605F" w:rsidP="00BB605F">
            <w:pPr>
              <w:jc w:val="left"/>
              <w:rPr>
                <w:ins w:id="462" w:author="Kasper Simonsen" w:date="2023-10-19T12:05:00Z"/>
              </w:rPr>
            </w:pPr>
            <w:ins w:id="463" w:author="Kasper Simonsen" w:date="2023-10-19T12:05:00Z">
              <w:r>
                <w:t>Timer elapsed or</w:t>
              </w:r>
            </w:ins>
          </w:p>
          <w:p w14:paraId="19ABC0A9" w14:textId="77777777" w:rsidR="00BB605F" w:rsidRPr="002658F2" w:rsidRDefault="00BB605F" w:rsidP="00BB605F">
            <w:ins w:id="464" w:author="Kasper Simonsen" w:date="2023-10-19T12:05:00Z">
              <w:r>
                <w:t>PIT &lt; L level</w:t>
              </w:r>
            </w:ins>
            <w:del w:id="465" w:author="Kasper Simonsen" w:date="2023-10-19T12:05:00Z">
              <w:r w:rsidRPr="002658F2" w:rsidDel="00BB605F">
                <w:delText xml:space="preserve"> </w:delText>
              </w:r>
            </w:del>
          </w:p>
        </w:tc>
      </w:tr>
      <w:tr w:rsidR="00BB605F" w:rsidRPr="00457F02" w14:paraId="4E64AA3D" w14:textId="77777777" w:rsidTr="006232E6">
        <w:tc>
          <w:tcPr>
            <w:tcW w:w="1026" w:type="dxa"/>
            <w:tcBorders>
              <w:top w:val="single" w:sz="4" w:space="0" w:color="auto"/>
              <w:left w:val="single" w:sz="4" w:space="0" w:color="auto"/>
              <w:bottom w:val="single" w:sz="4" w:space="0" w:color="auto"/>
              <w:right w:val="single" w:sz="4" w:space="0" w:color="auto"/>
            </w:tcBorders>
          </w:tcPr>
          <w:p w14:paraId="54D1E446" w14:textId="77777777" w:rsidR="00BB605F" w:rsidRDefault="00BB605F" w:rsidP="00BB605F">
            <w:pPr>
              <w:jc w:val="center"/>
            </w:pPr>
            <w:ins w:id="466" w:author="Kasper Simonsen" w:date="2023-10-19T12:05:00Z">
              <w:r>
                <w:t>9</w:t>
              </w:r>
            </w:ins>
            <w:del w:id="467" w:author="Kasper Simonsen" w:date="2023-10-19T12:05:00Z">
              <w:r w:rsidDel="00BB605F">
                <w:delText>7</w:delText>
              </w:r>
            </w:del>
          </w:p>
        </w:tc>
        <w:tc>
          <w:tcPr>
            <w:tcW w:w="5954" w:type="dxa"/>
            <w:tcBorders>
              <w:top w:val="single" w:sz="4" w:space="0" w:color="auto"/>
              <w:left w:val="single" w:sz="4" w:space="0" w:color="auto"/>
              <w:bottom w:val="single" w:sz="4" w:space="0" w:color="auto"/>
              <w:right w:val="single" w:sz="4" w:space="0" w:color="auto"/>
            </w:tcBorders>
          </w:tcPr>
          <w:p w14:paraId="132F2E92" w14:textId="77777777" w:rsidR="00BB605F" w:rsidRDefault="00BB605F" w:rsidP="00BB605F">
            <w:ins w:id="468" w:author="Kasper Simonsen" w:date="2023-10-19T12:05:00Z">
              <w:r>
                <w:t>The PRV077 closes at 0%</w:t>
              </w:r>
            </w:ins>
            <w:del w:id="469" w:author="Kasper Simonsen" w:date="2023-10-19T12:05:00Z">
              <w:r w:rsidDel="00BB605F">
                <w:delText>The Discharge valve LP088 closes</w:delText>
              </w:r>
            </w:del>
          </w:p>
        </w:tc>
        <w:tc>
          <w:tcPr>
            <w:tcW w:w="3085" w:type="dxa"/>
            <w:tcBorders>
              <w:top w:val="single" w:sz="4" w:space="0" w:color="auto"/>
              <w:left w:val="single" w:sz="4" w:space="0" w:color="auto"/>
              <w:bottom w:val="single" w:sz="4" w:space="0" w:color="auto"/>
              <w:right w:val="single" w:sz="4" w:space="0" w:color="auto"/>
            </w:tcBorders>
          </w:tcPr>
          <w:p w14:paraId="141A420D" w14:textId="77777777" w:rsidR="00BB605F" w:rsidRPr="00854C1E" w:rsidRDefault="00BB605F" w:rsidP="00BB605F">
            <w:ins w:id="470" w:author="Kasper Simonsen" w:date="2023-10-19T12:05:00Z">
              <w:r w:rsidRPr="002658F2">
                <w:t xml:space="preserve"> </w:t>
              </w:r>
            </w:ins>
            <w:del w:id="471" w:author="Kasper Simonsen" w:date="2023-10-19T12:05:00Z">
              <w:r w:rsidDel="00BB605F">
                <w:delText>ZSL090 Active</w:delText>
              </w:r>
            </w:del>
          </w:p>
        </w:tc>
      </w:tr>
      <w:tr w:rsidR="00BB605F" w:rsidRPr="00457F02" w14:paraId="7D0058ED" w14:textId="77777777" w:rsidTr="00BB605F">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72" w:author="Kasper Simonsen" w:date="2023-10-19T12:05:00Z">
            <w:tblPrEx>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026" w:type="dxa"/>
            <w:tcBorders>
              <w:top w:val="single" w:sz="4" w:space="0" w:color="auto"/>
              <w:left w:val="single" w:sz="4" w:space="0" w:color="auto"/>
              <w:bottom w:val="single" w:sz="4" w:space="0" w:color="auto"/>
              <w:right w:val="single" w:sz="4" w:space="0" w:color="auto"/>
            </w:tcBorders>
            <w:tcPrChange w:id="473" w:author="Kasper Simonsen" w:date="2023-10-19T12:05:00Z">
              <w:tcPr>
                <w:tcW w:w="1026" w:type="dxa"/>
                <w:tcBorders>
                  <w:top w:val="single" w:sz="4" w:space="0" w:color="auto"/>
                  <w:left w:val="single" w:sz="4" w:space="0" w:color="auto"/>
                  <w:bottom w:val="single" w:sz="4" w:space="0" w:color="auto"/>
                  <w:right w:val="single" w:sz="4" w:space="0" w:color="auto"/>
                </w:tcBorders>
              </w:tcPr>
            </w:tcPrChange>
          </w:tcPr>
          <w:p w14:paraId="06E3C4E0" w14:textId="77777777" w:rsidR="00BB605F" w:rsidRDefault="00BB605F" w:rsidP="00BB605F">
            <w:pPr>
              <w:jc w:val="center"/>
            </w:pPr>
            <w:ins w:id="474" w:author="Kasper Simonsen" w:date="2023-10-19T12:05:00Z">
              <w:r>
                <w:t>10</w:t>
              </w:r>
            </w:ins>
            <w:del w:id="475" w:author="Kasper Simonsen" w:date="2023-10-19T12:05:00Z">
              <w:r w:rsidDel="00BB605F">
                <w:delText>8</w:delText>
              </w:r>
            </w:del>
          </w:p>
        </w:tc>
        <w:tc>
          <w:tcPr>
            <w:tcW w:w="5954" w:type="dxa"/>
            <w:tcBorders>
              <w:top w:val="single" w:sz="4" w:space="0" w:color="auto"/>
              <w:left w:val="single" w:sz="4" w:space="0" w:color="auto"/>
              <w:bottom w:val="single" w:sz="4" w:space="0" w:color="auto"/>
              <w:right w:val="single" w:sz="4" w:space="0" w:color="auto"/>
            </w:tcBorders>
            <w:tcPrChange w:id="476" w:author="Kasper Simonsen" w:date="2023-10-19T12:05:00Z">
              <w:tcPr>
                <w:tcW w:w="5954" w:type="dxa"/>
                <w:tcBorders>
                  <w:top w:val="single" w:sz="4" w:space="0" w:color="auto"/>
                  <w:left w:val="single" w:sz="4" w:space="0" w:color="auto"/>
                  <w:bottom w:val="single" w:sz="4" w:space="0" w:color="auto"/>
                  <w:right w:val="single" w:sz="4" w:space="0" w:color="auto"/>
                </w:tcBorders>
              </w:tcPr>
            </w:tcPrChange>
          </w:tcPr>
          <w:p w14:paraId="6B046943" w14:textId="77777777" w:rsidR="00BB605F" w:rsidRPr="00854C1E" w:rsidRDefault="00BB605F" w:rsidP="00BB605F">
            <w:ins w:id="477" w:author="Kasper Simonsen" w:date="2023-10-19T12:05:00Z">
              <w:r>
                <w:t>The Discharge valve LP088 closes</w:t>
              </w:r>
            </w:ins>
            <w:del w:id="478" w:author="Kasper Simonsen" w:date="2023-10-19T12:05:00Z">
              <w:r w:rsidDel="00BB605F">
                <w:delText>A timer “T_depressurizationVZ007” starts</w:delText>
              </w:r>
            </w:del>
          </w:p>
        </w:tc>
        <w:tc>
          <w:tcPr>
            <w:tcW w:w="3085" w:type="dxa"/>
            <w:tcBorders>
              <w:top w:val="single" w:sz="4" w:space="0" w:color="auto"/>
              <w:left w:val="single" w:sz="4" w:space="0" w:color="auto"/>
              <w:bottom w:val="single" w:sz="4" w:space="0" w:color="auto"/>
              <w:right w:val="single" w:sz="4" w:space="0" w:color="auto"/>
            </w:tcBorders>
            <w:tcPrChange w:id="479" w:author="Kasper Simonsen" w:date="2023-10-19T12:05:00Z">
              <w:tcPr>
                <w:tcW w:w="3085" w:type="dxa"/>
                <w:tcBorders>
                  <w:top w:val="single" w:sz="4" w:space="0" w:color="auto"/>
                  <w:left w:val="single" w:sz="4" w:space="0" w:color="auto"/>
                  <w:bottom w:val="single" w:sz="4" w:space="0" w:color="auto"/>
                  <w:right w:val="single" w:sz="4" w:space="0" w:color="auto"/>
                </w:tcBorders>
              </w:tcPr>
            </w:tcPrChange>
          </w:tcPr>
          <w:p w14:paraId="23472FC5" w14:textId="77777777" w:rsidR="00BB605F" w:rsidRPr="00854C1E" w:rsidRDefault="00BB605F" w:rsidP="00BB605F">
            <w:ins w:id="480" w:author="Kasper Simonsen" w:date="2023-10-19T12:05:00Z">
              <w:r>
                <w:t>ZSL090 Active</w:t>
              </w:r>
            </w:ins>
          </w:p>
        </w:tc>
      </w:tr>
      <w:tr w:rsidR="00BB605F" w:rsidRPr="00457F02" w14:paraId="2BA857EE" w14:textId="77777777" w:rsidTr="006232E6">
        <w:tc>
          <w:tcPr>
            <w:tcW w:w="1026" w:type="dxa"/>
            <w:tcBorders>
              <w:top w:val="single" w:sz="4" w:space="0" w:color="auto"/>
              <w:left w:val="single" w:sz="4" w:space="0" w:color="auto"/>
              <w:bottom w:val="single" w:sz="4" w:space="0" w:color="auto"/>
              <w:right w:val="single" w:sz="4" w:space="0" w:color="auto"/>
            </w:tcBorders>
          </w:tcPr>
          <w:p w14:paraId="11607D6D" w14:textId="77777777" w:rsidR="00BB605F" w:rsidRDefault="00BB605F" w:rsidP="00BB605F">
            <w:pPr>
              <w:jc w:val="center"/>
            </w:pPr>
            <w:ins w:id="481" w:author="Kasper Simonsen" w:date="2023-10-19T12:05:00Z">
              <w:r>
                <w:t>11</w:t>
              </w:r>
            </w:ins>
            <w:del w:id="482" w:author="Kasper Simonsen" w:date="2023-10-19T12:05:00Z">
              <w:r w:rsidDel="00BB605F">
                <w:delText>9</w:delText>
              </w:r>
            </w:del>
          </w:p>
        </w:tc>
        <w:tc>
          <w:tcPr>
            <w:tcW w:w="5954" w:type="dxa"/>
            <w:tcBorders>
              <w:top w:val="single" w:sz="4" w:space="0" w:color="auto"/>
              <w:left w:val="single" w:sz="4" w:space="0" w:color="auto"/>
              <w:bottom w:val="single" w:sz="4" w:space="0" w:color="auto"/>
              <w:right w:val="single" w:sz="4" w:space="0" w:color="auto"/>
            </w:tcBorders>
          </w:tcPr>
          <w:p w14:paraId="3DB885DB" w14:textId="77777777" w:rsidR="00BB605F" w:rsidRDefault="00BB605F" w:rsidP="00BB605F">
            <w:ins w:id="483" w:author="Kasper Simonsen" w:date="2023-10-19T12:05:00Z">
              <w:r>
                <w:t>A timer “T_depressurizationVZ007” starts</w:t>
              </w:r>
            </w:ins>
            <w:del w:id="484" w:author="Kasper Simonsen" w:date="2023-10-19T12:05:00Z">
              <w:r w:rsidDel="00BB605F">
                <w:delText>The Vent valve LP066 opens and timer “T_Run</w:delText>
              </w:r>
              <w:r w:rsidRPr="00DF5D52" w:rsidDel="00BB605F">
                <w:delText>CA0</w:delText>
              </w:r>
              <w:r w:rsidDel="00BB605F">
                <w:delText>10” starts</w:delText>
              </w:r>
            </w:del>
          </w:p>
        </w:tc>
        <w:tc>
          <w:tcPr>
            <w:tcW w:w="3085" w:type="dxa"/>
            <w:tcBorders>
              <w:top w:val="single" w:sz="4" w:space="0" w:color="auto"/>
              <w:left w:val="single" w:sz="4" w:space="0" w:color="auto"/>
              <w:bottom w:val="single" w:sz="4" w:space="0" w:color="auto"/>
              <w:right w:val="single" w:sz="4" w:space="0" w:color="auto"/>
            </w:tcBorders>
          </w:tcPr>
          <w:p w14:paraId="6AF3F26E" w14:textId="77777777" w:rsidR="00BB605F" w:rsidRDefault="00BB605F" w:rsidP="00BB605F">
            <w:ins w:id="485" w:author="Kasper Simonsen" w:date="2023-10-19T12:05:00Z">
              <w:r>
                <w:t>PIT075 &lt; LL</w:t>
              </w:r>
            </w:ins>
            <w:del w:id="486" w:author="Kasper Simonsen" w:date="2023-10-19T12:05:00Z">
              <w:r w:rsidDel="00BB605F">
                <w:delText>ZSH067 Active</w:delText>
              </w:r>
              <w:r w:rsidRPr="002658F2" w:rsidDel="00BB605F">
                <w:delText xml:space="preserve"> </w:delText>
              </w:r>
            </w:del>
          </w:p>
        </w:tc>
      </w:tr>
      <w:tr w:rsidR="00BB605F" w:rsidRPr="00457F02" w14:paraId="68171514" w14:textId="77777777" w:rsidTr="006232E6">
        <w:tc>
          <w:tcPr>
            <w:tcW w:w="1026" w:type="dxa"/>
            <w:tcBorders>
              <w:top w:val="single" w:sz="4" w:space="0" w:color="auto"/>
              <w:left w:val="single" w:sz="4" w:space="0" w:color="auto"/>
              <w:bottom w:val="single" w:sz="4" w:space="0" w:color="auto"/>
              <w:right w:val="single" w:sz="4" w:space="0" w:color="auto"/>
            </w:tcBorders>
          </w:tcPr>
          <w:p w14:paraId="74420393" w14:textId="77777777" w:rsidR="00BB605F" w:rsidRDefault="00BB605F" w:rsidP="00BB605F">
            <w:pPr>
              <w:jc w:val="center"/>
            </w:pPr>
            <w:ins w:id="487" w:author="Kasper Simonsen" w:date="2023-10-19T12:05:00Z">
              <w:r>
                <w:t>12</w:t>
              </w:r>
            </w:ins>
            <w:del w:id="488" w:author="Kasper Simonsen" w:date="2023-10-19T12:05:00Z">
              <w:r w:rsidDel="00BB605F">
                <w:delText>10</w:delText>
              </w:r>
            </w:del>
          </w:p>
        </w:tc>
        <w:tc>
          <w:tcPr>
            <w:tcW w:w="5954" w:type="dxa"/>
            <w:tcBorders>
              <w:top w:val="single" w:sz="4" w:space="0" w:color="auto"/>
              <w:left w:val="single" w:sz="4" w:space="0" w:color="auto"/>
              <w:bottom w:val="single" w:sz="4" w:space="0" w:color="auto"/>
              <w:right w:val="single" w:sz="4" w:space="0" w:color="auto"/>
            </w:tcBorders>
          </w:tcPr>
          <w:p w14:paraId="23900E7F" w14:textId="77777777" w:rsidR="00BB605F" w:rsidRDefault="00BB605F" w:rsidP="00BB605F">
            <w:ins w:id="489" w:author="Kasper Simonsen" w:date="2023-10-19T12:05:00Z">
              <w:r>
                <w:t>The Vent valve LP066 opens and timer “T_Run</w:t>
              </w:r>
              <w:r w:rsidRPr="00DF5D52">
                <w:t>CA00</w:t>
              </w:r>
              <w:r>
                <w:t>8” starts</w:t>
              </w:r>
            </w:ins>
            <w:del w:id="490" w:author="Kasper Simonsen" w:date="2023-10-19T12:05:00Z">
              <w:r w:rsidDel="00BB605F">
                <w:delText>Once PIT075 &lt; L level the system goes in standby</w:delText>
              </w:r>
            </w:del>
          </w:p>
        </w:tc>
        <w:tc>
          <w:tcPr>
            <w:tcW w:w="3085" w:type="dxa"/>
            <w:tcBorders>
              <w:top w:val="single" w:sz="4" w:space="0" w:color="auto"/>
              <w:left w:val="single" w:sz="4" w:space="0" w:color="auto"/>
              <w:bottom w:val="single" w:sz="4" w:space="0" w:color="auto"/>
              <w:right w:val="single" w:sz="4" w:space="0" w:color="auto"/>
            </w:tcBorders>
          </w:tcPr>
          <w:p w14:paraId="6888EDC9" w14:textId="77777777" w:rsidR="00BB605F" w:rsidRDefault="00BB605F" w:rsidP="00BB605F">
            <w:ins w:id="491" w:author="Kasper Simonsen" w:date="2023-10-19T12:05:00Z">
              <w:r>
                <w:t>ZSH067 Active</w:t>
              </w:r>
              <w:r w:rsidRPr="002658F2">
                <w:t xml:space="preserve"> </w:t>
              </w:r>
            </w:ins>
            <w:del w:id="492" w:author="Kasper Simonsen" w:date="2023-10-19T12:05:00Z">
              <w:r w:rsidDel="00BB605F">
                <w:delText>PIT075 &lt; L level</w:delText>
              </w:r>
            </w:del>
          </w:p>
        </w:tc>
      </w:tr>
      <w:tr w:rsidR="00BB605F" w:rsidRPr="00457F02" w14:paraId="49DD942C" w14:textId="77777777" w:rsidTr="006232E6">
        <w:tc>
          <w:tcPr>
            <w:tcW w:w="1026" w:type="dxa"/>
            <w:tcBorders>
              <w:top w:val="single" w:sz="4" w:space="0" w:color="auto"/>
              <w:left w:val="single" w:sz="4" w:space="0" w:color="auto"/>
              <w:bottom w:val="single" w:sz="4" w:space="0" w:color="auto"/>
              <w:right w:val="single" w:sz="4" w:space="0" w:color="auto"/>
            </w:tcBorders>
          </w:tcPr>
          <w:p w14:paraId="58909108" w14:textId="77777777" w:rsidR="00BB605F" w:rsidRDefault="00BB605F" w:rsidP="00BB605F">
            <w:pPr>
              <w:jc w:val="center"/>
            </w:pPr>
            <w:ins w:id="493" w:author="Kasper Simonsen" w:date="2023-10-19T12:05:00Z">
              <w:r>
                <w:lastRenderedPageBreak/>
                <w:t>13</w:t>
              </w:r>
            </w:ins>
            <w:del w:id="494" w:author="Kasper Simonsen" w:date="2023-10-19T12:05:00Z">
              <w:r w:rsidDel="00BB605F">
                <w:delText>11</w:delText>
              </w:r>
            </w:del>
          </w:p>
        </w:tc>
        <w:tc>
          <w:tcPr>
            <w:tcW w:w="5954" w:type="dxa"/>
            <w:tcBorders>
              <w:top w:val="single" w:sz="4" w:space="0" w:color="auto"/>
              <w:left w:val="single" w:sz="4" w:space="0" w:color="auto"/>
              <w:bottom w:val="single" w:sz="4" w:space="0" w:color="auto"/>
              <w:right w:val="single" w:sz="4" w:space="0" w:color="auto"/>
            </w:tcBorders>
          </w:tcPr>
          <w:p w14:paraId="3D18C7E8" w14:textId="77777777" w:rsidR="00BB605F" w:rsidRDefault="00BB605F" w:rsidP="00BB605F">
            <w:ins w:id="495" w:author="Kasper Simonsen" w:date="2023-10-19T12:05:00Z">
              <w:r>
                <w:t>Once PIT075 &lt; L level the system goes in standby</w:t>
              </w:r>
            </w:ins>
            <w:del w:id="496" w:author="Kasper Simonsen" w:date="2023-10-19T12:05:00Z">
              <w:r w:rsidDel="00BB605F">
                <w:delText>System is in standby, if another cycle is required the transporter will carry on the loading phase and consequently the convey phase. If no more cycles are required, the transporter will remain in standby mode.</w:delText>
              </w:r>
            </w:del>
          </w:p>
        </w:tc>
        <w:tc>
          <w:tcPr>
            <w:tcW w:w="3085" w:type="dxa"/>
            <w:tcBorders>
              <w:top w:val="single" w:sz="4" w:space="0" w:color="auto"/>
              <w:left w:val="single" w:sz="4" w:space="0" w:color="auto"/>
              <w:bottom w:val="single" w:sz="4" w:space="0" w:color="auto"/>
              <w:right w:val="single" w:sz="4" w:space="0" w:color="auto"/>
            </w:tcBorders>
          </w:tcPr>
          <w:p w14:paraId="7AB9ED9D" w14:textId="77777777" w:rsidR="00BB605F" w:rsidRDefault="00BB605F" w:rsidP="00BB605F">
            <w:ins w:id="497" w:author="Kasper Simonsen" w:date="2023-10-19T12:05:00Z">
              <w:r>
                <w:t>PIT075 &lt; LL level</w:t>
              </w:r>
            </w:ins>
          </w:p>
        </w:tc>
      </w:tr>
      <w:tr w:rsidR="00BB605F" w:rsidRPr="00457F02" w14:paraId="534DD97F" w14:textId="77777777" w:rsidTr="00B94F88">
        <w:trPr>
          <w:trHeight w:val="70"/>
        </w:trPr>
        <w:tc>
          <w:tcPr>
            <w:tcW w:w="1026" w:type="dxa"/>
            <w:tcBorders>
              <w:top w:val="single" w:sz="4" w:space="0" w:color="auto"/>
              <w:left w:val="single" w:sz="4" w:space="0" w:color="auto"/>
              <w:bottom w:val="single" w:sz="4" w:space="0" w:color="auto"/>
              <w:right w:val="single" w:sz="4" w:space="0" w:color="auto"/>
            </w:tcBorders>
          </w:tcPr>
          <w:p w14:paraId="548A4ACD" w14:textId="77777777" w:rsidR="00BB605F" w:rsidRDefault="00BB605F" w:rsidP="00BB605F">
            <w:pPr>
              <w:jc w:val="center"/>
            </w:pPr>
            <w:ins w:id="498" w:author="Kasper Simonsen" w:date="2023-10-19T12:05:00Z">
              <w:r>
                <w:t>14</w:t>
              </w:r>
            </w:ins>
            <w:del w:id="499" w:author="Kasper Simonsen" w:date="2023-10-19T12:05:00Z">
              <w:r w:rsidDel="00BB605F">
                <w:delText>12</w:delText>
              </w:r>
            </w:del>
          </w:p>
        </w:tc>
        <w:tc>
          <w:tcPr>
            <w:tcW w:w="5954" w:type="dxa"/>
            <w:tcBorders>
              <w:top w:val="single" w:sz="4" w:space="0" w:color="auto"/>
              <w:left w:val="single" w:sz="4" w:space="0" w:color="auto"/>
              <w:bottom w:val="single" w:sz="4" w:space="0" w:color="auto"/>
              <w:right w:val="single" w:sz="4" w:space="0" w:color="auto"/>
            </w:tcBorders>
          </w:tcPr>
          <w:p w14:paraId="58648D1D" w14:textId="77777777" w:rsidR="00BB605F" w:rsidRDefault="00BB605F" w:rsidP="00BB605F">
            <w:ins w:id="500" w:author="Kasper Simonsen" w:date="2023-10-19T12:05:00Z">
              <w:r>
                <w:t>System is in standby, if another cycle is required the transporter will carry on the loading phase and consequently the convey phase. If no more cycles are required the transporter will remain in standby mode.</w:t>
              </w:r>
            </w:ins>
            <w:del w:id="501" w:author="Kasper Simonsen" w:date="2023-10-19T12:05:00Z">
              <w:r w:rsidDel="00BB605F">
                <w:delText>If the timer “T_Run</w:delText>
              </w:r>
              <w:r w:rsidRPr="00DF5D52" w:rsidDel="00BB605F">
                <w:delText>CA0</w:delText>
              </w:r>
              <w:r w:rsidDel="00BB605F">
                <w:delText xml:space="preserve">10” elapse the system will stop </w:delText>
              </w:r>
              <w:r w:rsidRPr="00DF5D52" w:rsidDel="00BB605F">
                <w:delText>CA00</w:delText>
              </w:r>
              <w:r w:rsidDel="00BB605F">
                <w:delText>8.</w:delText>
              </w:r>
            </w:del>
          </w:p>
        </w:tc>
        <w:tc>
          <w:tcPr>
            <w:tcW w:w="3085" w:type="dxa"/>
            <w:tcBorders>
              <w:top w:val="single" w:sz="4" w:space="0" w:color="auto"/>
              <w:left w:val="single" w:sz="4" w:space="0" w:color="auto"/>
              <w:bottom w:val="single" w:sz="4" w:space="0" w:color="auto"/>
              <w:right w:val="single" w:sz="4" w:space="0" w:color="auto"/>
            </w:tcBorders>
          </w:tcPr>
          <w:p w14:paraId="248667EE" w14:textId="77777777" w:rsidR="00BB605F" w:rsidRDefault="00BB605F" w:rsidP="00BB605F">
            <w:del w:id="502" w:author="Kasper Simonsen" w:date="2023-10-19T12:05:00Z">
              <w:r w:rsidRPr="00DF5D52" w:rsidDel="00BB605F">
                <w:delText>CA0</w:delText>
              </w:r>
              <w:r w:rsidDel="00BB605F">
                <w:delText>10 Stop</w:delText>
              </w:r>
            </w:del>
          </w:p>
        </w:tc>
      </w:tr>
      <w:tr w:rsidR="00BB605F" w:rsidRPr="00457F02" w14:paraId="3D8D9700" w14:textId="77777777" w:rsidTr="00B94F88">
        <w:trPr>
          <w:trHeight w:val="70"/>
          <w:ins w:id="503" w:author="Kasper Simonsen" w:date="2023-10-19T12:05:00Z"/>
        </w:trPr>
        <w:tc>
          <w:tcPr>
            <w:tcW w:w="1026" w:type="dxa"/>
            <w:tcBorders>
              <w:top w:val="single" w:sz="4" w:space="0" w:color="auto"/>
              <w:left w:val="single" w:sz="4" w:space="0" w:color="auto"/>
              <w:bottom w:val="single" w:sz="4" w:space="0" w:color="auto"/>
              <w:right w:val="single" w:sz="4" w:space="0" w:color="auto"/>
            </w:tcBorders>
          </w:tcPr>
          <w:p w14:paraId="6C9DB447" w14:textId="77777777" w:rsidR="00BB605F" w:rsidRDefault="00BB605F" w:rsidP="00BB605F">
            <w:pPr>
              <w:jc w:val="center"/>
              <w:rPr>
                <w:ins w:id="504" w:author="Kasper Simonsen" w:date="2023-10-19T12:05:00Z"/>
              </w:rPr>
            </w:pPr>
            <w:ins w:id="505" w:author="Kasper Simonsen" w:date="2023-10-19T12:05:00Z">
              <w:r>
                <w:t>15</w:t>
              </w:r>
            </w:ins>
          </w:p>
        </w:tc>
        <w:tc>
          <w:tcPr>
            <w:tcW w:w="5954" w:type="dxa"/>
            <w:tcBorders>
              <w:top w:val="single" w:sz="4" w:space="0" w:color="auto"/>
              <w:left w:val="single" w:sz="4" w:space="0" w:color="auto"/>
              <w:bottom w:val="single" w:sz="4" w:space="0" w:color="auto"/>
              <w:right w:val="single" w:sz="4" w:space="0" w:color="auto"/>
            </w:tcBorders>
          </w:tcPr>
          <w:p w14:paraId="7919EB25" w14:textId="77777777" w:rsidR="00BB605F" w:rsidRDefault="00BB605F" w:rsidP="00BB605F">
            <w:pPr>
              <w:rPr>
                <w:ins w:id="506" w:author="Kasper Simonsen" w:date="2023-10-19T12:05:00Z"/>
              </w:rPr>
            </w:pPr>
            <w:ins w:id="507" w:author="Kasper Simonsen" w:date="2023-10-19T12:05:00Z">
              <w:r>
                <w:t>If the timer “T_Run</w:t>
              </w:r>
              <w:r w:rsidRPr="00DF5D52">
                <w:t>CA00</w:t>
              </w:r>
              <w:r>
                <w:t xml:space="preserve">8” elapse the system will stop </w:t>
              </w:r>
              <w:r w:rsidRPr="00DF5D52">
                <w:t>CA00</w:t>
              </w:r>
              <w:r>
                <w:t>8.</w:t>
              </w:r>
            </w:ins>
          </w:p>
        </w:tc>
        <w:tc>
          <w:tcPr>
            <w:tcW w:w="3085" w:type="dxa"/>
            <w:tcBorders>
              <w:top w:val="single" w:sz="4" w:space="0" w:color="auto"/>
              <w:left w:val="single" w:sz="4" w:space="0" w:color="auto"/>
              <w:bottom w:val="single" w:sz="4" w:space="0" w:color="auto"/>
              <w:right w:val="single" w:sz="4" w:space="0" w:color="auto"/>
            </w:tcBorders>
          </w:tcPr>
          <w:p w14:paraId="725EE53F" w14:textId="77777777" w:rsidR="00BB605F" w:rsidRPr="00DF5D52" w:rsidDel="00BB605F" w:rsidRDefault="00BB605F" w:rsidP="00BB605F">
            <w:pPr>
              <w:rPr>
                <w:ins w:id="508" w:author="Kasper Simonsen" w:date="2023-10-19T12:05:00Z"/>
              </w:rPr>
            </w:pPr>
            <w:ins w:id="509" w:author="Kasper Simonsen" w:date="2023-10-19T12:05:00Z">
              <w:r w:rsidRPr="00DF5D52">
                <w:t>CA00</w:t>
              </w:r>
              <w:r>
                <w:t>8 Stop</w:t>
              </w:r>
            </w:ins>
          </w:p>
        </w:tc>
      </w:tr>
    </w:tbl>
    <w:p w14:paraId="7BE6B13D" w14:textId="77777777" w:rsidR="006B4B5F" w:rsidRDefault="006B4B5F" w:rsidP="0033246C">
      <w:pPr>
        <w:rPr>
          <w:b/>
        </w:rPr>
      </w:pPr>
    </w:p>
    <w:p w14:paraId="5C2A73FC" w14:textId="77777777" w:rsidR="00557333" w:rsidRDefault="00557333" w:rsidP="0033246C">
      <w:pPr>
        <w:rPr>
          <w:b/>
        </w:rPr>
      </w:pPr>
    </w:p>
    <w:p w14:paraId="63B06A14" w14:textId="77777777" w:rsidR="00557333" w:rsidRDefault="00557333" w:rsidP="0033246C">
      <w:pPr>
        <w:rPr>
          <w:b/>
        </w:rPr>
      </w:pPr>
    </w:p>
    <w:p w14:paraId="01E271D0" w14:textId="77777777" w:rsidR="00C04A2B" w:rsidRPr="0005079F" w:rsidDel="00276901" w:rsidRDefault="003A3724">
      <w:pPr>
        <w:pStyle w:val="Heading3"/>
        <w:rPr>
          <w:del w:id="510" w:author="Kasper Simonsen" w:date="2023-10-25T14:08:00Z"/>
          <w:b w:val="0"/>
          <w:iCs/>
          <w:szCs w:val="28"/>
          <w:highlight w:val="yellow"/>
          <w:rPrChange w:id="511" w:author="Kasper Simonsen" w:date="2023-10-23T14:00:00Z">
            <w:rPr>
              <w:del w:id="512" w:author="Kasper Simonsen" w:date="2023-10-25T14:08:00Z"/>
              <w:b w:val="0"/>
              <w:iCs/>
              <w:szCs w:val="28"/>
            </w:rPr>
          </w:rPrChange>
        </w:rPr>
      </w:pPr>
      <w:bookmarkStart w:id="513" w:name="_Toc149553730"/>
      <w:del w:id="514" w:author="Kasper Simonsen" w:date="2023-10-25T14:08:00Z">
        <w:r w:rsidRPr="0005079F" w:rsidDel="00276901">
          <w:rPr>
            <w:highlight w:val="yellow"/>
            <w:rPrChange w:id="515" w:author="Kasper Simonsen" w:date="2023-10-23T14:00:00Z">
              <w:rPr/>
            </w:rPrChange>
          </w:rPr>
          <w:delText xml:space="preserve">LFP-NCO system. </w:delText>
        </w:r>
        <w:r w:rsidR="00C04A2B" w:rsidRPr="0005079F" w:rsidDel="00276901">
          <w:rPr>
            <w:iCs/>
            <w:szCs w:val="28"/>
            <w:highlight w:val="yellow"/>
            <w:rPrChange w:id="516" w:author="Kasper Simonsen" w:date="2023-10-23T14:00:00Z">
              <w:rPr>
                <w:iCs/>
                <w:szCs w:val="28"/>
              </w:rPr>
            </w:rPrChange>
          </w:rPr>
          <w:delText>Cleaning of VZ007</w:delText>
        </w:r>
        <w:bookmarkEnd w:id="513"/>
      </w:del>
    </w:p>
    <w:p w14:paraId="6734E54B" w14:textId="77777777" w:rsidR="00C04A2B" w:rsidRPr="0005079F" w:rsidDel="00276901" w:rsidRDefault="00C04A2B" w:rsidP="0033246C">
      <w:pPr>
        <w:rPr>
          <w:del w:id="517" w:author="Kasper Simonsen" w:date="2023-10-25T14:08:00Z"/>
          <w:b/>
          <w:highlight w:val="yellow"/>
          <w:rPrChange w:id="518" w:author="Kasper Simonsen" w:date="2023-10-23T14:00:00Z">
            <w:rPr>
              <w:del w:id="519" w:author="Kasper Simonsen" w:date="2023-10-25T14:08:00Z"/>
              <w:b/>
            </w:rPr>
          </w:rPrChange>
        </w:rPr>
      </w:pPr>
    </w:p>
    <w:p w14:paraId="734D58F2" w14:textId="77777777" w:rsidR="00C04A2B" w:rsidRPr="0005079F" w:rsidDel="00276901" w:rsidRDefault="00C04A2B" w:rsidP="00C04A2B">
      <w:pPr>
        <w:rPr>
          <w:del w:id="520" w:author="Kasper Simonsen" w:date="2023-10-25T14:08:00Z"/>
          <w:highlight w:val="yellow"/>
          <w:lang w:val="en-GB"/>
          <w:rPrChange w:id="521" w:author="Kasper Simonsen" w:date="2023-10-23T14:00:00Z">
            <w:rPr>
              <w:del w:id="522" w:author="Kasper Simonsen" w:date="2023-10-25T14:08:00Z"/>
              <w:lang w:val="en-GB"/>
            </w:rPr>
          </w:rPrChange>
        </w:rPr>
      </w:pPr>
      <w:del w:id="523" w:author="Kasper Simonsen" w:date="2023-10-25T14:08:00Z">
        <w:r w:rsidRPr="0005079F" w:rsidDel="00276901">
          <w:rPr>
            <w:highlight w:val="yellow"/>
            <w:lang w:val="en-GB"/>
            <w:rPrChange w:id="524" w:author="Kasper Simonsen" w:date="2023-10-23T14:00:00Z">
              <w:rPr>
                <w:lang w:val="en-GB"/>
              </w:rPr>
            </w:rPrChange>
          </w:rPr>
          <w:delText>In automatic mode, the cleaning sequence is activated once the automatic cycle is stopped and if enabled into the HMI</w:delText>
        </w:r>
      </w:del>
    </w:p>
    <w:p w14:paraId="795A1F91" w14:textId="77777777" w:rsidR="00C04A2B" w:rsidRPr="0005079F" w:rsidDel="00276901" w:rsidRDefault="00C04A2B" w:rsidP="00C04A2B">
      <w:pPr>
        <w:rPr>
          <w:del w:id="525" w:author="Kasper Simonsen" w:date="2023-10-25T14:08:00Z"/>
          <w:rFonts w:cs="Arial"/>
          <w:highlight w:val="yellow"/>
          <w:rPrChange w:id="526" w:author="Kasper Simonsen" w:date="2023-10-23T14:00:00Z">
            <w:rPr>
              <w:del w:id="527" w:author="Kasper Simonsen" w:date="2023-10-25T14:08:00Z"/>
              <w:rFonts w:cs="Arial"/>
            </w:rPr>
          </w:rPrChange>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5954"/>
        <w:gridCol w:w="2626"/>
      </w:tblGrid>
      <w:tr w:rsidR="00C04A2B" w:rsidRPr="0005079F" w:rsidDel="00276901" w14:paraId="0DAC0DE8" w14:textId="77777777" w:rsidTr="006232E6">
        <w:trPr>
          <w:del w:id="528" w:author="Kasper Simonsen" w:date="2023-10-25T14:08:00Z"/>
        </w:trPr>
        <w:tc>
          <w:tcPr>
            <w:tcW w:w="9498" w:type="dxa"/>
            <w:gridSpan w:val="3"/>
            <w:shd w:val="clear" w:color="auto" w:fill="D9D9D9"/>
            <w:vAlign w:val="center"/>
          </w:tcPr>
          <w:p w14:paraId="1179EDFF" w14:textId="77777777" w:rsidR="00C04A2B" w:rsidRPr="0005079F" w:rsidDel="00276901" w:rsidRDefault="00C04A2B" w:rsidP="006232E6">
            <w:pPr>
              <w:jc w:val="left"/>
              <w:rPr>
                <w:del w:id="529" w:author="Kasper Simonsen" w:date="2023-10-25T14:08:00Z"/>
                <w:highlight w:val="yellow"/>
                <w:rPrChange w:id="530" w:author="Kasper Simonsen" w:date="2023-10-23T14:00:00Z">
                  <w:rPr>
                    <w:del w:id="531" w:author="Kasper Simonsen" w:date="2023-10-25T14:08:00Z"/>
                  </w:rPr>
                </w:rPrChange>
              </w:rPr>
            </w:pPr>
            <w:del w:id="532" w:author="Kasper Simonsen" w:date="2023-10-25T14:08:00Z">
              <w:r w:rsidRPr="0005079F" w:rsidDel="00276901">
                <w:rPr>
                  <w:highlight w:val="yellow"/>
                  <w:rPrChange w:id="533" w:author="Kasper Simonsen" w:date="2023-10-23T14:00:00Z">
                    <w:rPr/>
                  </w:rPrChange>
                </w:rPr>
                <w:delText>Permissive list</w:delText>
              </w:r>
            </w:del>
          </w:p>
        </w:tc>
      </w:tr>
      <w:tr w:rsidR="00C04A2B" w:rsidRPr="0005079F" w:rsidDel="00276901" w14:paraId="639CA982" w14:textId="77777777" w:rsidTr="006232E6">
        <w:trPr>
          <w:del w:id="534" w:author="Kasper Simonsen" w:date="2023-10-25T14:08:00Z"/>
        </w:trPr>
        <w:tc>
          <w:tcPr>
            <w:tcW w:w="9498" w:type="dxa"/>
            <w:gridSpan w:val="3"/>
            <w:shd w:val="clear" w:color="auto" w:fill="FFFFFF" w:themeFill="background1"/>
            <w:vAlign w:val="center"/>
          </w:tcPr>
          <w:p w14:paraId="1C9E2E96" w14:textId="77777777" w:rsidR="00C04A2B" w:rsidRPr="0005079F" w:rsidDel="00276901" w:rsidRDefault="00C04A2B" w:rsidP="006232E6">
            <w:pPr>
              <w:jc w:val="left"/>
              <w:rPr>
                <w:del w:id="535" w:author="Kasper Simonsen" w:date="2023-10-25T14:08:00Z"/>
                <w:highlight w:val="yellow"/>
                <w:lang w:val="en-GB"/>
                <w:rPrChange w:id="536" w:author="Kasper Simonsen" w:date="2023-10-23T14:00:00Z">
                  <w:rPr>
                    <w:del w:id="537" w:author="Kasper Simonsen" w:date="2023-10-25T14:08:00Z"/>
                    <w:lang w:val="en-GB"/>
                  </w:rPr>
                </w:rPrChange>
              </w:rPr>
            </w:pPr>
            <w:del w:id="538" w:author="Kasper Simonsen" w:date="2023-10-25T14:08:00Z">
              <w:r w:rsidRPr="0005079F" w:rsidDel="00276901">
                <w:rPr>
                  <w:highlight w:val="yellow"/>
                  <w:lang w:val="en-GB"/>
                  <w:rPrChange w:id="539" w:author="Kasper Simonsen" w:date="2023-10-23T14:00:00Z">
                    <w:rPr>
                      <w:lang w:val="en-GB"/>
                    </w:rPr>
                  </w:rPrChange>
                </w:rPr>
                <w:delText>No emergency alarms</w:delText>
              </w:r>
              <w:r w:rsidR="00B94F88" w:rsidRPr="0005079F" w:rsidDel="00276901">
                <w:rPr>
                  <w:highlight w:val="yellow"/>
                  <w:lang w:val="en-GB"/>
                  <w:rPrChange w:id="540" w:author="Kasper Simonsen" w:date="2023-10-23T14:00:00Z">
                    <w:rPr>
                      <w:lang w:val="en-GB"/>
                    </w:rPr>
                  </w:rPrChange>
                </w:rPr>
                <w:delText>.</w:delText>
              </w:r>
            </w:del>
          </w:p>
          <w:p w14:paraId="7B6DF7E5" w14:textId="77777777" w:rsidR="00C04A2B" w:rsidRPr="0005079F" w:rsidDel="00276901" w:rsidRDefault="00C04A2B" w:rsidP="006232E6">
            <w:pPr>
              <w:jc w:val="left"/>
              <w:rPr>
                <w:del w:id="541" w:author="Kasper Simonsen" w:date="2023-10-25T14:08:00Z"/>
                <w:highlight w:val="yellow"/>
                <w:rPrChange w:id="542" w:author="Kasper Simonsen" w:date="2023-10-23T14:00:00Z">
                  <w:rPr>
                    <w:del w:id="543" w:author="Kasper Simonsen" w:date="2023-10-25T14:08:00Z"/>
                  </w:rPr>
                </w:rPrChange>
              </w:rPr>
            </w:pPr>
            <w:del w:id="544" w:author="Kasper Simonsen" w:date="2023-10-25T14:08:00Z">
              <w:r w:rsidRPr="0005079F" w:rsidDel="00276901">
                <w:rPr>
                  <w:highlight w:val="yellow"/>
                  <w:rPrChange w:id="545" w:author="Kasper Simonsen" w:date="2023-10-23T14:00:00Z">
                    <w:rPr/>
                  </w:rPrChange>
                </w:rPr>
                <w:delText xml:space="preserve">VZ007 </w:delText>
              </w:r>
              <w:r w:rsidR="000A40F1" w:rsidRPr="0005079F" w:rsidDel="00276901">
                <w:rPr>
                  <w:highlight w:val="yellow"/>
                  <w:lang w:val="en-GB"/>
                  <w:rPrChange w:id="546" w:author="Kasper Simonsen" w:date="2023-10-23T14:00:00Z">
                    <w:rPr>
                      <w:lang w:val="en-GB"/>
                    </w:rPr>
                  </w:rPrChange>
                </w:rPr>
                <w:delText>must be available and not running.</w:delText>
              </w:r>
              <w:r w:rsidR="000A40F1" w:rsidRPr="0005079F" w:rsidDel="00276901">
                <w:rPr>
                  <w:highlight w:val="yellow"/>
                  <w:rPrChange w:id="547" w:author="Kasper Simonsen" w:date="2023-10-23T14:00:00Z">
                    <w:rPr/>
                  </w:rPrChange>
                </w:rPr>
                <w:delText xml:space="preserve"> </w:delText>
              </w:r>
              <w:r w:rsidRPr="0005079F" w:rsidDel="00276901">
                <w:rPr>
                  <w:highlight w:val="yellow"/>
                  <w:rPrChange w:id="548" w:author="Kasper Simonsen" w:date="2023-10-23T14:00:00Z">
                    <w:rPr/>
                  </w:rPrChange>
                </w:rPr>
                <w:delText>(</w:delText>
              </w:r>
              <w:r w:rsidR="00B94F88" w:rsidRPr="0005079F" w:rsidDel="00276901">
                <w:rPr>
                  <w:highlight w:val="yellow"/>
                  <w:rPrChange w:id="549" w:author="Kasper Simonsen" w:date="2023-10-23T14:00:00Z">
                    <w:rPr/>
                  </w:rPrChange>
                </w:rPr>
                <w:delText>Only</w:delText>
              </w:r>
              <w:r w:rsidRPr="0005079F" w:rsidDel="00276901">
                <w:rPr>
                  <w:highlight w:val="yellow"/>
                  <w:rPrChange w:id="550" w:author="Kasper Simonsen" w:date="2023-10-23T14:00:00Z">
                    <w:rPr/>
                  </w:rPrChange>
                </w:rPr>
                <w:delText xml:space="preserve"> in semiautomatic mode)</w:delText>
              </w:r>
              <w:r w:rsidR="00B94F88" w:rsidRPr="0005079F" w:rsidDel="00276901">
                <w:rPr>
                  <w:highlight w:val="yellow"/>
                  <w:rPrChange w:id="551" w:author="Kasper Simonsen" w:date="2023-10-23T14:00:00Z">
                    <w:rPr/>
                  </w:rPrChange>
                </w:rPr>
                <w:delText>.</w:delText>
              </w:r>
            </w:del>
          </w:p>
          <w:p w14:paraId="44CC105D" w14:textId="77777777" w:rsidR="00C04A2B" w:rsidRPr="0005079F" w:rsidDel="00276901" w:rsidRDefault="00C04A2B" w:rsidP="006232E6">
            <w:pPr>
              <w:jc w:val="left"/>
              <w:rPr>
                <w:del w:id="552" w:author="Kasper Simonsen" w:date="2023-10-25T14:08:00Z"/>
                <w:highlight w:val="yellow"/>
                <w:rPrChange w:id="553" w:author="Kasper Simonsen" w:date="2023-10-23T14:00:00Z">
                  <w:rPr>
                    <w:del w:id="554" w:author="Kasper Simonsen" w:date="2023-10-25T14:08:00Z"/>
                  </w:rPr>
                </w:rPrChange>
              </w:rPr>
            </w:pPr>
            <w:del w:id="555" w:author="Kasper Simonsen" w:date="2023-10-25T14:08:00Z">
              <w:r w:rsidRPr="0005079F" w:rsidDel="00276901">
                <w:rPr>
                  <w:highlight w:val="yellow"/>
                  <w:rPrChange w:id="556" w:author="Kasper Simonsen" w:date="2023-10-23T14:00:00Z">
                    <w:rPr/>
                  </w:rPrChange>
                </w:rPr>
                <w:delText>Cleaning phase enabled (only in automatic mode)</w:delText>
              </w:r>
              <w:r w:rsidR="00B94F88" w:rsidRPr="0005079F" w:rsidDel="00276901">
                <w:rPr>
                  <w:highlight w:val="yellow"/>
                  <w:rPrChange w:id="557" w:author="Kasper Simonsen" w:date="2023-10-23T14:00:00Z">
                    <w:rPr/>
                  </w:rPrChange>
                </w:rPr>
                <w:delText>.</w:delText>
              </w:r>
            </w:del>
          </w:p>
        </w:tc>
      </w:tr>
      <w:tr w:rsidR="00C04A2B" w:rsidRPr="0005079F" w:rsidDel="00276901" w14:paraId="762F748C" w14:textId="77777777" w:rsidTr="006232E6">
        <w:trPr>
          <w:del w:id="558" w:author="Kasper Simonsen" w:date="2023-10-25T14:08:00Z"/>
        </w:trPr>
        <w:tc>
          <w:tcPr>
            <w:tcW w:w="918" w:type="dxa"/>
            <w:shd w:val="clear" w:color="auto" w:fill="D9D9D9"/>
          </w:tcPr>
          <w:p w14:paraId="0C1FC562" w14:textId="77777777" w:rsidR="00C04A2B" w:rsidRPr="0005079F" w:rsidDel="00276901" w:rsidRDefault="00C04A2B" w:rsidP="006232E6">
            <w:pPr>
              <w:jc w:val="center"/>
              <w:rPr>
                <w:del w:id="559" w:author="Kasper Simonsen" w:date="2023-10-25T14:08:00Z"/>
                <w:highlight w:val="yellow"/>
                <w:rPrChange w:id="560" w:author="Kasper Simonsen" w:date="2023-10-23T14:00:00Z">
                  <w:rPr>
                    <w:del w:id="561" w:author="Kasper Simonsen" w:date="2023-10-25T14:08:00Z"/>
                  </w:rPr>
                </w:rPrChange>
              </w:rPr>
            </w:pPr>
            <w:del w:id="562" w:author="Kasper Simonsen" w:date="2023-10-25T14:08:00Z">
              <w:r w:rsidRPr="0005079F" w:rsidDel="00276901">
                <w:rPr>
                  <w:highlight w:val="yellow"/>
                  <w:rPrChange w:id="563" w:author="Kasper Simonsen" w:date="2023-10-23T14:00:00Z">
                    <w:rPr/>
                  </w:rPrChange>
                </w:rPr>
                <w:delText>Step</w:delText>
              </w:r>
            </w:del>
          </w:p>
        </w:tc>
        <w:tc>
          <w:tcPr>
            <w:tcW w:w="5954" w:type="dxa"/>
            <w:shd w:val="clear" w:color="auto" w:fill="D9D9D9"/>
          </w:tcPr>
          <w:p w14:paraId="39E3FC52" w14:textId="77777777" w:rsidR="00C04A2B" w:rsidRPr="0005079F" w:rsidDel="00276901" w:rsidRDefault="00C04A2B" w:rsidP="006232E6">
            <w:pPr>
              <w:jc w:val="left"/>
              <w:rPr>
                <w:del w:id="564" w:author="Kasper Simonsen" w:date="2023-10-25T14:08:00Z"/>
                <w:highlight w:val="yellow"/>
                <w:rPrChange w:id="565" w:author="Kasper Simonsen" w:date="2023-10-23T14:00:00Z">
                  <w:rPr>
                    <w:del w:id="566" w:author="Kasper Simonsen" w:date="2023-10-25T14:08:00Z"/>
                  </w:rPr>
                </w:rPrChange>
              </w:rPr>
            </w:pPr>
            <w:del w:id="567" w:author="Kasper Simonsen" w:date="2023-10-25T14:08:00Z">
              <w:r w:rsidRPr="0005079F" w:rsidDel="00276901">
                <w:rPr>
                  <w:highlight w:val="yellow"/>
                  <w:rPrChange w:id="568" w:author="Kasper Simonsen" w:date="2023-10-23T14:00:00Z">
                    <w:rPr/>
                  </w:rPrChange>
                </w:rPr>
                <w:delText>Action</w:delText>
              </w:r>
            </w:del>
          </w:p>
        </w:tc>
        <w:tc>
          <w:tcPr>
            <w:tcW w:w="2626" w:type="dxa"/>
            <w:shd w:val="clear" w:color="auto" w:fill="D9D9D9"/>
          </w:tcPr>
          <w:p w14:paraId="7A53A6B5" w14:textId="77777777" w:rsidR="00C04A2B" w:rsidRPr="0005079F" w:rsidDel="00276901" w:rsidRDefault="00C04A2B" w:rsidP="006232E6">
            <w:pPr>
              <w:jc w:val="left"/>
              <w:rPr>
                <w:del w:id="569" w:author="Kasper Simonsen" w:date="2023-10-25T14:08:00Z"/>
                <w:highlight w:val="yellow"/>
                <w:rPrChange w:id="570" w:author="Kasper Simonsen" w:date="2023-10-23T14:00:00Z">
                  <w:rPr>
                    <w:del w:id="571" w:author="Kasper Simonsen" w:date="2023-10-25T14:08:00Z"/>
                  </w:rPr>
                </w:rPrChange>
              </w:rPr>
            </w:pPr>
            <w:del w:id="572" w:author="Kasper Simonsen" w:date="2023-10-25T14:08:00Z">
              <w:r w:rsidRPr="0005079F" w:rsidDel="00276901">
                <w:rPr>
                  <w:highlight w:val="yellow"/>
                  <w:rPrChange w:id="573" w:author="Kasper Simonsen" w:date="2023-10-23T14:00:00Z">
                    <w:rPr/>
                  </w:rPrChange>
                </w:rPr>
                <w:delText>Completion criteria</w:delText>
              </w:r>
            </w:del>
          </w:p>
        </w:tc>
      </w:tr>
      <w:tr w:rsidR="00C04A2B" w:rsidRPr="0005079F" w:rsidDel="00276901" w14:paraId="1C476949" w14:textId="77777777" w:rsidTr="006232E6">
        <w:trPr>
          <w:del w:id="574" w:author="Kasper Simonsen" w:date="2023-10-25T14:08:00Z"/>
        </w:trPr>
        <w:tc>
          <w:tcPr>
            <w:tcW w:w="918" w:type="dxa"/>
          </w:tcPr>
          <w:p w14:paraId="1597165F" w14:textId="77777777" w:rsidR="00C04A2B" w:rsidRPr="0005079F" w:rsidDel="00276901" w:rsidRDefault="00C04A2B" w:rsidP="006232E6">
            <w:pPr>
              <w:jc w:val="center"/>
              <w:rPr>
                <w:del w:id="575" w:author="Kasper Simonsen" w:date="2023-10-25T14:08:00Z"/>
                <w:highlight w:val="yellow"/>
                <w:rPrChange w:id="576" w:author="Kasper Simonsen" w:date="2023-10-23T14:00:00Z">
                  <w:rPr>
                    <w:del w:id="577" w:author="Kasper Simonsen" w:date="2023-10-25T14:08:00Z"/>
                  </w:rPr>
                </w:rPrChange>
              </w:rPr>
            </w:pPr>
            <w:del w:id="578" w:author="Kasper Simonsen" w:date="2023-10-25T14:08:00Z">
              <w:r w:rsidRPr="0005079F" w:rsidDel="00276901">
                <w:rPr>
                  <w:highlight w:val="yellow"/>
                  <w:rPrChange w:id="579" w:author="Kasper Simonsen" w:date="2023-10-23T14:00:00Z">
                    <w:rPr/>
                  </w:rPrChange>
                </w:rPr>
                <w:delText>1</w:delText>
              </w:r>
            </w:del>
          </w:p>
        </w:tc>
        <w:tc>
          <w:tcPr>
            <w:tcW w:w="5954" w:type="dxa"/>
          </w:tcPr>
          <w:p w14:paraId="6042098F" w14:textId="77777777" w:rsidR="00C04A2B" w:rsidRPr="0005079F" w:rsidDel="00276901" w:rsidRDefault="00C04A2B" w:rsidP="006232E6">
            <w:pPr>
              <w:rPr>
                <w:del w:id="580" w:author="Kasper Simonsen" w:date="2023-10-25T14:08:00Z"/>
                <w:highlight w:val="yellow"/>
                <w:lang w:val="en-GB"/>
                <w:rPrChange w:id="581" w:author="Kasper Simonsen" w:date="2023-10-23T14:00:00Z">
                  <w:rPr>
                    <w:del w:id="582" w:author="Kasper Simonsen" w:date="2023-10-25T14:08:00Z"/>
                    <w:lang w:val="en-GB"/>
                  </w:rPr>
                </w:rPrChange>
              </w:rPr>
            </w:pPr>
            <w:del w:id="583" w:author="Kasper Simonsen" w:date="2023-10-25T14:08:00Z">
              <w:r w:rsidRPr="0005079F" w:rsidDel="00276901">
                <w:rPr>
                  <w:highlight w:val="yellow"/>
                  <w:lang w:val="en-GB"/>
                  <w:rPrChange w:id="584" w:author="Kasper Simonsen" w:date="2023-10-23T14:00:00Z">
                    <w:rPr>
                      <w:lang w:val="en-GB"/>
                    </w:rPr>
                  </w:rPrChange>
                </w:rPr>
                <w:delText xml:space="preserve">In semiautomatic mode: system perform the cleaning steps from 1 to 3 In automatic mode: system is in phase 3 </w:delText>
              </w:r>
            </w:del>
          </w:p>
        </w:tc>
        <w:tc>
          <w:tcPr>
            <w:tcW w:w="2626" w:type="dxa"/>
          </w:tcPr>
          <w:p w14:paraId="6075A4FD" w14:textId="77777777" w:rsidR="00C04A2B" w:rsidRPr="0005079F" w:rsidDel="00276901" w:rsidRDefault="00C04A2B" w:rsidP="006232E6">
            <w:pPr>
              <w:jc w:val="left"/>
              <w:rPr>
                <w:del w:id="585" w:author="Kasper Simonsen" w:date="2023-10-25T14:08:00Z"/>
                <w:highlight w:val="yellow"/>
                <w:rPrChange w:id="586" w:author="Kasper Simonsen" w:date="2023-10-23T14:00:00Z">
                  <w:rPr>
                    <w:del w:id="587" w:author="Kasper Simonsen" w:date="2023-10-25T14:08:00Z"/>
                  </w:rPr>
                </w:rPrChange>
              </w:rPr>
            </w:pPr>
            <w:del w:id="588" w:author="Kasper Simonsen" w:date="2023-10-25T14:08:00Z">
              <w:r w:rsidRPr="0005079F" w:rsidDel="00276901">
                <w:rPr>
                  <w:highlight w:val="yellow"/>
                  <w:rPrChange w:id="589" w:author="Kasper Simonsen" w:date="2023-10-23T14:00:00Z">
                    <w:rPr/>
                  </w:rPrChange>
                </w:rPr>
                <w:delText>PIT075 &lt; Low level</w:delText>
              </w:r>
            </w:del>
          </w:p>
        </w:tc>
      </w:tr>
      <w:tr w:rsidR="00C04A2B" w:rsidRPr="0005079F" w:rsidDel="00276901" w14:paraId="51E8EEAA" w14:textId="77777777" w:rsidTr="006232E6">
        <w:trPr>
          <w:del w:id="590" w:author="Kasper Simonsen" w:date="2023-10-25T14:08:00Z"/>
        </w:trPr>
        <w:tc>
          <w:tcPr>
            <w:tcW w:w="918" w:type="dxa"/>
          </w:tcPr>
          <w:p w14:paraId="7A9ED428" w14:textId="77777777" w:rsidR="00C04A2B" w:rsidRPr="0005079F" w:rsidDel="00276901" w:rsidRDefault="00C04A2B" w:rsidP="006232E6">
            <w:pPr>
              <w:jc w:val="center"/>
              <w:rPr>
                <w:del w:id="591" w:author="Kasper Simonsen" w:date="2023-10-25T14:08:00Z"/>
                <w:highlight w:val="yellow"/>
                <w:rPrChange w:id="592" w:author="Kasper Simonsen" w:date="2023-10-23T14:00:00Z">
                  <w:rPr>
                    <w:del w:id="593" w:author="Kasper Simonsen" w:date="2023-10-25T14:08:00Z"/>
                  </w:rPr>
                </w:rPrChange>
              </w:rPr>
            </w:pPr>
            <w:del w:id="594" w:author="Kasper Simonsen" w:date="2023-10-25T14:08:00Z">
              <w:r w:rsidRPr="0005079F" w:rsidDel="00276901">
                <w:rPr>
                  <w:highlight w:val="yellow"/>
                  <w:rPrChange w:id="595" w:author="Kasper Simonsen" w:date="2023-10-23T14:00:00Z">
                    <w:rPr/>
                  </w:rPrChange>
                </w:rPr>
                <w:delText>2</w:delText>
              </w:r>
            </w:del>
          </w:p>
        </w:tc>
        <w:tc>
          <w:tcPr>
            <w:tcW w:w="5954" w:type="dxa"/>
          </w:tcPr>
          <w:p w14:paraId="3A3DFD0A" w14:textId="77777777" w:rsidR="00C04A2B" w:rsidRPr="0005079F" w:rsidDel="00276901" w:rsidRDefault="00C04A2B" w:rsidP="006232E6">
            <w:pPr>
              <w:rPr>
                <w:del w:id="596" w:author="Kasper Simonsen" w:date="2023-10-25T14:08:00Z"/>
                <w:highlight w:val="yellow"/>
                <w:rPrChange w:id="597" w:author="Kasper Simonsen" w:date="2023-10-23T14:00:00Z">
                  <w:rPr>
                    <w:del w:id="598" w:author="Kasper Simonsen" w:date="2023-10-25T14:08:00Z"/>
                  </w:rPr>
                </w:rPrChange>
              </w:rPr>
            </w:pPr>
            <w:del w:id="599" w:author="Kasper Simonsen" w:date="2023-10-25T14:08:00Z">
              <w:r w:rsidRPr="0005079F" w:rsidDel="00276901">
                <w:rPr>
                  <w:highlight w:val="yellow"/>
                  <w:rPrChange w:id="600" w:author="Kasper Simonsen" w:date="2023-10-23T14:00:00Z">
                    <w:rPr/>
                  </w:rPrChange>
                </w:rPr>
                <w:delText>A “Timer_Empty_Line” is started</w:delText>
              </w:r>
            </w:del>
          </w:p>
        </w:tc>
        <w:tc>
          <w:tcPr>
            <w:tcW w:w="2626" w:type="dxa"/>
          </w:tcPr>
          <w:p w14:paraId="772141DF" w14:textId="77777777" w:rsidR="00C04A2B" w:rsidRPr="0005079F" w:rsidDel="00276901" w:rsidRDefault="00C04A2B" w:rsidP="006232E6">
            <w:pPr>
              <w:jc w:val="left"/>
              <w:rPr>
                <w:del w:id="601" w:author="Kasper Simonsen" w:date="2023-10-25T14:08:00Z"/>
                <w:color w:val="1F497D" w:themeColor="text2"/>
                <w:highlight w:val="yellow"/>
                <w:rPrChange w:id="602" w:author="Kasper Simonsen" w:date="2023-10-23T14:00:00Z">
                  <w:rPr>
                    <w:del w:id="603" w:author="Kasper Simonsen" w:date="2023-10-25T14:08:00Z"/>
                    <w:color w:val="1F497D" w:themeColor="text2"/>
                  </w:rPr>
                </w:rPrChange>
              </w:rPr>
            </w:pPr>
            <w:del w:id="604" w:author="Kasper Simonsen" w:date="2023-10-25T14:08:00Z">
              <w:r w:rsidRPr="0005079F" w:rsidDel="00276901">
                <w:rPr>
                  <w:highlight w:val="yellow"/>
                  <w:rPrChange w:id="605" w:author="Kasper Simonsen" w:date="2023-10-23T14:00:00Z">
                    <w:rPr/>
                  </w:rPrChange>
                </w:rPr>
                <w:delText xml:space="preserve">PIT075 &lt; Low level “TR_Low pressure”  </w:delText>
              </w:r>
            </w:del>
          </w:p>
        </w:tc>
      </w:tr>
      <w:tr w:rsidR="00C04A2B" w:rsidRPr="0005079F" w:rsidDel="00276901" w14:paraId="5A1A62CF" w14:textId="77777777" w:rsidTr="006232E6">
        <w:trPr>
          <w:del w:id="606" w:author="Kasper Simonsen" w:date="2023-10-25T14:08:00Z"/>
        </w:trPr>
        <w:tc>
          <w:tcPr>
            <w:tcW w:w="918" w:type="dxa"/>
          </w:tcPr>
          <w:p w14:paraId="7018C3E6" w14:textId="77777777" w:rsidR="00C04A2B" w:rsidRPr="0005079F" w:rsidDel="00276901" w:rsidRDefault="00C04A2B" w:rsidP="006232E6">
            <w:pPr>
              <w:jc w:val="center"/>
              <w:rPr>
                <w:del w:id="607" w:author="Kasper Simonsen" w:date="2023-10-25T14:08:00Z"/>
                <w:highlight w:val="yellow"/>
                <w:rPrChange w:id="608" w:author="Kasper Simonsen" w:date="2023-10-23T14:00:00Z">
                  <w:rPr>
                    <w:del w:id="609" w:author="Kasper Simonsen" w:date="2023-10-25T14:08:00Z"/>
                  </w:rPr>
                </w:rPrChange>
              </w:rPr>
            </w:pPr>
            <w:del w:id="610" w:author="Kasper Simonsen" w:date="2023-10-25T14:08:00Z">
              <w:r w:rsidRPr="0005079F" w:rsidDel="00276901">
                <w:rPr>
                  <w:highlight w:val="yellow"/>
                  <w:rPrChange w:id="611" w:author="Kasper Simonsen" w:date="2023-10-23T14:00:00Z">
                    <w:rPr/>
                  </w:rPrChange>
                </w:rPr>
                <w:delText>3</w:delText>
              </w:r>
            </w:del>
          </w:p>
        </w:tc>
        <w:tc>
          <w:tcPr>
            <w:tcW w:w="5954" w:type="dxa"/>
          </w:tcPr>
          <w:p w14:paraId="01204E16" w14:textId="77777777" w:rsidR="00C04A2B" w:rsidRPr="0005079F" w:rsidDel="00276901" w:rsidRDefault="00C04A2B" w:rsidP="006232E6">
            <w:pPr>
              <w:rPr>
                <w:del w:id="612" w:author="Kasper Simonsen" w:date="2023-10-25T14:08:00Z"/>
                <w:highlight w:val="yellow"/>
                <w:lang w:val="en-GB"/>
                <w:rPrChange w:id="613" w:author="Kasper Simonsen" w:date="2023-10-23T14:00:00Z">
                  <w:rPr>
                    <w:del w:id="614" w:author="Kasper Simonsen" w:date="2023-10-25T14:08:00Z"/>
                    <w:lang w:val="en-GB"/>
                  </w:rPr>
                </w:rPrChange>
              </w:rPr>
            </w:pPr>
            <w:del w:id="615" w:author="Kasper Simonsen" w:date="2023-10-25T14:08:00Z">
              <w:r w:rsidRPr="0005079F" w:rsidDel="00276901">
                <w:rPr>
                  <w:highlight w:val="yellow"/>
                  <w:lang w:val="en-GB"/>
                  <w:rPrChange w:id="616" w:author="Kasper Simonsen" w:date="2023-10-23T14:00:00Z">
                    <w:rPr>
                      <w:lang w:val="en-GB"/>
                    </w:rPr>
                  </w:rPrChange>
                </w:rPr>
                <w:delText xml:space="preserve">The cleaning regulator (PRV078) is opened </w:delText>
              </w:r>
            </w:del>
          </w:p>
          <w:p w14:paraId="4F605B76" w14:textId="77777777" w:rsidR="00C04A2B" w:rsidRPr="0005079F" w:rsidDel="00276901" w:rsidRDefault="00C04A2B" w:rsidP="006232E6">
            <w:pPr>
              <w:rPr>
                <w:del w:id="617" w:author="Kasper Simonsen" w:date="2023-10-25T14:08:00Z"/>
                <w:highlight w:val="yellow"/>
                <w:lang w:val="en-GB"/>
                <w:rPrChange w:id="618" w:author="Kasper Simonsen" w:date="2023-10-23T14:00:00Z">
                  <w:rPr>
                    <w:del w:id="619" w:author="Kasper Simonsen" w:date="2023-10-25T14:08:00Z"/>
                    <w:lang w:val="en-GB"/>
                  </w:rPr>
                </w:rPrChange>
              </w:rPr>
            </w:pPr>
            <w:del w:id="620" w:author="Kasper Simonsen" w:date="2023-10-25T14:08:00Z">
              <w:r w:rsidRPr="0005079F" w:rsidDel="00276901">
                <w:rPr>
                  <w:highlight w:val="yellow"/>
                  <w:lang w:val="en-GB"/>
                  <w:rPrChange w:id="621" w:author="Kasper Simonsen" w:date="2023-10-23T14:00:00Z">
                    <w:rPr>
                      <w:lang w:val="en-GB"/>
                    </w:rPr>
                  </w:rPrChange>
                </w:rPr>
                <w:delText>A “Timer_Cleaning_Line” is started</w:delText>
              </w:r>
            </w:del>
          </w:p>
        </w:tc>
        <w:tc>
          <w:tcPr>
            <w:tcW w:w="2626" w:type="dxa"/>
          </w:tcPr>
          <w:p w14:paraId="3EA1A3EC" w14:textId="77777777" w:rsidR="00C04A2B" w:rsidRPr="0005079F" w:rsidDel="00276901" w:rsidRDefault="00C04A2B" w:rsidP="006232E6">
            <w:pPr>
              <w:rPr>
                <w:del w:id="622" w:author="Kasper Simonsen" w:date="2023-10-25T14:08:00Z"/>
                <w:highlight w:val="yellow"/>
                <w:lang w:val="en-GB"/>
                <w:rPrChange w:id="623" w:author="Kasper Simonsen" w:date="2023-10-23T14:00:00Z">
                  <w:rPr>
                    <w:del w:id="624" w:author="Kasper Simonsen" w:date="2023-10-25T14:08:00Z"/>
                    <w:lang w:val="en-GB"/>
                  </w:rPr>
                </w:rPrChange>
              </w:rPr>
            </w:pPr>
            <w:del w:id="625" w:author="Kasper Simonsen" w:date="2023-10-25T14:08:00Z">
              <w:r w:rsidRPr="0005079F" w:rsidDel="00276901">
                <w:rPr>
                  <w:highlight w:val="yellow"/>
                  <w:lang w:val="en-GB"/>
                  <w:rPrChange w:id="626" w:author="Kasper Simonsen" w:date="2023-10-23T14:00:00Z">
                    <w:rPr>
                      <w:lang w:val="en-GB"/>
                    </w:rPr>
                  </w:rPrChange>
                </w:rPr>
                <w:delText>Timer_Cleaning_Line elapsed</w:delText>
              </w:r>
            </w:del>
          </w:p>
        </w:tc>
      </w:tr>
      <w:tr w:rsidR="00C04A2B" w:rsidRPr="0005079F" w:rsidDel="00276901" w14:paraId="453B3EC9" w14:textId="77777777" w:rsidTr="006232E6">
        <w:trPr>
          <w:del w:id="627" w:author="Kasper Simonsen" w:date="2023-10-25T14:08:00Z"/>
        </w:trPr>
        <w:tc>
          <w:tcPr>
            <w:tcW w:w="918" w:type="dxa"/>
          </w:tcPr>
          <w:p w14:paraId="414D8361" w14:textId="77777777" w:rsidR="00C04A2B" w:rsidRPr="0005079F" w:rsidDel="00276901" w:rsidRDefault="00C04A2B" w:rsidP="006232E6">
            <w:pPr>
              <w:jc w:val="center"/>
              <w:rPr>
                <w:del w:id="628" w:author="Kasper Simonsen" w:date="2023-10-25T14:08:00Z"/>
                <w:highlight w:val="yellow"/>
                <w:rPrChange w:id="629" w:author="Kasper Simonsen" w:date="2023-10-23T14:00:00Z">
                  <w:rPr>
                    <w:del w:id="630" w:author="Kasper Simonsen" w:date="2023-10-25T14:08:00Z"/>
                  </w:rPr>
                </w:rPrChange>
              </w:rPr>
            </w:pPr>
            <w:del w:id="631" w:author="Kasper Simonsen" w:date="2023-10-25T14:08:00Z">
              <w:r w:rsidRPr="0005079F" w:rsidDel="00276901">
                <w:rPr>
                  <w:highlight w:val="yellow"/>
                  <w:rPrChange w:id="632" w:author="Kasper Simonsen" w:date="2023-10-23T14:00:00Z">
                    <w:rPr/>
                  </w:rPrChange>
                </w:rPr>
                <w:delText>4</w:delText>
              </w:r>
            </w:del>
          </w:p>
        </w:tc>
        <w:tc>
          <w:tcPr>
            <w:tcW w:w="5954" w:type="dxa"/>
          </w:tcPr>
          <w:p w14:paraId="55B5F475" w14:textId="77777777" w:rsidR="00C04A2B" w:rsidRPr="0005079F" w:rsidDel="00276901" w:rsidRDefault="00C04A2B" w:rsidP="006232E6">
            <w:pPr>
              <w:rPr>
                <w:del w:id="633" w:author="Kasper Simonsen" w:date="2023-10-25T14:08:00Z"/>
                <w:highlight w:val="yellow"/>
                <w:lang w:val="en-GB"/>
                <w:rPrChange w:id="634" w:author="Kasper Simonsen" w:date="2023-10-23T14:00:00Z">
                  <w:rPr>
                    <w:del w:id="635" w:author="Kasper Simonsen" w:date="2023-10-25T14:08:00Z"/>
                    <w:lang w:val="en-GB"/>
                  </w:rPr>
                </w:rPrChange>
              </w:rPr>
            </w:pPr>
            <w:del w:id="636" w:author="Kasper Simonsen" w:date="2023-10-25T14:08:00Z">
              <w:r w:rsidRPr="0005079F" w:rsidDel="00276901">
                <w:rPr>
                  <w:highlight w:val="yellow"/>
                  <w:lang w:val="en-GB"/>
                  <w:rPrChange w:id="637" w:author="Kasper Simonsen" w:date="2023-10-23T14:00:00Z">
                    <w:rPr>
                      <w:lang w:val="en-GB"/>
                    </w:rPr>
                  </w:rPrChange>
                </w:rPr>
                <w:delText>Conveying regulator PRV077 close</w:delText>
              </w:r>
            </w:del>
          </w:p>
          <w:p w14:paraId="40700CA3" w14:textId="77777777" w:rsidR="00C04A2B" w:rsidRPr="0005079F" w:rsidDel="00276901" w:rsidRDefault="00C04A2B" w:rsidP="006232E6">
            <w:pPr>
              <w:rPr>
                <w:del w:id="638" w:author="Kasper Simonsen" w:date="2023-10-25T14:08:00Z"/>
                <w:highlight w:val="yellow"/>
                <w:lang w:val="en-GB"/>
                <w:rPrChange w:id="639" w:author="Kasper Simonsen" w:date="2023-10-23T14:00:00Z">
                  <w:rPr>
                    <w:del w:id="640" w:author="Kasper Simonsen" w:date="2023-10-25T14:08:00Z"/>
                    <w:lang w:val="en-GB"/>
                  </w:rPr>
                </w:rPrChange>
              </w:rPr>
            </w:pPr>
            <w:del w:id="641" w:author="Kasper Simonsen" w:date="2023-10-25T14:08:00Z">
              <w:r w:rsidRPr="0005079F" w:rsidDel="00276901">
                <w:rPr>
                  <w:highlight w:val="yellow"/>
                  <w:lang w:val="en-GB"/>
                  <w:rPrChange w:id="642" w:author="Kasper Simonsen" w:date="2023-10-23T14:00:00Z">
                    <w:rPr>
                      <w:lang w:val="en-GB"/>
                    </w:rPr>
                  </w:rPrChange>
                </w:rPr>
                <w:lastRenderedPageBreak/>
                <w:delText>Cleaning regulator PRV078 close</w:delText>
              </w:r>
            </w:del>
          </w:p>
        </w:tc>
        <w:tc>
          <w:tcPr>
            <w:tcW w:w="2626" w:type="dxa"/>
          </w:tcPr>
          <w:p w14:paraId="25A1A4C7" w14:textId="77777777" w:rsidR="00C04A2B" w:rsidRPr="0005079F" w:rsidDel="00276901" w:rsidRDefault="00C04A2B" w:rsidP="006232E6">
            <w:pPr>
              <w:jc w:val="left"/>
              <w:rPr>
                <w:del w:id="643" w:author="Kasper Simonsen" w:date="2023-10-25T14:08:00Z"/>
                <w:highlight w:val="yellow"/>
                <w:rPrChange w:id="644" w:author="Kasper Simonsen" w:date="2023-10-23T14:00:00Z">
                  <w:rPr>
                    <w:del w:id="645" w:author="Kasper Simonsen" w:date="2023-10-25T14:08:00Z"/>
                  </w:rPr>
                </w:rPrChange>
              </w:rPr>
            </w:pPr>
          </w:p>
        </w:tc>
      </w:tr>
      <w:tr w:rsidR="00C04A2B" w:rsidRPr="003C495A" w:rsidDel="00276901" w14:paraId="54EC68C9" w14:textId="77777777" w:rsidTr="006232E6">
        <w:trPr>
          <w:del w:id="646" w:author="Kasper Simonsen" w:date="2023-10-25T14:08:00Z"/>
        </w:trPr>
        <w:tc>
          <w:tcPr>
            <w:tcW w:w="918" w:type="dxa"/>
          </w:tcPr>
          <w:p w14:paraId="0CE46C5B" w14:textId="77777777" w:rsidR="00C04A2B" w:rsidRPr="0005079F" w:rsidDel="00276901" w:rsidRDefault="00C04A2B" w:rsidP="006232E6">
            <w:pPr>
              <w:jc w:val="center"/>
              <w:rPr>
                <w:del w:id="647" w:author="Kasper Simonsen" w:date="2023-10-25T14:08:00Z"/>
                <w:highlight w:val="yellow"/>
                <w:rPrChange w:id="648" w:author="Kasper Simonsen" w:date="2023-10-23T14:00:00Z">
                  <w:rPr>
                    <w:del w:id="649" w:author="Kasper Simonsen" w:date="2023-10-25T14:08:00Z"/>
                  </w:rPr>
                </w:rPrChange>
              </w:rPr>
            </w:pPr>
            <w:del w:id="650" w:author="Kasper Simonsen" w:date="2023-10-25T14:08:00Z">
              <w:r w:rsidRPr="0005079F" w:rsidDel="00276901">
                <w:rPr>
                  <w:highlight w:val="yellow"/>
                  <w:rPrChange w:id="651" w:author="Kasper Simonsen" w:date="2023-10-23T14:00:00Z">
                    <w:rPr/>
                  </w:rPrChange>
                </w:rPr>
                <w:delText>5</w:delText>
              </w:r>
            </w:del>
          </w:p>
        </w:tc>
        <w:tc>
          <w:tcPr>
            <w:tcW w:w="5954" w:type="dxa"/>
          </w:tcPr>
          <w:p w14:paraId="321D8F8A" w14:textId="77777777" w:rsidR="00C04A2B" w:rsidRPr="0005079F" w:rsidDel="00276901" w:rsidRDefault="00C04A2B" w:rsidP="006232E6">
            <w:pPr>
              <w:rPr>
                <w:del w:id="652" w:author="Kasper Simonsen" w:date="2023-10-25T14:08:00Z"/>
                <w:highlight w:val="yellow"/>
                <w:lang w:val="en-GB"/>
                <w:rPrChange w:id="653" w:author="Kasper Simonsen" w:date="2023-10-23T14:00:00Z">
                  <w:rPr>
                    <w:del w:id="654" w:author="Kasper Simonsen" w:date="2023-10-25T14:08:00Z"/>
                    <w:lang w:val="en-GB"/>
                  </w:rPr>
                </w:rPrChange>
              </w:rPr>
            </w:pPr>
            <w:del w:id="655" w:author="Kasper Simonsen" w:date="2023-10-25T14:08:00Z">
              <w:r w:rsidRPr="0005079F" w:rsidDel="00276901">
                <w:rPr>
                  <w:highlight w:val="yellow"/>
                  <w:lang w:val="en-GB"/>
                  <w:rPrChange w:id="656" w:author="Kasper Simonsen" w:date="2023-10-23T14:00:00Z">
                    <w:rPr>
                      <w:lang w:val="en-GB"/>
                    </w:rPr>
                  </w:rPrChange>
                </w:rPr>
                <w:delText xml:space="preserve">The vent valve LP066 open </w:delText>
              </w:r>
            </w:del>
          </w:p>
          <w:p w14:paraId="3318689E" w14:textId="77777777" w:rsidR="00C04A2B" w:rsidRPr="0005079F" w:rsidDel="00276901" w:rsidRDefault="00C04A2B" w:rsidP="006232E6">
            <w:pPr>
              <w:rPr>
                <w:del w:id="657" w:author="Kasper Simonsen" w:date="2023-10-25T14:08:00Z"/>
                <w:highlight w:val="yellow"/>
                <w:lang w:val="en-GB"/>
                <w:rPrChange w:id="658" w:author="Kasper Simonsen" w:date="2023-10-23T14:00:00Z">
                  <w:rPr>
                    <w:del w:id="659" w:author="Kasper Simonsen" w:date="2023-10-25T14:08:00Z"/>
                    <w:lang w:val="en-GB"/>
                  </w:rPr>
                </w:rPrChange>
              </w:rPr>
            </w:pPr>
            <w:del w:id="660" w:author="Kasper Simonsen" w:date="2023-10-25T14:08:00Z">
              <w:r w:rsidRPr="0005079F" w:rsidDel="00276901">
                <w:rPr>
                  <w:highlight w:val="yellow"/>
                  <w:lang w:val="en-GB"/>
                  <w:rPrChange w:id="661" w:author="Kasper Simonsen" w:date="2023-10-23T14:00:00Z">
                    <w:rPr>
                      <w:lang w:val="en-GB"/>
                    </w:rPr>
                  </w:rPrChange>
                </w:rPr>
                <w:delText>A “Timer_Depressurization_Too_Long” is started</w:delText>
              </w:r>
            </w:del>
          </w:p>
        </w:tc>
        <w:tc>
          <w:tcPr>
            <w:tcW w:w="2626" w:type="dxa"/>
          </w:tcPr>
          <w:p w14:paraId="4A7233D0" w14:textId="77777777" w:rsidR="00C04A2B" w:rsidRPr="0005079F" w:rsidDel="00276901" w:rsidRDefault="00C04A2B" w:rsidP="006232E6">
            <w:pPr>
              <w:jc w:val="left"/>
              <w:rPr>
                <w:del w:id="662" w:author="Kasper Simonsen" w:date="2023-10-25T14:08:00Z"/>
                <w:highlight w:val="yellow"/>
                <w:rPrChange w:id="663" w:author="Kasper Simonsen" w:date="2023-10-23T14:00:00Z">
                  <w:rPr>
                    <w:del w:id="664" w:author="Kasper Simonsen" w:date="2023-10-25T14:08:00Z"/>
                  </w:rPr>
                </w:rPrChange>
              </w:rPr>
            </w:pPr>
            <w:del w:id="665" w:author="Kasper Simonsen" w:date="2023-10-25T14:08:00Z">
              <w:r w:rsidRPr="0005079F" w:rsidDel="00276901">
                <w:rPr>
                  <w:highlight w:val="yellow"/>
                  <w:rPrChange w:id="666" w:author="Kasper Simonsen" w:date="2023-10-23T14:00:00Z">
                    <w:rPr/>
                  </w:rPrChange>
                </w:rPr>
                <w:delText>ZSH067 active &amp;</w:delText>
              </w:r>
            </w:del>
          </w:p>
          <w:p w14:paraId="1A3A982B" w14:textId="77777777" w:rsidR="00C04A2B" w:rsidRPr="003C495A" w:rsidDel="00276901" w:rsidRDefault="00C04A2B" w:rsidP="006232E6">
            <w:pPr>
              <w:jc w:val="left"/>
              <w:rPr>
                <w:del w:id="667" w:author="Kasper Simonsen" w:date="2023-10-25T14:08:00Z"/>
              </w:rPr>
            </w:pPr>
            <w:del w:id="668" w:author="Kasper Simonsen" w:date="2023-10-25T14:08:00Z">
              <w:r w:rsidRPr="0005079F" w:rsidDel="00276901">
                <w:rPr>
                  <w:highlight w:val="yellow"/>
                  <w:rPrChange w:id="669" w:author="Kasper Simonsen" w:date="2023-10-23T14:00:00Z">
                    <w:rPr/>
                  </w:rPrChange>
                </w:rPr>
                <w:delText>PIT194 &lt; Low level”</w:delText>
              </w:r>
            </w:del>
          </w:p>
        </w:tc>
      </w:tr>
    </w:tbl>
    <w:p w14:paraId="0C7CC595" w14:textId="77777777" w:rsidR="00C04A2B" w:rsidRDefault="00C04A2B" w:rsidP="0033246C">
      <w:pPr>
        <w:rPr>
          <w:b/>
        </w:rPr>
      </w:pPr>
    </w:p>
    <w:p w14:paraId="29B4A173" w14:textId="77777777" w:rsidR="006B4B5F" w:rsidRPr="007B3D6A" w:rsidRDefault="003A3724">
      <w:pPr>
        <w:pStyle w:val="Heading3"/>
        <w:rPr>
          <w:b w:val="0"/>
          <w:iCs/>
          <w:szCs w:val="28"/>
        </w:rPr>
      </w:pPr>
      <w:bookmarkStart w:id="670" w:name="_Toc149556446"/>
      <w:r w:rsidRPr="005D6574">
        <w:t>LFP-N</w:t>
      </w:r>
      <w:r>
        <w:t>C</w:t>
      </w:r>
      <w:r w:rsidRPr="005D6574">
        <w:t>O</w:t>
      </w:r>
      <w:r>
        <w:t xml:space="preserve"> system.</w:t>
      </w:r>
      <w:r w:rsidRPr="005D6574">
        <w:t xml:space="preserve"> </w:t>
      </w:r>
      <w:r w:rsidR="007B3D6A" w:rsidRPr="007B3D6A">
        <w:rPr>
          <w:iCs/>
          <w:szCs w:val="28"/>
        </w:rPr>
        <w:t xml:space="preserve">Unloading of LFP </w:t>
      </w:r>
      <w:r>
        <w:rPr>
          <w:iCs/>
          <w:szCs w:val="28"/>
        </w:rPr>
        <w:t xml:space="preserve">from TE009 </w:t>
      </w:r>
      <w:r w:rsidR="007B3D6A" w:rsidRPr="007B3D6A">
        <w:rPr>
          <w:iCs/>
          <w:szCs w:val="28"/>
        </w:rPr>
        <w:t>to Milling System</w:t>
      </w:r>
      <w:bookmarkEnd w:id="670"/>
    </w:p>
    <w:p w14:paraId="11A274B9" w14:textId="77777777" w:rsidR="007B3D6A" w:rsidRDefault="007B3D6A" w:rsidP="0033246C">
      <w:pPr>
        <w:rPr>
          <w:b/>
        </w:rPr>
      </w:pPr>
    </w:p>
    <w:p w14:paraId="20649CAC" w14:textId="77777777" w:rsidR="002B1BB5" w:rsidRDefault="007B3D6A" w:rsidP="005252D1">
      <w:pPr>
        <w:rPr>
          <w:rFonts w:cs="Arial"/>
        </w:rPr>
      </w:pPr>
      <w:r w:rsidRPr="007B3D6A">
        <w:rPr>
          <w:rFonts w:cs="Arial"/>
        </w:rPr>
        <w:t xml:space="preserve">In this phase, the product stored into TE009 will be discharged in order to be processed by the milling system (Not in NTE scope). </w:t>
      </w:r>
    </w:p>
    <w:p w14:paraId="4EDB468E" w14:textId="77777777" w:rsidR="002B1BB5" w:rsidRDefault="002B1BB5" w:rsidP="0033246C">
      <w:pPr>
        <w:rPr>
          <w:rFonts w:cs="Arial"/>
        </w:rPr>
      </w:pPr>
    </w:p>
    <w:p w14:paraId="4D2E87C8" w14:textId="77777777" w:rsidR="004D5FA5" w:rsidRDefault="002B1BB5" w:rsidP="0033246C">
      <w:pPr>
        <w:rPr>
          <w:rFonts w:cs="Arial"/>
        </w:rPr>
      </w:pPr>
      <w:r>
        <w:rPr>
          <w:rFonts w:cs="Arial"/>
        </w:rPr>
        <w:t xml:space="preserve">The sequences for the unloading from </w:t>
      </w:r>
      <w:r w:rsidR="001A0F95">
        <w:rPr>
          <w:rFonts w:cs="Arial"/>
        </w:rPr>
        <w:t>TE009 to milling system is the following</w:t>
      </w:r>
      <w:r w:rsidR="00EB5BB1">
        <w:rPr>
          <w:rFonts w:cs="Arial"/>
        </w:rPr>
        <w:t>:</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1A0F95" w14:paraId="028B719D"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0D1BE777" w14:textId="77777777" w:rsidR="001A0F95" w:rsidRDefault="001A0F95" w:rsidP="006232E6">
            <w:pPr>
              <w:jc w:val="left"/>
            </w:pPr>
            <w:r>
              <w:t>Permissive list</w:t>
            </w:r>
          </w:p>
        </w:tc>
      </w:tr>
      <w:tr w:rsidR="001A0F95" w:rsidRPr="00373BC7" w14:paraId="62B6826E"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923C0C" w14:textId="77777777" w:rsidR="001A0F95" w:rsidRDefault="001A0F95" w:rsidP="006232E6">
            <w:pPr>
              <w:rPr>
                <w:lang w:val="en-GB"/>
              </w:rPr>
            </w:pPr>
            <w:r w:rsidRPr="00373BC7">
              <w:rPr>
                <w:lang w:val="en-GB"/>
              </w:rPr>
              <w:t>No emergency alarms present</w:t>
            </w:r>
            <w:r w:rsidR="004D5FA5">
              <w:rPr>
                <w:lang w:val="en-GB"/>
              </w:rPr>
              <w:t>.</w:t>
            </w:r>
          </w:p>
          <w:p w14:paraId="1716720E" w14:textId="77777777" w:rsidR="001A0F95" w:rsidRDefault="001A0F95" w:rsidP="006232E6">
            <w:pPr>
              <w:rPr>
                <w:lang w:val="en-GB"/>
              </w:rPr>
            </w:pPr>
            <w:r>
              <w:rPr>
                <w:lang w:val="en-GB"/>
              </w:rPr>
              <w:t>N</w:t>
            </w:r>
            <w:r w:rsidR="004D5FA5">
              <w:rPr>
                <w:lang w:val="en-GB"/>
              </w:rPr>
              <w:t>TE</w:t>
            </w:r>
            <w:r>
              <w:rPr>
                <w:lang w:val="en-GB"/>
              </w:rPr>
              <w:t xml:space="preserve"> system ready to charge powder</w:t>
            </w:r>
            <w:r w:rsidR="004D5FA5">
              <w:rPr>
                <w:lang w:val="en-GB"/>
              </w:rPr>
              <w:t>.</w:t>
            </w:r>
          </w:p>
          <w:p w14:paraId="53223776" w14:textId="77777777" w:rsidR="00DE286C" w:rsidRPr="00373BC7" w:rsidRDefault="00DE286C" w:rsidP="006232E6">
            <w:pPr>
              <w:rPr>
                <w:lang w:val="en-GB"/>
              </w:rPr>
            </w:pPr>
            <w:r>
              <w:rPr>
                <w:lang w:val="en-GB"/>
              </w:rPr>
              <w:t>Milling system in normal operation</w:t>
            </w:r>
            <w:r w:rsidR="004D5FA5">
              <w:rPr>
                <w:lang w:val="en-GB"/>
              </w:rPr>
              <w:t>.</w:t>
            </w:r>
          </w:p>
        </w:tc>
      </w:tr>
      <w:tr w:rsidR="001A0F95" w14:paraId="7EC55B31" w14:textId="77777777" w:rsidTr="006232E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0EB6AAA1" w14:textId="77777777" w:rsidR="001A0F95" w:rsidRDefault="001A0F95" w:rsidP="006232E6">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10BC8ED9" w14:textId="77777777" w:rsidR="001A0F95" w:rsidRDefault="001A0F95" w:rsidP="006232E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2CC0E2B1" w14:textId="77777777" w:rsidR="001A0F95" w:rsidRDefault="001A0F95" w:rsidP="006232E6">
            <w:pPr>
              <w:jc w:val="left"/>
            </w:pPr>
            <w:r>
              <w:t>Completion criteria</w:t>
            </w:r>
          </w:p>
        </w:tc>
      </w:tr>
      <w:tr w:rsidR="00557333" w14:paraId="06FF5875" w14:textId="77777777" w:rsidTr="006232E6">
        <w:tc>
          <w:tcPr>
            <w:tcW w:w="1026" w:type="dxa"/>
            <w:tcBorders>
              <w:top w:val="single" w:sz="4" w:space="0" w:color="auto"/>
              <w:left w:val="single" w:sz="4" w:space="0" w:color="auto"/>
              <w:bottom w:val="single" w:sz="4" w:space="0" w:color="auto"/>
              <w:right w:val="single" w:sz="4" w:space="0" w:color="auto"/>
            </w:tcBorders>
          </w:tcPr>
          <w:p w14:paraId="74485E29" w14:textId="77777777" w:rsidR="00557333" w:rsidRDefault="00557333" w:rsidP="00557333">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17513260" w14:textId="77777777" w:rsidR="00557333" w:rsidRPr="00DF5D52" w:rsidRDefault="00557333" w:rsidP="00557333">
            <w:r w:rsidRPr="001E4620">
              <w:t>Milling system send the signal “CP Requires powder” to NTE System</w:t>
            </w:r>
          </w:p>
        </w:tc>
        <w:tc>
          <w:tcPr>
            <w:tcW w:w="3085" w:type="dxa"/>
            <w:tcBorders>
              <w:top w:val="single" w:sz="4" w:space="0" w:color="auto"/>
              <w:left w:val="single" w:sz="4" w:space="0" w:color="auto"/>
              <w:bottom w:val="single" w:sz="4" w:space="0" w:color="auto"/>
              <w:right w:val="single" w:sz="4" w:space="0" w:color="auto"/>
            </w:tcBorders>
          </w:tcPr>
          <w:p w14:paraId="21063A82" w14:textId="77777777" w:rsidR="00557333" w:rsidRPr="00DF5D52" w:rsidRDefault="00557333" w:rsidP="00557333">
            <w:pPr>
              <w:jc w:val="left"/>
            </w:pPr>
            <w:r w:rsidRPr="001E4620">
              <w:t>Milling system send the signal “CP Requires powder” to NTE System</w:t>
            </w:r>
          </w:p>
        </w:tc>
      </w:tr>
      <w:tr w:rsidR="00557333" w14:paraId="0F6B3DA0" w14:textId="77777777" w:rsidTr="006232E6">
        <w:tc>
          <w:tcPr>
            <w:tcW w:w="1026" w:type="dxa"/>
            <w:tcBorders>
              <w:top w:val="single" w:sz="4" w:space="0" w:color="auto"/>
              <w:left w:val="single" w:sz="4" w:space="0" w:color="auto"/>
              <w:bottom w:val="single" w:sz="4" w:space="0" w:color="auto"/>
              <w:right w:val="single" w:sz="4" w:space="0" w:color="auto"/>
            </w:tcBorders>
          </w:tcPr>
          <w:p w14:paraId="0CF14212" w14:textId="77777777" w:rsidR="00557333" w:rsidRDefault="00557333" w:rsidP="00557333">
            <w:pPr>
              <w:jc w:val="center"/>
            </w:pPr>
            <w:r>
              <w:t>2</w:t>
            </w:r>
          </w:p>
        </w:tc>
        <w:tc>
          <w:tcPr>
            <w:tcW w:w="5954" w:type="dxa"/>
            <w:tcBorders>
              <w:top w:val="single" w:sz="4" w:space="0" w:color="auto"/>
              <w:left w:val="single" w:sz="4" w:space="0" w:color="auto"/>
              <w:bottom w:val="single" w:sz="4" w:space="0" w:color="auto"/>
              <w:right w:val="single" w:sz="4" w:space="0" w:color="auto"/>
            </w:tcBorders>
          </w:tcPr>
          <w:p w14:paraId="1E805D8B" w14:textId="77777777" w:rsidR="00557333" w:rsidRPr="00DF5D52" w:rsidRDefault="004F45C9" w:rsidP="00557333">
            <w:r>
              <w:t xml:space="preserve">Run </w:t>
            </w:r>
            <w:r w:rsidR="00557333" w:rsidRPr="00DF5D52">
              <w:t>Filter</w:t>
            </w:r>
            <w:r w:rsidR="00557333">
              <w:t xml:space="preserve"> </w:t>
            </w:r>
            <w:r w:rsidR="00557333" w:rsidRPr="00DF5D52">
              <w:t>CA00</w:t>
            </w:r>
            <w:r w:rsidR="00557333">
              <w:t>8</w:t>
            </w:r>
          </w:p>
        </w:tc>
        <w:tc>
          <w:tcPr>
            <w:tcW w:w="3085" w:type="dxa"/>
            <w:tcBorders>
              <w:top w:val="single" w:sz="4" w:space="0" w:color="auto"/>
              <w:left w:val="single" w:sz="4" w:space="0" w:color="auto"/>
              <w:bottom w:val="single" w:sz="4" w:space="0" w:color="auto"/>
              <w:right w:val="single" w:sz="4" w:space="0" w:color="auto"/>
            </w:tcBorders>
          </w:tcPr>
          <w:p w14:paraId="3D916F65" w14:textId="77777777" w:rsidR="00557333" w:rsidRPr="00DF5D52" w:rsidRDefault="00557333" w:rsidP="00557333">
            <w:pPr>
              <w:jc w:val="left"/>
            </w:pPr>
            <w:r w:rsidRPr="00DF5D52">
              <w:t>CA00</w:t>
            </w:r>
            <w:r>
              <w:t>8 Running</w:t>
            </w:r>
          </w:p>
        </w:tc>
      </w:tr>
      <w:tr w:rsidR="00557333" w14:paraId="28C6E38A" w14:textId="77777777" w:rsidTr="006232E6">
        <w:tc>
          <w:tcPr>
            <w:tcW w:w="1026" w:type="dxa"/>
            <w:tcBorders>
              <w:top w:val="single" w:sz="4" w:space="0" w:color="auto"/>
              <w:left w:val="single" w:sz="4" w:space="0" w:color="auto"/>
              <w:bottom w:val="single" w:sz="4" w:space="0" w:color="auto"/>
              <w:right w:val="single" w:sz="4" w:space="0" w:color="auto"/>
            </w:tcBorders>
          </w:tcPr>
          <w:p w14:paraId="2027E4FD" w14:textId="77777777" w:rsidR="00557333" w:rsidRDefault="00557333" w:rsidP="00557333">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35888ACA" w14:textId="77777777" w:rsidR="00557333" w:rsidRDefault="00557333" w:rsidP="00557333">
            <w:r w:rsidRPr="00CA3B0F">
              <w:t>Fluidization</w:t>
            </w:r>
            <w:r>
              <w:t xml:space="preserve"> cycle start (AY133 and AY135)</w:t>
            </w:r>
          </w:p>
        </w:tc>
        <w:tc>
          <w:tcPr>
            <w:tcW w:w="3085" w:type="dxa"/>
            <w:tcBorders>
              <w:top w:val="single" w:sz="4" w:space="0" w:color="auto"/>
              <w:left w:val="single" w:sz="4" w:space="0" w:color="auto"/>
              <w:bottom w:val="single" w:sz="4" w:space="0" w:color="auto"/>
              <w:right w:val="single" w:sz="4" w:space="0" w:color="auto"/>
            </w:tcBorders>
          </w:tcPr>
          <w:p w14:paraId="524128CB" w14:textId="77777777" w:rsidR="00557333" w:rsidRDefault="00557333" w:rsidP="00557333">
            <w:pPr>
              <w:jc w:val="left"/>
            </w:pPr>
            <w:r w:rsidRPr="00CA3B0F">
              <w:t>Fluidization</w:t>
            </w:r>
            <w:r>
              <w:t xml:space="preserve"> cycle Running</w:t>
            </w:r>
          </w:p>
        </w:tc>
      </w:tr>
      <w:tr w:rsidR="00557333" w14:paraId="0B35BF05" w14:textId="77777777" w:rsidTr="006232E6">
        <w:tc>
          <w:tcPr>
            <w:tcW w:w="1026" w:type="dxa"/>
            <w:tcBorders>
              <w:top w:val="single" w:sz="4" w:space="0" w:color="auto"/>
              <w:left w:val="single" w:sz="4" w:space="0" w:color="auto"/>
              <w:bottom w:val="single" w:sz="4" w:space="0" w:color="auto"/>
              <w:right w:val="single" w:sz="4" w:space="0" w:color="auto"/>
            </w:tcBorders>
          </w:tcPr>
          <w:p w14:paraId="7113FF45" w14:textId="77777777" w:rsidR="00557333" w:rsidRDefault="00557333" w:rsidP="00557333">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2734E79D" w14:textId="77777777" w:rsidR="00557333" w:rsidRDefault="00557333" w:rsidP="00557333">
            <w:r>
              <w:t>Milling system open the Load valve</w:t>
            </w:r>
          </w:p>
        </w:tc>
        <w:tc>
          <w:tcPr>
            <w:tcW w:w="3085" w:type="dxa"/>
            <w:tcBorders>
              <w:top w:val="single" w:sz="4" w:space="0" w:color="auto"/>
              <w:left w:val="single" w:sz="4" w:space="0" w:color="auto"/>
              <w:bottom w:val="single" w:sz="4" w:space="0" w:color="auto"/>
              <w:right w:val="single" w:sz="4" w:space="0" w:color="auto"/>
            </w:tcBorders>
          </w:tcPr>
          <w:p w14:paraId="33A63B17" w14:textId="77777777" w:rsidR="00557333" w:rsidRDefault="00557333" w:rsidP="00557333">
            <w:pPr>
              <w:jc w:val="left"/>
            </w:pPr>
          </w:p>
        </w:tc>
      </w:tr>
      <w:tr w:rsidR="00A73F23" w14:paraId="66CE2856" w14:textId="77777777" w:rsidTr="00557333">
        <w:tc>
          <w:tcPr>
            <w:tcW w:w="1026" w:type="dxa"/>
            <w:tcBorders>
              <w:top w:val="single" w:sz="4" w:space="0" w:color="auto"/>
              <w:left w:val="single" w:sz="4" w:space="0" w:color="auto"/>
              <w:bottom w:val="single" w:sz="4" w:space="0" w:color="auto"/>
              <w:right w:val="single" w:sz="4" w:space="0" w:color="auto"/>
            </w:tcBorders>
          </w:tcPr>
          <w:p w14:paraId="27EDD83E" w14:textId="77777777" w:rsidR="00A73F23" w:rsidRDefault="00A73F23" w:rsidP="00A73F23">
            <w:pPr>
              <w:jc w:val="center"/>
            </w:pPr>
            <w:r>
              <w:t>5</w:t>
            </w:r>
          </w:p>
        </w:tc>
        <w:tc>
          <w:tcPr>
            <w:tcW w:w="5954" w:type="dxa"/>
            <w:tcBorders>
              <w:top w:val="single" w:sz="4" w:space="0" w:color="auto"/>
              <w:left w:val="single" w:sz="4" w:space="0" w:color="auto"/>
              <w:bottom w:val="single" w:sz="4" w:space="0" w:color="auto"/>
              <w:right w:val="single" w:sz="4" w:space="0" w:color="auto"/>
            </w:tcBorders>
            <w:hideMark/>
          </w:tcPr>
          <w:p w14:paraId="6A8D898E" w14:textId="77777777" w:rsidR="00A73F23" w:rsidRDefault="00A73F23" w:rsidP="00A73F23">
            <w:r>
              <w:t>TE009 discharge valve LP145 opens</w:t>
            </w:r>
          </w:p>
        </w:tc>
        <w:tc>
          <w:tcPr>
            <w:tcW w:w="3085" w:type="dxa"/>
            <w:tcBorders>
              <w:top w:val="single" w:sz="4" w:space="0" w:color="auto"/>
              <w:left w:val="single" w:sz="4" w:space="0" w:color="auto"/>
              <w:bottom w:val="single" w:sz="4" w:space="0" w:color="auto"/>
              <w:right w:val="single" w:sz="4" w:space="0" w:color="auto"/>
            </w:tcBorders>
            <w:hideMark/>
          </w:tcPr>
          <w:p w14:paraId="52E2EDEB" w14:textId="77777777" w:rsidR="00A73F23" w:rsidRDefault="00A73F23" w:rsidP="00A73F23">
            <w:pPr>
              <w:jc w:val="left"/>
            </w:pPr>
            <w:r>
              <w:t>ZSH147 Active</w:t>
            </w:r>
          </w:p>
        </w:tc>
      </w:tr>
      <w:tr w:rsidR="00A73F23" w14:paraId="54586AC2" w14:textId="77777777" w:rsidTr="006232E6">
        <w:tc>
          <w:tcPr>
            <w:tcW w:w="1026" w:type="dxa"/>
            <w:tcBorders>
              <w:top w:val="single" w:sz="4" w:space="0" w:color="auto"/>
              <w:left w:val="single" w:sz="4" w:space="0" w:color="auto"/>
              <w:bottom w:val="single" w:sz="4" w:space="0" w:color="auto"/>
              <w:right w:val="single" w:sz="4" w:space="0" w:color="auto"/>
            </w:tcBorders>
          </w:tcPr>
          <w:p w14:paraId="0DEE4E87" w14:textId="77777777" w:rsidR="00A73F23" w:rsidRDefault="00A73F23" w:rsidP="00A73F23">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0A473802" w14:textId="77777777" w:rsidR="00A73F23" w:rsidRDefault="00A73F23" w:rsidP="00A73F23">
            <w:r>
              <w:t>Powder charging in progress. A timer “T_MillCharge”</w:t>
            </w:r>
          </w:p>
          <w:p w14:paraId="693C6995" w14:textId="77777777" w:rsidR="00A73F23" w:rsidRDefault="00A73F23" w:rsidP="00A73F23">
            <w:r>
              <w:t>will start</w:t>
            </w:r>
          </w:p>
        </w:tc>
        <w:tc>
          <w:tcPr>
            <w:tcW w:w="3085" w:type="dxa"/>
            <w:tcBorders>
              <w:top w:val="single" w:sz="4" w:space="0" w:color="auto"/>
              <w:left w:val="single" w:sz="4" w:space="0" w:color="auto"/>
              <w:bottom w:val="single" w:sz="4" w:space="0" w:color="auto"/>
              <w:right w:val="single" w:sz="4" w:space="0" w:color="auto"/>
            </w:tcBorders>
          </w:tcPr>
          <w:p w14:paraId="4DAB768F" w14:textId="77777777" w:rsidR="00A73F23" w:rsidDel="0005079F" w:rsidRDefault="00A73F23" w:rsidP="00A73F23">
            <w:pPr>
              <w:jc w:val="left"/>
              <w:rPr>
                <w:del w:id="671" w:author="Kasper Simonsen" w:date="2023-10-23T14:02:00Z"/>
              </w:rPr>
            </w:pPr>
            <w:del w:id="672" w:author="Kasper Simonsen" w:date="2023-10-23T14:02:00Z">
              <w:r w:rsidDel="0005079F">
                <w:delText>WT129 = 0 or</w:delText>
              </w:r>
            </w:del>
          </w:p>
          <w:p w14:paraId="45F02856" w14:textId="77777777" w:rsidR="00A73F23" w:rsidRDefault="00A73F23" w:rsidP="00A73F23">
            <w:pPr>
              <w:jc w:val="left"/>
            </w:pPr>
            <w:r>
              <w:t>LS137 is active or</w:t>
            </w:r>
          </w:p>
          <w:p w14:paraId="294843A9" w14:textId="77777777" w:rsidR="00A73F23" w:rsidRDefault="00A73F23" w:rsidP="00A73F23">
            <w:pPr>
              <w:jc w:val="left"/>
            </w:pPr>
            <w:r>
              <w:t>Timer “T_MillCharge” elapsed</w:t>
            </w:r>
          </w:p>
        </w:tc>
      </w:tr>
      <w:tr w:rsidR="00A73F23" w14:paraId="11AE5E3A" w14:textId="77777777" w:rsidTr="006232E6">
        <w:tc>
          <w:tcPr>
            <w:tcW w:w="1026" w:type="dxa"/>
            <w:tcBorders>
              <w:top w:val="single" w:sz="4" w:space="0" w:color="auto"/>
              <w:left w:val="single" w:sz="4" w:space="0" w:color="auto"/>
              <w:bottom w:val="single" w:sz="4" w:space="0" w:color="auto"/>
              <w:right w:val="single" w:sz="4" w:space="0" w:color="auto"/>
            </w:tcBorders>
          </w:tcPr>
          <w:p w14:paraId="5F046F70" w14:textId="77777777" w:rsidR="00A73F23" w:rsidRDefault="00A73F23" w:rsidP="00A73F23">
            <w:pPr>
              <w:jc w:val="center"/>
            </w:pPr>
            <w:r>
              <w:t>7</w:t>
            </w:r>
          </w:p>
        </w:tc>
        <w:tc>
          <w:tcPr>
            <w:tcW w:w="5954" w:type="dxa"/>
            <w:tcBorders>
              <w:top w:val="single" w:sz="4" w:space="0" w:color="auto"/>
              <w:left w:val="single" w:sz="4" w:space="0" w:color="auto"/>
              <w:bottom w:val="single" w:sz="4" w:space="0" w:color="auto"/>
              <w:right w:val="single" w:sz="4" w:space="0" w:color="auto"/>
            </w:tcBorders>
          </w:tcPr>
          <w:p w14:paraId="48340928" w14:textId="77777777" w:rsidR="00A73F23" w:rsidRDefault="00A73F23" w:rsidP="00A73F23">
            <w:r>
              <w:rPr>
                <w:lang w:val="en-GB"/>
              </w:rPr>
              <w:t>TE009 discharge valve closes</w:t>
            </w:r>
          </w:p>
        </w:tc>
        <w:tc>
          <w:tcPr>
            <w:tcW w:w="3085" w:type="dxa"/>
            <w:tcBorders>
              <w:top w:val="single" w:sz="4" w:space="0" w:color="auto"/>
              <w:left w:val="single" w:sz="4" w:space="0" w:color="auto"/>
              <w:bottom w:val="single" w:sz="4" w:space="0" w:color="auto"/>
              <w:right w:val="single" w:sz="4" w:space="0" w:color="auto"/>
            </w:tcBorders>
          </w:tcPr>
          <w:p w14:paraId="0F502BD6" w14:textId="77777777" w:rsidR="00A73F23" w:rsidRDefault="00A73F23" w:rsidP="00A73F23">
            <w:pPr>
              <w:jc w:val="left"/>
            </w:pPr>
            <w:r>
              <w:t>ZSL146 Active</w:t>
            </w:r>
          </w:p>
        </w:tc>
      </w:tr>
      <w:tr w:rsidR="002B4FEF" w14:paraId="0AC35AE7" w14:textId="77777777" w:rsidTr="006232E6">
        <w:tc>
          <w:tcPr>
            <w:tcW w:w="1026" w:type="dxa"/>
            <w:tcBorders>
              <w:top w:val="single" w:sz="4" w:space="0" w:color="auto"/>
              <w:left w:val="single" w:sz="4" w:space="0" w:color="auto"/>
              <w:bottom w:val="single" w:sz="4" w:space="0" w:color="auto"/>
              <w:right w:val="single" w:sz="4" w:space="0" w:color="auto"/>
            </w:tcBorders>
          </w:tcPr>
          <w:p w14:paraId="6961945C" w14:textId="77777777" w:rsidR="002B4FEF" w:rsidRDefault="002B4FEF" w:rsidP="002B4FEF">
            <w:pPr>
              <w:jc w:val="center"/>
            </w:pPr>
            <w:r>
              <w:t>8</w:t>
            </w:r>
          </w:p>
        </w:tc>
        <w:tc>
          <w:tcPr>
            <w:tcW w:w="5954" w:type="dxa"/>
            <w:tcBorders>
              <w:top w:val="single" w:sz="4" w:space="0" w:color="auto"/>
              <w:left w:val="single" w:sz="4" w:space="0" w:color="auto"/>
              <w:bottom w:val="single" w:sz="4" w:space="0" w:color="auto"/>
              <w:right w:val="single" w:sz="4" w:space="0" w:color="auto"/>
            </w:tcBorders>
          </w:tcPr>
          <w:p w14:paraId="5F857D97" w14:textId="77777777" w:rsidR="002B4FEF" w:rsidRDefault="002B4FEF" w:rsidP="002B4FEF">
            <w:r w:rsidRPr="00CA3B0F">
              <w:t>Fluidization</w:t>
            </w:r>
            <w:r>
              <w:t xml:space="preserve"> cycle stops (AY133 and AY135) and timer “T_Run</w:t>
            </w:r>
            <w:r w:rsidRPr="00DF5D52">
              <w:t>CA00</w:t>
            </w:r>
            <w:r>
              <w:t>8” starts</w:t>
            </w:r>
          </w:p>
        </w:tc>
        <w:tc>
          <w:tcPr>
            <w:tcW w:w="3085" w:type="dxa"/>
            <w:tcBorders>
              <w:top w:val="single" w:sz="4" w:space="0" w:color="auto"/>
              <w:left w:val="single" w:sz="4" w:space="0" w:color="auto"/>
              <w:bottom w:val="single" w:sz="4" w:space="0" w:color="auto"/>
              <w:right w:val="single" w:sz="4" w:space="0" w:color="auto"/>
            </w:tcBorders>
          </w:tcPr>
          <w:p w14:paraId="1F2FE07A" w14:textId="77777777" w:rsidR="002B4FEF" w:rsidRDefault="002B4FEF" w:rsidP="002B4FEF">
            <w:pPr>
              <w:jc w:val="left"/>
            </w:pPr>
            <w:r w:rsidRPr="00CA3B0F">
              <w:t>Fluidization</w:t>
            </w:r>
            <w:r>
              <w:t xml:space="preserve"> cycle stops</w:t>
            </w:r>
          </w:p>
        </w:tc>
      </w:tr>
      <w:tr w:rsidR="002B4FEF" w14:paraId="33B73BD1" w14:textId="77777777" w:rsidTr="00557333">
        <w:tc>
          <w:tcPr>
            <w:tcW w:w="1026" w:type="dxa"/>
            <w:tcBorders>
              <w:top w:val="single" w:sz="4" w:space="0" w:color="auto"/>
              <w:left w:val="single" w:sz="4" w:space="0" w:color="auto"/>
              <w:bottom w:val="single" w:sz="4" w:space="0" w:color="auto"/>
              <w:right w:val="single" w:sz="4" w:space="0" w:color="auto"/>
            </w:tcBorders>
          </w:tcPr>
          <w:p w14:paraId="0382F456" w14:textId="77777777" w:rsidR="002B4FEF" w:rsidRDefault="002B4FEF" w:rsidP="002B4FEF">
            <w:pPr>
              <w:jc w:val="center"/>
            </w:pPr>
            <w:r>
              <w:t>9</w:t>
            </w:r>
          </w:p>
        </w:tc>
        <w:tc>
          <w:tcPr>
            <w:tcW w:w="5954" w:type="dxa"/>
            <w:tcBorders>
              <w:top w:val="single" w:sz="4" w:space="0" w:color="auto"/>
              <w:left w:val="single" w:sz="4" w:space="0" w:color="auto"/>
              <w:bottom w:val="single" w:sz="4" w:space="0" w:color="auto"/>
              <w:right w:val="single" w:sz="4" w:space="0" w:color="auto"/>
            </w:tcBorders>
          </w:tcPr>
          <w:p w14:paraId="51E4455B" w14:textId="77777777" w:rsidR="002B4FEF" w:rsidRPr="00806D10" w:rsidRDefault="002B4FEF" w:rsidP="002B4FEF">
            <w:pPr>
              <w:rPr>
                <w:lang w:val="en-GB"/>
              </w:rPr>
            </w:pPr>
            <w:r>
              <w:t>Milling system closes the load valve</w:t>
            </w:r>
          </w:p>
        </w:tc>
        <w:tc>
          <w:tcPr>
            <w:tcW w:w="3085" w:type="dxa"/>
            <w:tcBorders>
              <w:top w:val="single" w:sz="4" w:space="0" w:color="auto"/>
              <w:left w:val="single" w:sz="4" w:space="0" w:color="auto"/>
              <w:bottom w:val="single" w:sz="4" w:space="0" w:color="auto"/>
              <w:right w:val="single" w:sz="4" w:space="0" w:color="auto"/>
            </w:tcBorders>
          </w:tcPr>
          <w:p w14:paraId="3D45A427" w14:textId="77777777" w:rsidR="002B4FEF" w:rsidRDefault="002B4FEF" w:rsidP="002B4FEF">
            <w:pPr>
              <w:jc w:val="left"/>
            </w:pPr>
          </w:p>
        </w:tc>
      </w:tr>
      <w:tr w:rsidR="002B4FEF" w:rsidRPr="00457F02" w14:paraId="01ECDA27" w14:textId="77777777" w:rsidTr="002B4FEF">
        <w:tc>
          <w:tcPr>
            <w:tcW w:w="1026" w:type="dxa"/>
            <w:tcBorders>
              <w:top w:val="single" w:sz="4" w:space="0" w:color="auto"/>
              <w:left w:val="single" w:sz="4" w:space="0" w:color="auto"/>
              <w:bottom w:val="single" w:sz="4" w:space="0" w:color="auto"/>
              <w:right w:val="single" w:sz="4" w:space="0" w:color="auto"/>
            </w:tcBorders>
          </w:tcPr>
          <w:p w14:paraId="177E9DFD" w14:textId="77777777" w:rsidR="002B4FEF" w:rsidRDefault="002B4FEF" w:rsidP="002B4FEF">
            <w:pPr>
              <w:jc w:val="center"/>
            </w:pPr>
            <w:r>
              <w:lastRenderedPageBreak/>
              <w:t>10</w:t>
            </w:r>
          </w:p>
        </w:tc>
        <w:tc>
          <w:tcPr>
            <w:tcW w:w="5954" w:type="dxa"/>
            <w:tcBorders>
              <w:top w:val="single" w:sz="4" w:space="0" w:color="auto"/>
              <w:left w:val="single" w:sz="4" w:space="0" w:color="auto"/>
              <w:bottom w:val="single" w:sz="4" w:space="0" w:color="auto"/>
              <w:right w:val="single" w:sz="4" w:space="0" w:color="auto"/>
            </w:tcBorders>
          </w:tcPr>
          <w:p w14:paraId="6F7FBD50" w14:textId="77777777" w:rsidR="002B4FEF" w:rsidRPr="00854C1E" w:rsidRDefault="002B4FEF" w:rsidP="002B4FEF">
            <w:r>
              <w:t>If the timer</w:t>
            </w:r>
            <w:r w:rsidR="00B94F88">
              <w:t xml:space="preserve"> </w:t>
            </w:r>
            <w:r>
              <w:t>“T_Run</w:t>
            </w:r>
            <w:r w:rsidRPr="00DF5D52">
              <w:t>CA00</w:t>
            </w:r>
            <w:r>
              <w:t xml:space="preserve">8” elapse the system will Stop </w:t>
            </w:r>
            <w:r w:rsidRPr="00DF5D52">
              <w:t>CA00</w:t>
            </w:r>
            <w:r>
              <w:t>8.</w:t>
            </w:r>
          </w:p>
        </w:tc>
        <w:tc>
          <w:tcPr>
            <w:tcW w:w="3085" w:type="dxa"/>
            <w:tcBorders>
              <w:top w:val="single" w:sz="4" w:space="0" w:color="auto"/>
              <w:left w:val="single" w:sz="4" w:space="0" w:color="auto"/>
              <w:bottom w:val="single" w:sz="4" w:space="0" w:color="auto"/>
              <w:right w:val="single" w:sz="4" w:space="0" w:color="auto"/>
            </w:tcBorders>
            <w:hideMark/>
          </w:tcPr>
          <w:p w14:paraId="128E8E11" w14:textId="77777777" w:rsidR="002B4FEF" w:rsidRPr="002658F2" w:rsidRDefault="002B4FEF" w:rsidP="002B4FEF">
            <w:r w:rsidRPr="00DF5D52">
              <w:t>CA00</w:t>
            </w:r>
            <w:r w:rsidR="00B94F88">
              <w:t>8</w:t>
            </w:r>
            <w:r>
              <w:t xml:space="preserve"> Stop</w:t>
            </w:r>
          </w:p>
        </w:tc>
      </w:tr>
      <w:tr w:rsidR="002B4FEF" w:rsidRPr="00457F02" w14:paraId="3E29DF7A" w14:textId="77777777" w:rsidTr="006232E6">
        <w:tc>
          <w:tcPr>
            <w:tcW w:w="1026" w:type="dxa"/>
            <w:tcBorders>
              <w:top w:val="single" w:sz="4" w:space="0" w:color="auto"/>
              <w:left w:val="single" w:sz="4" w:space="0" w:color="auto"/>
              <w:bottom w:val="single" w:sz="4" w:space="0" w:color="auto"/>
              <w:right w:val="single" w:sz="4" w:space="0" w:color="auto"/>
            </w:tcBorders>
          </w:tcPr>
          <w:p w14:paraId="7679B194" w14:textId="77777777" w:rsidR="002B4FEF" w:rsidRDefault="002B4FEF" w:rsidP="002B4FEF">
            <w:pPr>
              <w:jc w:val="center"/>
            </w:pPr>
            <w:r>
              <w:t>11</w:t>
            </w:r>
          </w:p>
        </w:tc>
        <w:tc>
          <w:tcPr>
            <w:tcW w:w="5954" w:type="dxa"/>
            <w:tcBorders>
              <w:top w:val="single" w:sz="4" w:space="0" w:color="auto"/>
              <w:left w:val="single" w:sz="4" w:space="0" w:color="auto"/>
              <w:bottom w:val="single" w:sz="4" w:space="0" w:color="auto"/>
              <w:right w:val="single" w:sz="4" w:space="0" w:color="auto"/>
            </w:tcBorders>
          </w:tcPr>
          <w:p w14:paraId="359E6970" w14:textId="77777777" w:rsidR="002B4FEF" w:rsidRDefault="002B4FEF" w:rsidP="002B4FEF">
            <w:r>
              <w:t>Loading of milling system completed</w:t>
            </w:r>
          </w:p>
        </w:tc>
        <w:tc>
          <w:tcPr>
            <w:tcW w:w="3085" w:type="dxa"/>
            <w:tcBorders>
              <w:top w:val="single" w:sz="4" w:space="0" w:color="auto"/>
              <w:left w:val="single" w:sz="4" w:space="0" w:color="auto"/>
              <w:bottom w:val="single" w:sz="4" w:space="0" w:color="auto"/>
              <w:right w:val="single" w:sz="4" w:space="0" w:color="auto"/>
            </w:tcBorders>
          </w:tcPr>
          <w:p w14:paraId="193FC309" w14:textId="77777777" w:rsidR="002B4FEF" w:rsidRPr="00854C1E" w:rsidRDefault="002B4FEF" w:rsidP="002B4FEF"/>
        </w:tc>
      </w:tr>
    </w:tbl>
    <w:p w14:paraId="676F0F6E" w14:textId="77777777" w:rsidR="001A0F95" w:rsidRDefault="001A0F95" w:rsidP="0033246C">
      <w:pPr>
        <w:rPr>
          <w:rFonts w:cs="Arial"/>
        </w:rPr>
      </w:pPr>
    </w:p>
    <w:p w14:paraId="2AAFCD13" w14:textId="77777777" w:rsidR="001A0F95" w:rsidRDefault="00155A79" w:rsidP="0033246C">
      <w:pPr>
        <w:rPr>
          <w:rFonts w:cs="Arial"/>
        </w:rPr>
      </w:pPr>
      <w:r>
        <w:rPr>
          <w:rFonts w:cs="Arial"/>
        </w:rPr>
        <w:t xml:space="preserve">Once milling process has been completed, </w:t>
      </w:r>
      <w:r w:rsidR="00422F33">
        <w:rPr>
          <w:rFonts w:cs="Arial"/>
        </w:rPr>
        <w:t xml:space="preserve">the mill system will send a contact to NTE Plc that is available to discharge the powder. Prior to the full discharge it is possible to perform a sampling of the product in order to check whether the quality is suitable </w:t>
      </w:r>
      <w:r w:rsidR="00D92517">
        <w:rPr>
          <w:rFonts w:cs="Arial"/>
        </w:rPr>
        <w:t>or not.</w:t>
      </w:r>
    </w:p>
    <w:p w14:paraId="355B0AC6" w14:textId="77777777" w:rsidR="00D92517" w:rsidRDefault="00D92517" w:rsidP="0033246C">
      <w:pPr>
        <w:rPr>
          <w:rFonts w:cs="Arial"/>
        </w:rPr>
      </w:pPr>
    </w:p>
    <w:p w14:paraId="00B9229A" w14:textId="77777777" w:rsidR="002459B2" w:rsidRPr="002459B2" w:rsidRDefault="008875DB">
      <w:pPr>
        <w:pStyle w:val="Heading3"/>
        <w:rPr>
          <w:b w:val="0"/>
          <w:iCs/>
          <w:szCs w:val="28"/>
        </w:rPr>
      </w:pPr>
      <w:bookmarkStart w:id="673" w:name="_Toc149556447"/>
      <w:r w:rsidRPr="005D6574">
        <w:t>LFP-N</w:t>
      </w:r>
      <w:r>
        <w:t>C</w:t>
      </w:r>
      <w:r w:rsidRPr="005D6574">
        <w:t>O</w:t>
      </w:r>
      <w:r>
        <w:t xml:space="preserve"> system.</w:t>
      </w:r>
      <w:r w:rsidRPr="005D6574">
        <w:t xml:space="preserve"> </w:t>
      </w:r>
      <w:r w:rsidR="002459B2" w:rsidRPr="002459B2">
        <w:rPr>
          <w:iCs/>
          <w:szCs w:val="28"/>
        </w:rPr>
        <w:t>Sampling of the product after milling phase</w:t>
      </w:r>
      <w:bookmarkEnd w:id="673"/>
    </w:p>
    <w:p w14:paraId="59712B29" w14:textId="77777777" w:rsidR="002459B2" w:rsidRDefault="002459B2" w:rsidP="0033246C">
      <w:pPr>
        <w:rPr>
          <w:rFonts w:cs="Arial"/>
        </w:rPr>
      </w:pPr>
    </w:p>
    <w:p w14:paraId="6591AD18" w14:textId="77777777" w:rsidR="001A0F95" w:rsidRDefault="002459B2" w:rsidP="0033246C">
      <w:pPr>
        <w:rPr>
          <w:rFonts w:cs="Arial"/>
        </w:rPr>
      </w:pPr>
      <w:r>
        <w:rPr>
          <w:rFonts w:cs="Arial"/>
        </w:rPr>
        <w:t xml:space="preserve">Once milling phase is completed, it can be launched the sampling sequence from the HMI. It mainly </w:t>
      </w:r>
      <w:r w:rsidR="00CB0560">
        <w:rPr>
          <w:rFonts w:cs="Arial"/>
        </w:rPr>
        <w:t>consists</w:t>
      </w:r>
      <w:r>
        <w:rPr>
          <w:rFonts w:cs="Arial"/>
        </w:rPr>
        <w:t xml:space="preserve"> on a s</w:t>
      </w:r>
      <w:r w:rsidR="00CB0560">
        <w:rPr>
          <w:rFonts w:cs="Arial"/>
        </w:rPr>
        <w:t>m</w:t>
      </w:r>
      <w:r>
        <w:rPr>
          <w:rFonts w:cs="Arial"/>
        </w:rPr>
        <w:t>all extraction of the product into the sampler cylinder. Once extracted, the powder will be sent to QC laboratory in order to be analyzed</w:t>
      </w:r>
      <w:r w:rsidR="008875DB">
        <w:rPr>
          <w:rFonts w:cs="Arial"/>
        </w:rPr>
        <w:t>.</w:t>
      </w:r>
      <w:r>
        <w:rPr>
          <w:rFonts w:cs="Arial"/>
        </w:rPr>
        <w:t xml:space="preserve"> </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CB0560" w14:paraId="41FBC948"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20AA57EC" w14:textId="77777777" w:rsidR="00CB0560" w:rsidRDefault="00CB0560" w:rsidP="006232E6">
            <w:pPr>
              <w:jc w:val="left"/>
            </w:pPr>
            <w:r>
              <w:t>Permissive list</w:t>
            </w:r>
          </w:p>
        </w:tc>
      </w:tr>
      <w:tr w:rsidR="00CB0560" w:rsidRPr="00373BC7" w14:paraId="31C9DC96"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65B31C" w14:textId="77777777" w:rsidR="00CB0560" w:rsidRDefault="00CB0560" w:rsidP="006232E6">
            <w:pPr>
              <w:rPr>
                <w:lang w:val="en-GB"/>
              </w:rPr>
            </w:pPr>
            <w:r w:rsidRPr="00373BC7">
              <w:rPr>
                <w:lang w:val="en-GB"/>
              </w:rPr>
              <w:t>No emergency alarms present</w:t>
            </w:r>
            <w:r w:rsidR="002B4FEF">
              <w:rPr>
                <w:lang w:val="en-GB"/>
              </w:rPr>
              <w:t>.</w:t>
            </w:r>
          </w:p>
          <w:p w14:paraId="1F951EDA" w14:textId="77777777" w:rsidR="00CB0560" w:rsidRDefault="00CB0560" w:rsidP="006232E6">
            <w:pPr>
              <w:rPr>
                <w:lang w:val="en-GB"/>
              </w:rPr>
            </w:pPr>
            <w:r>
              <w:rPr>
                <w:lang w:val="en-GB"/>
              </w:rPr>
              <w:t>Milling system in normal operation</w:t>
            </w:r>
            <w:r w:rsidR="002B4FEF">
              <w:rPr>
                <w:lang w:val="en-GB"/>
              </w:rPr>
              <w:t>.</w:t>
            </w:r>
          </w:p>
          <w:p w14:paraId="36CD5767" w14:textId="77777777" w:rsidR="00742EEE" w:rsidRDefault="00742EEE" w:rsidP="006232E6">
            <w:pPr>
              <w:rPr>
                <w:lang w:val="en-GB"/>
              </w:rPr>
            </w:pPr>
            <w:r>
              <w:rPr>
                <w:lang w:val="en-GB"/>
              </w:rPr>
              <w:t>Milling system ready to discharge powder</w:t>
            </w:r>
            <w:r w:rsidR="002B4FEF">
              <w:rPr>
                <w:lang w:val="en-GB"/>
              </w:rPr>
              <w:t>.</w:t>
            </w:r>
          </w:p>
          <w:p w14:paraId="7E9EEBD2" w14:textId="77777777" w:rsidR="00742EEE" w:rsidRPr="00373BC7" w:rsidRDefault="00742EEE" w:rsidP="006232E6">
            <w:pPr>
              <w:rPr>
                <w:lang w:val="en-GB"/>
              </w:rPr>
            </w:pPr>
            <w:r>
              <w:rPr>
                <w:lang w:val="en-GB"/>
              </w:rPr>
              <w:t xml:space="preserve">Sampler </w:t>
            </w:r>
            <w:r w:rsidR="002B4FEF">
              <w:rPr>
                <w:rStyle w:val="rynqvb"/>
                <w:lang w:val="en"/>
              </w:rPr>
              <w:t>available</w:t>
            </w:r>
            <w:r w:rsidR="002B4FEF">
              <w:rPr>
                <w:lang w:val="en-GB"/>
              </w:rPr>
              <w:t>.</w:t>
            </w:r>
          </w:p>
        </w:tc>
      </w:tr>
      <w:tr w:rsidR="00CB0560" w14:paraId="409673EF" w14:textId="77777777" w:rsidTr="006232E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282045BA" w14:textId="77777777" w:rsidR="00CB0560" w:rsidRDefault="00CB0560" w:rsidP="006232E6">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791FC53C" w14:textId="77777777" w:rsidR="00CB0560" w:rsidRDefault="00CB0560" w:rsidP="006232E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52DE98BD" w14:textId="77777777" w:rsidR="00CB0560" w:rsidRDefault="00CB0560" w:rsidP="006232E6">
            <w:pPr>
              <w:jc w:val="left"/>
            </w:pPr>
            <w:r>
              <w:t>Completion criteria</w:t>
            </w:r>
          </w:p>
        </w:tc>
      </w:tr>
      <w:tr w:rsidR="00CB0560" w14:paraId="02F92937" w14:textId="77777777" w:rsidTr="006232E6">
        <w:tc>
          <w:tcPr>
            <w:tcW w:w="1026" w:type="dxa"/>
            <w:tcBorders>
              <w:top w:val="single" w:sz="4" w:space="0" w:color="auto"/>
              <w:left w:val="single" w:sz="4" w:space="0" w:color="auto"/>
              <w:bottom w:val="single" w:sz="4" w:space="0" w:color="auto"/>
              <w:right w:val="single" w:sz="4" w:space="0" w:color="auto"/>
            </w:tcBorders>
          </w:tcPr>
          <w:p w14:paraId="66EA7987" w14:textId="77777777" w:rsidR="00CB0560" w:rsidRDefault="00CB0560" w:rsidP="006232E6">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4C452ADA" w14:textId="77777777" w:rsidR="00CB0560" w:rsidRPr="00470C32" w:rsidRDefault="00742EEE" w:rsidP="006232E6">
            <w:pPr>
              <w:rPr>
                <w:rStyle w:val="Strong"/>
              </w:rPr>
            </w:pPr>
            <w:r>
              <w:t>Operator launch the sampling command by the HMI</w:t>
            </w:r>
          </w:p>
        </w:tc>
        <w:tc>
          <w:tcPr>
            <w:tcW w:w="3085" w:type="dxa"/>
            <w:tcBorders>
              <w:top w:val="single" w:sz="4" w:space="0" w:color="auto"/>
              <w:left w:val="single" w:sz="4" w:space="0" w:color="auto"/>
              <w:bottom w:val="single" w:sz="4" w:space="0" w:color="auto"/>
              <w:right w:val="single" w:sz="4" w:space="0" w:color="auto"/>
            </w:tcBorders>
          </w:tcPr>
          <w:p w14:paraId="1489BBDF" w14:textId="77777777" w:rsidR="00CB0560" w:rsidRDefault="00CB0560" w:rsidP="006232E6">
            <w:pPr>
              <w:jc w:val="left"/>
            </w:pPr>
          </w:p>
        </w:tc>
      </w:tr>
      <w:tr w:rsidR="00CB0560" w14:paraId="001F5BA7" w14:textId="77777777" w:rsidTr="006232E6">
        <w:tc>
          <w:tcPr>
            <w:tcW w:w="1026" w:type="dxa"/>
            <w:tcBorders>
              <w:top w:val="single" w:sz="4" w:space="0" w:color="auto"/>
              <w:left w:val="single" w:sz="4" w:space="0" w:color="auto"/>
              <w:bottom w:val="single" w:sz="4" w:space="0" w:color="auto"/>
              <w:right w:val="single" w:sz="4" w:space="0" w:color="auto"/>
            </w:tcBorders>
            <w:hideMark/>
          </w:tcPr>
          <w:p w14:paraId="2BAED63C" w14:textId="77777777" w:rsidR="00CB0560" w:rsidRDefault="00CB0560" w:rsidP="006232E6">
            <w:pPr>
              <w:jc w:val="center"/>
            </w:pPr>
            <w:r>
              <w:t>2</w:t>
            </w:r>
          </w:p>
        </w:tc>
        <w:tc>
          <w:tcPr>
            <w:tcW w:w="5954" w:type="dxa"/>
            <w:tcBorders>
              <w:top w:val="single" w:sz="4" w:space="0" w:color="auto"/>
              <w:left w:val="single" w:sz="4" w:space="0" w:color="auto"/>
              <w:bottom w:val="single" w:sz="4" w:space="0" w:color="auto"/>
              <w:right w:val="single" w:sz="4" w:space="0" w:color="auto"/>
            </w:tcBorders>
            <w:hideMark/>
          </w:tcPr>
          <w:p w14:paraId="6D5D7890" w14:textId="77777777" w:rsidR="00CB0560" w:rsidRDefault="00742EEE" w:rsidP="006232E6">
            <w:r>
              <w:t>A timer “T_sample” will start</w:t>
            </w:r>
          </w:p>
        </w:tc>
        <w:tc>
          <w:tcPr>
            <w:tcW w:w="3085" w:type="dxa"/>
            <w:tcBorders>
              <w:top w:val="single" w:sz="4" w:space="0" w:color="auto"/>
              <w:left w:val="single" w:sz="4" w:space="0" w:color="auto"/>
              <w:bottom w:val="single" w:sz="4" w:space="0" w:color="auto"/>
              <w:right w:val="single" w:sz="4" w:space="0" w:color="auto"/>
            </w:tcBorders>
            <w:hideMark/>
          </w:tcPr>
          <w:p w14:paraId="35E72912" w14:textId="77777777" w:rsidR="00CB0560" w:rsidRDefault="00CB0560" w:rsidP="006232E6">
            <w:pPr>
              <w:jc w:val="left"/>
            </w:pPr>
          </w:p>
        </w:tc>
      </w:tr>
      <w:tr w:rsidR="00CB0560" w14:paraId="5531D40D" w14:textId="77777777" w:rsidTr="006232E6">
        <w:tc>
          <w:tcPr>
            <w:tcW w:w="1026" w:type="dxa"/>
            <w:tcBorders>
              <w:top w:val="single" w:sz="4" w:space="0" w:color="auto"/>
              <w:left w:val="single" w:sz="4" w:space="0" w:color="auto"/>
              <w:bottom w:val="single" w:sz="4" w:space="0" w:color="auto"/>
              <w:right w:val="single" w:sz="4" w:space="0" w:color="auto"/>
            </w:tcBorders>
          </w:tcPr>
          <w:p w14:paraId="4E0BCD6A" w14:textId="77777777" w:rsidR="00CB0560" w:rsidRDefault="00CB0560" w:rsidP="006232E6">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35D43ABE" w14:textId="77777777" w:rsidR="00CB0560" w:rsidRDefault="00742EEE" w:rsidP="006232E6">
            <w:r>
              <w:t xml:space="preserve">Activation of solenoid valve </w:t>
            </w:r>
            <w:r w:rsidR="00E33161">
              <w:t>AY475A for piston extension</w:t>
            </w:r>
          </w:p>
        </w:tc>
        <w:tc>
          <w:tcPr>
            <w:tcW w:w="3085" w:type="dxa"/>
            <w:tcBorders>
              <w:top w:val="single" w:sz="4" w:space="0" w:color="auto"/>
              <w:left w:val="single" w:sz="4" w:space="0" w:color="auto"/>
              <w:bottom w:val="single" w:sz="4" w:space="0" w:color="auto"/>
              <w:right w:val="single" w:sz="4" w:space="0" w:color="auto"/>
            </w:tcBorders>
          </w:tcPr>
          <w:p w14:paraId="29DE6E15" w14:textId="77777777" w:rsidR="00CB0560" w:rsidRDefault="00E33161" w:rsidP="006232E6">
            <w:pPr>
              <w:jc w:val="left"/>
            </w:pPr>
            <w:r>
              <w:t>ZSH480</w:t>
            </w:r>
            <w:r w:rsidR="00CB0560">
              <w:t xml:space="preserve"> Active</w:t>
            </w:r>
          </w:p>
        </w:tc>
      </w:tr>
      <w:tr w:rsidR="00D97441" w14:paraId="66ACA70A" w14:textId="77777777" w:rsidTr="006232E6">
        <w:tc>
          <w:tcPr>
            <w:tcW w:w="1026" w:type="dxa"/>
            <w:tcBorders>
              <w:top w:val="single" w:sz="4" w:space="0" w:color="auto"/>
              <w:left w:val="single" w:sz="4" w:space="0" w:color="auto"/>
              <w:bottom w:val="single" w:sz="4" w:space="0" w:color="auto"/>
              <w:right w:val="single" w:sz="4" w:space="0" w:color="auto"/>
            </w:tcBorders>
          </w:tcPr>
          <w:p w14:paraId="73A0C7F1" w14:textId="77777777" w:rsidR="00D97441" w:rsidRDefault="00D97441" w:rsidP="006232E6">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7A2364DB" w14:textId="77777777" w:rsidR="00D97441" w:rsidRDefault="00D97441" w:rsidP="006232E6">
            <w:r>
              <w:t>Rotation of the sampling cylinder by the activation of AY476A</w:t>
            </w:r>
          </w:p>
        </w:tc>
        <w:tc>
          <w:tcPr>
            <w:tcW w:w="3085" w:type="dxa"/>
            <w:tcBorders>
              <w:top w:val="single" w:sz="4" w:space="0" w:color="auto"/>
              <w:left w:val="single" w:sz="4" w:space="0" w:color="auto"/>
              <w:bottom w:val="single" w:sz="4" w:space="0" w:color="auto"/>
              <w:right w:val="single" w:sz="4" w:space="0" w:color="auto"/>
            </w:tcBorders>
          </w:tcPr>
          <w:p w14:paraId="3AE10C96" w14:textId="77777777" w:rsidR="00D97441" w:rsidRDefault="00D97441" w:rsidP="006232E6">
            <w:pPr>
              <w:jc w:val="left"/>
            </w:pPr>
          </w:p>
        </w:tc>
      </w:tr>
      <w:tr w:rsidR="00CB0560" w14:paraId="657A2556" w14:textId="77777777" w:rsidTr="006232E6">
        <w:tc>
          <w:tcPr>
            <w:tcW w:w="1026" w:type="dxa"/>
            <w:tcBorders>
              <w:top w:val="single" w:sz="4" w:space="0" w:color="auto"/>
              <w:left w:val="single" w:sz="4" w:space="0" w:color="auto"/>
              <w:bottom w:val="single" w:sz="4" w:space="0" w:color="auto"/>
              <w:right w:val="single" w:sz="4" w:space="0" w:color="auto"/>
            </w:tcBorders>
          </w:tcPr>
          <w:p w14:paraId="08910E97" w14:textId="77777777" w:rsidR="00CB0560" w:rsidRDefault="00D97441" w:rsidP="006232E6">
            <w:pPr>
              <w:jc w:val="center"/>
            </w:pPr>
            <w:r>
              <w:t>5</w:t>
            </w:r>
          </w:p>
        </w:tc>
        <w:tc>
          <w:tcPr>
            <w:tcW w:w="5954" w:type="dxa"/>
            <w:tcBorders>
              <w:top w:val="single" w:sz="4" w:space="0" w:color="auto"/>
              <w:left w:val="single" w:sz="4" w:space="0" w:color="auto"/>
              <w:bottom w:val="single" w:sz="4" w:space="0" w:color="auto"/>
              <w:right w:val="single" w:sz="4" w:space="0" w:color="auto"/>
            </w:tcBorders>
          </w:tcPr>
          <w:p w14:paraId="3FE9762C" w14:textId="77777777" w:rsidR="00CB0560" w:rsidRDefault="00E33161" w:rsidP="006232E6">
            <w:r>
              <w:t xml:space="preserve">Gasket inflation </w:t>
            </w:r>
            <w:r w:rsidR="002B2717">
              <w:t>trough solenoid valve AY474 and 473</w:t>
            </w:r>
          </w:p>
        </w:tc>
        <w:tc>
          <w:tcPr>
            <w:tcW w:w="3085" w:type="dxa"/>
            <w:tcBorders>
              <w:top w:val="single" w:sz="4" w:space="0" w:color="auto"/>
              <w:left w:val="single" w:sz="4" w:space="0" w:color="auto"/>
              <w:bottom w:val="single" w:sz="4" w:space="0" w:color="auto"/>
              <w:right w:val="single" w:sz="4" w:space="0" w:color="auto"/>
            </w:tcBorders>
          </w:tcPr>
          <w:p w14:paraId="7A673C1D" w14:textId="77777777" w:rsidR="00CB0560" w:rsidRDefault="00CB0560" w:rsidP="006232E6">
            <w:pPr>
              <w:jc w:val="left"/>
            </w:pPr>
          </w:p>
        </w:tc>
      </w:tr>
      <w:tr w:rsidR="00CB0560" w14:paraId="04476328" w14:textId="77777777" w:rsidTr="006232E6">
        <w:tc>
          <w:tcPr>
            <w:tcW w:w="1026" w:type="dxa"/>
            <w:tcBorders>
              <w:top w:val="single" w:sz="4" w:space="0" w:color="auto"/>
              <w:left w:val="single" w:sz="4" w:space="0" w:color="auto"/>
              <w:bottom w:val="single" w:sz="4" w:space="0" w:color="auto"/>
              <w:right w:val="single" w:sz="4" w:space="0" w:color="auto"/>
            </w:tcBorders>
          </w:tcPr>
          <w:p w14:paraId="19F73760" w14:textId="77777777" w:rsidR="00CB0560" w:rsidRDefault="00D97441" w:rsidP="006232E6">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3C141D44" w14:textId="77777777" w:rsidR="00CB0560" w:rsidRDefault="00362336" w:rsidP="006232E6">
            <w:r>
              <w:t>Powder starts to discharge from Mill</w:t>
            </w:r>
          </w:p>
        </w:tc>
        <w:tc>
          <w:tcPr>
            <w:tcW w:w="3085" w:type="dxa"/>
            <w:tcBorders>
              <w:top w:val="single" w:sz="4" w:space="0" w:color="auto"/>
              <w:left w:val="single" w:sz="4" w:space="0" w:color="auto"/>
              <w:bottom w:val="single" w:sz="4" w:space="0" w:color="auto"/>
              <w:right w:val="single" w:sz="4" w:space="0" w:color="auto"/>
            </w:tcBorders>
          </w:tcPr>
          <w:p w14:paraId="6AB386CD" w14:textId="77777777" w:rsidR="00CB0560" w:rsidRDefault="00CB0560" w:rsidP="006232E6">
            <w:pPr>
              <w:jc w:val="left"/>
            </w:pPr>
          </w:p>
        </w:tc>
      </w:tr>
      <w:tr w:rsidR="00CB0560" w14:paraId="05873299" w14:textId="77777777" w:rsidTr="006232E6">
        <w:tc>
          <w:tcPr>
            <w:tcW w:w="1026" w:type="dxa"/>
            <w:tcBorders>
              <w:top w:val="single" w:sz="4" w:space="0" w:color="auto"/>
              <w:left w:val="single" w:sz="4" w:space="0" w:color="auto"/>
              <w:bottom w:val="single" w:sz="4" w:space="0" w:color="auto"/>
              <w:right w:val="single" w:sz="4" w:space="0" w:color="auto"/>
            </w:tcBorders>
            <w:hideMark/>
          </w:tcPr>
          <w:p w14:paraId="41B3B299" w14:textId="77777777" w:rsidR="00CB0560" w:rsidRDefault="00D97441" w:rsidP="006232E6">
            <w:pPr>
              <w:jc w:val="center"/>
            </w:pPr>
            <w:r>
              <w:t>7</w:t>
            </w:r>
          </w:p>
        </w:tc>
        <w:tc>
          <w:tcPr>
            <w:tcW w:w="5954" w:type="dxa"/>
            <w:tcBorders>
              <w:top w:val="single" w:sz="4" w:space="0" w:color="auto"/>
              <w:left w:val="single" w:sz="4" w:space="0" w:color="auto"/>
              <w:bottom w:val="single" w:sz="4" w:space="0" w:color="auto"/>
              <w:right w:val="single" w:sz="4" w:space="0" w:color="auto"/>
            </w:tcBorders>
          </w:tcPr>
          <w:p w14:paraId="25D772D9" w14:textId="77777777" w:rsidR="00CB0560" w:rsidRPr="00806D10" w:rsidRDefault="00362336" w:rsidP="006232E6">
            <w:pPr>
              <w:rPr>
                <w:lang w:val="en-GB"/>
              </w:rPr>
            </w:pPr>
            <w:r>
              <w:rPr>
                <w:lang w:val="en-GB"/>
              </w:rPr>
              <w:t>Timer “T_sample” elapse</w:t>
            </w:r>
          </w:p>
        </w:tc>
        <w:tc>
          <w:tcPr>
            <w:tcW w:w="3085" w:type="dxa"/>
            <w:tcBorders>
              <w:top w:val="single" w:sz="4" w:space="0" w:color="auto"/>
              <w:left w:val="single" w:sz="4" w:space="0" w:color="auto"/>
              <w:bottom w:val="single" w:sz="4" w:space="0" w:color="auto"/>
              <w:right w:val="single" w:sz="4" w:space="0" w:color="auto"/>
            </w:tcBorders>
          </w:tcPr>
          <w:p w14:paraId="555DAB73" w14:textId="77777777" w:rsidR="00CB0560" w:rsidRDefault="00CB0560" w:rsidP="006232E6">
            <w:pPr>
              <w:jc w:val="left"/>
            </w:pPr>
          </w:p>
        </w:tc>
      </w:tr>
      <w:tr w:rsidR="00D97441" w:rsidRPr="00457F02" w14:paraId="09AB1EBB" w14:textId="77777777" w:rsidTr="006232E6">
        <w:tc>
          <w:tcPr>
            <w:tcW w:w="1026" w:type="dxa"/>
            <w:tcBorders>
              <w:top w:val="single" w:sz="4" w:space="0" w:color="auto"/>
              <w:left w:val="single" w:sz="4" w:space="0" w:color="auto"/>
              <w:bottom w:val="single" w:sz="4" w:space="0" w:color="auto"/>
              <w:right w:val="single" w:sz="4" w:space="0" w:color="auto"/>
            </w:tcBorders>
          </w:tcPr>
          <w:p w14:paraId="2EACC690" w14:textId="77777777" w:rsidR="00D97441" w:rsidRDefault="00D97441" w:rsidP="00D97441">
            <w:pPr>
              <w:jc w:val="center"/>
            </w:pPr>
            <w:r>
              <w:t>8</w:t>
            </w:r>
          </w:p>
        </w:tc>
        <w:tc>
          <w:tcPr>
            <w:tcW w:w="5954" w:type="dxa"/>
            <w:tcBorders>
              <w:top w:val="single" w:sz="4" w:space="0" w:color="auto"/>
              <w:left w:val="single" w:sz="4" w:space="0" w:color="auto"/>
              <w:bottom w:val="single" w:sz="4" w:space="0" w:color="auto"/>
              <w:right w:val="single" w:sz="4" w:space="0" w:color="auto"/>
            </w:tcBorders>
          </w:tcPr>
          <w:p w14:paraId="354A57E2" w14:textId="77777777" w:rsidR="00D97441" w:rsidRDefault="00D97441" w:rsidP="00D97441">
            <w:r>
              <w:t>Gasket deflation trough deactivation of solenoid valve AY474 and 473</w:t>
            </w:r>
          </w:p>
        </w:tc>
        <w:tc>
          <w:tcPr>
            <w:tcW w:w="3085" w:type="dxa"/>
            <w:tcBorders>
              <w:top w:val="single" w:sz="4" w:space="0" w:color="auto"/>
              <w:left w:val="single" w:sz="4" w:space="0" w:color="auto"/>
              <w:bottom w:val="single" w:sz="4" w:space="0" w:color="auto"/>
              <w:right w:val="single" w:sz="4" w:space="0" w:color="auto"/>
            </w:tcBorders>
          </w:tcPr>
          <w:p w14:paraId="001A3D37" w14:textId="77777777" w:rsidR="00D97441" w:rsidRPr="002658F2" w:rsidRDefault="00D97441" w:rsidP="00D97441"/>
        </w:tc>
      </w:tr>
      <w:tr w:rsidR="00D97441" w:rsidRPr="00457F02" w14:paraId="7EA08D07" w14:textId="77777777" w:rsidTr="006232E6">
        <w:tc>
          <w:tcPr>
            <w:tcW w:w="1026" w:type="dxa"/>
            <w:tcBorders>
              <w:top w:val="single" w:sz="4" w:space="0" w:color="auto"/>
              <w:left w:val="single" w:sz="4" w:space="0" w:color="auto"/>
              <w:bottom w:val="single" w:sz="4" w:space="0" w:color="auto"/>
              <w:right w:val="single" w:sz="4" w:space="0" w:color="auto"/>
            </w:tcBorders>
            <w:hideMark/>
          </w:tcPr>
          <w:p w14:paraId="04C6A4CF" w14:textId="77777777" w:rsidR="00D97441" w:rsidRDefault="00D97441" w:rsidP="00D97441">
            <w:pPr>
              <w:jc w:val="center"/>
            </w:pPr>
            <w:r>
              <w:t>9</w:t>
            </w:r>
          </w:p>
        </w:tc>
        <w:tc>
          <w:tcPr>
            <w:tcW w:w="5954" w:type="dxa"/>
            <w:tcBorders>
              <w:top w:val="single" w:sz="4" w:space="0" w:color="auto"/>
              <w:left w:val="single" w:sz="4" w:space="0" w:color="auto"/>
              <w:bottom w:val="single" w:sz="4" w:space="0" w:color="auto"/>
              <w:right w:val="single" w:sz="4" w:space="0" w:color="auto"/>
            </w:tcBorders>
            <w:hideMark/>
          </w:tcPr>
          <w:p w14:paraId="53AD55E2" w14:textId="77777777" w:rsidR="00D97441" w:rsidRPr="00854C1E" w:rsidRDefault="00D97441" w:rsidP="00D97441">
            <w:r>
              <w:t>Activation of solenoid valve AY475B for piston retraction</w:t>
            </w:r>
          </w:p>
        </w:tc>
        <w:tc>
          <w:tcPr>
            <w:tcW w:w="3085" w:type="dxa"/>
            <w:tcBorders>
              <w:top w:val="single" w:sz="4" w:space="0" w:color="auto"/>
              <w:left w:val="single" w:sz="4" w:space="0" w:color="auto"/>
              <w:bottom w:val="single" w:sz="4" w:space="0" w:color="auto"/>
              <w:right w:val="single" w:sz="4" w:space="0" w:color="auto"/>
            </w:tcBorders>
            <w:hideMark/>
          </w:tcPr>
          <w:p w14:paraId="3BC48EA1" w14:textId="77777777" w:rsidR="00D97441" w:rsidRPr="002658F2" w:rsidRDefault="00D97441" w:rsidP="00D97441">
            <w:r w:rsidRPr="002658F2">
              <w:t xml:space="preserve"> </w:t>
            </w:r>
            <w:r>
              <w:t>ZSL479 Active</w:t>
            </w:r>
          </w:p>
        </w:tc>
      </w:tr>
      <w:tr w:rsidR="00D97441" w:rsidRPr="00457F02" w14:paraId="68E69EB1" w14:textId="77777777" w:rsidTr="006232E6">
        <w:tc>
          <w:tcPr>
            <w:tcW w:w="1026" w:type="dxa"/>
            <w:tcBorders>
              <w:top w:val="single" w:sz="4" w:space="0" w:color="auto"/>
              <w:left w:val="single" w:sz="4" w:space="0" w:color="auto"/>
              <w:bottom w:val="single" w:sz="4" w:space="0" w:color="auto"/>
              <w:right w:val="single" w:sz="4" w:space="0" w:color="auto"/>
            </w:tcBorders>
          </w:tcPr>
          <w:p w14:paraId="704F3DE0" w14:textId="77777777" w:rsidR="00D97441" w:rsidRDefault="00D97441" w:rsidP="00D97441">
            <w:pPr>
              <w:jc w:val="center"/>
            </w:pPr>
            <w:r>
              <w:lastRenderedPageBreak/>
              <w:t>10</w:t>
            </w:r>
          </w:p>
        </w:tc>
        <w:tc>
          <w:tcPr>
            <w:tcW w:w="5954" w:type="dxa"/>
            <w:tcBorders>
              <w:top w:val="single" w:sz="4" w:space="0" w:color="auto"/>
              <w:left w:val="single" w:sz="4" w:space="0" w:color="auto"/>
              <w:bottom w:val="single" w:sz="4" w:space="0" w:color="auto"/>
              <w:right w:val="single" w:sz="4" w:space="0" w:color="auto"/>
            </w:tcBorders>
          </w:tcPr>
          <w:p w14:paraId="2B05AFCA" w14:textId="77777777" w:rsidR="00D97441" w:rsidRDefault="00D97441" w:rsidP="00D97441">
            <w:r>
              <w:t>Rotation of sampler in rest position in order to get the sample powder</w:t>
            </w:r>
          </w:p>
        </w:tc>
        <w:tc>
          <w:tcPr>
            <w:tcW w:w="3085" w:type="dxa"/>
            <w:tcBorders>
              <w:top w:val="single" w:sz="4" w:space="0" w:color="auto"/>
              <w:left w:val="single" w:sz="4" w:space="0" w:color="auto"/>
              <w:bottom w:val="single" w:sz="4" w:space="0" w:color="auto"/>
              <w:right w:val="single" w:sz="4" w:space="0" w:color="auto"/>
            </w:tcBorders>
          </w:tcPr>
          <w:p w14:paraId="1435A423" w14:textId="77777777" w:rsidR="00D97441" w:rsidRPr="00854C1E" w:rsidRDefault="00D97441" w:rsidP="00D97441"/>
        </w:tc>
      </w:tr>
      <w:tr w:rsidR="00D97441" w:rsidRPr="00457F02" w14:paraId="7298AD5C" w14:textId="77777777" w:rsidTr="006232E6">
        <w:tc>
          <w:tcPr>
            <w:tcW w:w="1026" w:type="dxa"/>
            <w:tcBorders>
              <w:top w:val="single" w:sz="4" w:space="0" w:color="auto"/>
              <w:left w:val="single" w:sz="4" w:space="0" w:color="auto"/>
              <w:bottom w:val="single" w:sz="4" w:space="0" w:color="auto"/>
              <w:right w:val="single" w:sz="4" w:space="0" w:color="auto"/>
            </w:tcBorders>
          </w:tcPr>
          <w:p w14:paraId="7262CD2E" w14:textId="77777777" w:rsidR="00D97441" w:rsidRDefault="00D97441" w:rsidP="00D97441">
            <w:pPr>
              <w:jc w:val="center"/>
            </w:pPr>
            <w:r>
              <w:t>11</w:t>
            </w:r>
          </w:p>
        </w:tc>
        <w:tc>
          <w:tcPr>
            <w:tcW w:w="5954" w:type="dxa"/>
            <w:tcBorders>
              <w:top w:val="single" w:sz="4" w:space="0" w:color="auto"/>
              <w:left w:val="single" w:sz="4" w:space="0" w:color="auto"/>
              <w:bottom w:val="single" w:sz="4" w:space="0" w:color="auto"/>
              <w:right w:val="single" w:sz="4" w:space="0" w:color="auto"/>
            </w:tcBorders>
          </w:tcPr>
          <w:p w14:paraId="53665898" w14:textId="77777777" w:rsidR="00D97441" w:rsidRDefault="00D97441" w:rsidP="00D97441">
            <w:r>
              <w:t>Sampling sequence completed</w:t>
            </w:r>
          </w:p>
        </w:tc>
        <w:tc>
          <w:tcPr>
            <w:tcW w:w="3085" w:type="dxa"/>
            <w:tcBorders>
              <w:top w:val="single" w:sz="4" w:space="0" w:color="auto"/>
              <w:left w:val="single" w:sz="4" w:space="0" w:color="auto"/>
              <w:bottom w:val="single" w:sz="4" w:space="0" w:color="auto"/>
              <w:right w:val="single" w:sz="4" w:space="0" w:color="auto"/>
            </w:tcBorders>
          </w:tcPr>
          <w:p w14:paraId="186194DD" w14:textId="77777777" w:rsidR="00D97441" w:rsidRPr="00854C1E" w:rsidRDefault="00D97441" w:rsidP="00D97441"/>
        </w:tc>
      </w:tr>
    </w:tbl>
    <w:p w14:paraId="663FA2C6" w14:textId="77777777" w:rsidR="00CB0560" w:rsidRDefault="00CB0560" w:rsidP="0033246C">
      <w:pPr>
        <w:rPr>
          <w:rFonts w:cs="Arial"/>
        </w:rPr>
      </w:pPr>
    </w:p>
    <w:p w14:paraId="3254659D" w14:textId="77777777" w:rsidR="001A0F95" w:rsidRPr="00F070A4" w:rsidRDefault="00F233D2">
      <w:pPr>
        <w:pStyle w:val="Heading3"/>
        <w:rPr>
          <w:b w:val="0"/>
          <w:iCs/>
          <w:szCs w:val="28"/>
        </w:rPr>
      </w:pPr>
      <w:bookmarkStart w:id="674" w:name="_Toc149556448"/>
      <w:r w:rsidRPr="005D6574">
        <w:t>LFP-N</w:t>
      </w:r>
      <w:r>
        <w:t>C</w:t>
      </w:r>
      <w:r w:rsidRPr="005D6574">
        <w:t>O</w:t>
      </w:r>
      <w:r>
        <w:t xml:space="preserve"> system.</w:t>
      </w:r>
      <w:r w:rsidRPr="005D6574">
        <w:t xml:space="preserve"> </w:t>
      </w:r>
      <w:r w:rsidR="000A40F1" w:rsidRPr="00883131">
        <w:rPr>
          <w:iCs/>
          <w:szCs w:val="28"/>
        </w:rPr>
        <w:t>Unloading</w:t>
      </w:r>
      <w:r w:rsidR="00F070A4" w:rsidRPr="00F070A4">
        <w:rPr>
          <w:iCs/>
          <w:szCs w:val="28"/>
        </w:rPr>
        <w:t xml:space="preserve"> from mill to TE011</w:t>
      </w:r>
      <w:bookmarkEnd w:id="674"/>
    </w:p>
    <w:p w14:paraId="6ACB1026" w14:textId="77777777" w:rsidR="00F070A4" w:rsidRDefault="00F070A4" w:rsidP="0033246C">
      <w:pPr>
        <w:rPr>
          <w:rFonts w:cs="Arial"/>
        </w:rPr>
      </w:pPr>
    </w:p>
    <w:p w14:paraId="0B377306" w14:textId="77777777" w:rsidR="008875DB" w:rsidRDefault="00F070A4" w:rsidP="0033246C">
      <w:pPr>
        <w:rPr>
          <w:rFonts w:cs="Arial"/>
        </w:rPr>
      </w:pPr>
      <w:r>
        <w:rPr>
          <w:rFonts w:cs="Arial"/>
        </w:rPr>
        <w:t xml:space="preserve">Assuming that the powder sample is okay and approved by the Quality, the next step is to load the TE011 with the powder of the mill. </w:t>
      </w:r>
      <w:r w:rsidR="00333B78">
        <w:rPr>
          <w:rFonts w:cs="Arial"/>
        </w:rPr>
        <w:t>Here below the sequence of steps for the TE011 loading.</w:t>
      </w:r>
    </w:p>
    <w:p w14:paraId="69447256" w14:textId="77777777" w:rsidR="00333B78" w:rsidRDefault="00333B78" w:rsidP="0033246C">
      <w:pPr>
        <w:rPr>
          <w:rFonts w:cs="Arial"/>
        </w:rPr>
      </w:pPr>
      <w:r>
        <w:rPr>
          <w:rFonts w:cs="Arial"/>
        </w:rPr>
        <w:t xml:space="preserve">Note: if the product quality is good the system has to ensure that the deviator valve is in correct position. </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333B78" w14:paraId="062216FB"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01E34030" w14:textId="77777777" w:rsidR="00333B78" w:rsidRDefault="00333B78" w:rsidP="006232E6">
            <w:pPr>
              <w:jc w:val="left"/>
            </w:pPr>
            <w:r>
              <w:t>Permissive list</w:t>
            </w:r>
          </w:p>
        </w:tc>
      </w:tr>
      <w:tr w:rsidR="00333B78" w:rsidRPr="00373BC7" w14:paraId="5C76B3A7"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D84EBC" w14:textId="77777777" w:rsidR="00333B78" w:rsidRDefault="00333B78" w:rsidP="006232E6">
            <w:pPr>
              <w:rPr>
                <w:lang w:val="en-GB"/>
              </w:rPr>
            </w:pPr>
            <w:r w:rsidRPr="00373BC7">
              <w:rPr>
                <w:lang w:val="en-GB"/>
              </w:rPr>
              <w:t>No emergency alarms present</w:t>
            </w:r>
            <w:r w:rsidR="008875DB">
              <w:rPr>
                <w:lang w:val="en-GB"/>
              </w:rPr>
              <w:t>.</w:t>
            </w:r>
          </w:p>
          <w:p w14:paraId="595171EE" w14:textId="77777777" w:rsidR="00333B78" w:rsidRDefault="00333B78" w:rsidP="006232E6">
            <w:pPr>
              <w:rPr>
                <w:lang w:val="en-GB"/>
              </w:rPr>
            </w:pPr>
            <w:r>
              <w:rPr>
                <w:lang w:val="en-GB"/>
              </w:rPr>
              <w:t>Milling system in normal operation</w:t>
            </w:r>
            <w:r w:rsidR="008875DB">
              <w:rPr>
                <w:lang w:val="en-GB"/>
              </w:rPr>
              <w:t>.</w:t>
            </w:r>
          </w:p>
          <w:p w14:paraId="248C9ABE" w14:textId="77777777" w:rsidR="00333B78" w:rsidRDefault="00333B78" w:rsidP="006232E6">
            <w:pPr>
              <w:rPr>
                <w:lang w:val="en-GB"/>
              </w:rPr>
            </w:pPr>
            <w:r>
              <w:rPr>
                <w:lang w:val="en-GB"/>
              </w:rPr>
              <w:t>Milling system ready to discharge powder</w:t>
            </w:r>
            <w:r w:rsidR="008875DB">
              <w:rPr>
                <w:lang w:val="en-GB"/>
              </w:rPr>
              <w:t>.</w:t>
            </w:r>
          </w:p>
          <w:p w14:paraId="4119385A" w14:textId="77777777" w:rsidR="00333B78" w:rsidRDefault="00333B78" w:rsidP="006232E6">
            <w:pPr>
              <w:rPr>
                <w:lang w:val="en-GB"/>
              </w:rPr>
            </w:pPr>
            <w:r>
              <w:rPr>
                <w:lang w:val="en-GB"/>
              </w:rPr>
              <w:t>No high level in TE011 (LSH161 not active)</w:t>
            </w:r>
            <w:r w:rsidR="008875DB">
              <w:rPr>
                <w:lang w:val="en-GB"/>
              </w:rPr>
              <w:t>.</w:t>
            </w:r>
          </w:p>
          <w:p w14:paraId="7F93998D" w14:textId="77777777" w:rsidR="00333B78" w:rsidRPr="00373BC7" w:rsidRDefault="00333B78" w:rsidP="006232E6">
            <w:pPr>
              <w:rPr>
                <w:lang w:val="en-GB"/>
              </w:rPr>
            </w:pPr>
            <w:r>
              <w:rPr>
                <w:lang w:val="en-GB"/>
              </w:rPr>
              <w:t>Deviator NZ216 in straight position (ZSL150 Active)</w:t>
            </w:r>
            <w:r w:rsidR="008875DB">
              <w:rPr>
                <w:lang w:val="en-GB"/>
              </w:rPr>
              <w:t>.</w:t>
            </w:r>
          </w:p>
        </w:tc>
      </w:tr>
      <w:tr w:rsidR="00333B78" w14:paraId="2E1E9871" w14:textId="77777777" w:rsidTr="006232E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50D6EA34" w14:textId="77777777" w:rsidR="00333B78" w:rsidRDefault="00333B78" w:rsidP="006232E6">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5FE3B33E" w14:textId="77777777" w:rsidR="00333B78" w:rsidRDefault="00333B78" w:rsidP="006232E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3D603002" w14:textId="77777777" w:rsidR="00333B78" w:rsidRDefault="00333B78" w:rsidP="006232E6">
            <w:pPr>
              <w:jc w:val="left"/>
            </w:pPr>
            <w:r>
              <w:t>Completion criteria</w:t>
            </w:r>
          </w:p>
        </w:tc>
      </w:tr>
      <w:tr w:rsidR="00333B78" w14:paraId="6E369A4D" w14:textId="77777777" w:rsidTr="006232E6">
        <w:tc>
          <w:tcPr>
            <w:tcW w:w="1026" w:type="dxa"/>
            <w:tcBorders>
              <w:top w:val="single" w:sz="4" w:space="0" w:color="auto"/>
              <w:left w:val="single" w:sz="4" w:space="0" w:color="auto"/>
              <w:bottom w:val="single" w:sz="4" w:space="0" w:color="auto"/>
              <w:right w:val="single" w:sz="4" w:space="0" w:color="auto"/>
            </w:tcBorders>
          </w:tcPr>
          <w:p w14:paraId="66CAE71D" w14:textId="77777777" w:rsidR="00333B78" w:rsidRDefault="00333B78" w:rsidP="006232E6">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111128FE" w14:textId="77777777" w:rsidR="00333B78" w:rsidRPr="00470C32" w:rsidRDefault="00333B78" w:rsidP="006232E6">
            <w:pPr>
              <w:rPr>
                <w:rStyle w:val="Strong"/>
              </w:rPr>
            </w:pPr>
            <w:r>
              <w:t>Mill system send a contact to NTE P</w:t>
            </w:r>
            <w:r w:rsidR="008875DB">
              <w:t>LC</w:t>
            </w:r>
            <w:r>
              <w:t xml:space="preserve"> “CP ready to discharge powder”</w:t>
            </w:r>
          </w:p>
        </w:tc>
        <w:tc>
          <w:tcPr>
            <w:tcW w:w="3085" w:type="dxa"/>
            <w:tcBorders>
              <w:top w:val="single" w:sz="4" w:space="0" w:color="auto"/>
              <w:left w:val="single" w:sz="4" w:space="0" w:color="auto"/>
              <w:bottom w:val="single" w:sz="4" w:space="0" w:color="auto"/>
              <w:right w:val="single" w:sz="4" w:space="0" w:color="auto"/>
            </w:tcBorders>
          </w:tcPr>
          <w:p w14:paraId="5A5E4980" w14:textId="77777777" w:rsidR="00333B78" w:rsidRDefault="00333B78" w:rsidP="006232E6">
            <w:pPr>
              <w:jc w:val="left"/>
            </w:pPr>
          </w:p>
        </w:tc>
      </w:tr>
      <w:tr w:rsidR="008875DB" w14:paraId="7513A873" w14:textId="77777777" w:rsidTr="006232E6">
        <w:tc>
          <w:tcPr>
            <w:tcW w:w="1026" w:type="dxa"/>
            <w:tcBorders>
              <w:top w:val="single" w:sz="4" w:space="0" w:color="auto"/>
              <w:left w:val="single" w:sz="4" w:space="0" w:color="auto"/>
              <w:bottom w:val="single" w:sz="4" w:space="0" w:color="auto"/>
              <w:right w:val="single" w:sz="4" w:space="0" w:color="auto"/>
            </w:tcBorders>
            <w:hideMark/>
          </w:tcPr>
          <w:p w14:paraId="3FCA5DE7" w14:textId="77777777" w:rsidR="008875DB" w:rsidRDefault="008875DB" w:rsidP="008875DB">
            <w:pPr>
              <w:jc w:val="center"/>
            </w:pPr>
            <w:r>
              <w:t>2</w:t>
            </w:r>
          </w:p>
        </w:tc>
        <w:tc>
          <w:tcPr>
            <w:tcW w:w="5954" w:type="dxa"/>
            <w:tcBorders>
              <w:top w:val="single" w:sz="4" w:space="0" w:color="auto"/>
              <w:left w:val="single" w:sz="4" w:space="0" w:color="auto"/>
              <w:bottom w:val="single" w:sz="4" w:space="0" w:color="auto"/>
              <w:right w:val="single" w:sz="4" w:space="0" w:color="auto"/>
            </w:tcBorders>
            <w:hideMark/>
          </w:tcPr>
          <w:p w14:paraId="51815057" w14:textId="77777777" w:rsidR="008875DB" w:rsidRDefault="004F45C9" w:rsidP="008875DB">
            <w:r>
              <w:t xml:space="preserve">Run </w:t>
            </w:r>
            <w:r w:rsidR="008875DB" w:rsidRPr="00DF5D52">
              <w:t>Filter</w:t>
            </w:r>
            <w:r w:rsidR="008875DB">
              <w:t xml:space="preserve"> </w:t>
            </w:r>
            <w:r w:rsidR="008875DB" w:rsidRPr="00DF5D52">
              <w:t>CA0</w:t>
            </w:r>
            <w:r w:rsidR="008875DB">
              <w:t>10</w:t>
            </w:r>
          </w:p>
        </w:tc>
        <w:tc>
          <w:tcPr>
            <w:tcW w:w="3085" w:type="dxa"/>
            <w:tcBorders>
              <w:top w:val="single" w:sz="4" w:space="0" w:color="auto"/>
              <w:left w:val="single" w:sz="4" w:space="0" w:color="auto"/>
              <w:bottom w:val="single" w:sz="4" w:space="0" w:color="auto"/>
              <w:right w:val="single" w:sz="4" w:space="0" w:color="auto"/>
            </w:tcBorders>
            <w:hideMark/>
          </w:tcPr>
          <w:p w14:paraId="68F4093F" w14:textId="77777777" w:rsidR="008875DB" w:rsidRDefault="008875DB" w:rsidP="008875DB">
            <w:pPr>
              <w:jc w:val="left"/>
            </w:pPr>
            <w:r w:rsidRPr="00DF5D52">
              <w:t>CA0</w:t>
            </w:r>
            <w:r>
              <w:t>10Running</w:t>
            </w:r>
          </w:p>
        </w:tc>
      </w:tr>
      <w:tr w:rsidR="008875DB" w14:paraId="63B61B51" w14:textId="77777777" w:rsidTr="006232E6">
        <w:tc>
          <w:tcPr>
            <w:tcW w:w="1026" w:type="dxa"/>
            <w:tcBorders>
              <w:top w:val="single" w:sz="4" w:space="0" w:color="auto"/>
              <w:left w:val="single" w:sz="4" w:space="0" w:color="auto"/>
              <w:bottom w:val="single" w:sz="4" w:space="0" w:color="auto"/>
              <w:right w:val="single" w:sz="4" w:space="0" w:color="auto"/>
            </w:tcBorders>
          </w:tcPr>
          <w:p w14:paraId="0E323991" w14:textId="77777777" w:rsidR="008875DB" w:rsidRDefault="008875DB" w:rsidP="008875DB">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37D737D5" w14:textId="77777777" w:rsidR="008875DB" w:rsidRDefault="008875DB" w:rsidP="008875DB">
            <w:r>
              <w:t>NTE PLC will send a contact to Mill “NTE_Request Powder”</w:t>
            </w:r>
          </w:p>
        </w:tc>
        <w:tc>
          <w:tcPr>
            <w:tcW w:w="3085" w:type="dxa"/>
            <w:tcBorders>
              <w:top w:val="single" w:sz="4" w:space="0" w:color="auto"/>
              <w:left w:val="single" w:sz="4" w:space="0" w:color="auto"/>
              <w:bottom w:val="single" w:sz="4" w:space="0" w:color="auto"/>
              <w:right w:val="single" w:sz="4" w:space="0" w:color="auto"/>
            </w:tcBorders>
          </w:tcPr>
          <w:p w14:paraId="5685BD25" w14:textId="77777777" w:rsidR="008875DB" w:rsidRDefault="008875DB" w:rsidP="008875DB">
            <w:pPr>
              <w:jc w:val="left"/>
            </w:pPr>
          </w:p>
        </w:tc>
      </w:tr>
      <w:tr w:rsidR="008875DB" w14:paraId="760751AE" w14:textId="77777777" w:rsidTr="006232E6">
        <w:tc>
          <w:tcPr>
            <w:tcW w:w="1026" w:type="dxa"/>
            <w:tcBorders>
              <w:top w:val="single" w:sz="4" w:space="0" w:color="auto"/>
              <w:left w:val="single" w:sz="4" w:space="0" w:color="auto"/>
              <w:bottom w:val="single" w:sz="4" w:space="0" w:color="auto"/>
              <w:right w:val="single" w:sz="4" w:space="0" w:color="auto"/>
            </w:tcBorders>
          </w:tcPr>
          <w:p w14:paraId="5C42DB53" w14:textId="77777777" w:rsidR="008875DB" w:rsidRDefault="008875DB" w:rsidP="008875DB">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0BE4E462" w14:textId="77777777" w:rsidR="008875DB" w:rsidRDefault="008875DB" w:rsidP="008875DB">
            <w:r>
              <w:t>Opening of the valve LP478</w:t>
            </w:r>
          </w:p>
        </w:tc>
        <w:tc>
          <w:tcPr>
            <w:tcW w:w="3085" w:type="dxa"/>
            <w:tcBorders>
              <w:top w:val="single" w:sz="4" w:space="0" w:color="auto"/>
              <w:left w:val="single" w:sz="4" w:space="0" w:color="auto"/>
              <w:bottom w:val="single" w:sz="4" w:space="0" w:color="auto"/>
              <w:right w:val="single" w:sz="4" w:space="0" w:color="auto"/>
            </w:tcBorders>
          </w:tcPr>
          <w:p w14:paraId="671A4649" w14:textId="77777777" w:rsidR="008875DB" w:rsidRDefault="008875DB" w:rsidP="008875DB">
            <w:pPr>
              <w:jc w:val="left"/>
            </w:pPr>
            <w:r>
              <w:t>ZSH481 Active</w:t>
            </w:r>
          </w:p>
        </w:tc>
      </w:tr>
      <w:tr w:rsidR="008875DB" w14:paraId="7DC2B086" w14:textId="77777777" w:rsidTr="006232E6">
        <w:tc>
          <w:tcPr>
            <w:tcW w:w="1026" w:type="dxa"/>
            <w:tcBorders>
              <w:top w:val="single" w:sz="4" w:space="0" w:color="auto"/>
              <w:left w:val="single" w:sz="4" w:space="0" w:color="auto"/>
              <w:bottom w:val="single" w:sz="4" w:space="0" w:color="auto"/>
              <w:right w:val="single" w:sz="4" w:space="0" w:color="auto"/>
            </w:tcBorders>
          </w:tcPr>
          <w:p w14:paraId="11D58762" w14:textId="77777777" w:rsidR="008875DB" w:rsidRDefault="008875DB" w:rsidP="008875DB">
            <w:pPr>
              <w:jc w:val="center"/>
            </w:pPr>
            <w:r>
              <w:t>5</w:t>
            </w:r>
          </w:p>
        </w:tc>
        <w:tc>
          <w:tcPr>
            <w:tcW w:w="5954" w:type="dxa"/>
            <w:tcBorders>
              <w:top w:val="single" w:sz="4" w:space="0" w:color="auto"/>
              <w:left w:val="single" w:sz="4" w:space="0" w:color="auto"/>
              <w:bottom w:val="single" w:sz="4" w:space="0" w:color="auto"/>
              <w:right w:val="single" w:sz="4" w:space="0" w:color="auto"/>
            </w:tcBorders>
          </w:tcPr>
          <w:p w14:paraId="47B78827" w14:textId="77777777" w:rsidR="008875DB" w:rsidRDefault="008875DB" w:rsidP="008875DB">
            <w:r>
              <w:t>A timer “T_LoadTE011” starts</w:t>
            </w:r>
          </w:p>
        </w:tc>
        <w:tc>
          <w:tcPr>
            <w:tcW w:w="3085" w:type="dxa"/>
            <w:tcBorders>
              <w:top w:val="single" w:sz="4" w:space="0" w:color="auto"/>
              <w:left w:val="single" w:sz="4" w:space="0" w:color="auto"/>
              <w:bottom w:val="single" w:sz="4" w:space="0" w:color="auto"/>
              <w:right w:val="single" w:sz="4" w:space="0" w:color="auto"/>
            </w:tcBorders>
          </w:tcPr>
          <w:p w14:paraId="66EF19EE" w14:textId="77777777" w:rsidR="008875DB" w:rsidRDefault="008875DB" w:rsidP="008875DB">
            <w:pPr>
              <w:jc w:val="left"/>
            </w:pPr>
          </w:p>
        </w:tc>
      </w:tr>
      <w:tr w:rsidR="008875DB" w14:paraId="18B0E9E3" w14:textId="77777777" w:rsidTr="006232E6">
        <w:tc>
          <w:tcPr>
            <w:tcW w:w="1026" w:type="dxa"/>
            <w:tcBorders>
              <w:top w:val="single" w:sz="4" w:space="0" w:color="auto"/>
              <w:left w:val="single" w:sz="4" w:space="0" w:color="auto"/>
              <w:bottom w:val="single" w:sz="4" w:space="0" w:color="auto"/>
              <w:right w:val="single" w:sz="4" w:space="0" w:color="auto"/>
            </w:tcBorders>
          </w:tcPr>
          <w:p w14:paraId="30FB088E" w14:textId="77777777" w:rsidR="008875DB" w:rsidRDefault="008875DB" w:rsidP="008875DB">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2983FD70" w14:textId="77777777" w:rsidR="008875DB" w:rsidRDefault="008875DB" w:rsidP="008875DB">
            <w:r>
              <w:t>Powder starts to discharge from Mill</w:t>
            </w:r>
          </w:p>
        </w:tc>
        <w:tc>
          <w:tcPr>
            <w:tcW w:w="3085" w:type="dxa"/>
            <w:tcBorders>
              <w:top w:val="single" w:sz="4" w:space="0" w:color="auto"/>
              <w:left w:val="single" w:sz="4" w:space="0" w:color="auto"/>
              <w:bottom w:val="single" w:sz="4" w:space="0" w:color="auto"/>
              <w:right w:val="single" w:sz="4" w:space="0" w:color="auto"/>
            </w:tcBorders>
          </w:tcPr>
          <w:p w14:paraId="479E80F6" w14:textId="77777777" w:rsidR="008875DB" w:rsidRDefault="008875DB" w:rsidP="008875DB">
            <w:pPr>
              <w:jc w:val="left"/>
            </w:pPr>
            <w:r>
              <w:t>High level of the hopper</w:t>
            </w:r>
          </w:p>
          <w:p w14:paraId="26C63DF4" w14:textId="77777777" w:rsidR="008875DB" w:rsidRDefault="008875DB" w:rsidP="008875DB">
            <w:pPr>
              <w:jc w:val="left"/>
            </w:pPr>
            <w:r>
              <w:t>(</w:t>
            </w:r>
            <w:r>
              <w:rPr>
                <w:b/>
                <w:bCs/>
              </w:rPr>
              <w:t>LS161</w:t>
            </w:r>
            <w:r>
              <w:t xml:space="preserve"> ACTIVE)</w:t>
            </w:r>
          </w:p>
          <w:p w14:paraId="1E43724A" w14:textId="77777777" w:rsidR="008875DB" w:rsidRDefault="008875DB" w:rsidP="008875DB">
            <w:pPr>
              <w:jc w:val="left"/>
            </w:pPr>
            <w:r>
              <w:t>OR</w:t>
            </w:r>
          </w:p>
          <w:p w14:paraId="1C8440A6" w14:textId="77777777" w:rsidR="008875DB" w:rsidRDefault="008875DB" w:rsidP="008875DB">
            <w:pPr>
              <w:jc w:val="left"/>
            </w:pPr>
            <w:r>
              <w:t>T_loadTE011 elapsed</w:t>
            </w:r>
          </w:p>
        </w:tc>
      </w:tr>
      <w:tr w:rsidR="008875DB" w14:paraId="2E3EDAD6" w14:textId="77777777" w:rsidTr="006232E6">
        <w:tc>
          <w:tcPr>
            <w:tcW w:w="1026" w:type="dxa"/>
            <w:tcBorders>
              <w:top w:val="single" w:sz="4" w:space="0" w:color="auto"/>
              <w:left w:val="single" w:sz="4" w:space="0" w:color="auto"/>
              <w:bottom w:val="single" w:sz="4" w:space="0" w:color="auto"/>
              <w:right w:val="single" w:sz="4" w:space="0" w:color="auto"/>
            </w:tcBorders>
            <w:hideMark/>
          </w:tcPr>
          <w:p w14:paraId="56096B2D" w14:textId="77777777" w:rsidR="008875DB" w:rsidRDefault="008875DB" w:rsidP="008875DB">
            <w:pPr>
              <w:jc w:val="center"/>
            </w:pPr>
            <w:r>
              <w:t>7</w:t>
            </w:r>
          </w:p>
        </w:tc>
        <w:tc>
          <w:tcPr>
            <w:tcW w:w="5954" w:type="dxa"/>
            <w:tcBorders>
              <w:top w:val="single" w:sz="4" w:space="0" w:color="auto"/>
              <w:left w:val="single" w:sz="4" w:space="0" w:color="auto"/>
              <w:bottom w:val="single" w:sz="4" w:space="0" w:color="auto"/>
              <w:right w:val="single" w:sz="4" w:space="0" w:color="auto"/>
            </w:tcBorders>
          </w:tcPr>
          <w:p w14:paraId="426182A7" w14:textId="77777777" w:rsidR="008875DB" w:rsidRPr="00806D10" w:rsidRDefault="008875DB" w:rsidP="008875DB">
            <w:pPr>
              <w:rPr>
                <w:lang w:val="en-GB"/>
              </w:rPr>
            </w:pPr>
            <w:r>
              <w:rPr>
                <w:lang w:val="en-GB"/>
              </w:rPr>
              <w:t>Timer “T_sample” elapse</w:t>
            </w:r>
          </w:p>
        </w:tc>
        <w:tc>
          <w:tcPr>
            <w:tcW w:w="3085" w:type="dxa"/>
            <w:tcBorders>
              <w:top w:val="single" w:sz="4" w:space="0" w:color="auto"/>
              <w:left w:val="single" w:sz="4" w:space="0" w:color="auto"/>
              <w:bottom w:val="single" w:sz="4" w:space="0" w:color="auto"/>
              <w:right w:val="single" w:sz="4" w:space="0" w:color="auto"/>
            </w:tcBorders>
          </w:tcPr>
          <w:p w14:paraId="31DE0A53" w14:textId="77777777" w:rsidR="008875DB" w:rsidRDefault="008875DB" w:rsidP="008875DB">
            <w:pPr>
              <w:jc w:val="left"/>
            </w:pPr>
          </w:p>
        </w:tc>
      </w:tr>
      <w:tr w:rsidR="008875DB" w:rsidRPr="00457F02" w14:paraId="138583A5" w14:textId="77777777" w:rsidTr="006232E6">
        <w:tc>
          <w:tcPr>
            <w:tcW w:w="1026" w:type="dxa"/>
            <w:tcBorders>
              <w:top w:val="single" w:sz="4" w:space="0" w:color="auto"/>
              <w:left w:val="single" w:sz="4" w:space="0" w:color="auto"/>
              <w:bottom w:val="single" w:sz="4" w:space="0" w:color="auto"/>
              <w:right w:val="single" w:sz="4" w:space="0" w:color="auto"/>
            </w:tcBorders>
          </w:tcPr>
          <w:p w14:paraId="3C5DFE90" w14:textId="77777777" w:rsidR="008875DB" w:rsidRDefault="008875DB" w:rsidP="008875DB">
            <w:pPr>
              <w:jc w:val="center"/>
            </w:pPr>
            <w:r>
              <w:t>8</w:t>
            </w:r>
          </w:p>
        </w:tc>
        <w:tc>
          <w:tcPr>
            <w:tcW w:w="5954" w:type="dxa"/>
            <w:tcBorders>
              <w:top w:val="single" w:sz="4" w:space="0" w:color="auto"/>
              <w:left w:val="single" w:sz="4" w:space="0" w:color="auto"/>
              <w:bottom w:val="single" w:sz="4" w:space="0" w:color="auto"/>
              <w:right w:val="single" w:sz="4" w:space="0" w:color="auto"/>
            </w:tcBorders>
          </w:tcPr>
          <w:p w14:paraId="7CFBA457" w14:textId="77777777" w:rsidR="008875DB" w:rsidRDefault="008875DB" w:rsidP="008875DB">
            <w:r>
              <w:t>Mill system close the discharge valve</w:t>
            </w:r>
          </w:p>
        </w:tc>
        <w:tc>
          <w:tcPr>
            <w:tcW w:w="3085" w:type="dxa"/>
            <w:tcBorders>
              <w:top w:val="single" w:sz="4" w:space="0" w:color="auto"/>
              <w:left w:val="single" w:sz="4" w:space="0" w:color="auto"/>
              <w:bottom w:val="single" w:sz="4" w:space="0" w:color="auto"/>
              <w:right w:val="single" w:sz="4" w:space="0" w:color="auto"/>
            </w:tcBorders>
          </w:tcPr>
          <w:p w14:paraId="5CDC8920" w14:textId="77777777" w:rsidR="008875DB" w:rsidRPr="002658F2" w:rsidRDefault="008875DB" w:rsidP="008875DB"/>
        </w:tc>
      </w:tr>
      <w:tr w:rsidR="008875DB" w:rsidRPr="00457F02" w14:paraId="2390C6D6" w14:textId="77777777" w:rsidTr="003A07E5">
        <w:tc>
          <w:tcPr>
            <w:tcW w:w="1026" w:type="dxa"/>
            <w:tcBorders>
              <w:top w:val="single" w:sz="4" w:space="0" w:color="auto"/>
              <w:left w:val="single" w:sz="4" w:space="0" w:color="auto"/>
              <w:bottom w:val="single" w:sz="4" w:space="0" w:color="auto"/>
              <w:right w:val="single" w:sz="4" w:space="0" w:color="auto"/>
            </w:tcBorders>
            <w:hideMark/>
          </w:tcPr>
          <w:p w14:paraId="0417FD74" w14:textId="77777777" w:rsidR="008875DB" w:rsidRDefault="008875DB" w:rsidP="008875DB">
            <w:pPr>
              <w:jc w:val="center"/>
            </w:pPr>
            <w:r>
              <w:t>9</w:t>
            </w:r>
          </w:p>
        </w:tc>
        <w:tc>
          <w:tcPr>
            <w:tcW w:w="5954" w:type="dxa"/>
            <w:tcBorders>
              <w:top w:val="single" w:sz="4" w:space="0" w:color="auto"/>
              <w:left w:val="single" w:sz="4" w:space="0" w:color="auto"/>
              <w:bottom w:val="single" w:sz="4" w:space="0" w:color="auto"/>
              <w:right w:val="single" w:sz="4" w:space="0" w:color="auto"/>
            </w:tcBorders>
          </w:tcPr>
          <w:p w14:paraId="2762FA92" w14:textId="77777777" w:rsidR="008875DB" w:rsidRPr="00854C1E" w:rsidRDefault="008875DB" w:rsidP="008875DB">
            <w:r>
              <w:t>Valve LP478 closes</w:t>
            </w:r>
            <w:r w:rsidR="00F233D2">
              <w:t xml:space="preserve"> and timer “T_Run</w:t>
            </w:r>
            <w:r w:rsidR="00F233D2" w:rsidRPr="00DF5D52">
              <w:t>CA0</w:t>
            </w:r>
            <w:r w:rsidR="00F233D2">
              <w:t>10” starts</w:t>
            </w:r>
          </w:p>
        </w:tc>
        <w:tc>
          <w:tcPr>
            <w:tcW w:w="3085" w:type="dxa"/>
            <w:tcBorders>
              <w:top w:val="single" w:sz="4" w:space="0" w:color="auto"/>
              <w:left w:val="single" w:sz="4" w:space="0" w:color="auto"/>
              <w:bottom w:val="single" w:sz="4" w:space="0" w:color="auto"/>
              <w:right w:val="single" w:sz="4" w:space="0" w:color="auto"/>
            </w:tcBorders>
          </w:tcPr>
          <w:p w14:paraId="1B338C0E" w14:textId="77777777" w:rsidR="008875DB" w:rsidRPr="002658F2" w:rsidRDefault="008875DB" w:rsidP="008875DB">
            <w:r>
              <w:t>ZSL481 Active</w:t>
            </w:r>
          </w:p>
        </w:tc>
      </w:tr>
      <w:tr w:rsidR="00F233D2" w:rsidRPr="00457F02" w14:paraId="2D13BD56" w14:textId="77777777" w:rsidTr="003A07E5">
        <w:tc>
          <w:tcPr>
            <w:tcW w:w="1026" w:type="dxa"/>
            <w:tcBorders>
              <w:top w:val="single" w:sz="4" w:space="0" w:color="auto"/>
              <w:left w:val="single" w:sz="4" w:space="0" w:color="auto"/>
              <w:bottom w:val="single" w:sz="4" w:space="0" w:color="auto"/>
              <w:right w:val="single" w:sz="4" w:space="0" w:color="auto"/>
            </w:tcBorders>
          </w:tcPr>
          <w:p w14:paraId="0428B9BE" w14:textId="77777777" w:rsidR="00F233D2" w:rsidRDefault="00F233D2" w:rsidP="00F233D2">
            <w:pPr>
              <w:jc w:val="center"/>
            </w:pPr>
          </w:p>
        </w:tc>
        <w:tc>
          <w:tcPr>
            <w:tcW w:w="5954" w:type="dxa"/>
            <w:tcBorders>
              <w:top w:val="single" w:sz="4" w:space="0" w:color="auto"/>
              <w:left w:val="single" w:sz="4" w:space="0" w:color="auto"/>
              <w:bottom w:val="single" w:sz="4" w:space="0" w:color="auto"/>
              <w:right w:val="single" w:sz="4" w:space="0" w:color="auto"/>
            </w:tcBorders>
          </w:tcPr>
          <w:p w14:paraId="296A51C4" w14:textId="77777777" w:rsidR="00F233D2" w:rsidRDefault="00F233D2" w:rsidP="00F233D2">
            <w:r>
              <w:t>If the timer “T_Run</w:t>
            </w:r>
            <w:r w:rsidRPr="00DF5D52">
              <w:t>CA0</w:t>
            </w:r>
            <w:r>
              <w:t xml:space="preserve">10” elapse the system will </w:t>
            </w:r>
            <w:r w:rsidR="00B94F88">
              <w:t>s</w:t>
            </w:r>
            <w:r>
              <w:t xml:space="preserve">top </w:t>
            </w:r>
            <w:r w:rsidRPr="00DF5D52">
              <w:t>CA0</w:t>
            </w:r>
            <w:r>
              <w:t>10.</w:t>
            </w:r>
          </w:p>
        </w:tc>
        <w:tc>
          <w:tcPr>
            <w:tcW w:w="3085" w:type="dxa"/>
            <w:tcBorders>
              <w:top w:val="single" w:sz="4" w:space="0" w:color="auto"/>
              <w:left w:val="single" w:sz="4" w:space="0" w:color="auto"/>
              <w:bottom w:val="single" w:sz="4" w:space="0" w:color="auto"/>
              <w:right w:val="single" w:sz="4" w:space="0" w:color="auto"/>
            </w:tcBorders>
          </w:tcPr>
          <w:p w14:paraId="6ECF9854" w14:textId="77777777" w:rsidR="00F233D2" w:rsidRDefault="00F233D2" w:rsidP="00F233D2">
            <w:r w:rsidRPr="00DF5D52">
              <w:t>CA0</w:t>
            </w:r>
            <w:r>
              <w:t>10 Stop</w:t>
            </w:r>
          </w:p>
        </w:tc>
      </w:tr>
      <w:tr w:rsidR="008875DB" w:rsidRPr="00457F02" w14:paraId="5A353D83" w14:textId="77777777" w:rsidTr="006232E6">
        <w:tc>
          <w:tcPr>
            <w:tcW w:w="1026" w:type="dxa"/>
            <w:tcBorders>
              <w:top w:val="single" w:sz="4" w:space="0" w:color="auto"/>
              <w:left w:val="single" w:sz="4" w:space="0" w:color="auto"/>
              <w:bottom w:val="single" w:sz="4" w:space="0" w:color="auto"/>
              <w:right w:val="single" w:sz="4" w:space="0" w:color="auto"/>
            </w:tcBorders>
          </w:tcPr>
          <w:p w14:paraId="69535898" w14:textId="77777777" w:rsidR="008875DB" w:rsidRDefault="008875DB" w:rsidP="008875DB">
            <w:pPr>
              <w:jc w:val="center"/>
            </w:pPr>
            <w:r>
              <w:t>10</w:t>
            </w:r>
          </w:p>
        </w:tc>
        <w:tc>
          <w:tcPr>
            <w:tcW w:w="5954" w:type="dxa"/>
            <w:tcBorders>
              <w:top w:val="single" w:sz="4" w:space="0" w:color="auto"/>
              <w:left w:val="single" w:sz="4" w:space="0" w:color="auto"/>
              <w:bottom w:val="single" w:sz="4" w:space="0" w:color="auto"/>
              <w:right w:val="single" w:sz="4" w:space="0" w:color="auto"/>
            </w:tcBorders>
          </w:tcPr>
          <w:p w14:paraId="3D7A9C94" w14:textId="77777777" w:rsidR="008875DB" w:rsidRDefault="008875DB" w:rsidP="008875DB">
            <w:r>
              <w:t>Load completed</w:t>
            </w:r>
          </w:p>
        </w:tc>
        <w:tc>
          <w:tcPr>
            <w:tcW w:w="3085" w:type="dxa"/>
            <w:tcBorders>
              <w:top w:val="single" w:sz="4" w:space="0" w:color="auto"/>
              <w:left w:val="single" w:sz="4" w:space="0" w:color="auto"/>
              <w:bottom w:val="single" w:sz="4" w:space="0" w:color="auto"/>
              <w:right w:val="single" w:sz="4" w:space="0" w:color="auto"/>
            </w:tcBorders>
          </w:tcPr>
          <w:p w14:paraId="23D5C00B" w14:textId="77777777" w:rsidR="008875DB" w:rsidRPr="00854C1E" w:rsidRDefault="008875DB" w:rsidP="008875DB"/>
        </w:tc>
      </w:tr>
    </w:tbl>
    <w:p w14:paraId="4785AA6C" w14:textId="77777777" w:rsidR="00333B78" w:rsidRDefault="00333B78" w:rsidP="0033246C">
      <w:pPr>
        <w:rPr>
          <w:rFonts w:cs="Arial"/>
        </w:rPr>
      </w:pPr>
    </w:p>
    <w:p w14:paraId="6DE7D749" w14:textId="77777777" w:rsidR="00333B78" w:rsidRPr="001D47FE" w:rsidRDefault="000A40F1" w:rsidP="004F45C9">
      <w:pPr>
        <w:pStyle w:val="Heading3"/>
      </w:pPr>
      <w:bookmarkStart w:id="675" w:name="_Toc149556449"/>
      <w:r w:rsidRPr="005D6574">
        <w:t>LFP-N</w:t>
      </w:r>
      <w:r>
        <w:t>C</w:t>
      </w:r>
      <w:r w:rsidRPr="005D6574">
        <w:t>O</w:t>
      </w:r>
      <w:r>
        <w:t xml:space="preserve"> system.</w:t>
      </w:r>
      <w:r w:rsidRPr="005D6574">
        <w:t xml:space="preserve"> </w:t>
      </w:r>
      <w:r w:rsidRPr="00883131">
        <w:t>Unloading from</w:t>
      </w:r>
      <w:r w:rsidR="00BE12D3" w:rsidRPr="001D47FE">
        <w:t xml:space="preserve"> TE011 to VZ012</w:t>
      </w:r>
      <w:bookmarkEnd w:id="675"/>
    </w:p>
    <w:p w14:paraId="723AF47E" w14:textId="77777777" w:rsidR="000A40F1" w:rsidRDefault="000A40F1" w:rsidP="0033246C">
      <w:pPr>
        <w:rPr>
          <w:rFonts w:cs="Arial"/>
        </w:rPr>
      </w:pPr>
    </w:p>
    <w:p w14:paraId="5AC2720B" w14:textId="77777777" w:rsidR="00BE12D3" w:rsidRDefault="000A40F1" w:rsidP="0033246C">
      <w:pPr>
        <w:rPr>
          <w:rFonts w:cs="Arial"/>
        </w:rPr>
      </w:pPr>
      <w:r w:rsidRPr="000A40F1">
        <w:rPr>
          <w:rFonts w:cs="Arial"/>
        </w:rPr>
        <w:t>To transport the product stored in TE011 to the Dryer, the transporter must first be loaded. Below is the sequence to load the conveyor.</w:t>
      </w:r>
    </w:p>
    <w:p w14:paraId="709DFBF7" w14:textId="77777777" w:rsidR="000A40F1" w:rsidRDefault="000A40F1" w:rsidP="0033246C">
      <w:pPr>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BE12D3" w14:paraId="3AAE3D70"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77D8291D" w14:textId="77777777" w:rsidR="00BE12D3" w:rsidRDefault="00BE12D3" w:rsidP="006232E6">
            <w:pPr>
              <w:jc w:val="left"/>
            </w:pPr>
            <w:r>
              <w:t>Permissive list</w:t>
            </w:r>
          </w:p>
        </w:tc>
      </w:tr>
      <w:tr w:rsidR="00BE12D3" w:rsidRPr="00373BC7" w14:paraId="5A54B3B9"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77CDED" w14:textId="77777777" w:rsidR="00BE12D3" w:rsidRDefault="00BE12D3" w:rsidP="006232E6">
            <w:pPr>
              <w:rPr>
                <w:lang w:val="en-GB"/>
              </w:rPr>
            </w:pPr>
            <w:r>
              <w:rPr>
                <w:lang w:val="en-GB"/>
              </w:rPr>
              <w:t>No High level on VZ012 (LSH070 not active)</w:t>
            </w:r>
          </w:p>
          <w:p w14:paraId="1423C794" w14:textId="77777777" w:rsidR="00BE12D3" w:rsidRDefault="00BE12D3" w:rsidP="006232E6">
            <w:pPr>
              <w:rPr>
                <w:lang w:val="en-GB"/>
              </w:rPr>
            </w:pPr>
            <w:r>
              <w:rPr>
                <w:lang w:val="en-GB"/>
              </w:rPr>
              <w:t xml:space="preserve">VZ012 </w:t>
            </w:r>
            <w:r w:rsidR="00410CCF" w:rsidRPr="00D35E37">
              <w:rPr>
                <w:lang w:val="en-GB"/>
              </w:rPr>
              <w:t>must be available and not running.</w:t>
            </w:r>
          </w:p>
          <w:p w14:paraId="3BAC415F" w14:textId="77777777" w:rsidR="00BE12D3" w:rsidRPr="00373BC7" w:rsidRDefault="00BE12D3" w:rsidP="006232E6">
            <w:pPr>
              <w:rPr>
                <w:lang w:val="en-GB"/>
              </w:rPr>
            </w:pPr>
            <w:r w:rsidRPr="00373BC7">
              <w:rPr>
                <w:lang w:val="en-GB"/>
              </w:rPr>
              <w:t>No emergency alarms present</w:t>
            </w:r>
          </w:p>
        </w:tc>
      </w:tr>
      <w:tr w:rsidR="00BE12D3" w14:paraId="1D0DE5C3" w14:textId="77777777" w:rsidTr="006232E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7E7FB4B8" w14:textId="77777777" w:rsidR="00BE12D3" w:rsidRDefault="00BE12D3" w:rsidP="006232E6">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0444E1FF" w14:textId="77777777" w:rsidR="00BE12D3" w:rsidRDefault="00BE12D3" w:rsidP="006232E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619E9D85" w14:textId="77777777" w:rsidR="00BE12D3" w:rsidRDefault="00BE12D3" w:rsidP="006232E6">
            <w:pPr>
              <w:jc w:val="left"/>
            </w:pPr>
            <w:r>
              <w:t>Completion criteria</w:t>
            </w:r>
          </w:p>
        </w:tc>
      </w:tr>
      <w:tr w:rsidR="00410CCF" w14:paraId="7F8A82D3" w14:textId="77777777" w:rsidTr="006232E6">
        <w:tc>
          <w:tcPr>
            <w:tcW w:w="1026" w:type="dxa"/>
            <w:tcBorders>
              <w:top w:val="single" w:sz="4" w:space="0" w:color="auto"/>
              <w:left w:val="single" w:sz="4" w:space="0" w:color="auto"/>
              <w:bottom w:val="single" w:sz="4" w:space="0" w:color="auto"/>
              <w:right w:val="single" w:sz="4" w:space="0" w:color="auto"/>
            </w:tcBorders>
          </w:tcPr>
          <w:p w14:paraId="393439A4" w14:textId="77777777" w:rsidR="00410CCF" w:rsidRDefault="00410CCF" w:rsidP="00410CCF">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23940D37" w14:textId="77777777" w:rsidR="00410CCF" w:rsidRDefault="00410CCF" w:rsidP="00410CCF">
            <w:r>
              <w:t>Transporter vent valve LP181 Opens</w:t>
            </w:r>
          </w:p>
        </w:tc>
        <w:tc>
          <w:tcPr>
            <w:tcW w:w="3085" w:type="dxa"/>
            <w:tcBorders>
              <w:top w:val="single" w:sz="4" w:space="0" w:color="auto"/>
              <w:left w:val="single" w:sz="4" w:space="0" w:color="auto"/>
              <w:bottom w:val="single" w:sz="4" w:space="0" w:color="auto"/>
              <w:right w:val="single" w:sz="4" w:space="0" w:color="auto"/>
            </w:tcBorders>
          </w:tcPr>
          <w:p w14:paraId="01CBB925" w14:textId="77777777" w:rsidR="00410CCF" w:rsidRDefault="00410CCF" w:rsidP="00410CCF">
            <w:pPr>
              <w:jc w:val="left"/>
            </w:pPr>
            <w:r>
              <w:t>ZSH203 active</w:t>
            </w:r>
          </w:p>
        </w:tc>
      </w:tr>
      <w:tr w:rsidR="00410CCF" w14:paraId="555BC55D" w14:textId="77777777" w:rsidTr="006232E6">
        <w:tc>
          <w:tcPr>
            <w:tcW w:w="1026" w:type="dxa"/>
            <w:tcBorders>
              <w:top w:val="single" w:sz="4" w:space="0" w:color="auto"/>
              <w:left w:val="single" w:sz="4" w:space="0" w:color="auto"/>
              <w:bottom w:val="single" w:sz="4" w:space="0" w:color="auto"/>
              <w:right w:val="single" w:sz="4" w:space="0" w:color="auto"/>
            </w:tcBorders>
          </w:tcPr>
          <w:p w14:paraId="7FC9D64E" w14:textId="77777777" w:rsidR="00410CCF" w:rsidRDefault="00410CCF" w:rsidP="00410CCF">
            <w:pPr>
              <w:jc w:val="center"/>
            </w:pPr>
            <w:r>
              <w:t>2</w:t>
            </w:r>
          </w:p>
        </w:tc>
        <w:tc>
          <w:tcPr>
            <w:tcW w:w="5954" w:type="dxa"/>
            <w:tcBorders>
              <w:top w:val="single" w:sz="4" w:space="0" w:color="auto"/>
              <w:left w:val="single" w:sz="4" w:space="0" w:color="auto"/>
              <w:bottom w:val="single" w:sz="4" w:space="0" w:color="auto"/>
              <w:right w:val="single" w:sz="4" w:space="0" w:color="auto"/>
            </w:tcBorders>
          </w:tcPr>
          <w:p w14:paraId="7D2F76A1" w14:textId="77777777" w:rsidR="00410CCF" w:rsidRDefault="00410CCF" w:rsidP="00410CCF">
            <w:r>
              <w:t>Transporter inlet valve LP195 Opens</w:t>
            </w:r>
          </w:p>
        </w:tc>
        <w:tc>
          <w:tcPr>
            <w:tcW w:w="3085" w:type="dxa"/>
            <w:tcBorders>
              <w:top w:val="single" w:sz="4" w:space="0" w:color="auto"/>
              <w:left w:val="single" w:sz="4" w:space="0" w:color="auto"/>
              <w:bottom w:val="single" w:sz="4" w:space="0" w:color="auto"/>
              <w:right w:val="single" w:sz="4" w:space="0" w:color="auto"/>
            </w:tcBorders>
          </w:tcPr>
          <w:p w14:paraId="20E6E7EA" w14:textId="77777777" w:rsidR="00410CCF" w:rsidRDefault="00410CCF" w:rsidP="00410CCF">
            <w:pPr>
              <w:jc w:val="left"/>
            </w:pPr>
            <w:r>
              <w:t>ZSH204 active</w:t>
            </w:r>
          </w:p>
        </w:tc>
      </w:tr>
      <w:tr w:rsidR="00410CCF" w14:paraId="10BF1EAF" w14:textId="77777777" w:rsidTr="006232E6">
        <w:tc>
          <w:tcPr>
            <w:tcW w:w="1026" w:type="dxa"/>
            <w:tcBorders>
              <w:top w:val="single" w:sz="4" w:space="0" w:color="auto"/>
              <w:left w:val="single" w:sz="4" w:space="0" w:color="auto"/>
              <w:bottom w:val="single" w:sz="4" w:space="0" w:color="auto"/>
              <w:right w:val="single" w:sz="4" w:space="0" w:color="auto"/>
            </w:tcBorders>
          </w:tcPr>
          <w:p w14:paraId="3CAF53F5" w14:textId="77777777" w:rsidR="00410CCF" w:rsidRDefault="00410CCF" w:rsidP="00410CCF">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2D34A94F" w14:textId="77777777" w:rsidR="00410CCF" w:rsidRDefault="004F45C9" w:rsidP="00410CCF">
            <w:r>
              <w:t xml:space="preserve">Run </w:t>
            </w:r>
            <w:r w:rsidR="00410CCF" w:rsidRPr="00DF5D52">
              <w:t>Filter</w:t>
            </w:r>
            <w:r w:rsidR="00410CCF">
              <w:t xml:space="preserve"> </w:t>
            </w:r>
            <w:r w:rsidR="00410CCF" w:rsidRPr="00DF5D52">
              <w:t>CA0</w:t>
            </w:r>
            <w:r w:rsidR="00410CCF">
              <w:t>10</w:t>
            </w:r>
          </w:p>
        </w:tc>
        <w:tc>
          <w:tcPr>
            <w:tcW w:w="3085" w:type="dxa"/>
            <w:tcBorders>
              <w:top w:val="single" w:sz="4" w:space="0" w:color="auto"/>
              <w:left w:val="single" w:sz="4" w:space="0" w:color="auto"/>
              <w:bottom w:val="single" w:sz="4" w:space="0" w:color="auto"/>
              <w:right w:val="single" w:sz="4" w:space="0" w:color="auto"/>
            </w:tcBorders>
          </w:tcPr>
          <w:p w14:paraId="5850043B" w14:textId="77777777" w:rsidR="00410CCF" w:rsidRDefault="00410CCF" w:rsidP="00410CCF">
            <w:pPr>
              <w:jc w:val="left"/>
            </w:pPr>
            <w:r w:rsidRPr="00DF5D52">
              <w:t>CA0</w:t>
            </w:r>
            <w:r w:rsidR="00B94F88">
              <w:t>10</w:t>
            </w:r>
            <w:r>
              <w:t xml:space="preserve"> Running</w:t>
            </w:r>
          </w:p>
        </w:tc>
      </w:tr>
      <w:tr w:rsidR="00410CCF" w14:paraId="48D6DE60" w14:textId="77777777" w:rsidTr="00410CCF">
        <w:tc>
          <w:tcPr>
            <w:tcW w:w="1026" w:type="dxa"/>
            <w:tcBorders>
              <w:top w:val="single" w:sz="4" w:space="0" w:color="auto"/>
              <w:left w:val="single" w:sz="4" w:space="0" w:color="auto"/>
              <w:bottom w:val="single" w:sz="4" w:space="0" w:color="auto"/>
              <w:right w:val="single" w:sz="4" w:space="0" w:color="auto"/>
            </w:tcBorders>
          </w:tcPr>
          <w:p w14:paraId="0F08CB7C" w14:textId="77777777" w:rsidR="00410CCF" w:rsidRDefault="00410CCF" w:rsidP="00410CCF">
            <w:pPr>
              <w:jc w:val="center"/>
            </w:pPr>
            <w:r>
              <w:t>4</w:t>
            </w:r>
          </w:p>
        </w:tc>
        <w:tc>
          <w:tcPr>
            <w:tcW w:w="5954" w:type="dxa"/>
            <w:tcBorders>
              <w:top w:val="single" w:sz="4" w:space="0" w:color="auto"/>
              <w:left w:val="single" w:sz="4" w:space="0" w:color="auto"/>
              <w:bottom w:val="single" w:sz="4" w:space="0" w:color="auto"/>
              <w:right w:val="single" w:sz="4" w:space="0" w:color="auto"/>
            </w:tcBorders>
            <w:hideMark/>
          </w:tcPr>
          <w:p w14:paraId="5F731874" w14:textId="77777777" w:rsidR="00410CCF" w:rsidRDefault="00410CCF" w:rsidP="00410CCF">
            <w:r>
              <w:t>The TE011 discharge valve LP175 opens</w:t>
            </w:r>
          </w:p>
        </w:tc>
        <w:tc>
          <w:tcPr>
            <w:tcW w:w="3085" w:type="dxa"/>
            <w:tcBorders>
              <w:top w:val="single" w:sz="4" w:space="0" w:color="auto"/>
              <w:left w:val="single" w:sz="4" w:space="0" w:color="auto"/>
              <w:bottom w:val="single" w:sz="4" w:space="0" w:color="auto"/>
              <w:right w:val="single" w:sz="4" w:space="0" w:color="auto"/>
            </w:tcBorders>
            <w:hideMark/>
          </w:tcPr>
          <w:p w14:paraId="5D7E141F" w14:textId="77777777" w:rsidR="00410CCF" w:rsidRDefault="00410CCF" w:rsidP="00410CCF">
            <w:pPr>
              <w:jc w:val="left"/>
            </w:pPr>
            <w:r>
              <w:t>ZSH176 Active</w:t>
            </w:r>
          </w:p>
        </w:tc>
      </w:tr>
      <w:tr w:rsidR="00410CCF" w14:paraId="4D1E272F" w14:textId="77777777" w:rsidTr="006232E6">
        <w:tc>
          <w:tcPr>
            <w:tcW w:w="1026" w:type="dxa"/>
            <w:tcBorders>
              <w:top w:val="single" w:sz="4" w:space="0" w:color="auto"/>
              <w:left w:val="single" w:sz="4" w:space="0" w:color="auto"/>
              <w:bottom w:val="single" w:sz="4" w:space="0" w:color="auto"/>
              <w:right w:val="single" w:sz="4" w:space="0" w:color="auto"/>
            </w:tcBorders>
          </w:tcPr>
          <w:p w14:paraId="761DDF0A" w14:textId="77777777" w:rsidR="00410CCF" w:rsidRDefault="00410CCF" w:rsidP="00410CCF">
            <w:pPr>
              <w:jc w:val="center"/>
            </w:pPr>
            <w:r>
              <w:t>5</w:t>
            </w:r>
          </w:p>
        </w:tc>
        <w:tc>
          <w:tcPr>
            <w:tcW w:w="5954" w:type="dxa"/>
            <w:tcBorders>
              <w:top w:val="single" w:sz="4" w:space="0" w:color="auto"/>
              <w:left w:val="single" w:sz="4" w:space="0" w:color="auto"/>
              <w:bottom w:val="single" w:sz="4" w:space="0" w:color="auto"/>
              <w:right w:val="single" w:sz="4" w:space="0" w:color="auto"/>
            </w:tcBorders>
          </w:tcPr>
          <w:p w14:paraId="73027E7D" w14:textId="77777777" w:rsidR="00410CCF" w:rsidRDefault="00410CCF" w:rsidP="00410CCF">
            <w:r w:rsidRPr="00CA3B0F">
              <w:t>Fluidization</w:t>
            </w:r>
            <w:r>
              <w:t xml:space="preserve"> cycle start (AY171 and AY172)</w:t>
            </w:r>
          </w:p>
        </w:tc>
        <w:tc>
          <w:tcPr>
            <w:tcW w:w="3085" w:type="dxa"/>
            <w:tcBorders>
              <w:top w:val="single" w:sz="4" w:space="0" w:color="auto"/>
              <w:left w:val="single" w:sz="4" w:space="0" w:color="auto"/>
              <w:bottom w:val="single" w:sz="4" w:space="0" w:color="auto"/>
              <w:right w:val="single" w:sz="4" w:space="0" w:color="auto"/>
            </w:tcBorders>
          </w:tcPr>
          <w:p w14:paraId="41BB64FD" w14:textId="77777777" w:rsidR="00410CCF" w:rsidRDefault="00410CCF" w:rsidP="00410CCF">
            <w:pPr>
              <w:jc w:val="left"/>
            </w:pPr>
            <w:r w:rsidRPr="00CA3B0F">
              <w:t>Fluidization</w:t>
            </w:r>
            <w:r>
              <w:t xml:space="preserve"> cycle Running</w:t>
            </w:r>
          </w:p>
        </w:tc>
      </w:tr>
      <w:tr w:rsidR="00410CCF" w14:paraId="5EE14076" w14:textId="77777777" w:rsidTr="006232E6">
        <w:tc>
          <w:tcPr>
            <w:tcW w:w="1026" w:type="dxa"/>
            <w:tcBorders>
              <w:top w:val="single" w:sz="4" w:space="0" w:color="auto"/>
              <w:left w:val="single" w:sz="4" w:space="0" w:color="auto"/>
              <w:bottom w:val="single" w:sz="4" w:space="0" w:color="auto"/>
              <w:right w:val="single" w:sz="4" w:space="0" w:color="auto"/>
            </w:tcBorders>
          </w:tcPr>
          <w:p w14:paraId="18D217C9" w14:textId="77777777" w:rsidR="00410CCF" w:rsidRDefault="00410CCF" w:rsidP="00410CCF">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4EE7281A" w14:textId="77777777" w:rsidR="00410CCF" w:rsidRDefault="00410CCF" w:rsidP="00410CCF">
            <w:r>
              <w:t>A timer “T_loadVZ012” starts</w:t>
            </w:r>
          </w:p>
        </w:tc>
        <w:tc>
          <w:tcPr>
            <w:tcW w:w="3085" w:type="dxa"/>
            <w:tcBorders>
              <w:top w:val="single" w:sz="4" w:space="0" w:color="auto"/>
              <w:left w:val="single" w:sz="4" w:space="0" w:color="auto"/>
              <w:bottom w:val="single" w:sz="4" w:space="0" w:color="auto"/>
              <w:right w:val="single" w:sz="4" w:space="0" w:color="auto"/>
            </w:tcBorders>
          </w:tcPr>
          <w:p w14:paraId="14FA3C1F" w14:textId="77777777" w:rsidR="00410CCF" w:rsidRDefault="00410CCF" w:rsidP="00410CCF">
            <w:pPr>
              <w:jc w:val="left"/>
            </w:pPr>
          </w:p>
        </w:tc>
      </w:tr>
      <w:tr w:rsidR="00410CCF" w14:paraId="521126F4" w14:textId="77777777" w:rsidTr="00410CCF">
        <w:tc>
          <w:tcPr>
            <w:tcW w:w="1026" w:type="dxa"/>
            <w:tcBorders>
              <w:top w:val="single" w:sz="4" w:space="0" w:color="auto"/>
              <w:left w:val="single" w:sz="4" w:space="0" w:color="auto"/>
              <w:bottom w:val="single" w:sz="4" w:space="0" w:color="auto"/>
              <w:right w:val="single" w:sz="4" w:space="0" w:color="auto"/>
            </w:tcBorders>
          </w:tcPr>
          <w:p w14:paraId="0272C87C" w14:textId="77777777" w:rsidR="00410CCF" w:rsidRDefault="00410CCF" w:rsidP="00410CCF">
            <w:pPr>
              <w:jc w:val="center"/>
            </w:pPr>
            <w:r>
              <w:t>7</w:t>
            </w:r>
          </w:p>
        </w:tc>
        <w:tc>
          <w:tcPr>
            <w:tcW w:w="5954" w:type="dxa"/>
            <w:tcBorders>
              <w:top w:val="single" w:sz="4" w:space="0" w:color="auto"/>
              <w:left w:val="single" w:sz="4" w:space="0" w:color="auto"/>
              <w:bottom w:val="single" w:sz="4" w:space="0" w:color="auto"/>
              <w:right w:val="single" w:sz="4" w:space="0" w:color="auto"/>
            </w:tcBorders>
            <w:hideMark/>
          </w:tcPr>
          <w:p w14:paraId="0881F9D1" w14:textId="77777777" w:rsidR="00410CCF" w:rsidRDefault="00410CCF" w:rsidP="00410CCF">
            <w:r>
              <w:t>Loading.</w:t>
            </w:r>
          </w:p>
        </w:tc>
        <w:tc>
          <w:tcPr>
            <w:tcW w:w="3085" w:type="dxa"/>
            <w:tcBorders>
              <w:top w:val="single" w:sz="4" w:space="0" w:color="auto"/>
              <w:left w:val="single" w:sz="4" w:space="0" w:color="auto"/>
              <w:bottom w:val="single" w:sz="4" w:space="0" w:color="auto"/>
              <w:right w:val="single" w:sz="4" w:space="0" w:color="auto"/>
            </w:tcBorders>
            <w:hideMark/>
          </w:tcPr>
          <w:p w14:paraId="7D598650" w14:textId="77777777" w:rsidR="00410CCF" w:rsidRDefault="00410CCF" w:rsidP="00410CCF">
            <w:pPr>
              <w:jc w:val="left"/>
            </w:pPr>
            <w:r>
              <w:t>High level of the transporter</w:t>
            </w:r>
          </w:p>
          <w:p w14:paraId="6E82B585" w14:textId="77777777" w:rsidR="00410CCF" w:rsidRDefault="00410CCF" w:rsidP="00410CCF">
            <w:pPr>
              <w:jc w:val="left"/>
            </w:pPr>
            <w:r>
              <w:t>(</w:t>
            </w:r>
            <w:r>
              <w:rPr>
                <w:b/>
                <w:bCs/>
              </w:rPr>
              <w:t>LSH183</w:t>
            </w:r>
            <w:r>
              <w:t xml:space="preserve"> ACTIVE)</w:t>
            </w:r>
          </w:p>
          <w:p w14:paraId="277A93CC" w14:textId="77777777" w:rsidR="00410CCF" w:rsidRDefault="00410CCF" w:rsidP="00410CCF">
            <w:pPr>
              <w:jc w:val="left"/>
            </w:pPr>
            <w:r>
              <w:t>OR</w:t>
            </w:r>
          </w:p>
          <w:p w14:paraId="2484C2EA" w14:textId="77777777" w:rsidR="00410CCF" w:rsidRDefault="00410CCF" w:rsidP="00410CCF">
            <w:pPr>
              <w:jc w:val="left"/>
            </w:pPr>
            <w:r>
              <w:t>T_loadVZ012 elapsed</w:t>
            </w:r>
          </w:p>
          <w:p w14:paraId="143661A1" w14:textId="77777777" w:rsidR="00410CCF" w:rsidRDefault="00410CCF" w:rsidP="00410CCF">
            <w:pPr>
              <w:jc w:val="left"/>
            </w:pPr>
            <w:r>
              <w:t>OR</w:t>
            </w:r>
          </w:p>
          <w:p w14:paraId="054C1012" w14:textId="77777777" w:rsidR="00410CCF" w:rsidRDefault="00410CCF" w:rsidP="00410CCF">
            <w:pPr>
              <w:jc w:val="left"/>
            </w:pPr>
            <w:r>
              <w:t>LS218 ACTIVE</w:t>
            </w:r>
          </w:p>
        </w:tc>
      </w:tr>
      <w:tr w:rsidR="00410CCF" w:rsidRPr="00457F02" w14:paraId="7B53EACB" w14:textId="77777777" w:rsidTr="00410CCF">
        <w:tc>
          <w:tcPr>
            <w:tcW w:w="1026" w:type="dxa"/>
            <w:tcBorders>
              <w:top w:val="single" w:sz="4" w:space="0" w:color="auto"/>
              <w:left w:val="single" w:sz="4" w:space="0" w:color="auto"/>
              <w:bottom w:val="single" w:sz="4" w:space="0" w:color="auto"/>
              <w:right w:val="single" w:sz="4" w:space="0" w:color="auto"/>
            </w:tcBorders>
          </w:tcPr>
          <w:p w14:paraId="7710431E" w14:textId="77777777" w:rsidR="00410CCF" w:rsidRDefault="00410CCF" w:rsidP="00410CCF">
            <w:pPr>
              <w:jc w:val="center"/>
            </w:pPr>
            <w:r>
              <w:t>8</w:t>
            </w:r>
          </w:p>
        </w:tc>
        <w:tc>
          <w:tcPr>
            <w:tcW w:w="5954" w:type="dxa"/>
            <w:tcBorders>
              <w:top w:val="single" w:sz="4" w:space="0" w:color="auto"/>
              <w:left w:val="single" w:sz="4" w:space="0" w:color="auto"/>
              <w:bottom w:val="single" w:sz="4" w:space="0" w:color="auto"/>
              <w:right w:val="single" w:sz="4" w:space="0" w:color="auto"/>
            </w:tcBorders>
            <w:hideMark/>
          </w:tcPr>
          <w:p w14:paraId="45EBC5FE" w14:textId="77777777" w:rsidR="00410CCF" w:rsidRPr="00854C1E" w:rsidRDefault="00410CCF" w:rsidP="00410CCF">
            <w:r>
              <w:t>loading is completed, by the level activation or by the elapsing of the timer</w:t>
            </w:r>
          </w:p>
        </w:tc>
        <w:tc>
          <w:tcPr>
            <w:tcW w:w="3085" w:type="dxa"/>
            <w:tcBorders>
              <w:top w:val="single" w:sz="4" w:space="0" w:color="auto"/>
              <w:left w:val="single" w:sz="4" w:space="0" w:color="auto"/>
              <w:bottom w:val="single" w:sz="4" w:space="0" w:color="auto"/>
              <w:right w:val="single" w:sz="4" w:space="0" w:color="auto"/>
            </w:tcBorders>
            <w:hideMark/>
          </w:tcPr>
          <w:p w14:paraId="011770ED" w14:textId="77777777" w:rsidR="00410CCF" w:rsidRPr="002658F2" w:rsidRDefault="00410CCF" w:rsidP="00410CCF">
            <w:r w:rsidRPr="002658F2">
              <w:t xml:space="preserve"> </w:t>
            </w:r>
          </w:p>
        </w:tc>
      </w:tr>
      <w:tr w:rsidR="00410CCF" w:rsidRPr="00457F02" w14:paraId="7786CCA0" w14:textId="77777777" w:rsidTr="00410CCF">
        <w:tc>
          <w:tcPr>
            <w:tcW w:w="1026" w:type="dxa"/>
            <w:tcBorders>
              <w:top w:val="single" w:sz="4" w:space="0" w:color="auto"/>
              <w:left w:val="single" w:sz="4" w:space="0" w:color="auto"/>
              <w:bottom w:val="single" w:sz="4" w:space="0" w:color="auto"/>
              <w:right w:val="single" w:sz="4" w:space="0" w:color="auto"/>
            </w:tcBorders>
          </w:tcPr>
          <w:p w14:paraId="5D635E83" w14:textId="77777777" w:rsidR="00410CCF" w:rsidRDefault="00410CCF" w:rsidP="00410CCF">
            <w:pPr>
              <w:jc w:val="center"/>
            </w:pPr>
            <w:r>
              <w:t>9</w:t>
            </w:r>
          </w:p>
        </w:tc>
        <w:tc>
          <w:tcPr>
            <w:tcW w:w="5954" w:type="dxa"/>
            <w:tcBorders>
              <w:top w:val="single" w:sz="4" w:space="0" w:color="auto"/>
              <w:left w:val="single" w:sz="4" w:space="0" w:color="auto"/>
              <w:bottom w:val="single" w:sz="4" w:space="0" w:color="auto"/>
              <w:right w:val="single" w:sz="4" w:space="0" w:color="auto"/>
            </w:tcBorders>
            <w:hideMark/>
          </w:tcPr>
          <w:p w14:paraId="482DBB34" w14:textId="77777777" w:rsidR="00410CCF" w:rsidRPr="00854C1E" w:rsidRDefault="00410CCF" w:rsidP="00410CCF">
            <w:r>
              <w:t>The discharge valve LP175 closes</w:t>
            </w:r>
          </w:p>
        </w:tc>
        <w:tc>
          <w:tcPr>
            <w:tcW w:w="3085" w:type="dxa"/>
            <w:tcBorders>
              <w:top w:val="single" w:sz="4" w:space="0" w:color="auto"/>
              <w:left w:val="single" w:sz="4" w:space="0" w:color="auto"/>
              <w:bottom w:val="single" w:sz="4" w:space="0" w:color="auto"/>
              <w:right w:val="single" w:sz="4" w:space="0" w:color="auto"/>
            </w:tcBorders>
            <w:hideMark/>
          </w:tcPr>
          <w:p w14:paraId="1D739E26" w14:textId="77777777" w:rsidR="00410CCF" w:rsidRPr="00854C1E" w:rsidRDefault="00410CCF" w:rsidP="00410CCF">
            <w:r>
              <w:t>ZSL177 Active</w:t>
            </w:r>
          </w:p>
        </w:tc>
      </w:tr>
      <w:tr w:rsidR="00410CCF" w:rsidRPr="00457F02" w14:paraId="3579611F" w14:textId="77777777" w:rsidTr="006232E6">
        <w:tc>
          <w:tcPr>
            <w:tcW w:w="1026" w:type="dxa"/>
            <w:tcBorders>
              <w:top w:val="single" w:sz="4" w:space="0" w:color="auto"/>
              <w:left w:val="single" w:sz="4" w:space="0" w:color="auto"/>
              <w:bottom w:val="single" w:sz="4" w:space="0" w:color="auto"/>
              <w:right w:val="single" w:sz="4" w:space="0" w:color="auto"/>
            </w:tcBorders>
          </w:tcPr>
          <w:p w14:paraId="09651881" w14:textId="77777777" w:rsidR="00410CCF" w:rsidRDefault="00B94F88" w:rsidP="00410CCF">
            <w:pPr>
              <w:jc w:val="center"/>
            </w:pPr>
            <w:r>
              <w:t>10</w:t>
            </w:r>
          </w:p>
        </w:tc>
        <w:tc>
          <w:tcPr>
            <w:tcW w:w="5954" w:type="dxa"/>
            <w:tcBorders>
              <w:top w:val="single" w:sz="4" w:space="0" w:color="auto"/>
              <w:left w:val="single" w:sz="4" w:space="0" w:color="auto"/>
              <w:bottom w:val="single" w:sz="4" w:space="0" w:color="auto"/>
              <w:right w:val="single" w:sz="4" w:space="0" w:color="auto"/>
            </w:tcBorders>
          </w:tcPr>
          <w:p w14:paraId="0669C271" w14:textId="77777777" w:rsidR="00410CCF" w:rsidRDefault="00410CCF" w:rsidP="00410CCF">
            <w:r>
              <w:t>The Inlet valve LP195 Closes</w:t>
            </w:r>
          </w:p>
        </w:tc>
        <w:tc>
          <w:tcPr>
            <w:tcW w:w="3085" w:type="dxa"/>
            <w:tcBorders>
              <w:top w:val="single" w:sz="4" w:space="0" w:color="auto"/>
              <w:left w:val="single" w:sz="4" w:space="0" w:color="auto"/>
              <w:bottom w:val="single" w:sz="4" w:space="0" w:color="auto"/>
              <w:right w:val="single" w:sz="4" w:space="0" w:color="auto"/>
            </w:tcBorders>
          </w:tcPr>
          <w:p w14:paraId="225517A9" w14:textId="77777777" w:rsidR="00410CCF" w:rsidRDefault="00410CCF" w:rsidP="00410CCF">
            <w:r>
              <w:t>ZSL205 Active</w:t>
            </w:r>
            <w:r w:rsidRPr="002658F2">
              <w:t xml:space="preserve"> </w:t>
            </w:r>
          </w:p>
        </w:tc>
      </w:tr>
      <w:tr w:rsidR="00A2782C" w:rsidRPr="00457F02" w14:paraId="6FE58511" w14:textId="77777777" w:rsidTr="006232E6">
        <w:tc>
          <w:tcPr>
            <w:tcW w:w="1026" w:type="dxa"/>
            <w:tcBorders>
              <w:top w:val="single" w:sz="4" w:space="0" w:color="auto"/>
              <w:left w:val="single" w:sz="4" w:space="0" w:color="auto"/>
              <w:bottom w:val="single" w:sz="4" w:space="0" w:color="auto"/>
              <w:right w:val="single" w:sz="4" w:space="0" w:color="auto"/>
            </w:tcBorders>
          </w:tcPr>
          <w:p w14:paraId="0C8FBAFB" w14:textId="77777777" w:rsidR="00A2782C" w:rsidRDefault="00B94F88" w:rsidP="00A2782C">
            <w:pPr>
              <w:jc w:val="center"/>
            </w:pPr>
            <w:r>
              <w:lastRenderedPageBreak/>
              <w:t>11</w:t>
            </w:r>
          </w:p>
        </w:tc>
        <w:tc>
          <w:tcPr>
            <w:tcW w:w="5954" w:type="dxa"/>
            <w:tcBorders>
              <w:top w:val="single" w:sz="4" w:space="0" w:color="auto"/>
              <w:left w:val="single" w:sz="4" w:space="0" w:color="auto"/>
              <w:bottom w:val="single" w:sz="4" w:space="0" w:color="auto"/>
              <w:right w:val="single" w:sz="4" w:space="0" w:color="auto"/>
            </w:tcBorders>
          </w:tcPr>
          <w:p w14:paraId="0104E510" w14:textId="77777777" w:rsidR="00A2782C" w:rsidRDefault="00A2782C" w:rsidP="00A2782C">
            <w:r w:rsidRPr="00CA3B0F">
              <w:t>Fluidization</w:t>
            </w:r>
            <w:r>
              <w:t xml:space="preserve"> cycle stops (AY171 and AY172) and timer “T_Run</w:t>
            </w:r>
            <w:r w:rsidRPr="00DF5D52">
              <w:t>CA0</w:t>
            </w:r>
            <w:r>
              <w:t>10” starts</w:t>
            </w:r>
          </w:p>
        </w:tc>
        <w:tc>
          <w:tcPr>
            <w:tcW w:w="3085" w:type="dxa"/>
            <w:tcBorders>
              <w:top w:val="single" w:sz="4" w:space="0" w:color="auto"/>
              <w:left w:val="single" w:sz="4" w:space="0" w:color="auto"/>
              <w:bottom w:val="single" w:sz="4" w:space="0" w:color="auto"/>
              <w:right w:val="single" w:sz="4" w:space="0" w:color="auto"/>
            </w:tcBorders>
          </w:tcPr>
          <w:p w14:paraId="33D43AEE" w14:textId="77777777" w:rsidR="00A2782C" w:rsidRDefault="00A2782C" w:rsidP="00A2782C">
            <w:r w:rsidRPr="00CA3B0F">
              <w:t>Fluidization</w:t>
            </w:r>
            <w:r>
              <w:t xml:space="preserve"> cycle stops</w:t>
            </w:r>
          </w:p>
        </w:tc>
      </w:tr>
      <w:tr w:rsidR="00A2782C" w:rsidRPr="00457F02" w14:paraId="7F40CBC2" w14:textId="77777777" w:rsidTr="006232E6">
        <w:tc>
          <w:tcPr>
            <w:tcW w:w="1026" w:type="dxa"/>
            <w:tcBorders>
              <w:top w:val="single" w:sz="4" w:space="0" w:color="auto"/>
              <w:left w:val="single" w:sz="4" w:space="0" w:color="auto"/>
              <w:bottom w:val="single" w:sz="4" w:space="0" w:color="auto"/>
              <w:right w:val="single" w:sz="4" w:space="0" w:color="auto"/>
            </w:tcBorders>
          </w:tcPr>
          <w:p w14:paraId="532EC2E4" w14:textId="77777777" w:rsidR="00A2782C" w:rsidRDefault="00B94F88" w:rsidP="00A2782C">
            <w:pPr>
              <w:jc w:val="center"/>
            </w:pPr>
            <w:r>
              <w:t>12</w:t>
            </w:r>
          </w:p>
        </w:tc>
        <w:tc>
          <w:tcPr>
            <w:tcW w:w="5954" w:type="dxa"/>
            <w:tcBorders>
              <w:top w:val="single" w:sz="4" w:space="0" w:color="auto"/>
              <w:left w:val="single" w:sz="4" w:space="0" w:color="auto"/>
              <w:bottom w:val="single" w:sz="4" w:space="0" w:color="auto"/>
              <w:right w:val="single" w:sz="4" w:space="0" w:color="auto"/>
            </w:tcBorders>
          </w:tcPr>
          <w:p w14:paraId="43F781AA" w14:textId="77777777" w:rsidR="00A2782C" w:rsidRDefault="00A2782C" w:rsidP="00A2782C">
            <w:r>
              <w:t>If the timer “T_Run</w:t>
            </w:r>
            <w:r w:rsidRPr="00DF5D52">
              <w:t>CA0</w:t>
            </w:r>
            <w:r>
              <w:t xml:space="preserve">10” elapse the system will Stop </w:t>
            </w:r>
            <w:r w:rsidRPr="00DF5D52">
              <w:t>CA0</w:t>
            </w:r>
            <w:r>
              <w:t>10.</w:t>
            </w:r>
          </w:p>
        </w:tc>
        <w:tc>
          <w:tcPr>
            <w:tcW w:w="3085" w:type="dxa"/>
            <w:tcBorders>
              <w:top w:val="single" w:sz="4" w:space="0" w:color="auto"/>
              <w:left w:val="single" w:sz="4" w:space="0" w:color="auto"/>
              <w:bottom w:val="single" w:sz="4" w:space="0" w:color="auto"/>
              <w:right w:val="single" w:sz="4" w:space="0" w:color="auto"/>
            </w:tcBorders>
          </w:tcPr>
          <w:p w14:paraId="093632A0" w14:textId="77777777" w:rsidR="00A2782C" w:rsidRDefault="00A2782C" w:rsidP="00A2782C">
            <w:r w:rsidRPr="00DF5D52">
              <w:t>CA0</w:t>
            </w:r>
            <w:r>
              <w:t>10 Stop</w:t>
            </w:r>
          </w:p>
        </w:tc>
      </w:tr>
      <w:tr w:rsidR="00410CCF" w:rsidRPr="00457F02" w14:paraId="34013D12" w14:textId="77777777" w:rsidTr="006232E6">
        <w:tc>
          <w:tcPr>
            <w:tcW w:w="1026" w:type="dxa"/>
            <w:tcBorders>
              <w:top w:val="single" w:sz="4" w:space="0" w:color="auto"/>
              <w:left w:val="single" w:sz="4" w:space="0" w:color="auto"/>
              <w:bottom w:val="single" w:sz="4" w:space="0" w:color="auto"/>
              <w:right w:val="single" w:sz="4" w:space="0" w:color="auto"/>
            </w:tcBorders>
          </w:tcPr>
          <w:p w14:paraId="73D5D50C" w14:textId="77777777" w:rsidR="00410CCF" w:rsidRDefault="00B94F88" w:rsidP="00410CCF">
            <w:pPr>
              <w:jc w:val="center"/>
            </w:pPr>
            <w:r>
              <w:t>13</w:t>
            </w:r>
          </w:p>
        </w:tc>
        <w:tc>
          <w:tcPr>
            <w:tcW w:w="5954" w:type="dxa"/>
            <w:tcBorders>
              <w:top w:val="single" w:sz="4" w:space="0" w:color="auto"/>
              <w:left w:val="single" w:sz="4" w:space="0" w:color="auto"/>
              <w:bottom w:val="single" w:sz="4" w:space="0" w:color="auto"/>
              <w:right w:val="single" w:sz="4" w:space="0" w:color="auto"/>
            </w:tcBorders>
          </w:tcPr>
          <w:p w14:paraId="6D5B2C10" w14:textId="77777777" w:rsidR="00410CCF" w:rsidRDefault="00410CCF" w:rsidP="00410CCF">
            <w:r>
              <w:t>Loading completed</w:t>
            </w:r>
          </w:p>
        </w:tc>
        <w:tc>
          <w:tcPr>
            <w:tcW w:w="3085" w:type="dxa"/>
            <w:tcBorders>
              <w:top w:val="single" w:sz="4" w:space="0" w:color="auto"/>
              <w:left w:val="single" w:sz="4" w:space="0" w:color="auto"/>
              <w:bottom w:val="single" w:sz="4" w:space="0" w:color="auto"/>
              <w:right w:val="single" w:sz="4" w:space="0" w:color="auto"/>
            </w:tcBorders>
          </w:tcPr>
          <w:p w14:paraId="5DB641A5" w14:textId="77777777" w:rsidR="00410CCF" w:rsidRDefault="00410CCF" w:rsidP="00410CCF"/>
        </w:tc>
      </w:tr>
    </w:tbl>
    <w:p w14:paraId="2E90A51F" w14:textId="77777777" w:rsidR="001A0F95" w:rsidDel="00CD795F" w:rsidRDefault="001A0F95" w:rsidP="0033246C">
      <w:pPr>
        <w:rPr>
          <w:del w:id="676" w:author="Kasper Simonsen" w:date="2023-10-25T14:12:00Z"/>
          <w:rFonts w:cs="Arial"/>
        </w:rPr>
      </w:pPr>
    </w:p>
    <w:p w14:paraId="7E1B57F8" w14:textId="77777777" w:rsidR="00B94F88" w:rsidDel="00CD795F" w:rsidRDefault="00B94F88" w:rsidP="0033246C">
      <w:pPr>
        <w:rPr>
          <w:del w:id="677" w:author="Kasper Simonsen" w:date="2023-10-25T14:12:00Z"/>
          <w:rFonts w:cs="Arial"/>
        </w:rPr>
      </w:pPr>
    </w:p>
    <w:p w14:paraId="7A0AD0C2" w14:textId="77777777" w:rsidR="00B94F88" w:rsidDel="00CD795F" w:rsidRDefault="00B94F88" w:rsidP="0033246C">
      <w:pPr>
        <w:rPr>
          <w:del w:id="678" w:author="Kasper Simonsen" w:date="2023-10-25T14:12:00Z"/>
          <w:rFonts w:cs="Arial"/>
        </w:rPr>
      </w:pPr>
    </w:p>
    <w:p w14:paraId="0BF7927F" w14:textId="77777777" w:rsidR="00B94F88" w:rsidRDefault="00B94F88" w:rsidP="0033246C">
      <w:pPr>
        <w:rPr>
          <w:rFonts w:cs="Arial"/>
        </w:rPr>
      </w:pPr>
    </w:p>
    <w:p w14:paraId="33BBDAE5" w14:textId="77777777" w:rsidR="001A0F95" w:rsidRPr="001118BF" w:rsidRDefault="00B94F88" w:rsidP="004F45C9">
      <w:pPr>
        <w:pStyle w:val="Heading3"/>
      </w:pPr>
      <w:bookmarkStart w:id="679" w:name="_Toc149556450"/>
      <w:r w:rsidRPr="005D6574">
        <w:t>LFP-N</w:t>
      </w:r>
      <w:r>
        <w:t>C</w:t>
      </w:r>
      <w:r w:rsidRPr="005D6574">
        <w:t>O</w:t>
      </w:r>
      <w:r>
        <w:t xml:space="preserve"> system.</w:t>
      </w:r>
      <w:r w:rsidRPr="005D6574">
        <w:t xml:space="preserve"> </w:t>
      </w:r>
      <w:r w:rsidR="001D47FE" w:rsidRPr="001118BF">
        <w:t xml:space="preserve">Convey from VZ012 to </w:t>
      </w:r>
      <w:r w:rsidR="009B10E6">
        <w:t>Dryer</w:t>
      </w:r>
      <w:r w:rsidR="001D47FE" w:rsidRPr="001118BF">
        <w:t xml:space="preserve"> HX014</w:t>
      </w:r>
      <w:bookmarkEnd w:id="679"/>
    </w:p>
    <w:p w14:paraId="48C944FA" w14:textId="77777777" w:rsidR="005D295B" w:rsidRDefault="005D295B" w:rsidP="0033246C">
      <w:pPr>
        <w:rPr>
          <w:rFonts w:cs="Arial"/>
        </w:rPr>
      </w:pPr>
    </w:p>
    <w:p w14:paraId="6C681717" w14:textId="77777777" w:rsidR="001A0F95" w:rsidRDefault="005D295B" w:rsidP="0033246C">
      <w:pPr>
        <w:rPr>
          <w:rFonts w:cs="Arial"/>
        </w:rPr>
      </w:pPr>
      <w:r>
        <w:rPr>
          <w:rFonts w:cs="Arial"/>
        </w:rPr>
        <w:t>Once loading is completed, the Transporter will firstly pressurize and then convey the product to the destination.</w:t>
      </w:r>
      <w:r w:rsidRPr="005D295B">
        <w:t xml:space="preserve"> </w:t>
      </w:r>
      <w:r w:rsidRPr="005D295B">
        <w:rPr>
          <w:rFonts w:cs="Arial"/>
        </w:rPr>
        <w:t>This sequence includes the charging stages of the dryer.</w:t>
      </w:r>
    </w:p>
    <w:p w14:paraId="704AB940" w14:textId="77777777" w:rsidR="005D295B" w:rsidRDefault="005D295B" w:rsidP="0033246C">
      <w:pPr>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
        <w:gridCol w:w="4886"/>
        <w:gridCol w:w="4272"/>
      </w:tblGrid>
      <w:tr w:rsidR="001D47FE" w14:paraId="26796CDC"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7DB1BBAA" w14:textId="77777777" w:rsidR="001D47FE" w:rsidRDefault="001D47FE" w:rsidP="006232E6">
            <w:pPr>
              <w:jc w:val="left"/>
            </w:pPr>
            <w:r>
              <w:t>Permissive list</w:t>
            </w:r>
          </w:p>
        </w:tc>
      </w:tr>
      <w:tr w:rsidR="001D47FE" w:rsidRPr="00373BC7" w14:paraId="2D713741" w14:textId="77777777" w:rsidTr="006232E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51F064" w14:textId="77777777" w:rsidR="001D47FE" w:rsidRDefault="001D47FE" w:rsidP="006232E6">
            <w:pPr>
              <w:rPr>
                <w:lang w:val="en-GB"/>
              </w:rPr>
            </w:pPr>
            <w:r w:rsidRPr="00373BC7">
              <w:rPr>
                <w:lang w:val="en-GB"/>
              </w:rPr>
              <w:t>No emergency alarms present</w:t>
            </w:r>
            <w:r w:rsidR="00CA1E5D">
              <w:rPr>
                <w:lang w:val="en-GB"/>
              </w:rPr>
              <w:t>.</w:t>
            </w:r>
          </w:p>
          <w:p w14:paraId="317FF635" w14:textId="77777777" w:rsidR="001D47FE" w:rsidRDefault="001D47FE" w:rsidP="006232E6">
            <w:pPr>
              <w:rPr>
                <w:lang w:val="en-GB"/>
              </w:rPr>
            </w:pPr>
            <w:r>
              <w:rPr>
                <w:lang w:val="en-GB"/>
              </w:rPr>
              <w:t>Loading Phase completed</w:t>
            </w:r>
            <w:r w:rsidR="00CA1E5D">
              <w:rPr>
                <w:lang w:val="en-GB"/>
              </w:rPr>
              <w:t>.</w:t>
            </w:r>
          </w:p>
          <w:p w14:paraId="15152CD8" w14:textId="77777777" w:rsidR="001D47FE" w:rsidRDefault="001D47FE" w:rsidP="006232E6">
            <w:pPr>
              <w:rPr>
                <w:lang w:val="en-GB"/>
              </w:rPr>
            </w:pPr>
            <w:r>
              <w:rPr>
                <w:lang w:val="en-GB"/>
              </w:rPr>
              <w:t>Heater not in alarm</w:t>
            </w:r>
            <w:r w:rsidR="00CA1E5D">
              <w:rPr>
                <w:lang w:val="en-GB"/>
              </w:rPr>
              <w:t>.</w:t>
            </w:r>
          </w:p>
          <w:p w14:paraId="686608EC" w14:textId="77777777" w:rsidR="00F45085" w:rsidRPr="0041627B" w:rsidRDefault="00F45085" w:rsidP="00F45085">
            <w:pPr>
              <w:jc w:val="left"/>
              <w:rPr>
                <w:lang w:val="en-GB"/>
              </w:rPr>
            </w:pPr>
            <w:r w:rsidRPr="0041627B">
              <w:rPr>
                <w:lang w:val="en-GB"/>
              </w:rPr>
              <w:t>Oil Inlet Temperature &gt; SET_InletOilTemperature</w:t>
            </w:r>
          </w:p>
        </w:tc>
      </w:tr>
      <w:tr w:rsidR="001D47FE" w14:paraId="6FCFF32E" w14:textId="77777777" w:rsidTr="008A0CB0">
        <w:tc>
          <w:tcPr>
            <w:tcW w:w="907" w:type="dxa"/>
            <w:tcBorders>
              <w:top w:val="single" w:sz="4" w:space="0" w:color="auto"/>
              <w:left w:val="single" w:sz="4" w:space="0" w:color="auto"/>
              <w:bottom w:val="single" w:sz="4" w:space="0" w:color="auto"/>
              <w:right w:val="single" w:sz="4" w:space="0" w:color="auto"/>
            </w:tcBorders>
            <w:shd w:val="clear" w:color="auto" w:fill="D9D9D9"/>
            <w:hideMark/>
          </w:tcPr>
          <w:p w14:paraId="6B617334" w14:textId="77777777" w:rsidR="001D47FE" w:rsidRDefault="001D47FE" w:rsidP="006232E6">
            <w:pPr>
              <w:jc w:val="center"/>
            </w:pPr>
            <w:r>
              <w:t>Step</w:t>
            </w:r>
          </w:p>
        </w:tc>
        <w:tc>
          <w:tcPr>
            <w:tcW w:w="4886" w:type="dxa"/>
            <w:tcBorders>
              <w:top w:val="single" w:sz="4" w:space="0" w:color="auto"/>
              <w:left w:val="single" w:sz="4" w:space="0" w:color="auto"/>
              <w:bottom w:val="single" w:sz="4" w:space="0" w:color="auto"/>
              <w:right w:val="single" w:sz="4" w:space="0" w:color="auto"/>
            </w:tcBorders>
            <w:shd w:val="clear" w:color="auto" w:fill="D9D9D9"/>
            <w:hideMark/>
          </w:tcPr>
          <w:p w14:paraId="148D93BF" w14:textId="77777777" w:rsidR="001D47FE" w:rsidRDefault="001D47FE" w:rsidP="006232E6">
            <w:pPr>
              <w:jc w:val="left"/>
            </w:pPr>
            <w:r>
              <w:t>Action</w:t>
            </w:r>
          </w:p>
        </w:tc>
        <w:tc>
          <w:tcPr>
            <w:tcW w:w="4272" w:type="dxa"/>
            <w:tcBorders>
              <w:top w:val="single" w:sz="4" w:space="0" w:color="auto"/>
              <w:left w:val="single" w:sz="4" w:space="0" w:color="auto"/>
              <w:bottom w:val="single" w:sz="4" w:space="0" w:color="auto"/>
              <w:right w:val="single" w:sz="4" w:space="0" w:color="auto"/>
            </w:tcBorders>
            <w:shd w:val="clear" w:color="auto" w:fill="D9D9D9"/>
            <w:hideMark/>
          </w:tcPr>
          <w:p w14:paraId="1669B1A0" w14:textId="77777777" w:rsidR="001D47FE" w:rsidRDefault="001D47FE" w:rsidP="006232E6">
            <w:pPr>
              <w:jc w:val="left"/>
            </w:pPr>
            <w:r>
              <w:t>Completion criteria</w:t>
            </w:r>
          </w:p>
        </w:tc>
      </w:tr>
      <w:tr w:rsidR="00F45085" w14:paraId="0F5C950C" w14:textId="77777777" w:rsidTr="008A0CB0">
        <w:tc>
          <w:tcPr>
            <w:tcW w:w="907" w:type="dxa"/>
            <w:tcBorders>
              <w:top w:val="single" w:sz="4" w:space="0" w:color="auto"/>
              <w:left w:val="single" w:sz="4" w:space="0" w:color="auto"/>
              <w:bottom w:val="single" w:sz="4" w:space="0" w:color="auto"/>
              <w:right w:val="single" w:sz="4" w:space="0" w:color="auto"/>
            </w:tcBorders>
          </w:tcPr>
          <w:p w14:paraId="17B1246C" w14:textId="77777777" w:rsidR="00F45085" w:rsidRDefault="00F45085" w:rsidP="00F45085">
            <w:pPr>
              <w:jc w:val="center"/>
            </w:pPr>
            <w:r>
              <w:t>1</w:t>
            </w:r>
          </w:p>
        </w:tc>
        <w:tc>
          <w:tcPr>
            <w:tcW w:w="4886" w:type="dxa"/>
            <w:tcBorders>
              <w:top w:val="single" w:sz="4" w:space="0" w:color="auto"/>
              <w:left w:val="single" w:sz="4" w:space="0" w:color="auto"/>
              <w:bottom w:val="single" w:sz="4" w:space="0" w:color="auto"/>
              <w:right w:val="single" w:sz="4" w:space="0" w:color="auto"/>
            </w:tcBorders>
            <w:vAlign w:val="center"/>
          </w:tcPr>
          <w:p w14:paraId="01CF0EB1" w14:textId="77777777" w:rsidR="00F45085" w:rsidRPr="00470C32" w:rsidRDefault="00F45085" w:rsidP="00F45085">
            <w:pPr>
              <w:rPr>
                <w:rStyle w:val="Strong"/>
              </w:rPr>
            </w:pPr>
            <w:r>
              <w:t xml:space="preserve">Automatic Cycle Start Command </w:t>
            </w:r>
          </w:p>
        </w:tc>
        <w:tc>
          <w:tcPr>
            <w:tcW w:w="4272" w:type="dxa"/>
            <w:tcBorders>
              <w:top w:val="single" w:sz="4" w:space="0" w:color="auto"/>
              <w:left w:val="single" w:sz="4" w:space="0" w:color="auto"/>
              <w:bottom w:val="single" w:sz="4" w:space="0" w:color="auto"/>
              <w:right w:val="single" w:sz="4" w:space="0" w:color="auto"/>
            </w:tcBorders>
            <w:vAlign w:val="center"/>
          </w:tcPr>
          <w:p w14:paraId="7F734C67" w14:textId="77777777" w:rsidR="00F45085" w:rsidRDefault="00F45085" w:rsidP="00F45085">
            <w:pPr>
              <w:jc w:val="left"/>
              <w:rPr>
                <w:lang w:val="it-IT"/>
              </w:rPr>
            </w:pPr>
            <w:r>
              <w:rPr>
                <w:lang w:val="it-IT"/>
              </w:rPr>
              <w:t>Oil Inlet Temperature &gt; SET_InletOilTemperature</w:t>
            </w:r>
          </w:p>
          <w:p w14:paraId="0546FCCA" w14:textId="77777777" w:rsidR="00F45085" w:rsidRDefault="00F45085" w:rsidP="00F45085">
            <w:pPr>
              <w:jc w:val="left"/>
            </w:pPr>
          </w:p>
        </w:tc>
      </w:tr>
      <w:tr w:rsidR="004F45C9" w14:paraId="2589E1E2" w14:textId="77777777" w:rsidTr="008A0CB0">
        <w:tc>
          <w:tcPr>
            <w:tcW w:w="907" w:type="dxa"/>
            <w:tcBorders>
              <w:top w:val="single" w:sz="4" w:space="0" w:color="auto"/>
              <w:left w:val="single" w:sz="4" w:space="0" w:color="auto"/>
              <w:bottom w:val="single" w:sz="4" w:space="0" w:color="auto"/>
              <w:right w:val="single" w:sz="4" w:space="0" w:color="auto"/>
            </w:tcBorders>
          </w:tcPr>
          <w:p w14:paraId="6DCEA1A8" w14:textId="77777777" w:rsidR="004F45C9" w:rsidRDefault="004F45C9" w:rsidP="004F45C9">
            <w:pPr>
              <w:jc w:val="center"/>
            </w:pPr>
            <w:r>
              <w:t>2</w:t>
            </w:r>
          </w:p>
        </w:tc>
        <w:tc>
          <w:tcPr>
            <w:tcW w:w="4886" w:type="dxa"/>
            <w:tcBorders>
              <w:top w:val="single" w:sz="4" w:space="0" w:color="auto"/>
              <w:left w:val="single" w:sz="4" w:space="0" w:color="auto"/>
              <w:bottom w:val="single" w:sz="4" w:space="0" w:color="auto"/>
              <w:right w:val="single" w:sz="4" w:space="0" w:color="auto"/>
            </w:tcBorders>
            <w:vAlign w:val="center"/>
          </w:tcPr>
          <w:p w14:paraId="2B1CA1FE" w14:textId="77777777" w:rsidR="004F45C9" w:rsidRDefault="004F45C9" w:rsidP="004F45C9">
            <w:pPr>
              <w:jc w:val="left"/>
            </w:pPr>
            <w:r>
              <w:t>Inspection Hatch Closed Verification</w:t>
            </w:r>
          </w:p>
        </w:tc>
        <w:tc>
          <w:tcPr>
            <w:tcW w:w="4272" w:type="dxa"/>
            <w:tcBorders>
              <w:top w:val="single" w:sz="4" w:space="0" w:color="auto"/>
              <w:left w:val="single" w:sz="4" w:space="0" w:color="auto"/>
              <w:bottom w:val="single" w:sz="4" w:space="0" w:color="auto"/>
              <w:right w:val="single" w:sz="4" w:space="0" w:color="auto"/>
            </w:tcBorders>
            <w:vAlign w:val="center"/>
          </w:tcPr>
          <w:p w14:paraId="047F5FC6" w14:textId="77777777" w:rsidR="004F45C9" w:rsidRDefault="004F45C9" w:rsidP="004F45C9">
            <w:pPr>
              <w:jc w:val="left"/>
              <w:rPr>
                <w:lang w:val="it-IT"/>
              </w:rPr>
            </w:pPr>
            <w:r>
              <w:rPr>
                <w:lang w:val="it-IT"/>
              </w:rPr>
              <w:t>ZSL262.HX014 active</w:t>
            </w:r>
          </w:p>
        </w:tc>
      </w:tr>
      <w:tr w:rsidR="004F45C9" w14:paraId="00B56353" w14:textId="77777777" w:rsidTr="008A0CB0">
        <w:tc>
          <w:tcPr>
            <w:tcW w:w="907" w:type="dxa"/>
            <w:tcBorders>
              <w:top w:val="single" w:sz="4" w:space="0" w:color="auto"/>
              <w:left w:val="single" w:sz="4" w:space="0" w:color="auto"/>
              <w:bottom w:val="single" w:sz="4" w:space="0" w:color="auto"/>
              <w:right w:val="single" w:sz="4" w:space="0" w:color="auto"/>
            </w:tcBorders>
          </w:tcPr>
          <w:p w14:paraId="35AB625C" w14:textId="77777777" w:rsidR="004F45C9" w:rsidRDefault="004F45C9" w:rsidP="004F45C9">
            <w:pPr>
              <w:jc w:val="center"/>
            </w:pPr>
            <w:r>
              <w:t>3</w:t>
            </w:r>
          </w:p>
        </w:tc>
        <w:tc>
          <w:tcPr>
            <w:tcW w:w="4886" w:type="dxa"/>
            <w:tcBorders>
              <w:top w:val="single" w:sz="4" w:space="0" w:color="auto"/>
              <w:left w:val="single" w:sz="4" w:space="0" w:color="auto"/>
              <w:bottom w:val="single" w:sz="4" w:space="0" w:color="auto"/>
              <w:right w:val="single" w:sz="4" w:space="0" w:color="auto"/>
            </w:tcBorders>
            <w:vAlign w:val="center"/>
          </w:tcPr>
          <w:p w14:paraId="0AE9334D" w14:textId="77777777" w:rsidR="004F45C9" w:rsidRDefault="004F45C9" w:rsidP="004F45C9">
            <w:pPr>
              <w:jc w:val="left"/>
            </w:pPr>
            <w:r>
              <w:t xml:space="preserve">Calculation of Temperature Control Values During Load (Dryer </w:t>
            </w:r>
            <w:r w:rsidRPr="0041627B">
              <w:rPr>
                <w:lang w:val="en-GB"/>
              </w:rPr>
              <w:t>HX014</w:t>
            </w:r>
            <w:r>
              <w:t>)</w:t>
            </w:r>
          </w:p>
        </w:tc>
        <w:tc>
          <w:tcPr>
            <w:tcW w:w="4272" w:type="dxa"/>
            <w:tcBorders>
              <w:top w:val="single" w:sz="4" w:space="0" w:color="auto"/>
              <w:left w:val="single" w:sz="4" w:space="0" w:color="auto"/>
              <w:bottom w:val="single" w:sz="4" w:space="0" w:color="auto"/>
              <w:right w:val="single" w:sz="4" w:space="0" w:color="auto"/>
            </w:tcBorders>
            <w:vAlign w:val="center"/>
          </w:tcPr>
          <w:p w14:paraId="2F61B637" w14:textId="77777777" w:rsidR="004F45C9" w:rsidRPr="0041627B" w:rsidRDefault="004F45C9" w:rsidP="004F45C9">
            <w:pPr>
              <w:jc w:val="left"/>
              <w:rPr>
                <w:lang w:val="en-GB"/>
              </w:rPr>
            </w:pPr>
            <w:r w:rsidRPr="0041627B">
              <w:rPr>
                <w:lang w:val="en-GB"/>
              </w:rPr>
              <w:t>T_Min_Loading = Oil Inlet Temperature - SET_MaxDifferenceDuringLoad</w:t>
            </w:r>
          </w:p>
          <w:p w14:paraId="52981A05" w14:textId="77777777" w:rsidR="004F45C9" w:rsidRPr="0041627B" w:rsidRDefault="004F45C9" w:rsidP="004F45C9">
            <w:pPr>
              <w:jc w:val="left"/>
              <w:rPr>
                <w:lang w:val="en-GB"/>
              </w:rPr>
            </w:pPr>
          </w:p>
          <w:p w14:paraId="302B1AF1" w14:textId="77777777" w:rsidR="004F45C9" w:rsidRPr="0041627B" w:rsidRDefault="004F45C9" w:rsidP="004F45C9">
            <w:pPr>
              <w:jc w:val="left"/>
              <w:rPr>
                <w:lang w:val="en-GB"/>
              </w:rPr>
            </w:pPr>
            <w:r w:rsidRPr="0041627B">
              <w:rPr>
                <w:lang w:val="en-GB"/>
              </w:rPr>
              <w:t>T_Max_Loading = T_Min_Loading + SET_HysteresisDifferenceDuringLoad</w:t>
            </w:r>
          </w:p>
        </w:tc>
      </w:tr>
      <w:tr w:rsidR="004F45C9" w14:paraId="592A3CA9" w14:textId="77777777" w:rsidTr="008A0CB0">
        <w:tc>
          <w:tcPr>
            <w:tcW w:w="907" w:type="dxa"/>
            <w:tcBorders>
              <w:top w:val="single" w:sz="4" w:space="0" w:color="auto"/>
              <w:left w:val="single" w:sz="4" w:space="0" w:color="auto"/>
              <w:bottom w:val="single" w:sz="4" w:space="0" w:color="auto"/>
              <w:right w:val="single" w:sz="4" w:space="0" w:color="auto"/>
            </w:tcBorders>
          </w:tcPr>
          <w:p w14:paraId="49B01D7A" w14:textId="77777777" w:rsidR="004F45C9" w:rsidRDefault="004F45C9" w:rsidP="004F45C9">
            <w:pPr>
              <w:jc w:val="center"/>
            </w:pPr>
            <w:r>
              <w:t>4</w:t>
            </w:r>
          </w:p>
        </w:tc>
        <w:tc>
          <w:tcPr>
            <w:tcW w:w="4886" w:type="dxa"/>
            <w:tcBorders>
              <w:top w:val="single" w:sz="4" w:space="0" w:color="auto"/>
              <w:left w:val="single" w:sz="4" w:space="0" w:color="auto"/>
              <w:bottom w:val="single" w:sz="4" w:space="0" w:color="auto"/>
              <w:right w:val="single" w:sz="4" w:space="0" w:color="auto"/>
            </w:tcBorders>
          </w:tcPr>
          <w:p w14:paraId="04679F40" w14:textId="77777777" w:rsidR="004F45C9" w:rsidRDefault="004F45C9" w:rsidP="004F45C9">
            <w:r>
              <w:t>Transporter vent valve LP181 closes</w:t>
            </w:r>
          </w:p>
        </w:tc>
        <w:tc>
          <w:tcPr>
            <w:tcW w:w="4272" w:type="dxa"/>
            <w:tcBorders>
              <w:top w:val="single" w:sz="4" w:space="0" w:color="auto"/>
              <w:left w:val="single" w:sz="4" w:space="0" w:color="auto"/>
              <w:bottom w:val="single" w:sz="4" w:space="0" w:color="auto"/>
              <w:right w:val="single" w:sz="4" w:space="0" w:color="auto"/>
            </w:tcBorders>
          </w:tcPr>
          <w:p w14:paraId="16551599" w14:textId="77777777" w:rsidR="004F45C9" w:rsidRDefault="004F45C9" w:rsidP="004F45C9">
            <w:pPr>
              <w:jc w:val="left"/>
            </w:pPr>
            <w:r>
              <w:t>ZSL204 active</w:t>
            </w:r>
          </w:p>
        </w:tc>
      </w:tr>
      <w:tr w:rsidR="004F45C9" w14:paraId="408BB360" w14:textId="77777777" w:rsidTr="008A0CB0">
        <w:tc>
          <w:tcPr>
            <w:tcW w:w="907" w:type="dxa"/>
            <w:tcBorders>
              <w:top w:val="single" w:sz="4" w:space="0" w:color="auto"/>
              <w:left w:val="single" w:sz="4" w:space="0" w:color="auto"/>
              <w:bottom w:val="single" w:sz="4" w:space="0" w:color="auto"/>
              <w:right w:val="single" w:sz="4" w:space="0" w:color="auto"/>
            </w:tcBorders>
          </w:tcPr>
          <w:p w14:paraId="4466146F" w14:textId="77777777" w:rsidR="004F45C9" w:rsidRDefault="004F45C9" w:rsidP="004F45C9">
            <w:pPr>
              <w:jc w:val="center"/>
            </w:pPr>
          </w:p>
        </w:tc>
        <w:tc>
          <w:tcPr>
            <w:tcW w:w="4886" w:type="dxa"/>
            <w:tcBorders>
              <w:top w:val="single" w:sz="4" w:space="0" w:color="auto"/>
              <w:left w:val="single" w:sz="4" w:space="0" w:color="auto"/>
              <w:bottom w:val="single" w:sz="4" w:space="0" w:color="auto"/>
              <w:right w:val="single" w:sz="4" w:space="0" w:color="auto"/>
            </w:tcBorders>
          </w:tcPr>
          <w:p w14:paraId="1B2AB587" w14:textId="77777777" w:rsidR="004F45C9" w:rsidRDefault="004F45C9" w:rsidP="004F45C9">
            <w:r>
              <w:t>Dryer system open the Load valve LP239</w:t>
            </w:r>
          </w:p>
        </w:tc>
        <w:tc>
          <w:tcPr>
            <w:tcW w:w="4272" w:type="dxa"/>
            <w:tcBorders>
              <w:top w:val="single" w:sz="4" w:space="0" w:color="auto"/>
              <w:left w:val="single" w:sz="4" w:space="0" w:color="auto"/>
              <w:bottom w:val="single" w:sz="4" w:space="0" w:color="auto"/>
              <w:right w:val="single" w:sz="4" w:space="0" w:color="auto"/>
            </w:tcBorders>
          </w:tcPr>
          <w:p w14:paraId="5082AF4B" w14:textId="77777777" w:rsidR="004F45C9" w:rsidRDefault="004F45C9" w:rsidP="004F45C9">
            <w:pPr>
              <w:jc w:val="left"/>
            </w:pPr>
            <w:r>
              <w:t>ZSH240 Active</w:t>
            </w:r>
          </w:p>
        </w:tc>
      </w:tr>
      <w:tr w:rsidR="004F45C9" w14:paraId="1771566B" w14:textId="77777777" w:rsidTr="008A0CB0">
        <w:tc>
          <w:tcPr>
            <w:tcW w:w="907" w:type="dxa"/>
            <w:tcBorders>
              <w:top w:val="single" w:sz="4" w:space="0" w:color="auto"/>
              <w:left w:val="single" w:sz="4" w:space="0" w:color="auto"/>
              <w:bottom w:val="single" w:sz="4" w:space="0" w:color="auto"/>
              <w:right w:val="single" w:sz="4" w:space="0" w:color="auto"/>
            </w:tcBorders>
          </w:tcPr>
          <w:p w14:paraId="4A6D4FA1" w14:textId="77777777" w:rsidR="004F45C9" w:rsidRDefault="004F45C9" w:rsidP="004F45C9">
            <w:pPr>
              <w:jc w:val="center"/>
            </w:pPr>
          </w:p>
        </w:tc>
        <w:tc>
          <w:tcPr>
            <w:tcW w:w="4886" w:type="dxa"/>
            <w:tcBorders>
              <w:top w:val="single" w:sz="4" w:space="0" w:color="auto"/>
              <w:left w:val="single" w:sz="4" w:space="0" w:color="auto"/>
              <w:bottom w:val="single" w:sz="4" w:space="0" w:color="auto"/>
              <w:right w:val="single" w:sz="4" w:space="0" w:color="auto"/>
            </w:tcBorders>
          </w:tcPr>
          <w:p w14:paraId="5E94A097" w14:textId="77777777" w:rsidR="004F45C9" w:rsidRDefault="004F45C9" w:rsidP="004F45C9">
            <w:r>
              <w:t>The filter CA013 discharge valve opens LP236</w:t>
            </w:r>
          </w:p>
        </w:tc>
        <w:tc>
          <w:tcPr>
            <w:tcW w:w="4272" w:type="dxa"/>
            <w:tcBorders>
              <w:top w:val="single" w:sz="4" w:space="0" w:color="auto"/>
              <w:left w:val="single" w:sz="4" w:space="0" w:color="auto"/>
              <w:bottom w:val="single" w:sz="4" w:space="0" w:color="auto"/>
              <w:right w:val="single" w:sz="4" w:space="0" w:color="auto"/>
            </w:tcBorders>
          </w:tcPr>
          <w:p w14:paraId="06E1972D" w14:textId="77777777" w:rsidR="004F45C9" w:rsidRDefault="004F45C9" w:rsidP="004F45C9">
            <w:pPr>
              <w:jc w:val="left"/>
            </w:pPr>
            <w:r>
              <w:t>ZSH237 Active</w:t>
            </w:r>
          </w:p>
        </w:tc>
      </w:tr>
      <w:tr w:rsidR="004F45C9" w14:paraId="760B7B22" w14:textId="77777777" w:rsidTr="008A0CB0">
        <w:tc>
          <w:tcPr>
            <w:tcW w:w="907" w:type="dxa"/>
            <w:tcBorders>
              <w:top w:val="single" w:sz="4" w:space="0" w:color="auto"/>
              <w:left w:val="single" w:sz="4" w:space="0" w:color="auto"/>
              <w:bottom w:val="single" w:sz="4" w:space="0" w:color="auto"/>
              <w:right w:val="single" w:sz="4" w:space="0" w:color="auto"/>
            </w:tcBorders>
          </w:tcPr>
          <w:p w14:paraId="720CFBC5" w14:textId="77777777" w:rsidR="004F45C9" w:rsidRDefault="004F45C9" w:rsidP="004F45C9">
            <w:pPr>
              <w:jc w:val="center"/>
            </w:pPr>
            <w:r>
              <w:t>5</w:t>
            </w:r>
          </w:p>
        </w:tc>
        <w:tc>
          <w:tcPr>
            <w:tcW w:w="4886" w:type="dxa"/>
            <w:tcBorders>
              <w:top w:val="single" w:sz="4" w:space="0" w:color="auto"/>
              <w:left w:val="single" w:sz="4" w:space="0" w:color="auto"/>
              <w:bottom w:val="single" w:sz="4" w:space="0" w:color="auto"/>
              <w:right w:val="single" w:sz="4" w:space="0" w:color="auto"/>
            </w:tcBorders>
          </w:tcPr>
          <w:p w14:paraId="7723978B" w14:textId="77777777" w:rsidR="004F45C9" w:rsidRDefault="004F45C9" w:rsidP="004F45C9">
            <w:r w:rsidRPr="00DF5D52">
              <w:t>Filter</w:t>
            </w:r>
            <w:r>
              <w:t xml:space="preserve"> </w:t>
            </w:r>
            <w:r w:rsidRPr="00DF5D52">
              <w:t>CA0</w:t>
            </w:r>
            <w:r>
              <w:t>13</w:t>
            </w:r>
          </w:p>
        </w:tc>
        <w:tc>
          <w:tcPr>
            <w:tcW w:w="4272" w:type="dxa"/>
            <w:tcBorders>
              <w:top w:val="single" w:sz="4" w:space="0" w:color="auto"/>
              <w:left w:val="single" w:sz="4" w:space="0" w:color="auto"/>
              <w:bottom w:val="single" w:sz="4" w:space="0" w:color="auto"/>
              <w:right w:val="single" w:sz="4" w:space="0" w:color="auto"/>
            </w:tcBorders>
          </w:tcPr>
          <w:p w14:paraId="2B79ADC0" w14:textId="77777777" w:rsidR="004F45C9" w:rsidRDefault="004F45C9" w:rsidP="004F45C9">
            <w:pPr>
              <w:jc w:val="left"/>
            </w:pPr>
            <w:r w:rsidRPr="00DF5D52">
              <w:t>CA0</w:t>
            </w:r>
            <w:r>
              <w:t>13 Running</w:t>
            </w:r>
          </w:p>
        </w:tc>
      </w:tr>
      <w:tr w:rsidR="004F45C9" w14:paraId="04F31D86" w14:textId="77777777" w:rsidTr="006D5759">
        <w:tc>
          <w:tcPr>
            <w:tcW w:w="907" w:type="dxa"/>
            <w:tcBorders>
              <w:top w:val="single" w:sz="4" w:space="0" w:color="auto"/>
              <w:left w:val="single" w:sz="4" w:space="0" w:color="auto"/>
              <w:bottom w:val="single" w:sz="4" w:space="0" w:color="auto"/>
              <w:right w:val="single" w:sz="4" w:space="0" w:color="auto"/>
            </w:tcBorders>
          </w:tcPr>
          <w:p w14:paraId="317FC622" w14:textId="77777777" w:rsidR="004F45C9" w:rsidRDefault="004F45C9" w:rsidP="004F45C9">
            <w:pPr>
              <w:jc w:val="center"/>
            </w:pPr>
            <w:r>
              <w:t>6</w:t>
            </w:r>
          </w:p>
        </w:tc>
        <w:tc>
          <w:tcPr>
            <w:tcW w:w="4886" w:type="dxa"/>
            <w:tcBorders>
              <w:top w:val="single" w:sz="4" w:space="0" w:color="auto"/>
              <w:left w:val="single" w:sz="4" w:space="0" w:color="auto"/>
              <w:bottom w:val="single" w:sz="4" w:space="0" w:color="auto"/>
              <w:right w:val="single" w:sz="4" w:space="0" w:color="auto"/>
            </w:tcBorders>
            <w:vAlign w:val="center"/>
          </w:tcPr>
          <w:p w14:paraId="0DE0C6B8" w14:textId="77777777" w:rsidR="004F45C9" w:rsidRPr="00DF5D52" w:rsidRDefault="004F45C9" w:rsidP="004F45C9">
            <w:pPr>
              <w:jc w:val="left"/>
            </w:pPr>
            <w:r w:rsidRPr="0041627B">
              <w:rPr>
                <w:lang w:val="en-GB"/>
              </w:rPr>
              <w:t xml:space="preserve">Engine Startup Riboccone CMDHX014.M01.VFD ON </w:t>
            </w:r>
            <w:r>
              <w:t xml:space="preserve">(Dryer </w:t>
            </w:r>
            <w:r w:rsidRPr="0041627B">
              <w:rPr>
                <w:lang w:val="en-GB"/>
              </w:rPr>
              <w:t>HX014</w:t>
            </w:r>
            <w:r>
              <w:t>)</w:t>
            </w:r>
          </w:p>
        </w:tc>
        <w:tc>
          <w:tcPr>
            <w:tcW w:w="4272" w:type="dxa"/>
            <w:tcBorders>
              <w:top w:val="single" w:sz="4" w:space="0" w:color="auto"/>
              <w:left w:val="single" w:sz="4" w:space="0" w:color="auto"/>
              <w:bottom w:val="single" w:sz="4" w:space="0" w:color="auto"/>
              <w:right w:val="single" w:sz="4" w:space="0" w:color="auto"/>
            </w:tcBorders>
            <w:vAlign w:val="center"/>
          </w:tcPr>
          <w:p w14:paraId="03343573" w14:textId="77777777" w:rsidR="004F45C9" w:rsidRPr="00DF5D52" w:rsidRDefault="004F45C9" w:rsidP="004F45C9">
            <w:pPr>
              <w:jc w:val="left"/>
            </w:pPr>
            <w:r>
              <w:rPr>
                <w:lang w:val="it-IT"/>
              </w:rPr>
              <w:t xml:space="preserve">RUNHX014.M01.VFD active </w:t>
            </w:r>
          </w:p>
        </w:tc>
      </w:tr>
      <w:tr w:rsidR="004F45C9" w14:paraId="7B836380" w14:textId="77777777" w:rsidTr="006D5759">
        <w:tc>
          <w:tcPr>
            <w:tcW w:w="907" w:type="dxa"/>
            <w:tcBorders>
              <w:top w:val="single" w:sz="4" w:space="0" w:color="auto"/>
              <w:left w:val="single" w:sz="4" w:space="0" w:color="auto"/>
              <w:bottom w:val="single" w:sz="4" w:space="0" w:color="auto"/>
              <w:right w:val="single" w:sz="4" w:space="0" w:color="auto"/>
            </w:tcBorders>
          </w:tcPr>
          <w:p w14:paraId="7DC05F9E" w14:textId="77777777" w:rsidR="004F45C9" w:rsidRDefault="004F45C9" w:rsidP="004F45C9">
            <w:pPr>
              <w:jc w:val="center"/>
            </w:pPr>
            <w:r>
              <w:t>7</w:t>
            </w:r>
          </w:p>
        </w:tc>
        <w:tc>
          <w:tcPr>
            <w:tcW w:w="4886" w:type="dxa"/>
            <w:tcBorders>
              <w:top w:val="single" w:sz="4" w:space="0" w:color="auto"/>
              <w:left w:val="single" w:sz="4" w:space="0" w:color="auto"/>
              <w:bottom w:val="single" w:sz="4" w:space="0" w:color="auto"/>
              <w:right w:val="single" w:sz="4" w:space="0" w:color="auto"/>
            </w:tcBorders>
            <w:vAlign w:val="center"/>
          </w:tcPr>
          <w:p w14:paraId="58211B3C" w14:textId="77777777" w:rsidR="004F45C9" w:rsidRPr="0041627B" w:rsidRDefault="004F45C9" w:rsidP="004F45C9">
            <w:pPr>
              <w:jc w:val="left"/>
              <w:rPr>
                <w:lang w:val="en-GB"/>
              </w:rPr>
            </w:pPr>
            <w:r w:rsidRPr="0041627B">
              <w:rPr>
                <w:lang w:val="en-GB"/>
              </w:rPr>
              <w:t xml:space="preserve">Temperature Control Activation During Load </w:t>
            </w:r>
            <w:r>
              <w:t xml:space="preserve">(Dryer </w:t>
            </w:r>
            <w:r w:rsidRPr="0041627B">
              <w:rPr>
                <w:lang w:val="en-GB"/>
              </w:rPr>
              <w:t>HX014</w:t>
            </w:r>
            <w:r>
              <w:t>)</w:t>
            </w:r>
          </w:p>
        </w:tc>
        <w:tc>
          <w:tcPr>
            <w:tcW w:w="4272" w:type="dxa"/>
            <w:tcBorders>
              <w:top w:val="single" w:sz="4" w:space="0" w:color="auto"/>
              <w:left w:val="single" w:sz="4" w:space="0" w:color="auto"/>
              <w:bottom w:val="single" w:sz="4" w:space="0" w:color="auto"/>
              <w:right w:val="single" w:sz="4" w:space="0" w:color="auto"/>
            </w:tcBorders>
            <w:vAlign w:val="center"/>
          </w:tcPr>
          <w:p w14:paraId="091EBE9E" w14:textId="77777777" w:rsidR="004F45C9" w:rsidRDefault="004F45C9" w:rsidP="004F45C9">
            <w:pPr>
              <w:jc w:val="left"/>
              <w:rPr>
                <w:lang w:val="it-IT"/>
              </w:rPr>
            </w:pPr>
            <w:r>
              <w:rPr>
                <w:lang w:val="it-IT"/>
              </w:rPr>
              <w:t>DryerFeedSystem active</w:t>
            </w:r>
          </w:p>
        </w:tc>
      </w:tr>
      <w:tr w:rsidR="004F45C9" w14:paraId="3967A9AF" w14:textId="77777777" w:rsidTr="008A0CB0">
        <w:tc>
          <w:tcPr>
            <w:tcW w:w="907" w:type="dxa"/>
            <w:tcBorders>
              <w:top w:val="single" w:sz="4" w:space="0" w:color="auto"/>
              <w:left w:val="single" w:sz="4" w:space="0" w:color="auto"/>
              <w:bottom w:val="single" w:sz="4" w:space="0" w:color="auto"/>
              <w:right w:val="single" w:sz="4" w:space="0" w:color="auto"/>
            </w:tcBorders>
          </w:tcPr>
          <w:p w14:paraId="7A8D16DD" w14:textId="77777777" w:rsidR="004F45C9" w:rsidRDefault="004F45C9" w:rsidP="004F45C9">
            <w:pPr>
              <w:jc w:val="center"/>
            </w:pPr>
            <w:r>
              <w:t>8</w:t>
            </w:r>
          </w:p>
        </w:tc>
        <w:tc>
          <w:tcPr>
            <w:tcW w:w="4886" w:type="dxa"/>
            <w:tcBorders>
              <w:top w:val="single" w:sz="4" w:space="0" w:color="auto"/>
              <w:left w:val="single" w:sz="4" w:space="0" w:color="auto"/>
              <w:bottom w:val="single" w:sz="4" w:space="0" w:color="auto"/>
              <w:right w:val="single" w:sz="4" w:space="0" w:color="auto"/>
            </w:tcBorders>
            <w:hideMark/>
          </w:tcPr>
          <w:p w14:paraId="11B315BF" w14:textId="77777777" w:rsidR="004F45C9" w:rsidRDefault="004F45C9" w:rsidP="004F45C9">
            <w:r>
              <w:t>The PRV197 opens at a certain ratio to achieve the pressure set</w:t>
            </w:r>
          </w:p>
        </w:tc>
        <w:tc>
          <w:tcPr>
            <w:tcW w:w="4272" w:type="dxa"/>
            <w:tcBorders>
              <w:top w:val="single" w:sz="4" w:space="0" w:color="auto"/>
              <w:left w:val="single" w:sz="4" w:space="0" w:color="auto"/>
              <w:bottom w:val="single" w:sz="4" w:space="0" w:color="auto"/>
              <w:right w:val="single" w:sz="4" w:space="0" w:color="auto"/>
            </w:tcBorders>
            <w:hideMark/>
          </w:tcPr>
          <w:p w14:paraId="1E5604CC" w14:textId="77777777" w:rsidR="004F45C9" w:rsidRDefault="004F45C9" w:rsidP="004F45C9">
            <w:pPr>
              <w:jc w:val="left"/>
            </w:pPr>
            <w:r>
              <w:t xml:space="preserve">ZIC197 = </w:t>
            </w:r>
            <w:del w:id="680" w:author="Kasper Simonsen" w:date="2023-10-25T16:35:00Z">
              <w:r w:rsidDel="000E18AF">
                <w:delText>xxx</w:delText>
              </w:r>
            </w:del>
            <w:ins w:id="681" w:author="Kasper Simonsen" w:date="2023-10-25T16:35:00Z">
              <w:r w:rsidR="000E18AF">
                <w:t>TransportPressure</w:t>
              </w:r>
            </w:ins>
          </w:p>
          <w:p w14:paraId="6502D9BA" w14:textId="77777777" w:rsidR="004F45C9" w:rsidRDefault="004F45C9" w:rsidP="004F45C9">
            <w:pPr>
              <w:jc w:val="left"/>
            </w:pPr>
            <w:r>
              <w:t xml:space="preserve">ZIT197 = </w:t>
            </w:r>
            <w:del w:id="682" w:author="Kasper Simonsen" w:date="2023-10-25T16:35:00Z">
              <w:r w:rsidDel="000E18AF">
                <w:delText>xxx</w:delText>
              </w:r>
            </w:del>
            <w:ins w:id="683" w:author="Kasper Simonsen" w:date="2023-10-25T16:35:00Z">
              <w:r w:rsidR="000E18AF">
                <w:t>TransportPressure</w:t>
              </w:r>
            </w:ins>
          </w:p>
        </w:tc>
      </w:tr>
      <w:tr w:rsidR="004F45C9" w14:paraId="6E7E0BBB" w14:textId="77777777" w:rsidTr="008A0CB0">
        <w:tc>
          <w:tcPr>
            <w:tcW w:w="907" w:type="dxa"/>
            <w:tcBorders>
              <w:top w:val="single" w:sz="4" w:space="0" w:color="auto"/>
              <w:left w:val="single" w:sz="4" w:space="0" w:color="auto"/>
              <w:bottom w:val="single" w:sz="4" w:space="0" w:color="auto"/>
              <w:right w:val="single" w:sz="4" w:space="0" w:color="auto"/>
            </w:tcBorders>
          </w:tcPr>
          <w:p w14:paraId="58E574BE" w14:textId="77777777" w:rsidR="004F45C9" w:rsidRDefault="004F45C9" w:rsidP="004F45C9">
            <w:pPr>
              <w:jc w:val="center"/>
            </w:pPr>
            <w:r>
              <w:t>9</w:t>
            </w:r>
          </w:p>
        </w:tc>
        <w:tc>
          <w:tcPr>
            <w:tcW w:w="4886" w:type="dxa"/>
            <w:tcBorders>
              <w:top w:val="single" w:sz="4" w:space="0" w:color="auto"/>
              <w:left w:val="single" w:sz="4" w:space="0" w:color="auto"/>
              <w:bottom w:val="single" w:sz="4" w:space="0" w:color="auto"/>
              <w:right w:val="single" w:sz="4" w:space="0" w:color="auto"/>
            </w:tcBorders>
          </w:tcPr>
          <w:p w14:paraId="75BC7283" w14:textId="77777777" w:rsidR="004F45C9" w:rsidRDefault="004F45C9" w:rsidP="004F45C9">
            <w:r>
              <w:t>The transporter is now pressurizing. A timer “T_PressurizationVZ012” will start</w:t>
            </w:r>
          </w:p>
        </w:tc>
        <w:tc>
          <w:tcPr>
            <w:tcW w:w="4272" w:type="dxa"/>
            <w:tcBorders>
              <w:top w:val="single" w:sz="4" w:space="0" w:color="auto"/>
              <w:left w:val="single" w:sz="4" w:space="0" w:color="auto"/>
              <w:bottom w:val="single" w:sz="4" w:space="0" w:color="auto"/>
              <w:right w:val="single" w:sz="4" w:space="0" w:color="auto"/>
            </w:tcBorders>
          </w:tcPr>
          <w:p w14:paraId="59821575" w14:textId="77777777" w:rsidR="004F45C9" w:rsidRDefault="004F45C9" w:rsidP="004F45C9">
            <w:pPr>
              <w:jc w:val="left"/>
            </w:pPr>
          </w:p>
        </w:tc>
      </w:tr>
      <w:tr w:rsidR="004F45C9" w14:paraId="227B5E86" w14:textId="77777777" w:rsidTr="008A0CB0">
        <w:tc>
          <w:tcPr>
            <w:tcW w:w="907" w:type="dxa"/>
            <w:tcBorders>
              <w:top w:val="single" w:sz="4" w:space="0" w:color="auto"/>
              <w:left w:val="single" w:sz="4" w:space="0" w:color="auto"/>
              <w:bottom w:val="single" w:sz="4" w:space="0" w:color="auto"/>
              <w:right w:val="single" w:sz="4" w:space="0" w:color="auto"/>
            </w:tcBorders>
          </w:tcPr>
          <w:p w14:paraId="74950A27" w14:textId="77777777" w:rsidR="004F45C9" w:rsidRDefault="004F45C9" w:rsidP="004F45C9">
            <w:pPr>
              <w:jc w:val="center"/>
            </w:pPr>
            <w:r>
              <w:t>10</w:t>
            </w:r>
          </w:p>
        </w:tc>
        <w:tc>
          <w:tcPr>
            <w:tcW w:w="4886" w:type="dxa"/>
            <w:tcBorders>
              <w:top w:val="single" w:sz="4" w:space="0" w:color="auto"/>
              <w:left w:val="single" w:sz="4" w:space="0" w:color="auto"/>
              <w:bottom w:val="single" w:sz="4" w:space="0" w:color="auto"/>
              <w:right w:val="single" w:sz="4" w:space="0" w:color="auto"/>
            </w:tcBorders>
          </w:tcPr>
          <w:p w14:paraId="14B378E0" w14:textId="77777777" w:rsidR="004F45C9" w:rsidRDefault="004F45C9" w:rsidP="004F45C9">
            <w:r>
              <w:t xml:space="preserve">Pressure sensed at transporter PIT194 &gt; H level </w:t>
            </w:r>
          </w:p>
        </w:tc>
        <w:tc>
          <w:tcPr>
            <w:tcW w:w="4272" w:type="dxa"/>
            <w:tcBorders>
              <w:top w:val="single" w:sz="4" w:space="0" w:color="auto"/>
              <w:left w:val="single" w:sz="4" w:space="0" w:color="auto"/>
              <w:bottom w:val="single" w:sz="4" w:space="0" w:color="auto"/>
              <w:right w:val="single" w:sz="4" w:space="0" w:color="auto"/>
            </w:tcBorders>
          </w:tcPr>
          <w:p w14:paraId="4430E2D8" w14:textId="77777777" w:rsidR="004F45C9" w:rsidRDefault="004F45C9" w:rsidP="004F45C9">
            <w:pPr>
              <w:jc w:val="left"/>
            </w:pPr>
            <w:r>
              <w:t>PIT194 &gt; H level</w:t>
            </w:r>
          </w:p>
        </w:tc>
      </w:tr>
      <w:tr w:rsidR="004F45C9" w14:paraId="76E96B56" w14:textId="77777777" w:rsidTr="008A0CB0">
        <w:tc>
          <w:tcPr>
            <w:tcW w:w="907" w:type="dxa"/>
            <w:tcBorders>
              <w:top w:val="single" w:sz="4" w:space="0" w:color="auto"/>
              <w:left w:val="single" w:sz="4" w:space="0" w:color="auto"/>
              <w:bottom w:val="single" w:sz="4" w:space="0" w:color="auto"/>
              <w:right w:val="single" w:sz="4" w:space="0" w:color="auto"/>
            </w:tcBorders>
          </w:tcPr>
          <w:p w14:paraId="71E5FD4A" w14:textId="77777777" w:rsidR="004F45C9" w:rsidRDefault="004F45C9" w:rsidP="004F45C9">
            <w:pPr>
              <w:jc w:val="center"/>
            </w:pPr>
          </w:p>
        </w:tc>
        <w:tc>
          <w:tcPr>
            <w:tcW w:w="4886" w:type="dxa"/>
            <w:tcBorders>
              <w:top w:val="single" w:sz="4" w:space="0" w:color="auto"/>
              <w:left w:val="single" w:sz="4" w:space="0" w:color="auto"/>
              <w:bottom w:val="single" w:sz="4" w:space="0" w:color="auto"/>
              <w:right w:val="single" w:sz="4" w:space="0" w:color="auto"/>
            </w:tcBorders>
          </w:tcPr>
          <w:p w14:paraId="1F32EC15" w14:textId="77777777" w:rsidR="004F45C9" w:rsidRDefault="004F45C9" w:rsidP="004F45C9">
            <w:r>
              <w:t>The transporter discharge valve opens LP138</w:t>
            </w:r>
          </w:p>
        </w:tc>
        <w:tc>
          <w:tcPr>
            <w:tcW w:w="4272" w:type="dxa"/>
            <w:tcBorders>
              <w:top w:val="single" w:sz="4" w:space="0" w:color="auto"/>
              <w:left w:val="single" w:sz="4" w:space="0" w:color="auto"/>
              <w:bottom w:val="single" w:sz="4" w:space="0" w:color="auto"/>
              <w:right w:val="single" w:sz="4" w:space="0" w:color="auto"/>
            </w:tcBorders>
          </w:tcPr>
          <w:p w14:paraId="7F97A031" w14:textId="77777777" w:rsidR="004F45C9" w:rsidRDefault="004F45C9" w:rsidP="004F45C9">
            <w:pPr>
              <w:jc w:val="left"/>
            </w:pPr>
            <w:r>
              <w:t>ZSH190 Active</w:t>
            </w:r>
          </w:p>
        </w:tc>
      </w:tr>
      <w:tr w:rsidR="004F45C9" w14:paraId="0876C712" w14:textId="77777777" w:rsidTr="008A0CB0">
        <w:tc>
          <w:tcPr>
            <w:tcW w:w="907" w:type="dxa"/>
            <w:tcBorders>
              <w:top w:val="single" w:sz="4" w:space="0" w:color="auto"/>
              <w:left w:val="single" w:sz="4" w:space="0" w:color="auto"/>
              <w:bottom w:val="single" w:sz="4" w:space="0" w:color="auto"/>
              <w:right w:val="single" w:sz="4" w:space="0" w:color="auto"/>
            </w:tcBorders>
          </w:tcPr>
          <w:p w14:paraId="73C7C60A" w14:textId="77777777" w:rsidR="004F45C9" w:rsidRDefault="004F45C9" w:rsidP="004F45C9">
            <w:pPr>
              <w:jc w:val="center"/>
            </w:pPr>
          </w:p>
        </w:tc>
        <w:tc>
          <w:tcPr>
            <w:tcW w:w="4886" w:type="dxa"/>
            <w:tcBorders>
              <w:top w:val="single" w:sz="4" w:space="0" w:color="auto"/>
              <w:left w:val="single" w:sz="4" w:space="0" w:color="auto"/>
              <w:bottom w:val="single" w:sz="4" w:space="0" w:color="auto"/>
              <w:right w:val="single" w:sz="4" w:space="0" w:color="auto"/>
            </w:tcBorders>
            <w:hideMark/>
          </w:tcPr>
          <w:p w14:paraId="52055AF4" w14:textId="77777777" w:rsidR="004F45C9" w:rsidRDefault="004F45C9" w:rsidP="004F45C9">
            <w:r>
              <w:t>The transporter is now in convey phase.</w:t>
            </w:r>
          </w:p>
          <w:p w14:paraId="327F1D15" w14:textId="77777777" w:rsidR="004F45C9" w:rsidRPr="00806D10" w:rsidRDefault="004F45C9" w:rsidP="004F45C9">
            <w:pPr>
              <w:rPr>
                <w:lang w:val="en-GB"/>
              </w:rPr>
            </w:pPr>
            <w:r w:rsidRPr="00806D10">
              <w:rPr>
                <w:lang w:val="en-GB"/>
              </w:rPr>
              <w:t>A timer “T_conveyVZ0</w:t>
            </w:r>
            <w:r>
              <w:rPr>
                <w:lang w:val="en-GB"/>
              </w:rPr>
              <w:t>12</w:t>
            </w:r>
            <w:r w:rsidRPr="00806D10">
              <w:rPr>
                <w:lang w:val="en-GB"/>
              </w:rPr>
              <w:t>” start</w:t>
            </w:r>
          </w:p>
        </w:tc>
        <w:tc>
          <w:tcPr>
            <w:tcW w:w="4272" w:type="dxa"/>
            <w:tcBorders>
              <w:top w:val="single" w:sz="4" w:space="0" w:color="auto"/>
              <w:left w:val="single" w:sz="4" w:space="0" w:color="auto"/>
              <w:bottom w:val="single" w:sz="4" w:space="0" w:color="auto"/>
              <w:right w:val="single" w:sz="4" w:space="0" w:color="auto"/>
            </w:tcBorders>
            <w:hideMark/>
          </w:tcPr>
          <w:p w14:paraId="518B6B52" w14:textId="77777777" w:rsidR="004F45C9" w:rsidRDefault="004F45C9" w:rsidP="004F45C9">
            <w:pPr>
              <w:jc w:val="left"/>
            </w:pPr>
            <w:r>
              <w:t>Timer elapsed</w:t>
            </w:r>
          </w:p>
          <w:p w14:paraId="6CA10792" w14:textId="77777777" w:rsidR="004F45C9" w:rsidRDefault="004F45C9" w:rsidP="004F45C9">
            <w:pPr>
              <w:jc w:val="left"/>
            </w:pPr>
            <w:r>
              <w:t>PIT &lt; H level</w:t>
            </w:r>
          </w:p>
          <w:p w14:paraId="78AC639F" w14:textId="77777777" w:rsidR="004F45C9" w:rsidRDefault="004F45C9" w:rsidP="004F45C9">
            <w:pPr>
              <w:jc w:val="left"/>
            </w:pPr>
            <w:r>
              <w:t>WT210 = 0</w:t>
            </w:r>
          </w:p>
        </w:tc>
      </w:tr>
      <w:tr w:rsidR="004F45C9" w:rsidRPr="00457F02" w14:paraId="01F9F45F" w14:textId="77777777" w:rsidTr="008A0CB0">
        <w:tc>
          <w:tcPr>
            <w:tcW w:w="907" w:type="dxa"/>
            <w:tcBorders>
              <w:top w:val="single" w:sz="4" w:space="0" w:color="auto"/>
              <w:left w:val="single" w:sz="4" w:space="0" w:color="auto"/>
              <w:bottom w:val="single" w:sz="4" w:space="0" w:color="auto"/>
              <w:right w:val="single" w:sz="4" w:space="0" w:color="auto"/>
            </w:tcBorders>
          </w:tcPr>
          <w:p w14:paraId="4FBFBE34" w14:textId="77777777" w:rsidR="004F45C9" w:rsidRDefault="004F45C9" w:rsidP="004F45C9">
            <w:pPr>
              <w:jc w:val="center"/>
            </w:pPr>
            <w:r>
              <w:t>11</w:t>
            </w:r>
          </w:p>
        </w:tc>
        <w:tc>
          <w:tcPr>
            <w:tcW w:w="4886" w:type="dxa"/>
            <w:tcBorders>
              <w:top w:val="single" w:sz="4" w:space="0" w:color="auto"/>
              <w:left w:val="single" w:sz="4" w:space="0" w:color="auto"/>
              <w:bottom w:val="single" w:sz="4" w:space="0" w:color="auto"/>
              <w:right w:val="single" w:sz="4" w:space="0" w:color="auto"/>
            </w:tcBorders>
            <w:hideMark/>
          </w:tcPr>
          <w:p w14:paraId="09F0A15E" w14:textId="77777777" w:rsidR="004F45C9" w:rsidRPr="00854C1E" w:rsidRDefault="004F45C9" w:rsidP="004F45C9">
            <w:r>
              <w:t>The PRV197 closes at 100%</w:t>
            </w:r>
          </w:p>
        </w:tc>
        <w:tc>
          <w:tcPr>
            <w:tcW w:w="4272" w:type="dxa"/>
            <w:tcBorders>
              <w:top w:val="single" w:sz="4" w:space="0" w:color="auto"/>
              <w:left w:val="single" w:sz="4" w:space="0" w:color="auto"/>
              <w:bottom w:val="single" w:sz="4" w:space="0" w:color="auto"/>
              <w:right w:val="single" w:sz="4" w:space="0" w:color="auto"/>
            </w:tcBorders>
            <w:hideMark/>
          </w:tcPr>
          <w:p w14:paraId="6F6B49C5" w14:textId="77777777" w:rsidR="004F45C9" w:rsidRPr="002658F2" w:rsidRDefault="004F45C9" w:rsidP="004F45C9">
            <w:r w:rsidRPr="002658F2">
              <w:t xml:space="preserve"> </w:t>
            </w:r>
          </w:p>
        </w:tc>
      </w:tr>
      <w:tr w:rsidR="004F45C9" w:rsidRPr="00457F02" w14:paraId="5086295E" w14:textId="77777777" w:rsidTr="00D51CCC">
        <w:tc>
          <w:tcPr>
            <w:tcW w:w="907" w:type="dxa"/>
            <w:tcBorders>
              <w:top w:val="single" w:sz="4" w:space="0" w:color="auto"/>
              <w:left w:val="single" w:sz="4" w:space="0" w:color="auto"/>
              <w:bottom w:val="single" w:sz="4" w:space="0" w:color="auto"/>
              <w:right w:val="single" w:sz="4" w:space="0" w:color="auto"/>
            </w:tcBorders>
          </w:tcPr>
          <w:p w14:paraId="6D207FE7" w14:textId="77777777" w:rsidR="004F45C9" w:rsidRDefault="004F45C9" w:rsidP="004F45C9">
            <w:pPr>
              <w:jc w:val="center"/>
            </w:pPr>
            <w:r>
              <w:t>12</w:t>
            </w:r>
          </w:p>
        </w:tc>
        <w:tc>
          <w:tcPr>
            <w:tcW w:w="4886" w:type="dxa"/>
            <w:tcBorders>
              <w:top w:val="single" w:sz="4" w:space="0" w:color="auto"/>
              <w:left w:val="single" w:sz="4" w:space="0" w:color="auto"/>
              <w:bottom w:val="single" w:sz="4" w:space="0" w:color="auto"/>
              <w:right w:val="single" w:sz="4" w:space="0" w:color="auto"/>
            </w:tcBorders>
            <w:vAlign w:val="center"/>
          </w:tcPr>
          <w:p w14:paraId="12D7C53F" w14:textId="77777777" w:rsidR="004F45C9" w:rsidRDefault="004F45C9" w:rsidP="004F45C9">
            <w:r>
              <w:rPr>
                <w:lang w:val="it-IT"/>
              </w:rPr>
              <w:t>Load Terminated</w:t>
            </w:r>
          </w:p>
        </w:tc>
        <w:tc>
          <w:tcPr>
            <w:tcW w:w="4272" w:type="dxa"/>
            <w:tcBorders>
              <w:top w:val="single" w:sz="4" w:space="0" w:color="auto"/>
              <w:left w:val="single" w:sz="4" w:space="0" w:color="auto"/>
              <w:bottom w:val="single" w:sz="4" w:space="0" w:color="auto"/>
              <w:right w:val="single" w:sz="4" w:space="0" w:color="auto"/>
            </w:tcBorders>
            <w:vAlign w:val="center"/>
          </w:tcPr>
          <w:p w14:paraId="7AB6C3E5" w14:textId="77777777" w:rsidR="004F45C9" w:rsidRPr="002658F2" w:rsidRDefault="004F45C9" w:rsidP="004F45C9">
            <w:r>
              <w:rPr>
                <w:lang w:val="it-IT"/>
              </w:rPr>
              <w:t>Load_Finished</w:t>
            </w:r>
          </w:p>
        </w:tc>
      </w:tr>
      <w:tr w:rsidR="004F45C9" w:rsidRPr="00457F02" w14:paraId="6566DBF3" w14:textId="77777777" w:rsidTr="00D51CCC">
        <w:tc>
          <w:tcPr>
            <w:tcW w:w="907" w:type="dxa"/>
            <w:tcBorders>
              <w:top w:val="single" w:sz="4" w:space="0" w:color="auto"/>
              <w:left w:val="single" w:sz="4" w:space="0" w:color="auto"/>
              <w:bottom w:val="single" w:sz="4" w:space="0" w:color="auto"/>
              <w:right w:val="single" w:sz="4" w:space="0" w:color="auto"/>
            </w:tcBorders>
          </w:tcPr>
          <w:p w14:paraId="45EDDAAF" w14:textId="77777777" w:rsidR="004F45C9" w:rsidRDefault="004F45C9" w:rsidP="004F45C9">
            <w:pPr>
              <w:jc w:val="center"/>
            </w:pPr>
            <w:r>
              <w:t>13</w:t>
            </w:r>
          </w:p>
        </w:tc>
        <w:tc>
          <w:tcPr>
            <w:tcW w:w="4886" w:type="dxa"/>
            <w:tcBorders>
              <w:top w:val="single" w:sz="4" w:space="0" w:color="auto"/>
              <w:left w:val="single" w:sz="4" w:space="0" w:color="auto"/>
              <w:bottom w:val="single" w:sz="4" w:space="0" w:color="auto"/>
              <w:right w:val="single" w:sz="4" w:space="0" w:color="auto"/>
            </w:tcBorders>
            <w:vAlign w:val="center"/>
          </w:tcPr>
          <w:p w14:paraId="50EB35C1" w14:textId="77777777" w:rsidR="004F45C9" w:rsidRPr="0041627B" w:rsidRDefault="004F45C9" w:rsidP="004F45C9">
            <w:pPr>
              <w:rPr>
                <w:lang w:val="en-GB"/>
              </w:rPr>
            </w:pPr>
            <w:r w:rsidRPr="0041627B">
              <w:rPr>
                <w:lang w:val="en-GB"/>
              </w:rPr>
              <w:t xml:space="preserve">Stop Temperature Control During Loading </w:t>
            </w:r>
            <w:r>
              <w:t xml:space="preserve">(Dryer </w:t>
            </w:r>
            <w:r w:rsidRPr="0041627B">
              <w:rPr>
                <w:lang w:val="en-GB"/>
              </w:rPr>
              <w:t>HX014</w:t>
            </w:r>
            <w:r>
              <w:t>)</w:t>
            </w:r>
          </w:p>
        </w:tc>
        <w:tc>
          <w:tcPr>
            <w:tcW w:w="4272" w:type="dxa"/>
            <w:tcBorders>
              <w:top w:val="single" w:sz="4" w:space="0" w:color="auto"/>
              <w:left w:val="single" w:sz="4" w:space="0" w:color="auto"/>
              <w:bottom w:val="single" w:sz="4" w:space="0" w:color="auto"/>
              <w:right w:val="single" w:sz="4" w:space="0" w:color="auto"/>
            </w:tcBorders>
            <w:vAlign w:val="center"/>
          </w:tcPr>
          <w:p w14:paraId="6A7A0035" w14:textId="77777777" w:rsidR="004F45C9" w:rsidRDefault="004F45C9" w:rsidP="004F45C9">
            <w:pPr>
              <w:rPr>
                <w:lang w:val="it-IT"/>
              </w:rPr>
            </w:pPr>
            <w:r>
              <w:rPr>
                <w:lang w:val="it-IT"/>
              </w:rPr>
              <w:t>DryerFeedSystem not active</w:t>
            </w:r>
          </w:p>
        </w:tc>
      </w:tr>
      <w:tr w:rsidR="004F45C9" w:rsidRPr="00457F02" w14:paraId="47540F51" w14:textId="77777777" w:rsidTr="008A0CB0">
        <w:tc>
          <w:tcPr>
            <w:tcW w:w="907" w:type="dxa"/>
            <w:tcBorders>
              <w:top w:val="single" w:sz="4" w:space="0" w:color="auto"/>
              <w:left w:val="single" w:sz="4" w:space="0" w:color="auto"/>
              <w:bottom w:val="single" w:sz="4" w:space="0" w:color="auto"/>
              <w:right w:val="single" w:sz="4" w:space="0" w:color="auto"/>
            </w:tcBorders>
          </w:tcPr>
          <w:p w14:paraId="3610EC4B" w14:textId="77777777" w:rsidR="004F45C9" w:rsidRDefault="004F45C9" w:rsidP="004F45C9">
            <w:pPr>
              <w:jc w:val="center"/>
            </w:pPr>
            <w:r>
              <w:t>14</w:t>
            </w:r>
          </w:p>
        </w:tc>
        <w:tc>
          <w:tcPr>
            <w:tcW w:w="4886" w:type="dxa"/>
            <w:tcBorders>
              <w:top w:val="single" w:sz="4" w:space="0" w:color="auto"/>
              <w:left w:val="single" w:sz="4" w:space="0" w:color="auto"/>
              <w:bottom w:val="single" w:sz="4" w:space="0" w:color="auto"/>
              <w:right w:val="single" w:sz="4" w:space="0" w:color="auto"/>
            </w:tcBorders>
          </w:tcPr>
          <w:p w14:paraId="4245CC1E" w14:textId="77777777" w:rsidR="004F45C9" w:rsidRDefault="004F45C9" w:rsidP="004F45C9">
            <w:r>
              <w:t>The Discharge valve LP088 closes</w:t>
            </w:r>
          </w:p>
        </w:tc>
        <w:tc>
          <w:tcPr>
            <w:tcW w:w="4272" w:type="dxa"/>
            <w:tcBorders>
              <w:top w:val="single" w:sz="4" w:space="0" w:color="auto"/>
              <w:left w:val="single" w:sz="4" w:space="0" w:color="auto"/>
              <w:bottom w:val="single" w:sz="4" w:space="0" w:color="auto"/>
              <w:right w:val="single" w:sz="4" w:space="0" w:color="auto"/>
            </w:tcBorders>
          </w:tcPr>
          <w:p w14:paraId="0AB470B2" w14:textId="77777777" w:rsidR="004F45C9" w:rsidRPr="00854C1E" w:rsidRDefault="004F45C9" w:rsidP="004F45C9">
            <w:r>
              <w:t>ZSL190 Active</w:t>
            </w:r>
          </w:p>
        </w:tc>
      </w:tr>
      <w:tr w:rsidR="004F45C9" w:rsidRPr="00457F02" w14:paraId="5C1076C5" w14:textId="77777777" w:rsidTr="008A0CB0">
        <w:tc>
          <w:tcPr>
            <w:tcW w:w="907" w:type="dxa"/>
            <w:tcBorders>
              <w:top w:val="single" w:sz="4" w:space="0" w:color="auto"/>
              <w:left w:val="single" w:sz="4" w:space="0" w:color="auto"/>
              <w:bottom w:val="single" w:sz="4" w:space="0" w:color="auto"/>
              <w:right w:val="single" w:sz="4" w:space="0" w:color="auto"/>
            </w:tcBorders>
          </w:tcPr>
          <w:p w14:paraId="7EDC682B" w14:textId="77777777" w:rsidR="004F45C9" w:rsidRDefault="004F45C9" w:rsidP="004F45C9">
            <w:pPr>
              <w:jc w:val="center"/>
            </w:pPr>
            <w:r>
              <w:t>15</w:t>
            </w:r>
          </w:p>
        </w:tc>
        <w:tc>
          <w:tcPr>
            <w:tcW w:w="4886" w:type="dxa"/>
            <w:tcBorders>
              <w:top w:val="single" w:sz="4" w:space="0" w:color="auto"/>
              <w:left w:val="single" w:sz="4" w:space="0" w:color="auto"/>
              <w:bottom w:val="single" w:sz="4" w:space="0" w:color="auto"/>
              <w:right w:val="single" w:sz="4" w:space="0" w:color="auto"/>
            </w:tcBorders>
          </w:tcPr>
          <w:p w14:paraId="68954057" w14:textId="77777777" w:rsidR="004F45C9" w:rsidRDefault="004F45C9" w:rsidP="004F45C9">
            <w:r>
              <w:t>The filter CA013 discharge valve LP236 closes</w:t>
            </w:r>
          </w:p>
        </w:tc>
        <w:tc>
          <w:tcPr>
            <w:tcW w:w="4272" w:type="dxa"/>
            <w:tcBorders>
              <w:top w:val="single" w:sz="4" w:space="0" w:color="auto"/>
              <w:left w:val="single" w:sz="4" w:space="0" w:color="auto"/>
              <w:bottom w:val="single" w:sz="4" w:space="0" w:color="auto"/>
              <w:right w:val="single" w:sz="4" w:space="0" w:color="auto"/>
            </w:tcBorders>
          </w:tcPr>
          <w:p w14:paraId="40D23A39" w14:textId="77777777" w:rsidR="004F45C9" w:rsidRDefault="004F45C9" w:rsidP="004F45C9">
            <w:r>
              <w:t>ZSL238 Active</w:t>
            </w:r>
          </w:p>
        </w:tc>
      </w:tr>
      <w:tr w:rsidR="004F45C9" w:rsidRPr="00457F02" w14:paraId="34D9F11A" w14:textId="77777777" w:rsidTr="008A0CB0">
        <w:tc>
          <w:tcPr>
            <w:tcW w:w="907" w:type="dxa"/>
            <w:tcBorders>
              <w:top w:val="single" w:sz="4" w:space="0" w:color="auto"/>
              <w:left w:val="single" w:sz="4" w:space="0" w:color="auto"/>
              <w:bottom w:val="single" w:sz="4" w:space="0" w:color="auto"/>
              <w:right w:val="single" w:sz="4" w:space="0" w:color="auto"/>
            </w:tcBorders>
          </w:tcPr>
          <w:p w14:paraId="7EA94A24" w14:textId="77777777" w:rsidR="004F45C9" w:rsidRDefault="004F45C9" w:rsidP="004F45C9">
            <w:pPr>
              <w:jc w:val="center"/>
            </w:pPr>
            <w:r>
              <w:t>16</w:t>
            </w:r>
          </w:p>
        </w:tc>
        <w:tc>
          <w:tcPr>
            <w:tcW w:w="4886" w:type="dxa"/>
            <w:tcBorders>
              <w:top w:val="single" w:sz="4" w:space="0" w:color="auto"/>
              <w:left w:val="single" w:sz="4" w:space="0" w:color="auto"/>
              <w:bottom w:val="single" w:sz="4" w:space="0" w:color="auto"/>
              <w:right w:val="single" w:sz="4" w:space="0" w:color="auto"/>
            </w:tcBorders>
          </w:tcPr>
          <w:p w14:paraId="3F8E3A78" w14:textId="77777777" w:rsidR="004F45C9" w:rsidRDefault="004F45C9" w:rsidP="004F45C9">
            <w:r>
              <w:t>Dryer system closes the Load valve LP239</w:t>
            </w:r>
          </w:p>
        </w:tc>
        <w:tc>
          <w:tcPr>
            <w:tcW w:w="4272" w:type="dxa"/>
            <w:tcBorders>
              <w:top w:val="single" w:sz="4" w:space="0" w:color="auto"/>
              <w:left w:val="single" w:sz="4" w:space="0" w:color="auto"/>
              <w:bottom w:val="single" w:sz="4" w:space="0" w:color="auto"/>
              <w:right w:val="single" w:sz="4" w:space="0" w:color="auto"/>
            </w:tcBorders>
          </w:tcPr>
          <w:p w14:paraId="4E65DCF1" w14:textId="77777777" w:rsidR="004F45C9" w:rsidRDefault="004F45C9" w:rsidP="004F45C9">
            <w:r>
              <w:t>ZSL241 Active</w:t>
            </w:r>
          </w:p>
        </w:tc>
      </w:tr>
      <w:tr w:rsidR="004F45C9" w:rsidRPr="00457F02" w14:paraId="2C2E23DE" w14:textId="77777777" w:rsidTr="008A0CB0">
        <w:tc>
          <w:tcPr>
            <w:tcW w:w="907" w:type="dxa"/>
            <w:tcBorders>
              <w:top w:val="single" w:sz="4" w:space="0" w:color="auto"/>
              <w:left w:val="single" w:sz="4" w:space="0" w:color="auto"/>
              <w:bottom w:val="single" w:sz="4" w:space="0" w:color="auto"/>
              <w:right w:val="single" w:sz="4" w:space="0" w:color="auto"/>
            </w:tcBorders>
          </w:tcPr>
          <w:p w14:paraId="28034D56" w14:textId="77777777" w:rsidR="004F45C9" w:rsidRDefault="004F45C9" w:rsidP="004F45C9">
            <w:pPr>
              <w:jc w:val="center"/>
            </w:pPr>
            <w:r>
              <w:t>17</w:t>
            </w:r>
          </w:p>
        </w:tc>
        <w:tc>
          <w:tcPr>
            <w:tcW w:w="4886" w:type="dxa"/>
            <w:tcBorders>
              <w:top w:val="single" w:sz="4" w:space="0" w:color="auto"/>
              <w:left w:val="single" w:sz="4" w:space="0" w:color="auto"/>
              <w:bottom w:val="single" w:sz="4" w:space="0" w:color="auto"/>
              <w:right w:val="single" w:sz="4" w:space="0" w:color="auto"/>
            </w:tcBorders>
            <w:hideMark/>
          </w:tcPr>
          <w:p w14:paraId="21BA9C62" w14:textId="77777777" w:rsidR="004F45C9" w:rsidRPr="00854C1E" w:rsidRDefault="004F45C9" w:rsidP="004F45C9">
            <w:r>
              <w:t>A timer “T_depressurizationVZ012” starts</w:t>
            </w:r>
          </w:p>
        </w:tc>
        <w:tc>
          <w:tcPr>
            <w:tcW w:w="4272" w:type="dxa"/>
            <w:tcBorders>
              <w:top w:val="single" w:sz="4" w:space="0" w:color="auto"/>
              <w:left w:val="single" w:sz="4" w:space="0" w:color="auto"/>
              <w:bottom w:val="single" w:sz="4" w:space="0" w:color="auto"/>
              <w:right w:val="single" w:sz="4" w:space="0" w:color="auto"/>
            </w:tcBorders>
            <w:hideMark/>
          </w:tcPr>
          <w:p w14:paraId="0F0E21AA" w14:textId="77777777" w:rsidR="004F45C9" w:rsidRPr="00854C1E" w:rsidRDefault="004F45C9" w:rsidP="004F45C9"/>
        </w:tc>
      </w:tr>
      <w:tr w:rsidR="004F45C9" w:rsidRPr="00457F02" w14:paraId="171B76D2" w14:textId="77777777" w:rsidTr="008A0CB0">
        <w:tc>
          <w:tcPr>
            <w:tcW w:w="907" w:type="dxa"/>
            <w:tcBorders>
              <w:top w:val="single" w:sz="4" w:space="0" w:color="auto"/>
              <w:left w:val="single" w:sz="4" w:space="0" w:color="auto"/>
              <w:bottom w:val="single" w:sz="4" w:space="0" w:color="auto"/>
              <w:right w:val="single" w:sz="4" w:space="0" w:color="auto"/>
            </w:tcBorders>
          </w:tcPr>
          <w:p w14:paraId="0122BC77" w14:textId="77777777" w:rsidR="004F45C9" w:rsidRDefault="004F45C9" w:rsidP="004F45C9">
            <w:pPr>
              <w:jc w:val="center"/>
            </w:pPr>
            <w:r>
              <w:t>18</w:t>
            </w:r>
          </w:p>
        </w:tc>
        <w:tc>
          <w:tcPr>
            <w:tcW w:w="4886" w:type="dxa"/>
            <w:tcBorders>
              <w:top w:val="single" w:sz="4" w:space="0" w:color="auto"/>
              <w:left w:val="single" w:sz="4" w:space="0" w:color="auto"/>
              <w:bottom w:val="single" w:sz="4" w:space="0" w:color="auto"/>
              <w:right w:val="single" w:sz="4" w:space="0" w:color="auto"/>
            </w:tcBorders>
          </w:tcPr>
          <w:p w14:paraId="2CA4D947" w14:textId="77777777" w:rsidR="004F45C9" w:rsidRDefault="004F45C9" w:rsidP="004F45C9">
            <w:r>
              <w:t>The Vent valve LP181 opens and timer “T_Run</w:t>
            </w:r>
            <w:r w:rsidRPr="00DF5D52">
              <w:t>CA0</w:t>
            </w:r>
            <w:r>
              <w:t>13” starts</w:t>
            </w:r>
          </w:p>
        </w:tc>
        <w:tc>
          <w:tcPr>
            <w:tcW w:w="4272" w:type="dxa"/>
            <w:tcBorders>
              <w:top w:val="single" w:sz="4" w:space="0" w:color="auto"/>
              <w:left w:val="single" w:sz="4" w:space="0" w:color="auto"/>
              <w:bottom w:val="single" w:sz="4" w:space="0" w:color="auto"/>
              <w:right w:val="single" w:sz="4" w:space="0" w:color="auto"/>
            </w:tcBorders>
          </w:tcPr>
          <w:p w14:paraId="4B304D8A" w14:textId="77777777" w:rsidR="004F45C9" w:rsidRDefault="004F45C9" w:rsidP="004F45C9">
            <w:r>
              <w:t>ZSH203 Active</w:t>
            </w:r>
            <w:r w:rsidRPr="002658F2">
              <w:t xml:space="preserve"> </w:t>
            </w:r>
          </w:p>
        </w:tc>
      </w:tr>
      <w:tr w:rsidR="004F45C9" w:rsidRPr="00457F02" w14:paraId="3E84A262" w14:textId="77777777" w:rsidTr="008A0CB0">
        <w:tc>
          <w:tcPr>
            <w:tcW w:w="907" w:type="dxa"/>
            <w:tcBorders>
              <w:top w:val="single" w:sz="4" w:space="0" w:color="auto"/>
              <w:left w:val="single" w:sz="4" w:space="0" w:color="auto"/>
              <w:bottom w:val="single" w:sz="4" w:space="0" w:color="auto"/>
              <w:right w:val="single" w:sz="4" w:space="0" w:color="auto"/>
            </w:tcBorders>
          </w:tcPr>
          <w:p w14:paraId="13AA239E" w14:textId="77777777" w:rsidR="004F45C9" w:rsidRDefault="004F45C9" w:rsidP="004F45C9">
            <w:pPr>
              <w:jc w:val="center"/>
            </w:pPr>
          </w:p>
        </w:tc>
        <w:tc>
          <w:tcPr>
            <w:tcW w:w="4886" w:type="dxa"/>
            <w:tcBorders>
              <w:top w:val="single" w:sz="4" w:space="0" w:color="auto"/>
              <w:left w:val="single" w:sz="4" w:space="0" w:color="auto"/>
              <w:bottom w:val="single" w:sz="4" w:space="0" w:color="auto"/>
              <w:right w:val="single" w:sz="4" w:space="0" w:color="auto"/>
            </w:tcBorders>
          </w:tcPr>
          <w:p w14:paraId="01252943" w14:textId="77777777" w:rsidR="004F45C9" w:rsidRDefault="004F45C9" w:rsidP="004F45C9">
            <w:r>
              <w:t>Once PIT194 &lt; L level the system goes in standby</w:t>
            </w:r>
          </w:p>
        </w:tc>
        <w:tc>
          <w:tcPr>
            <w:tcW w:w="4272" w:type="dxa"/>
            <w:tcBorders>
              <w:top w:val="single" w:sz="4" w:space="0" w:color="auto"/>
              <w:left w:val="single" w:sz="4" w:space="0" w:color="auto"/>
              <w:bottom w:val="single" w:sz="4" w:space="0" w:color="auto"/>
              <w:right w:val="single" w:sz="4" w:space="0" w:color="auto"/>
            </w:tcBorders>
          </w:tcPr>
          <w:p w14:paraId="09ACA00C" w14:textId="77777777" w:rsidR="004F45C9" w:rsidRDefault="004F45C9" w:rsidP="004F45C9">
            <w:r>
              <w:t>PIT194 &lt; L level</w:t>
            </w:r>
          </w:p>
        </w:tc>
      </w:tr>
      <w:tr w:rsidR="004F45C9" w:rsidRPr="00457F02" w14:paraId="61256EBF" w14:textId="77777777" w:rsidTr="008A0CB0">
        <w:tc>
          <w:tcPr>
            <w:tcW w:w="907" w:type="dxa"/>
            <w:tcBorders>
              <w:top w:val="single" w:sz="4" w:space="0" w:color="auto"/>
              <w:left w:val="single" w:sz="4" w:space="0" w:color="auto"/>
              <w:bottom w:val="single" w:sz="4" w:space="0" w:color="auto"/>
              <w:right w:val="single" w:sz="4" w:space="0" w:color="auto"/>
            </w:tcBorders>
          </w:tcPr>
          <w:p w14:paraId="01566D86" w14:textId="77777777" w:rsidR="004F45C9" w:rsidRDefault="004F45C9" w:rsidP="004F45C9">
            <w:pPr>
              <w:jc w:val="center"/>
            </w:pPr>
          </w:p>
        </w:tc>
        <w:tc>
          <w:tcPr>
            <w:tcW w:w="4886" w:type="dxa"/>
            <w:tcBorders>
              <w:top w:val="single" w:sz="4" w:space="0" w:color="auto"/>
              <w:left w:val="single" w:sz="4" w:space="0" w:color="auto"/>
              <w:bottom w:val="single" w:sz="4" w:space="0" w:color="auto"/>
              <w:right w:val="single" w:sz="4" w:space="0" w:color="auto"/>
            </w:tcBorders>
          </w:tcPr>
          <w:p w14:paraId="6BB4564A" w14:textId="77777777" w:rsidR="004F45C9" w:rsidRDefault="004F45C9" w:rsidP="004F45C9">
            <w:r>
              <w:t xml:space="preserve">System is in standby, if another cycle is required the transporter will carry on the loading phase and consequently the convey </w:t>
            </w:r>
            <w:r>
              <w:lastRenderedPageBreak/>
              <w:t>phase. If no more cycles are required the transporter will remain in standby mode.</w:t>
            </w:r>
          </w:p>
        </w:tc>
        <w:tc>
          <w:tcPr>
            <w:tcW w:w="4272" w:type="dxa"/>
            <w:tcBorders>
              <w:top w:val="single" w:sz="4" w:space="0" w:color="auto"/>
              <w:left w:val="single" w:sz="4" w:space="0" w:color="auto"/>
              <w:bottom w:val="single" w:sz="4" w:space="0" w:color="auto"/>
              <w:right w:val="single" w:sz="4" w:space="0" w:color="auto"/>
            </w:tcBorders>
          </w:tcPr>
          <w:p w14:paraId="005F3FF6" w14:textId="77777777" w:rsidR="004F45C9" w:rsidRDefault="004F45C9" w:rsidP="004F45C9"/>
        </w:tc>
      </w:tr>
      <w:tr w:rsidR="004F45C9" w:rsidRPr="00457F02" w14:paraId="1A9CDFD5" w14:textId="77777777" w:rsidTr="008A0CB0">
        <w:tc>
          <w:tcPr>
            <w:tcW w:w="907" w:type="dxa"/>
            <w:tcBorders>
              <w:top w:val="single" w:sz="4" w:space="0" w:color="auto"/>
              <w:left w:val="single" w:sz="4" w:space="0" w:color="auto"/>
              <w:bottom w:val="single" w:sz="4" w:space="0" w:color="auto"/>
              <w:right w:val="single" w:sz="4" w:space="0" w:color="auto"/>
            </w:tcBorders>
          </w:tcPr>
          <w:p w14:paraId="74167FEF" w14:textId="77777777" w:rsidR="004F45C9" w:rsidRDefault="004F45C9" w:rsidP="004F45C9">
            <w:pPr>
              <w:jc w:val="center"/>
            </w:pPr>
          </w:p>
        </w:tc>
        <w:tc>
          <w:tcPr>
            <w:tcW w:w="4886" w:type="dxa"/>
            <w:tcBorders>
              <w:top w:val="single" w:sz="4" w:space="0" w:color="auto"/>
              <w:left w:val="single" w:sz="4" w:space="0" w:color="auto"/>
              <w:bottom w:val="single" w:sz="4" w:space="0" w:color="auto"/>
              <w:right w:val="single" w:sz="4" w:space="0" w:color="auto"/>
            </w:tcBorders>
          </w:tcPr>
          <w:p w14:paraId="1E36E74B" w14:textId="77777777" w:rsidR="004F45C9" w:rsidRDefault="004F45C9" w:rsidP="004F45C9">
            <w:r>
              <w:t>If the timer “T_Run</w:t>
            </w:r>
            <w:r w:rsidRPr="00DF5D52">
              <w:t>CA0</w:t>
            </w:r>
            <w:r>
              <w:t xml:space="preserve">13” elapse the system will stop </w:t>
            </w:r>
            <w:r w:rsidRPr="00DF5D52">
              <w:t>CA0</w:t>
            </w:r>
            <w:r>
              <w:t>13.</w:t>
            </w:r>
          </w:p>
        </w:tc>
        <w:tc>
          <w:tcPr>
            <w:tcW w:w="4272" w:type="dxa"/>
            <w:tcBorders>
              <w:top w:val="single" w:sz="4" w:space="0" w:color="auto"/>
              <w:left w:val="single" w:sz="4" w:space="0" w:color="auto"/>
              <w:bottom w:val="single" w:sz="4" w:space="0" w:color="auto"/>
              <w:right w:val="single" w:sz="4" w:space="0" w:color="auto"/>
            </w:tcBorders>
          </w:tcPr>
          <w:p w14:paraId="3B53D847" w14:textId="77777777" w:rsidR="004F45C9" w:rsidRDefault="004F45C9" w:rsidP="004F45C9">
            <w:r w:rsidRPr="00DF5D52">
              <w:t>CA0</w:t>
            </w:r>
            <w:r>
              <w:t>13 Stop</w:t>
            </w:r>
          </w:p>
        </w:tc>
      </w:tr>
    </w:tbl>
    <w:p w14:paraId="0F439F29" w14:textId="77777777" w:rsidR="001D47FE" w:rsidRDefault="001D47FE" w:rsidP="0033246C">
      <w:pPr>
        <w:rPr>
          <w:rFonts w:cs="Arial"/>
        </w:rPr>
      </w:pPr>
    </w:p>
    <w:p w14:paraId="303DA4E3" w14:textId="77777777" w:rsidR="001D47FE" w:rsidDel="005B4F8B" w:rsidRDefault="00B26624" w:rsidP="00FB239E">
      <w:pPr>
        <w:pStyle w:val="Heading3"/>
        <w:rPr>
          <w:del w:id="684" w:author="Kasper Simonsen" w:date="2023-10-25T16:35:00Z"/>
        </w:rPr>
      </w:pPr>
      <w:bookmarkStart w:id="685" w:name="_Toc149553736"/>
      <w:del w:id="686" w:author="Kasper Simonsen" w:date="2023-10-25T16:35:00Z">
        <w:r w:rsidRPr="005D6574" w:rsidDel="005B4F8B">
          <w:delText>LFP-N</w:delText>
        </w:r>
        <w:r w:rsidDel="005B4F8B">
          <w:delText>C</w:delText>
        </w:r>
        <w:r w:rsidRPr="005D6574" w:rsidDel="005B4F8B">
          <w:delText>O</w:delText>
        </w:r>
        <w:r w:rsidDel="005B4F8B">
          <w:delText xml:space="preserve"> system.</w:delText>
        </w:r>
        <w:r w:rsidRPr="005D6574" w:rsidDel="005B4F8B">
          <w:delText xml:space="preserve"> </w:delText>
        </w:r>
        <w:r w:rsidR="00DD1320" w:rsidRPr="00DD1320" w:rsidDel="005B4F8B">
          <w:delText>Cleaning of VZ012</w:delText>
        </w:r>
        <w:bookmarkEnd w:id="685"/>
      </w:del>
    </w:p>
    <w:p w14:paraId="47EB6CC2" w14:textId="77777777" w:rsidR="00DD1320" w:rsidRPr="00DD1320" w:rsidDel="005B4F8B" w:rsidRDefault="00DD1320" w:rsidP="00DD1320">
      <w:pPr>
        <w:rPr>
          <w:del w:id="687" w:author="Kasper Simonsen" w:date="2023-10-25T16:35:00Z"/>
        </w:rPr>
      </w:pPr>
    </w:p>
    <w:p w14:paraId="2DB83594" w14:textId="77777777" w:rsidR="00DD1320" w:rsidDel="005B4F8B" w:rsidRDefault="00DD1320" w:rsidP="00DD1320">
      <w:pPr>
        <w:rPr>
          <w:del w:id="688" w:author="Kasper Simonsen" w:date="2023-10-25T16:35:00Z"/>
          <w:lang w:val="en-GB"/>
        </w:rPr>
      </w:pPr>
      <w:del w:id="689" w:author="Kasper Simonsen" w:date="2023-10-25T16:35:00Z">
        <w:r w:rsidDel="005B4F8B">
          <w:rPr>
            <w:lang w:val="en-GB"/>
          </w:rPr>
          <w:delText>In automatic mode, the cleaning sequence is activated once the automatic cycle is stopped and if enabled into the HMI</w:delText>
        </w:r>
      </w:del>
    </w:p>
    <w:p w14:paraId="0EEC4636" w14:textId="77777777" w:rsidR="00DD1320" w:rsidDel="005B4F8B" w:rsidRDefault="00DD1320" w:rsidP="0033246C">
      <w:pPr>
        <w:rPr>
          <w:del w:id="690" w:author="Kasper Simonsen" w:date="2023-10-25T16:35:00Z"/>
          <w:rFonts w:cs="Arial"/>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5954"/>
        <w:gridCol w:w="2626"/>
      </w:tblGrid>
      <w:tr w:rsidR="00DD1320" w:rsidRPr="00010971" w:rsidDel="005B4F8B" w14:paraId="68CBC112" w14:textId="77777777" w:rsidTr="006232E6">
        <w:trPr>
          <w:del w:id="691" w:author="Kasper Simonsen" w:date="2023-10-25T16:35:00Z"/>
        </w:trPr>
        <w:tc>
          <w:tcPr>
            <w:tcW w:w="9498" w:type="dxa"/>
            <w:gridSpan w:val="3"/>
            <w:shd w:val="clear" w:color="auto" w:fill="D9D9D9"/>
            <w:vAlign w:val="center"/>
          </w:tcPr>
          <w:p w14:paraId="194E381F" w14:textId="77777777" w:rsidR="00DD1320" w:rsidRPr="00010971" w:rsidDel="005B4F8B" w:rsidRDefault="00DD1320" w:rsidP="006232E6">
            <w:pPr>
              <w:jc w:val="left"/>
              <w:rPr>
                <w:del w:id="692" w:author="Kasper Simonsen" w:date="2023-10-25T16:35:00Z"/>
              </w:rPr>
            </w:pPr>
            <w:del w:id="693" w:author="Kasper Simonsen" w:date="2023-10-25T16:35:00Z">
              <w:r w:rsidRPr="00010971" w:rsidDel="005B4F8B">
                <w:delText>Permissive list</w:delText>
              </w:r>
            </w:del>
          </w:p>
        </w:tc>
      </w:tr>
      <w:tr w:rsidR="00DD1320" w:rsidRPr="00010971" w:rsidDel="005B4F8B" w14:paraId="75D5EA62" w14:textId="77777777" w:rsidTr="006232E6">
        <w:trPr>
          <w:del w:id="694" w:author="Kasper Simonsen" w:date="2023-10-25T16:35:00Z"/>
        </w:trPr>
        <w:tc>
          <w:tcPr>
            <w:tcW w:w="9498" w:type="dxa"/>
            <w:gridSpan w:val="3"/>
            <w:shd w:val="clear" w:color="auto" w:fill="FFFFFF" w:themeFill="background1"/>
            <w:vAlign w:val="center"/>
          </w:tcPr>
          <w:p w14:paraId="6BBAB823" w14:textId="77777777" w:rsidR="00DD1320" w:rsidDel="005B4F8B" w:rsidRDefault="00DD1320" w:rsidP="006232E6">
            <w:pPr>
              <w:jc w:val="left"/>
              <w:rPr>
                <w:del w:id="695" w:author="Kasper Simonsen" w:date="2023-10-25T16:35:00Z"/>
                <w:lang w:val="en-GB"/>
              </w:rPr>
            </w:pPr>
            <w:del w:id="696" w:author="Kasper Simonsen" w:date="2023-10-25T16:35:00Z">
              <w:r w:rsidDel="005B4F8B">
                <w:rPr>
                  <w:lang w:val="en-GB"/>
                </w:rPr>
                <w:delText>No emergency alarms</w:delText>
              </w:r>
            </w:del>
          </w:p>
          <w:p w14:paraId="7537066E" w14:textId="77777777" w:rsidR="00DD1320" w:rsidDel="005B4F8B" w:rsidRDefault="00DD1320" w:rsidP="006232E6">
            <w:pPr>
              <w:jc w:val="left"/>
              <w:rPr>
                <w:del w:id="697" w:author="Kasper Simonsen" w:date="2023-10-25T16:35:00Z"/>
              </w:rPr>
            </w:pPr>
            <w:del w:id="698" w:author="Kasper Simonsen" w:date="2023-10-25T16:35:00Z">
              <w:r w:rsidDel="005B4F8B">
                <w:delText xml:space="preserve">VZ012 </w:delText>
              </w:r>
              <w:r w:rsidR="00647AC6" w:rsidRPr="00D35E37" w:rsidDel="005B4F8B">
                <w:rPr>
                  <w:lang w:val="en-GB"/>
                </w:rPr>
                <w:delText>must be available and not running.</w:delText>
              </w:r>
              <w:r w:rsidR="00647AC6" w:rsidDel="005B4F8B">
                <w:delText xml:space="preserve"> </w:delText>
              </w:r>
              <w:r w:rsidDel="005B4F8B">
                <w:delText>(only in semiautomatic mode)</w:delText>
              </w:r>
            </w:del>
          </w:p>
          <w:p w14:paraId="5AFEA391" w14:textId="77777777" w:rsidR="00DD1320" w:rsidRPr="00010971" w:rsidDel="005B4F8B" w:rsidRDefault="00DD1320" w:rsidP="006232E6">
            <w:pPr>
              <w:jc w:val="left"/>
              <w:rPr>
                <w:del w:id="699" w:author="Kasper Simonsen" w:date="2023-10-25T16:35:00Z"/>
              </w:rPr>
            </w:pPr>
            <w:del w:id="700" w:author="Kasper Simonsen" w:date="2023-10-25T16:35:00Z">
              <w:r w:rsidDel="005B4F8B">
                <w:delText>Cleaning phase enabled (only in automatic mode)</w:delText>
              </w:r>
            </w:del>
          </w:p>
        </w:tc>
      </w:tr>
      <w:tr w:rsidR="00DD1320" w:rsidRPr="00676EBB" w:rsidDel="005B4F8B" w14:paraId="72A90145" w14:textId="77777777" w:rsidTr="006232E6">
        <w:trPr>
          <w:del w:id="701" w:author="Kasper Simonsen" w:date="2023-10-25T16:35:00Z"/>
        </w:trPr>
        <w:tc>
          <w:tcPr>
            <w:tcW w:w="918" w:type="dxa"/>
            <w:shd w:val="clear" w:color="auto" w:fill="D9D9D9"/>
          </w:tcPr>
          <w:p w14:paraId="2A8DA358" w14:textId="77777777" w:rsidR="00DD1320" w:rsidRPr="00676EBB" w:rsidDel="005B4F8B" w:rsidRDefault="00DD1320" w:rsidP="006232E6">
            <w:pPr>
              <w:jc w:val="center"/>
              <w:rPr>
                <w:del w:id="702" w:author="Kasper Simonsen" w:date="2023-10-25T16:35:00Z"/>
              </w:rPr>
            </w:pPr>
            <w:del w:id="703" w:author="Kasper Simonsen" w:date="2023-10-25T16:35:00Z">
              <w:r w:rsidRPr="00676EBB" w:rsidDel="005B4F8B">
                <w:delText>Step</w:delText>
              </w:r>
            </w:del>
          </w:p>
        </w:tc>
        <w:tc>
          <w:tcPr>
            <w:tcW w:w="5954" w:type="dxa"/>
            <w:shd w:val="clear" w:color="auto" w:fill="D9D9D9"/>
          </w:tcPr>
          <w:p w14:paraId="16C0369F" w14:textId="77777777" w:rsidR="00DD1320" w:rsidRPr="00676EBB" w:rsidDel="005B4F8B" w:rsidRDefault="00DD1320" w:rsidP="006232E6">
            <w:pPr>
              <w:jc w:val="left"/>
              <w:rPr>
                <w:del w:id="704" w:author="Kasper Simonsen" w:date="2023-10-25T16:35:00Z"/>
              </w:rPr>
            </w:pPr>
            <w:del w:id="705" w:author="Kasper Simonsen" w:date="2023-10-25T16:35:00Z">
              <w:r w:rsidRPr="00676EBB" w:rsidDel="005B4F8B">
                <w:delText>Action</w:delText>
              </w:r>
            </w:del>
          </w:p>
        </w:tc>
        <w:tc>
          <w:tcPr>
            <w:tcW w:w="2626" w:type="dxa"/>
            <w:shd w:val="clear" w:color="auto" w:fill="D9D9D9"/>
          </w:tcPr>
          <w:p w14:paraId="66FC2875" w14:textId="77777777" w:rsidR="00DD1320" w:rsidRPr="00676EBB" w:rsidDel="005B4F8B" w:rsidRDefault="00DD1320" w:rsidP="006232E6">
            <w:pPr>
              <w:jc w:val="left"/>
              <w:rPr>
                <w:del w:id="706" w:author="Kasper Simonsen" w:date="2023-10-25T16:35:00Z"/>
              </w:rPr>
            </w:pPr>
            <w:del w:id="707" w:author="Kasper Simonsen" w:date="2023-10-25T16:35:00Z">
              <w:r w:rsidRPr="00676EBB" w:rsidDel="005B4F8B">
                <w:delText>Completion criteria</w:delText>
              </w:r>
            </w:del>
          </w:p>
        </w:tc>
      </w:tr>
      <w:tr w:rsidR="00DD1320" w:rsidRPr="00676EBB" w:rsidDel="005B4F8B" w14:paraId="55C6779A" w14:textId="77777777" w:rsidTr="006232E6">
        <w:trPr>
          <w:del w:id="708" w:author="Kasper Simonsen" w:date="2023-10-25T16:35:00Z"/>
        </w:trPr>
        <w:tc>
          <w:tcPr>
            <w:tcW w:w="918" w:type="dxa"/>
          </w:tcPr>
          <w:p w14:paraId="58A29C11" w14:textId="77777777" w:rsidR="00DD1320" w:rsidRPr="00676EBB" w:rsidDel="005B4F8B" w:rsidRDefault="00DD1320" w:rsidP="006232E6">
            <w:pPr>
              <w:jc w:val="center"/>
              <w:rPr>
                <w:del w:id="709" w:author="Kasper Simonsen" w:date="2023-10-25T16:35:00Z"/>
              </w:rPr>
            </w:pPr>
            <w:del w:id="710" w:author="Kasper Simonsen" w:date="2023-10-25T16:35:00Z">
              <w:r w:rsidDel="005B4F8B">
                <w:delText>1</w:delText>
              </w:r>
            </w:del>
          </w:p>
        </w:tc>
        <w:tc>
          <w:tcPr>
            <w:tcW w:w="5954" w:type="dxa"/>
          </w:tcPr>
          <w:p w14:paraId="714A1682" w14:textId="77777777" w:rsidR="00DD1320" w:rsidRPr="00BE6E5A" w:rsidDel="005B4F8B" w:rsidRDefault="00DD1320" w:rsidP="006232E6">
            <w:pPr>
              <w:rPr>
                <w:del w:id="711" w:author="Kasper Simonsen" w:date="2023-10-25T16:35:00Z"/>
                <w:lang w:val="en-GB"/>
              </w:rPr>
            </w:pPr>
            <w:del w:id="712" w:author="Kasper Simonsen" w:date="2023-10-25T16:35:00Z">
              <w:r w:rsidDel="005B4F8B">
                <w:rPr>
                  <w:lang w:val="en-GB"/>
                </w:rPr>
                <w:delText xml:space="preserve">In semiautomatic mode: system perform the cleaning steps from 1 to 3 In automatic mode: system is in phase 3 </w:delText>
              </w:r>
            </w:del>
          </w:p>
        </w:tc>
        <w:tc>
          <w:tcPr>
            <w:tcW w:w="2626" w:type="dxa"/>
          </w:tcPr>
          <w:p w14:paraId="424E6D5E" w14:textId="77777777" w:rsidR="00DD1320" w:rsidRPr="00676EBB" w:rsidDel="005B4F8B" w:rsidRDefault="00DD1320" w:rsidP="006232E6">
            <w:pPr>
              <w:jc w:val="left"/>
              <w:rPr>
                <w:del w:id="713" w:author="Kasper Simonsen" w:date="2023-10-25T16:35:00Z"/>
              </w:rPr>
            </w:pPr>
            <w:del w:id="714" w:author="Kasper Simonsen" w:date="2023-10-25T16:35:00Z">
              <w:r w:rsidRPr="00285F44" w:rsidDel="005B4F8B">
                <w:delText>P</w:delText>
              </w:r>
              <w:r w:rsidDel="005B4F8B">
                <w:delText>IT194 &lt; Low level</w:delText>
              </w:r>
            </w:del>
          </w:p>
        </w:tc>
      </w:tr>
      <w:tr w:rsidR="00DD1320" w:rsidRPr="00285F44" w:rsidDel="005B4F8B" w14:paraId="5CE4C2A4" w14:textId="77777777" w:rsidTr="006232E6">
        <w:trPr>
          <w:del w:id="715" w:author="Kasper Simonsen" w:date="2023-10-25T16:35:00Z"/>
        </w:trPr>
        <w:tc>
          <w:tcPr>
            <w:tcW w:w="918" w:type="dxa"/>
          </w:tcPr>
          <w:p w14:paraId="39E74196" w14:textId="77777777" w:rsidR="00DD1320" w:rsidRPr="00676EBB" w:rsidDel="005B4F8B" w:rsidRDefault="00DD1320" w:rsidP="006232E6">
            <w:pPr>
              <w:jc w:val="center"/>
              <w:rPr>
                <w:del w:id="716" w:author="Kasper Simonsen" w:date="2023-10-25T16:35:00Z"/>
              </w:rPr>
            </w:pPr>
            <w:del w:id="717" w:author="Kasper Simonsen" w:date="2023-10-25T16:35:00Z">
              <w:r w:rsidDel="005B4F8B">
                <w:delText>2</w:delText>
              </w:r>
            </w:del>
          </w:p>
        </w:tc>
        <w:tc>
          <w:tcPr>
            <w:tcW w:w="5954" w:type="dxa"/>
          </w:tcPr>
          <w:p w14:paraId="77CBEDE2" w14:textId="77777777" w:rsidR="00DD1320" w:rsidRPr="00676EBB" w:rsidDel="005B4F8B" w:rsidRDefault="00DD1320" w:rsidP="006232E6">
            <w:pPr>
              <w:rPr>
                <w:del w:id="718" w:author="Kasper Simonsen" w:date="2023-10-25T16:35:00Z"/>
              </w:rPr>
            </w:pPr>
            <w:del w:id="719" w:author="Kasper Simonsen" w:date="2023-10-25T16:35:00Z">
              <w:r w:rsidDel="005B4F8B">
                <w:delText xml:space="preserve">A </w:delText>
              </w:r>
              <w:r w:rsidRPr="004C313F" w:rsidDel="005B4F8B">
                <w:delText>“Timer_Empty_Line”</w:delText>
              </w:r>
              <w:r w:rsidDel="005B4F8B">
                <w:delText xml:space="preserve"> is started</w:delText>
              </w:r>
            </w:del>
          </w:p>
        </w:tc>
        <w:tc>
          <w:tcPr>
            <w:tcW w:w="2626" w:type="dxa"/>
          </w:tcPr>
          <w:p w14:paraId="6571E17F" w14:textId="77777777" w:rsidR="00DD1320" w:rsidRPr="00285F44" w:rsidDel="005B4F8B" w:rsidRDefault="00DD1320" w:rsidP="006232E6">
            <w:pPr>
              <w:jc w:val="left"/>
              <w:rPr>
                <w:del w:id="720" w:author="Kasper Simonsen" w:date="2023-10-25T16:35:00Z"/>
                <w:color w:val="1F497D" w:themeColor="text2"/>
              </w:rPr>
            </w:pPr>
            <w:del w:id="721" w:author="Kasper Simonsen" w:date="2023-10-25T16:35:00Z">
              <w:r w:rsidRPr="00285F44" w:rsidDel="005B4F8B">
                <w:delText>P</w:delText>
              </w:r>
              <w:r w:rsidDel="005B4F8B">
                <w:delText>IT194 &lt; Low level</w:delText>
              </w:r>
              <w:r w:rsidRPr="00285F44" w:rsidDel="005B4F8B">
                <w:delText xml:space="preserve"> “TR_Low pressure”  </w:delText>
              </w:r>
            </w:del>
          </w:p>
        </w:tc>
      </w:tr>
      <w:tr w:rsidR="00DD1320" w:rsidDel="005B4F8B" w14:paraId="67D321EA" w14:textId="77777777" w:rsidTr="006232E6">
        <w:trPr>
          <w:del w:id="722" w:author="Kasper Simonsen" w:date="2023-10-25T16:35:00Z"/>
        </w:trPr>
        <w:tc>
          <w:tcPr>
            <w:tcW w:w="918" w:type="dxa"/>
          </w:tcPr>
          <w:p w14:paraId="4F0BF0EF" w14:textId="77777777" w:rsidR="00DD1320" w:rsidDel="005B4F8B" w:rsidRDefault="00DD1320" w:rsidP="006232E6">
            <w:pPr>
              <w:jc w:val="center"/>
              <w:rPr>
                <w:del w:id="723" w:author="Kasper Simonsen" w:date="2023-10-25T16:35:00Z"/>
              </w:rPr>
            </w:pPr>
            <w:del w:id="724" w:author="Kasper Simonsen" w:date="2023-10-25T16:35:00Z">
              <w:r w:rsidDel="005B4F8B">
                <w:delText>3</w:delText>
              </w:r>
            </w:del>
          </w:p>
        </w:tc>
        <w:tc>
          <w:tcPr>
            <w:tcW w:w="5954" w:type="dxa"/>
          </w:tcPr>
          <w:p w14:paraId="1826D51F" w14:textId="77777777" w:rsidR="00DD1320" w:rsidDel="005B4F8B" w:rsidRDefault="00DD1320" w:rsidP="006232E6">
            <w:pPr>
              <w:rPr>
                <w:del w:id="725" w:author="Kasper Simonsen" w:date="2023-10-25T16:35:00Z"/>
                <w:lang w:val="en-GB"/>
              </w:rPr>
            </w:pPr>
            <w:del w:id="726" w:author="Kasper Simonsen" w:date="2023-10-25T16:35:00Z">
              <w:r w:rsidDel="005B4F8B">
                <w:rPr>
                  <w:lang w:val="en-GB"/>
                </w:rPr>
                <w:delText xml:space="preserve">The cleaning regulator (PRV196) is opened </w:delText>
              </w:r>
            </w:del>
          </w:p>
          <w:p w14:paraId="24CAC700" w14:textId="77777777" w:rsidR="00DD1320" w:rsidDel="005B4F8B" w:rsidRDefault="00DD1320" w:rsidP="006232E6">
            <w:pPr>
              <w:rPr>
                <w:del w:id="727" w:author="Kasper Simonsen" w:date="2023-10-25T16:35:00Z"/>
                <w:lang w:val="en-GB"/>
              </w:rPr>
            </w:pPr>
            <w:del w:id="728" w:author="Kasper Simonsen" w:date="2023-10-25T16:35:00Z">
              <w:r w:rsidDel="005B4F8B">
                <w:rPr>
                  <w:lang w:val="en-GB"/>
                </w:rPr>
                <w:delText xml:space="preserve">A </w:delText>
              </w:r>
              <w:r w:rsidRPr="004C313F" w:rsidDel="005B4F8B">
                <w:rPr>
                  <w:lang w:val="en-GB"/>
                </w:rPr>
                <w:delText>“Timer_Cleaning_Line”</w:delText>
              </w:r>
              <w:r w:rsidDel="005B4F8B">
                <w:rPr>
                  <w:lang w:val="en-GB"/>
                </w:rPr>
                <w:delText xml:space="preserve"> is started</w:delText>
              </w:r>
            </w:del>
          </w:p>
        </w:tc>
        <w:tc>
          <w:tcPr>
            <w:tcW w:w="2626" w:type="dxa"/>
          </w:tcPr>
          <w:p w14:paraId="12412272" w14:textId="77777777" w:rsidR="00DD1320" w:rsidDel="005B4F8B" w:rsidRDefault="00DD1320" w:rsidP="006232E6">
            <w:pPr>
              <w:rPr>
                <w:del w:id="729" w:author="Kasper Simonsen" w:date="2023-10-25T16:35:00Z"/>
                <w:lang w:val="en-GB"/>
              </w:rPr>
            </w:pPr>
            <w:del w:id="730" w:author="Kasper Simonsen" w:date="2023-10-25T16:35:00Z">
              <w:r w:rsidDel="005B4F8B">
                <w:rPr>
                  <w:lang w:val="en-GB"/>
                </w:rPr>
                <w:delText>Timer_Cleaning_Line elapsed</w:delText>
              </w:r>
            </w:del>
          </w:p>
        </w:tc>
      </w:tr>
      <w:tr w:rsidR="00DD1320" w:rsidRPr="003C495A" w:rsidDel="005B4F8B" w14:paraId="77394C4C" w14:textId="77777777" w:rsidTr="006232E6">
        <w:trPr>
          <w:del w:id="731" w:author="Kasper Simonsen" w:date="2023-10-25T16:35:00Z"/>
        </w:trPr>
        <w:tc>
          <w:tcPr>
            <w:tcW w:w="918" w:type="dxa"/>
          </w:tcPr>
          <w:p w14:paraId="29C8F82F" w14:textId="77777777" w:rsidR="00DD1320" w:rsidRPr="00676EBB" w:rsidDel="005B4F8B" w:rsidRDefault="00DD1320" w:rsidP="006232E6">
            <w:pPr>
              <w:jc w:val="center"/>
              <w:rPr>
                <w:del w:id="732" w:author="Kasper Simonsen" w:date="2023-10-25T16:35:00Z"/>
              </w:rPr>
            </w:pPr>
            <w:del w:id="733" w:author="Kasper Simonsen" w:date="2023-10-25T16:35:00Z">
              <w:r w:rsidDel="005B4F8B">
                <w:delText>4</w:delText>
              </w:r>
            </w:del>
          </w:p>
        </w:tc>
        <w:tc>
          <w:tcPr>
            <w:tcW w:w="5954" w:type="dxa"/>
          </w:tcPr>
          <w:p w14:paraId="1DE5E550" w14:textId="77777777" w:rsidR="00DD1320" w:rsidDel="005B4F8B" w:rsidRDefault="00DD1320" w:rsidP="006232E6">
            <w:pPr>
              <w:rPr>
                <w:del w:id="734" w:author="Kasper Simonsen" w:date="2023-10-25T16:35:00Z"/>
                <w:lang w:val="en-GB"/>
              </w:rPr>
            </w:pPr>
            <w:del w:id="735" w:author="Kasper Simonsen" w:date="2023-10-25T16:35:00Z">
              <w:r w:rsidDel="005B4F8B">
                <w:rPr>
                  <w:lang w:val="en-GB"/>
                </w:rPr>
                <w:delText>Conveying regulator PRV197 close</w:delText>
              </w:r>
            </w:del>
          </w:p>
          <w:p w14:paraId="179AF76C" w14:textId="77777777" w:rsidR="00DD1320" w:rsidRPr="00EA4E5A" w:rsidDel="005B4F8B" w:rsidRDefault="00DD1320" w:rsidP="006232E6">
            <w:pPr>
              <w:rPr>
                <w:del w:id="736" w:author="Kasper Simonsen" w:date="2023-10-25T16:35:00Z"/>
                <w:lang w:val="en-GB"/>
              </w:rPr>
            </w:pPr>
            <w:del w:id="737" w:author="Kasper Simonsen" w:date="2023-10-25T16:35:00Z">
              <w:r w:rsidDel="005B4F8B">
                <w:rPr>
                  <w:lang w:val="en-GB"/>
                </w:rPr>
                <w:delText>Cleaning regulator PRV196 close</w:delText>
              </w:r>
            </w:del>
          </w:p>
        </w:tc>
        <w:tc>
          <w:tcPr>
            <w:tcW w:w="2626" w:type="dxa"/>
          </w:tcPr>
          <w:p w14:paraId="2F12970B" w14:textId="77777777" w:rsidR="00DD1320" w:rsidRPr="003C495A" w:rsidDel="005B4F8B" w:rsidRDefault="00DD1320" w:rsidP="006232E6">
            <w:pPr>
              <w:jc w:val="left"/>
              <w:rPr>
                <w:del w:id="738" w:author="Kasper Simonsen" w:date="2023-10-25T16:35:00Z"/>
              </w:rPr>
            </w:pPr>
          </w:p>
        </w:tc>
      </w:tr>
      <w:tr w:rsidR="00DD1320" w:rsidRPr="003C495A" w:rsidDel="005B4F8B" w14:paraId="60FB7961" w14:textId="77777777" w:rsidTr="006232E6">
        <w:trPr>
          <w:del w:id="739" w:author="Kasper Simonsen" w:date="2023-10-25T16:35:00Z"/>
        </w:trPr>
        <w:tc>
          <w:tcPr>
            <w:tcW w:w="918" w:type="dxa"/>
          </w:tcPr>
          <w:p w14:paraId="6C30EE80" w14:textId="77777777" w:rsidR="00DD1320" w:rsidDel="005B4F8B" w:rsidRDefault="00DD1320" w:rsidP="006232E6">
            <w:pPr>
              <w:jc w:val="center"/>
              <w:rPr>
                <w:del w:id="740" w:author="Kasper Simonsen" w:date="2023-10-25T16:35:00Z"/>
              </w:rPr>
            </w:pPr>
            <w:del w:id="741" w:author="Kasper Simonsen" w:date="2023-10-25T16:35:00Z">
              <w:r w:rsidDel="005B4F8B">
                <w:delText>5</w:delText>
              </w:r>
            </w:del>
          </w:p>
        </w:tc>
        <w:tc>
          <w:tcPr>
            <w:tcW w:w="5954" w:type="dxa"/>
          </w:tcPr>
          <w:p w14:paraId="2C3A9E1C" w14:textId="77777777" w:rsidR="00DD1320" w:rsidDel="005B4F8B" w:rsidRDefault="00DD1320" w:rsidP="006232E6">
            <w:pPr>
              <w:rPr>
                <w:del w:id="742" w:author="Kasper Simonsen" w:date="2023-10-25T16:35:00Z"/>
                <w:lang w:val="en-GB"/>
              </w:rPr>
            </w:pPr>
            <w:del w:id="743" w:author="Kasper Simonsen" w:date="2023-10-25T16:35:00Z">
              <w:r w:rsidDel="005B4F8B">
                <w:rPr>
                  <w:lang w:val="en-GB"/>
                </w:rPr>
                <w:delText xml:space="preserve">The vent valve LP181 open </w:delText>
              </w:r>
            </w:del>
          </w:p>
          <w:p w14:paraId="5FD06A84" w14:textId="77777777" w:rsidR="00DD1320" w:rsidDel="005B4F8B" w:rsidRDefault="00DD1320" w:rsidP="006232E6">
            <w:pPr>
              <w:rPr>
                <w:del w:id="744" w:author="Kasper Simonsen" w:date="2023-10-25T16:35:00Z"/>
                <w:lang w:val="en-GB"/>
              </w:rPr>
            </w:pPr>
            <w:del w:id="745" w:author="Kasper Simonsen" w:date="2023-10-25T16:35:00Z">
              <w:r w:rsidDel="005B4F8B">
                <w:rPr>
                  <w:lang w:val="en-GB"/>
                </w:rPr>
                <w:delText xml:space="preserve">A </w:delText>
              </w:r>
              <w:r w:rsidRPr="00651F7D" w:rsidDel="005B4F8B">
                <w:rPr>
                  <w:lang w:val="en-GB"/>
                </w:rPr>
                <w:delText>“Timer_Depressurization_Too_Long”</w:delText>
              </w:r>
              <w:r w:rsidDel="005B4F8B">
                <w:rPr>
                  <w:lang w:val="en-GB"/>
                </w:rPr>
                <w:delText xml:space="preserve"> is started</w:delText>
              </w:r>
            </w:del>
          </w:p>
        </w:tc>
        <w:tc>
          <w:tcPr>
            <w:tcW w:w="2626" w:type="dxa"/>
          </w:tcPr>
          <w:p w14:paraId="59933BB1" w14:textId="77777777" w:rsidR="00DD1320" w:rsidDel="005B4F8B" w:rsidRDefault="00DD1320" w:rsidP="006232E6">
            <w:pPr>
              <w:jc w:val="left"/>
              <w:rPr>
                <w:del w:id="746" w:author="Kasper Simonsen" w:date="2023-10-25T16:35:00Z"/>
              </w:rPr>
            </w:pPr>
            <w:del w:id="747" w:author="Kasper Simonsen" w:date="2023-10-25T16:35:00Z">
              <w:r w:rsidDel="005B4F8B">
                <w:delText>ZSH203 active &amp;</w:delText>
              </w:r>
            </w:del>
          </w:p>
          <w:p w14:paraId="0065EB2B" w14:textId="77777777" w:rsidR="00DD1320" w:rsidRPr="003C495A" w:rsidDel="005B4F8B" w:rsidRDefault="00DD1320" w:rsidP="006232E6">
            <w:pPr>
              <w:jc w:val="left"/>
              <w:rPr>
                <w:del w:id="748" w:author="Kasper Simonsen" w:date="2023-10-25T16:35:00Z"/>
              </w:rPr>
            </w:pPr>
            <w:del w:id="749" w:author="Kasper Simonsen" w:date="2023-10-25T16:35:00Z">
              <w:r w:rsidRPr="00285F44" w:rsidDel="005B4F8B">
                <w:delText>P</w:delText>
              </w:r>
              <w:r w:rsidDel="005B4F8B">
                <w:delText>IT194 &lt; Low level”</w:delText>
              </w:r>
            </w:del>
          </w:p>
        </w:tc>
      </w:tr>
    </w:tbl>
    <w:p w14:paraId="1E27A187" w14:textId="77777777" w:rsidR="00FB239E" w:rsidRDefault="00FB239E" w:rsidP="00FB239E">
      <w:pPr>
        <w:rPr>
          <w:rFonts w:cs="Arial"/>
        </w:rPr>
      </w:pPr>
    </w:p>
    <w:p w14:paraId="716C7242" w14:textId="77777777" w:rsidR="00FB239E" w:rsidRDefault="00FB239E" w:rsidP="00FB239E">
      <w:pPr>
        <w:pStyle w:val="Heading3"/>
        <w:rPr>
          <w:iCs/>
          <w:szCs w:val="28"/>
        </w:rPr>
      </w:pPr>
      <w:bookmarkStart w:id="750" w:name="_Toc149556451"/>
      <w:r w:rsidRPr="005D6574">
        <w:t>LFP-N</w:t>
      </w:r>
      <w:r>
        <w:t>C</w:t>
      </w:r>
      <w:r w:rsidRPr="005D6574">
        <w:t>O</w:t>
      </w:r>
      <w:r>
        <w:t xml:space="preserve"> system.</w:t>
      </w:r>
      <w:r w:rsidRPr="005D6574">
        <w:t xml:space="preserve"> </w:t>
      </w:r>
      <w:r w:rsidR="005D295B">
        <w:t>D</w:t>
      </w:r>
      <w:r w:rsidR="005D295B" w:rsidRPr="005D295B">
        <w:t>rying sequence</w:t>
      </w:r>
      <w:r w:rsidR="005D295B">
        <w:t xml:space="preserve"> </w:t>
      </w:r>
      <w:r w:rsidR="005D295B">
        <w:rPr>
          <w:iCs/>
          <w:szCs w:val="28"/>
        </w:rPr>
        <w:t>Dryer</w:t>
      </w:r>
      <w:r w:rsidR="005D295B" w:rsidRPr="001118BF">
        <w:rPr>
          <w:iCs/>
          <w:szCs w:val="28"/>
        </w:rPr>
        <w:t xml:space="preserve"> HX014</w:t>
      </w:r>
      <w:bookmarkEnd w:id="750"/>
    </w:p>
    <w:p w14:paraId="4D9B4729" w14:textId="792DB1EA" w:rsidR="00664AD9" w:rsidRPr="00664AD9" w:rsidRDefault="00664AD9" w:rsidP="00664AD9">
      <w:pPr>
        <w:pStyle w:val="Heading4"/>
      </w:pPr>
      <w:r>
        <w:t>LFP-NCO Drying Sequence Without Bypass</w:t>
      </w:r>
    </w:p>
    <w:p w14:paraId="68685359" w14:textId="77777777" w:rsidR="00FB239E" w:rsidRPr="00DD1320" w:rsidRDefault="00FB239E" w:rsidP="00FB239E"/>
    <w:p w14:paraId="05526377" w14:textId="5C5C0192" w:rsidR="00FB239E" w:rsidRDefault="005D295B" w:rsidP="00FB239E">
      <w:pPr>
        <w:rPr>
          <w:lang w:val="en-GB"/>
        </w:rPr>
      </w:pPr>
      <w:r w:rsidRPr="005D295B">
        <w:rPr>
          <w:lang w:val="en-GB"/>
        </w:rPr>
        <w:t>The following sequence shows the main actions that the dryer performs during its process</w:t>
      </w:r>
      <w:r w:rsidR="00664AD9">
        <w:rPr>
          <w:lang w:val="en-GB"/>
        </w:rPr>
        <w:t>, when the bypass is turned off</w:t>
      </w:r>
    </w:p>
    <w:p w14:paraId="44BE6F72" w14:textId="77777777" w:rsidR="005D295B" w:rsidRPr="0041627B" w:rsidRDefault="005D295B" w:rsidP="00FB239E">
      <w:pP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1"/>
        <w:gridCol w:w="4888"/>
        <w:gridCol w:w="3631"/>
      </w:tblGrid>
      <w:tr w:rsidR="00FB239E" w14:paraId="4B0AB0B6" w14:textId="77777777" w:rsidTr="005D295B">
        <w:tc>
          <w:tcPr>
            <w:tcW w:w="9746"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58C6507D" w14:textId="77777777" w:rsidR="00FB239E" w:rsidRDefault="00FB239E">
            <w:pPr>
              <w:jc w:val="left"/>
            </w:pPr>
            <w:r w:rsidRPr="00010971">
              <w:lastRenderedPageBreak/>
              <w:t>Permissive list</w:t>
            </w:r>
          </w:p>
        </w:tc>
      </w:tr>
      <w:tr w:rsidR="00FB239E" w14:paraId="5ABCC1B8" w14:textId="77777777" w:rsidTr="005D295B">
        <w:tc>
          <w:tcPr>
            <w:tcW w:w="974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2A2622" w14:textId="77777777" w:rsidR="00FB239E" w:rsidRPr="0041627B" w:rsidRDefault="00FB239E">
            <w:pPr>
              <w:jc w:val="left"/>
              <w:rPr>
                <w:lang w:val="en-GB"/>
              </w:rPr>
            </w:pPr>
            <w:r w:rsidRPr="0041627B">
              <w:rPr>
                <w:lang w:val="en-GB"/>
              </w:rPr>
              <w:t>*Add alarms that you consider essential OKAWARA has not considered any*</w:t>
            </w:r>
          </w:p>
          <w:p w14:paraId="1005D566" w14:textId="77777777" w:rsidR="00FB239E" w:rsidRPr="0041627B" w:rsidRDefault="00FB239E">
            <w:pPr>
              <w:jc w:val="left"/>
              <w:rPr>
                <w:lang w:val="en-GB"/>
              </w:rPr>
            </w:pPr>
            <w:r w:rsidRPr="0041627B">
              <w:rPr>
                <w:lang w:val="en-GB"/>
              </w:rPr>
              <w:t>Automatic mode</w:t>
            </w:r>
          </w:p>
          <w:p w14:paraId="4AD86506" w14:textId="77777777" w:rsidR="00FB239E" w:rsidRPr="0041627B" w:rsidRDefault="00FB239E">
            <w:pPr>
              <w:jc w:val="left"/>
              <w:rPr>
                <w:lang w:val="en-GB"/>
              </w:rPr>
            </w:pPr>
            <w:r w:rsidRPr="0041627B">
              <w:rPr>
                <w:lang w:val="en-GB"/>
              </w:rPr>
              <w:t>Oil Inlet Temperature &gt; SET_InletOilTemperature</w:t>
            </w:r>
          </w:p>
          <w:p w14:paraId="6AA86F25" w14:textId="77777777" w:rsidR="00FB239E" w:rsidRDefault="00FB239E">
            <w:pPr>
              <w:jc w:val="left"/>
            </w:pPr>
          </w:p>
        </w:tc>
      </w:tr>
      <w:tr w:rsidR="00FB239E" w14:paraId="52B5B9F9" w14:textId="77777777" w:rsidTr="005D295B">
        <w:tc>
          <w:tcPr>
            <w:tcW w:w="102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660A389" w14:textId="77777777" w:rsidR="00FB239E" w:rsidRDefault="00FB239E">
            <w:pPr>
              <w:jc w:val="center"/>
            </w:pPr>
            <w:r>
              <w:t>Step</w:t>
            </w:r>
          </w:p>
        </w:tc>
        <w:tc>
          <w:tcPr>
            <w:tcW w:w="508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46E83A2" w14:textId="77777777" w:rsidR="00FB239E" w:rsidRDefault="00FB239E">
            <w:pPr>
              <w:jc w:val="left"/>
            </w:pPr>
            <w:r>
              <w:t>Action</w:t>
            </w:r>
          </w:p>
        </w:tc>
        <w:tc>
          <w:tcPr>
            <w:tcW w:w="363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EBC8E8D" w14:textId="77777777" w:rsidR="00FB239E" w:rsidRDefault="00FB239E">
            <w:pPr>
              <w:jc w:val="left"/>
            </w:pPr>
            <w:r>
              <w:t>Completion criterion</w:t>
            </w:r>
          </w:p>
        </w:tc>
      </w:tr>
      <w:tr w:rsidR="005D295B" w14:paraId="094F42E7"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20AC5DF3" w14:textId="77777777" w:rsidR="005D295B" w:rsidRDefault="005D295B" w:rsidP="005D295B">
            <w:pPr>
              <w:jc w:val="center"/>
            </w:pPr>
            <w:r>
              <w:t>1</w:t>
            </w:r>
          </w:p>
        </w:tc>
        <w:tc>
          <w:tcPr>
            <w:tcW w:w="5089" w:type="dxa"/>
            <w:tcBorders>
              <w:top w:val="single" w:sz="4" w:space="0" w:color="auto"/>
              <w:left w:val="single" w:sz="4" w:space="0" w:color="auto"/>
              <w:bottom w:val="single" w:sz="4" w:space="0" w:color="auto"/>
              <w:right w:val="single" w:sz="4" w:space="0" w:color="auto"/>
            </w:tcBorders>
            <w:vAlign w:val="center"/>
          </w:tcPr>
          <w:p w14:paraId="0F9CFA9D" w14:textId="77777777" w:rsidR="005D295B" w:rsidRPr="0041627B" w:rsidRDefault="005D295B" w:rsidP="005D295B">
            <w:pPr>
              <w:jc w:val="left"/>
              <w:rPr>
                <w:lang w:val="en-GB"/>
              </w:rPr>
            </w:pPr>
            <w:r w:rsidRPr="0041627B">
              <w:rPr>
                <w:lang w:val="en-GB"/>
              </w:rPr>
              <w:t>Vacuum Pump Motor Start CMDPG398.M01.VFD ON +</w:t>
            </w:r>
          </w:p>
          <w:p w14:paraId="14470984" w14:textId="77777777" w:rsidR="005D295B" w:rsidRPr="0041627B" w:rsidRDefault="005D295B" w:rsidP="005D295B">
            <w:pPr>
              <w:jc w:val="left"/>
              <w:rPr>
                <w:lang w:val="en-GB"/>
              </w:rPr>
            </w:pPr>
          </w:p>
          <w:p w14:paraId="0444D470" w14:textId="77777777" w:rsidR="005D295B" w:rsidRPr="0041627B" w:rsidRDefault="005D295B" w:rsidP="005D295B">
            <w:pPr>
              <w:jc w:val="left"/>
              <w:rPr>
                <w:lang w:val="en-GB"/>
              </w:rPr>
            </w:pPr>
            <w:r w:rsidRPr="0041627B">
              <w:rPr>
                <w:lang w:val="en-GB"/>
              </w:rPr>
              <w:t>LP356(AY362.HX014) vacuum breaker solenoid valve opening control+</w:t>
            </w:r>
          </w:p>
          <w:p w14:paraId="5F968B1A" w14:textId="77777777" w:rsidR="005D295B" w:rsidRPr="0041627B" w:rsidRDefault="005D295B" w:rsidP="005D295B">
            <w:pPr>
              <w:jc w:val="left"/>
              <w:rPr>
                <w:lang w:val="en-GB"/>
              </w:rPr>
            </w:pPr>
            <w:r w:rsidRPr="0041627B">
              <w:rPr>
                <w:lang w:val="en-GB"/>
              </w:rPr>
              <w:t xml:space="preserve"> </w:t>
            </w:r>
          </w:p>
          <w:p w14:paraId="2D634A0D" w14:textId="77777777" w:rsidR="005D295B" w:rsidRPr="0041627B" w:rsidRDefault="005D295B" w:rsidP="005D295B">
            <w:pPr>
              <w:jc w:val="left"/>
              <w:rPr>
                <w:lang w:val="en-GB"/>
              </w:rPr>
            </w:pPr>
            <w:r w:rsidRPr="0041627B">
              <w:rPr>
                <w:lang w:val="en-GB"/>
              </w:rPr>
              <w:t>Waiting Time Vacuum Pump Startup</w:t>
            </w:r>
          </w:p>
        </w:tc>
        <w:tc>
          <w:tcPr>
            <w:tcW w:w="3631" w:type="dxa"/>
            <w:tcBorders>
              <w:top w:val="single" w:sz="4" w:space="0" w:color="auto"/>
              <w:left w:val="single" w:sz="4" w:space="0" w:color="auto"/>
              <w:bottom w:val="single" w:sz="4" w:space="0" w:color="auto"/>
              <w:right w:val="single" w:sz="4" w:space="0" w:color="auto"/>
            </w:tcBorders>
            <w:vAlign w:val="center"/>
          </w:tcPr>
          <w:p w14:paraId="551C93E3" w14:textId="77777777" w:rsidR="005D295B" w:rsidRPr="0041627B" w:rsidRDefault="005D295B" w:rsidP="005D295B">
            <w:pPr>
              <w:jc w:val="left"/>
              <w:rPr>
                <w:lang w:val="en-GB"/>
              </w:rPr>
            </w:pPr>
            <w:r w:rsidRPr="0041627B">
              <w:rPr>
                <w:lang w:val="en-GB"/>
              </w:rPr>
              <w:t>RUNPG398.M01.VFD active +</w:t>
            </w:r>
          </w:p>
          <w:p w14:paraId="44624A06" w14:textId="77777777" w:rsidR="005D295B" w:rsidRPr="0041627B" w:rsidRDefault="005D295B" w:rsidP="005D295B">
            <w:pPr>
              <w:jc w:val="left"/>
              <w:rPr>
                <w:lang w:val="en-GB"/>
              </w:rPr>
            </w:pPr>
          </w:p>
          <w:p w14:paraId="09BEAADD" w14:textId="77777777" w:rsidR="005D295B" w:rsidRPr="0041627B" w:rsidRDefault="005D295B" w:rsidP="005D295B">
            <w:pPr>
              <w:jc w:val="left"/>
              <w:rPr>
                <w:lang w:val="en-GB"/>
              </w:rPr>
            </w:pPr>
            <w:r w:rsidRPr="0041627B">
              <w:rPr>
                <w:lang w:val="en-GB"/>
              </w:rPr>
              <w:t>Elapsed Vacuum Pump Start Time DLYT_VacuumPump_SwitchOn</w:t>
            </w:r>
          </w:p>
          <w:p w14:paraId="72AD9C3A" w14:textId="77777777" w:rsidR="005D295B" w:rsidRPr="0041627B" w:rsidRDefault="005D295B" w:rsidP="005D295B">
            <w:pPr>
              <w:jc w:val="left"/>
              <w:rPr>
                <w:lang w:val="en-GB"/>
              </w:rPr>
            </w:pPr>
          </w:p>
        </w:tc>
      </w:tr>
      <w:tr w:rsidR="005D295B" w14:paraId="6A8ACD29"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40C645B3" w14:textId="77777777" w:rsidR="005D295B" w:rsidRDefault="005D295B" w:rsidP="005D295B">
            <w:pPr>
              <w:jc w:val="center"/>
            </w:pPr>
            <w:r>
              <w:t>2</w:t>
            </w:r>
          </w:p>
        </w:tc>
        <w:tc>
          <w:tcPr>
            <w:tcW w:w="5089" w:type="dxa"/>
            <w:tcBorders>
              <w:top w:val="single" w:sz="4" w:space="0" w:color="auto"/>
              <w:left w:val="single" w:sz="4" w:space="0" w:color="auto"/>
              <w:bottom w:val="single" w:sz="4" w:space="0" w:color="auto"/>
              <w:right w:val="single" w:sz="4" w:space="0" w:color="auto"/>
            </w:tcBorders>
            <w:vAlign w:val="center"/>
            <w:hideMark/>
          </w:tcPr>
          <w:p w14:paraId="116CBD32" w14:textId="77777777" w:rsidR="005D295B" w:rsidRPr="0041627B" w:rsidRDefault="005D295B" w:rsidP="005D295B">
            <w:pPr>
              <w:jc w:val="left"/>
              <w:rPr>
                <w:lang w:val="en-GB"/>
              </w:rPr>
            </w:pPr>
            <w:r w:rsidRPr="0041627B">
              <w:rPr>
                <w:lang w:val="en-GB"/>
              </w:rPr>
              <w:t>LP356(AY362.HX014) Vacuum Breaker Solenoid Valve Closure</w:t>
            </w:r>
          </w:p>
        </w:tc>
        <w:tc>
          <w:tcPr>
            <w:tcW w:w="3631" w:type="dxa"/>
            <w:tcBorders>
              <w:top w:val="single" w:sz="4" w:space="0" w:color="auto"/>
              <w:left w:val="single" w:sz="4" w:space="0" w:color="auto"/>
              <w:bottom w:val="single" w:sz="4" w:space="0" w:color="auto"/>
              <w:right w:val="single" w:sz="4" w:space="0" w:color="auto"/>
            </w:tcBorders>
            <w:vAlign w:val="center"/>
          </w:tcPr>
          <w:p w14:paraId="13A2E07D" w14:textId="77777777" w:rsidR="005D295B" w:rsidRPr="0041627B" w:rsidRDefault="005D295B" w:rsidP="005D295B">
            <w:pPr>
              <w:jc w:val="left"/>
              <w:rPr>
                <w:lang w:val="en-GB"/>
              </w:rPr>
            </w:pPr>
          </w:p>
        </w:tc>
      </w:tr>
      <w:tr w:rsidR="005D295B" w14:paraId="2FE62E4F"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69ED8F1C" w14:textId="77777777" w:rsidR="005D295B" w:rsidRDefault="005D295B" w:rsidP="005D295B">
            <w:pPr>
              <w:jc w:val="center"/>
            </w:pPr>
            <w:r>
              <w:t>3</w:t>
            </w:r>
          </w:p>
        </w:tc>
        <w:tc>
          <w:tcPr>
            <w:tcW w:w="5089" w:type="dxa"/>
            <w:tcBorders>
              <w:top w:val="single" w:sz="4" w:space="0" w:color="auto"/>
              <w:left w:val="single" w:sz="4" w:space="0" w:color="auto"/>
              <w:bottom w:val="single" w:sz="4" w:space="0" w:color="auto"/>
              <w:right w:val="single" w:sz="4" w:space="0" w:color="auto"/>
            </w:tcBorders>
            <w:vAlign w:val="center"/>
            <w:hideMark/>
          </w:tcPr>
          <w:p w14:paraId="5998109E" w14:textId="77777777" w:rsidR="005D295B" w:rsidRPr="0041627B" w:rsidRDefault="005D295B" w:rsidP="005D295B">
            <w:pPr>
              <w:jc w:val="left"/>
              <w:rPr>
                <w:lang w:val="en-GB"/>
              </w:rPr>
            </w:pPr>
            <w:r w:rsidRPr="0041627B">
              <w:rPr>
                <w:lang w:val="en-GB"/>
              </w:rPr>
              <w:t>Vacuum Control Activation</w:t>
            </w:r>
          </w:p>
          <w:p w14:paraId="39C2695F" w14:textId="77777777" w:rsidR="005D295B" w:rsidRPr="0041627B" w:rsidRDefault="005D295B" w:rsidP="005D295B">
            <w:pPr>
              <w:jc w:val="left"/>
              <w:rPr>
                <w:lang w:val="en-GB"/>
              </w:rPr>
            </w:pPr>
            <w:r w:rsidRPr="0041627B">
              <w:rPr>
                <w:lang w:val="en-GB"/>
              </w:rPr>
              <w:t>PRV346 valve controlled by differential pressure PDIT280 loop.</w:t>
            </w:r>
          </w:p>
        </w:tc>
        <w:tc>
          <w:tcPr>
            <w:tcW w:w="3631" w:type="dxa"/>
            <w:tcBorders>
              <w:top w:val="single" w:sz="4" w:space="0" w:color="auto"/>
              <w:left w:val="single" w:sz="4" w:space="0" w:color="auto"/>
              <w:bottom w:val="single" w:sz="4" w:space="0" w:color="auto"/>
              <w:right w:val="single" w:sz="4" w:space="0" w:color="auto"/>
            </w:tcBorders>
            <w:vAlign w:val="center"/>
            <w:hideMark/>
          </w:tcPr>
          <w:p w14:paraId="72513188" w14:textId="77777777" w:rsidR="005D295B" w:rsidRDefault="005D295B" w:rsidP="005D295B">
            <w:pPr>
              <w:jc w:val="left"/>
              <w:rPr>
                <w:lang w:val="it-IT"/>
              </w:rPr>
            </w:pPr>
            <w:r>
              <w:rPr>
                <w:lang w:val="it-IT"/>
              </w:rPr>
              <w:t xml:space="preserve">VacuumControlActive ON </w:t>
            </w:r>
          </w:p>
        </w:tc>
      </w:tr>
      <w:tr w:rsidR="005D295B" w14:paraId="024A12DD"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2C8B68F0" w14:textId="77777777" w:rsidR="005D295B" w:rsidRDefault="005D295B" w:rsidP="005D295B">
            <w:pPr>
              <w:jc w:val="center"/>
            </w:pPr>
            <w:r>
              <w:t>4</w:t>
            </w:r>
          </w:p>
        </w:tc>
        <w:tc>
          <w:tcPr>
            <w:tcW w:w="5089" w:type="dxa"/>
            <w:tcBorders>
              <w:top w:val="single" w:sz="4" w:space="0" w:color="auto"/>
              <w:left w:val="single" w:sz="4" w:space="0" w:color="auto"/>
              <w:bottom w:val="single" w:sz="4" w:space="0" w:color="auto"/>
              <w:right w:val="single" w:sz="4" w:space="0" w:color="auto"/>
            </w:tcBorders>
            <w:vAlign w:val="center"/>
            <w:hideMark/>
          </w:tcPr>
          <w:p w14:paraId="7B4589AA" w14:textId="77777777" w:rsidR="005D295B" w:rsidRDefault="005D295B" w:rsidP="005D295B">
            <w:pPr>
              <w:jc w:val="left"/>
              <w:rPr>
                <w:lang w:val="it-IT"/>
              </w:rPr>
            </w:pPr>
            <w:r>
              <w:rPr>
                <w:lang w:val="it-IT"/>
              </w:rPr>
              <w:t>Reaching Internal Temperature Threshold</w:t>
            </w:r>
          </w:p>
        </w:tc>
        <w:tc>
          <w:tcPr>
            <w:tcW w:w="3631" w:type="dxa"/>
            <w:tcBorders>
              <w:top w:val="single" w:sz="4" w:space="0" w:color="auto"/>
              <w:left w:val="single" w:sz="4" w:space="0" w:color="auto"/>
              <w:bottom w:val="single" w:sz="4" w:space="0" w:color="auto"/>
              <w:right w:val="single" w:sz="4" w:space="0" w:color="auto"/>
            </w:tcBorders>
            <w:vAlign w:val="center"/>
            <w:hideMark/>
          </w:tcPr>
          <w:p w14:paraId="35BF2DBA" w14:textId="77777777" w:rsidR="005D295B" w:rsidRPr="0041627B" w:rsidRDefault="005D295B" w:rsidP="005D295B">
            <w:pPr>
              <w:jc w:val="left"/>
              <w:rPr>
                <w:lang w:val="en-GB"/>
              </w:rPr>
            </w:pPr>
            <w:r w:rsidRPr="0041627B">
              <w:rPr>
                <w:lang w:val="en-GB"/>
              </w:rPr>
              <w:t>Indoor Temperature &gt; SP_Production_Temperature</w:t>
            </w:r>
          </w:p>
        </w:tc>
      </w:tr>
      <w:tr w:rsidR="005D295B" w14:paraId="7EA8AA15"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6EC2570A" w14:textId="77777777" w:rsidR="005D295B" w:rsidRDefault="005D295B" w:rsidP="005D295B">
            <w:pPr>
              <w:jc w:val="center"/>
            </w:pPr>
            <w:r>
              <w:t>5</w:t>
            </w:r>
          </w:p>
        </w:tc>
        <w:tc>
          <w:tcPr>
            <w:tcW w:w="5089" w:type="dxa"/>
            <w:tcBorders>
              <w:top w:val="single" w:sz="4" w:space="0" w:color="auto"/>
              <w:left w:val="single" w:sz="4" w:space="0" w:color="auto"/>
              <w:bottom w:val="single" w:sz="4" w:space="0" w:color="auto"/>
              <w:right w:val="single" w:sz="4" w:space="0" w:color="auto"/>
            </w:tcBorders>
            <w:vAlign w:val="center"/>
            <w:hideMark/>
          </w:tcPr>
          <w:p w14:paraId="309201AA" w14:textId="77777777" w:rsidR="005D295B" w:rsidRDefault="005D295B" w:rsidP="005D295B">
            <w:pPr>
              <w:jc w:val="left"/>
              <w:rPr>
                <w:lang w:val="it-IT"/>
              </w:rPr>
            </w:pPr>
            <w:r>
              <w:rPr>
                <w:lang w:val="it-IT"/>
              </w:rPr>
              <w:t>Waiting Time Execution Process</w:t>
            </w:r>
          </w:p>
        </w:tc>
        <w:tc>
          <w:tcPr>
            <w:tcW w:w="3631" w:type="dxa"/>
            <w:tcBorders>
              <w:top w:val="single" w:sz="4" w:space="0" w:color="auto"/>
              <w:left w:val="single" w:sz="4" w:space="0" w:color="auto"/>
              <w:bottom w:val="single" w:sz="4" w:space="0" w:color="auto"/>
              <w:right w:val="single" w:sz="4" w:space="0" w:color="auto"/>
            </w:tcBorders>
            <w:vAlign w:val="center"/>
          </w:tcPr>
          <w:p w14:paraId="6C5697DE" w14:textId="77777777" w:rsidR="005D295B" w:rsidRPr="0041627B" w:rsidRDefault="005D295B" w:rsidP="005D295B">
            <w:pPr>
              <w:jc w:val="left"/>
              <w:rPr>
                <w:lang w:val="en-GB"/>
              </w:rPr>
            </w:pPr>
            <w:r w:rsidRPr="0041627B">
              <w:rPr>
                <w:lang w:val="en-GB"/>
              </w:rPr>
              <w:t>Elapsed Process Execution Time DLYT_Production_Duration</w:t>
            </w:r>
          </w:p>
          <w:p w14:paraId="510D19EE" w14:textId="77777777" w:rsidR="005D295B" w:rsidRPr="0041627B" w:rsidRDefault="005D295B" w:rsidP="005D295B">
            <w:pPr>
              <w:jc w:val="left"/>
              <w:rPr>
                <w:lang w:val="en-GB"/>
              </w:rPr>
            </w:pPr>
          </w:p>
        </w:tc>
      </w:tr>
      <w:tr w:rsidR="005D295B" w14:paraId="3DA3B8E0"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2791D3AD" w14:textId="77777777" w:rsidR="005D295B" w:rsidRDefault="005D295B" w:rsidP="005D295B">
            <w:pPr>
              <w:jc w:val="center"/>
            </w:pPr>
            <w:r>
              <w:t>6</w:t>
            </w:r>
          </w:p>
        </w:tc>
        <w:tc>
          <w:tcPr>
            <w:tcW w:w="5089" w:type="dxa"/>
            <w:tcBorders>
              <w:top w:val="single" w:sz="4" w:space="0" w:color="auto"/>
              <w:left w:val="single" w:sz="4" w:space="0" w:color="auto"/>
              <w:bottom w:val="single" w:sz="4" w:space="0" w:color="auto"/>
              <w:right w:val="single" w:sz="4" w:space="0" w:color="auto"/>
            </w:tcBorders>
            <w:vAlign w:val="center"/>
          </w:tcPr>
          <w:p w14:paraId="20726AFE" w14:textId="77777777" w:rsidR="005D295B" w:rsidRPr="0041627B" w:rsidRDefault="005D295B" w:rsidP="005D295B">
            <w:pPr>
              <w:jc w:val="left"/>
              <w:rPr>
                <w:lang w:val="en-GB"/>
              </w:rPr>
            </w:pPr>
            <w:r w:rsidRPr="0041627B">
              <w:rPr>
                <w:lang w:val="en-GB"/>
              </w:rPr>
              <w:t>Vacuum Pump Motor Stop CMDPG398.M01.VFD OFF +</w:t>
            </w:r>
          </w:p>
          <w:p w14:paraId="607F4F43" w14:textId="77777777" w:rsidR="005D295B" w:rsidRPr="0041627B" w:rsidRDefault="005D295B" w:rsidP="005D295B">
            <w:pPr>
              <w:jc w:val="left"/>
              <w:rPr>
                <w:lang w:val="en-GB"/>
              </w:rPr>
            </w:pPr>
          </w:p>
          <w:p w14:paraId="0F10B800" w14:textId="77777777" w:rsidR="005D295B" w:rsidRDefault="005D295B" w:rsidP="005D295B">
            <w:pPr>
              <w:jc w:val="left"/>
              <w:rPr>
                <w:lang w:val="it-IT"/>
              </w:rPr>
            </w:pPr>
            <w:r>
              <w:rPr>
                <w:lang w:val="it-IT"/>
              </w:rPr>
              <w:t>Stop Vacuum Control</w:t>
            </w:r>
          </w:p>
        </w:tc>
        <w:tc>
          <w:tcPr>
            <w:tcW w:w="3631" w:type="dxa"/>
            <w:tcBorders>
              <w:top w:val="single" w:sz="4" w:space="0" w:color="auto"/>
              <w:left w:val="single" w:sz="4" w:space="0" w:color="auto"/>
              <w:bottom w:val="single" w:sz="4" w:space="0" w:color="auto"/>
              <w:right w:val="single" w:sz="4" w:space="0" w:color="auto"/>
            </w:tcBorders>
            <w:vAlign w:val="center"/>
          </w:tcPr>
          <w:p w14:paraId="0F6F98BE" w14:textId="77777777" w:rsidR="005D295B" w:rsidRPr="0041627B" w:rsidRDefault="005D295B" w:rsidP="005D295B">
            <w:pPr>
              <w:jc w:val="left"/>
              <w:rPr>
                <w:lang w:val="en-GB"/>
              </w:rPr>
            </w:pPr>
            <w:r w:rsidRPr="0041627B">
              <w:rPr>
                <w:lang w:val="en-GB"/>
              </w:rPr>
              <w:t>RUNPG398.M01.VFD not active +</w:t>
            </w:r>
          </w:p>
          <w:p w14:paraId="4743621A" w14:textId="77777777" w:rsidR="005D295B" w:rsidRPr="0041627B" w:rsidRDefault="005D295B" w:rsidP="005D295B">
            <w:pPr>
              <w:jc w:val="left"/>
              <w:rPr>
                <w:lang w:val="en-GB"/>
              </w:rPr>
            </w:pPr>
          </w:p>
          <w:p w14:paraId="7F17584F" w14:textId="77777777" w:rsidR="005D295B" w:rsidRDefault="005D295B" w:rsidP="005D295B">
            <w:pPr>
              <w:jc w:val="left"/>
              <w:rPr>
                <w:lang w:val="it-IT"/>
              </w:rPr>
            </w:pPr>
            <w:r>
              <w:rPr>
                <w:lang w:val="it-IT"/>
              </w:rPr>
              <w:t>VacuumControlActive not active</w:t>
            </w:r>
          </w:p>
        </w:tc>
      </w:tr>
      <w:tr w:rsidR="005D295B" w14:paraId="4982824D"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4CF82BB0" w14:textId="77777777" w:rsidR="005D295B" w:rsidRDefault="005D295B" w:rsidP="005D295B">
            <w:pPr>
              <w:jc w:val="center"/>
            </w:pPr>
            <w:r>
              <w:t>7</w:t>
            </w:r>
          </w:p>
        </w:tc>
        <w:tc>
          <w:tcPr>
            <w:tcW w:w="5089" w:type="dxa"/>
            <w:tcBorders>
              <w:top w:val="single" w:sz="4" w:space="0" w:color="auto"/>
              <w:left w:val="single" w:sz="4" w:space="0" w:color="auto"/>
              <w:bottom w:val="single" w:sz="4" w:space="0" w:color="auto"/>
              <w:right w:val="single" w:sz="4" w:space="0" w:color="auto"/>
            </w:tcBorders>
            <w:vAlign w:val="center"/>
            <w:hideMark/>
          </w:tcPr>
          <w:p w14:paraId="67B0CF42" w14:textId="77777777" w:rsidR="005D295B" w:rsidRPr="0041627B" w:rsidRDefault="005D295B" w:rsidP="005D295B">
            <w:pPr>
              <w:jc w:val="left"/>
              <w:rPr>
                <w:lang w:val="en-GB"/>
              </w:rPr>
            </w:pPr>
            <w:r w:rsidRPr="0041627B">
              <w:rPr>
                <w:lang w:val="en-GB"/>
              </w:rPr>
              <w:t>Filter Cleaning Sequence Activation</w:t>
            </w:r>
          </w:p>
          <w:p w14:paraId="050C0C65" w14:textId="77777777" w:rsidR="005D295B" w:rsidRPr="0041627B" w:rsidRDefault="005D295B" w:rsidP="005D295B">
            <w:pPr>
              <w:jc w:val="left"/>
              <w:rPr>
                <w:lang w:val="en-GB"/>
              </w:rPr>
            </w:pPr>
            <w:r w:rsidRPr="0041627B">
              <w:rPr>
                <w:lang w:val="en-GB"/>
              </w:rPr>
              <w:t>Waiting time Filter cleaning</w:t>
            </w:r>
          </w:p>
        </w:tc>
        <w:tc>
          <w:tcPr>
            <w:tcW w:w="3631" w:type="dxa"/>
            <w:tcBorders>
              <w:top w:val="single" w:sz="4" w:space="0" w:color="auto"/>
              <w:left w:val="single" w:sz="4" w:space="0" w:color="auto"/>
              <w:bottom w:val="single" w:sz="4" w:space="0" w:color="auto"/>
              <w:right w:val="single" w:sz="4" w:space="0" w:color="auto"/>
            </w:tcBorders>
            <w:vAlign w:val="center"/>
          </w:tcPr>
          <w:p w14:paraId="3A442402" w14:textId="77777777" w:rsidR="005D295B" w:rsidRPr="0041627B" w:rsidRDefault="005D295B" w:rsidP="005D295B">
            <w:pPr>
              <w:jc w:val="left"/>
              <w:rPr>
                <w:lang w:val="en-GB"/>
              </w:rPr>
            </w:pPr>
            <w:r w:rsidRPr="0041627B">
              <w:rPr>
                <w:lang w:val="en-GB"/>
              </w:rPr>
              <w:t>Elapsed Filter Cleaning Time DLYT_Cleaning_Filter</w:t>
            </w:r>
          </w:p>
          <w:p w14:paraId="632625BC" w14:textId="77777777" w:rsidR="005D295B" w:rsidRPr="0041627B" w:rsidRDefault="005D295B" w:rsidP="005D295B">
            <w:pPr>
              <w:jc w:val="left"/>
              <w:rPr>
                <w:lang w:val="en-GB"/>
              </w:rPr>
            </w:pPr>
          </w:p>
        </w:tc>
      </w:tr>
      <w:tr w:rsidR="005D295B" w14:paraId="3B440141"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2ECD981E" w14:textId="77777777" w:rsidR="005D295B" w:rsidRDefault="005D295B" w:rsidP="005D295B">
            <w:pPr>
              <w:jc w:val="center"/>
            </w:pPr>
            <w:r>
              <w:t>8</w:t>
            </w:r>
          </w:p>
        </w:tc>
        <w:tc>
          <w:tcPr>
            <w:tcW w:w="5089" w:type="dxa"/>
            <w:tcBorders>
              <w:top w:val="single" w:sz="4" w:space="0" w:color="auto"/>
              <w:left w:val="single" w:sz="4" w:space="0" w:color="auto"/>
              <w:bottom w:val="single" w:sz="4" w:space="0" w:color="auto"/>
              <w:right w:val="single" w:sz="4" w:space="0" w:color="auto"/>
            </w:tcBorders>
            <w:vAlign w:val="center"/>
            <w:hideMark/>
          </w:tcPr>
          <w:p w14:paraId="20519011" w14:textId="77777777" w:rsidR="005D295B" w:rsidRDefault="005D295B" w:rsidP="005D295B">
            <w:pPr>
              <w:jc w:val="left"/>
              <w:rPr>
                <w:lang w:val="it-IT"/>
              </w:rPr>
            </w:pPr>
            <w:r>
              <w:rPr>
                <w:lang w:val="it-IT"/>
              </w:rPr>
              <w:t>Stop Filter Cleaning Sequence</w:t>
            </w:r>
          </w:p>
        </w:tc>
        <w:tc>
          <w:tcPr>
            <w:tcW w:w="3631" w:type="dxa"/>
            <w:tcBorders>
              <w:top w:val="single" w:sz="4" w:space="0" w:color="auto"/>
              <w:left w:val="single" w:sz="4" w:space="0" w:color="auto"/>
              <w:bottom w:val="single" w:sz="4" w:space="0" w:color="auto"/>
              <w:right w:val="single" w:sz="4" w:space="0" w:color="auto"/>
            </w:tcBorders>
            <w:vAlign w:val="center"/>
          </w:tcPr>
          <w:p w14:paraId="7410957E" w14:textId="77777777" w:rsidR="005D295B" w:rsidRDefault="005D295B" w:rsidP="005D295B">
            <w:pPr>
              <w:jc w:val="left"/>
              <w:rPr>
                <w:lang w:val="it-IT"/>
              </w:rPr>
            </w:pPr>
          </w:p>
        </w:tc>
      </w:tr>
      <w:tr w:rsidR="005D295B" w14:paraId="2C3E4B9B"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3AF0E578" w14:textId="77777777" w:rsidR="005D295B" w:rsidRDefault="005D295B" w:rsidP="005D295B">
            <w:pPr>
              <w:jc w:val="center"/>
            </w:pPr>
            <w:r>
              <w:t>9</w:t>
            </w:r>
          </w:p>
        </w:tc>
        <w:tc>
          <w:tcPr>
            <w:tcW w:w="5089" w:type="dxa"/>
            <w:tcBorders>
              <w:top w:val="single" w:sz="4" w:space="0" w:color="auto"/>
              <w:left w:val="single" w:sz="4" w:space="0" w:color="auto"/>
              <w:bottom w:val="single" w:sz="4" w:space="0" w:color="auto"/>
              <w:right w:val="single" w:sz="4" w:space="0" w:color="auto"/>
            </w:tcBorders>
            <w:vAlign w:val="center"/>
            <w:hideMark/>
          </w:tcPr>
          <w:p w14:paraId="469FF1AD" w14:textId="77777777" w:rsidR="005D295B" w:rsidRPr="0041627B" w:rsidRDefault="005D295B" w:rsidP="005D295B">
            <w:pPr>
              <w:jc w:val="left"/>
              <w:rPr>
                <w:lang w:val="en-GB"/>
              </w:rPr>
            </w:pPr>
            <w:r w:rsidRPr="0041627B">
              <w:rPr>
                <w:lang w:val="en-GB"/>
              </w:rPr>
              <w:t>Solenoid valve opening control Cleaning with Gas from Below AY449.HX014 ON</w:t>
            </w:r>
          </w:p>
          <w:p w14:paraId="010765D3" w14:textId="77777777" w:rsidR="005D295B" w:rsidRPr="0041627B" w:rsidRDefault="005D295B" w:rsidP="005D295B">
            <w:pPr>
              <w:jc w:val="left"/>
              <w:rPr>
                <w:lang w:val="en-GB"/>
              </w:rPr>
            </w:pPr>
          </w:p>
        </w:tc>
        <w:tc>
          <w:tcPr>
            <w:tcW w:w="3631" w:type="dxa"/>
            <w:tcBorders>
              <w:top w:val="single" w:sz="4" w:space="0" w:color="auto"/>
              <w:left w:val="single" w:sz="4" w:space="0" w:color="auto"/>
              <w:bottom w:val="single" w:sz="4" w:space="0" w:color="auto"/>
              <w:right w:val="single" w:sz="4" w:space="0" w:color="auto"/>
            </w:tcBorders>
            <w:vAlign w:val="center"/>
            <w:hideMark/>
          </w:tcPr>
          <w:p w14:paraId="13D9F951" w14:textId="77777777" w:rsidR="005D295B" w:rsidRDefault="005D295B" w:rsidP="005D295B">
            <w:pPr>
              <w:jc w:val="left"/>
              <w:rPr>
                <w:lang w:val="it-IT"/>
              </w:rPr>
            </w:pPr>
            <w:r>
              <w:rPr>
                <w:lang w:val="it-IT"/>
              </w:rPr>
              <w:t>Internal Pressure &gt; TH_ProductionVacuum</w:t>
            </w:r>
          </w:p>
        </w:tc>
      </w:tr>
      <w:tr w:rsidR="005D295B" w14:paraId="4E0C7415"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6CE73A9B" w14:textId="77777777" w:rsidR="005D295B" w:rsidRDefault="005D295B" w:rsidP="005D295B">
            <w:pPr>
              <w:jc w:val="center"/>
            </w:pPr>
            <w:r>
              <w:lastRenderedPageBreak/>
              <w:t>10</w:t>
            </w:r>
          </w:p>
        </w:tc>
        <w:tc>
          <w:tcPr>
            <w:tcW w:w="5089" w:type="dxa"/>
            <w:tcBorders>
              <w:top w:val="single" w:sz="4" w:space="0" w:color="auto"/>
              <w:left w:val="single" w:sz="4" w:space="0" w:color="auto"/>
              <w:bottom w:val="single" w:sz="4" w:space="0" w:color="auto"/>
              <w:right w:val="single" w:sz="4" w:space="0" w:color="auto"/>
            </w:tcBorders>
            <w:vAlign w:val="center"/>
            <w:hideMark/>
          </w:tcPr>
          <w:p w14:paraId="7DC044D4" w14:textId="77777777" w:rsidR="005D295B" w:rsidRPr="0041627B" w:rsidRDefault="005D295B" w:rsidP="005D295B">
            <w:pPr>
              <w:jc w:val="left"/>
              <w:rPr>
                <w:lang w:val="en-GB"/>
              </w:rPr>
            </w:pPr>
            <w:r w:rsidRPr="0041627B">
              <w:rPr>
                <w:lang w:val="en-GB"/>
              </w:rPr>
              <w:t>Solenoid valve closing command Cleaning with Gas from Below AY449.HX014 OFF</w:t>
            </w:r>
          </w:p>
          <w:p w14:paraId="541D6CA1" w14:textId="77777777" w:rsidR="005D295B" w:rsidRPr="0041627B" w:rsidRDefault="005D295B" w:rsidP="005D295B">
            <w:pPr>
              <w:jc w:val="left"/>
              <w:rPr>
                <w:lang w:val="en-GB"/>
              </w:rPr>
            </w:pPr>
          </w:p>
        </w:tc>
        <w:tc>
          <w:tcPr>
            <w:tcW w:w="3631" w:type="dxa"/>
            <w:tcBorders>
              <w:top w:val="single" w:sz="4" w:space="0" w:color="auto"/>
              <w:left w:val="single" w:sz="4" w:space="0" w:color="auto"/>
              <w:bottom w:val="single" w:sz="4" w:space="0" w:color="auto"/>
              <w:right w:val="single" w:sz="4" w:space="0" w:color="auto"/>
            </w:tcBorders>
            <w:vAlign w:val="center"/>
          </w:tcPr>
          <w:p w14:paraId="07DD40D2" w14:textId="77777777" w:rsidR="005D295B" w:rsidRPr="0041627B" w:rsidRDefault="005D295B" w:rsidP="005D295B">
            <w:pPr>
              <w:jc w:val="left"/>
              <w:rPr>
                <w:lang w:val="en-GB"/>
              </w:rPr>
            </w:pPr>
          </w:p>
        </w:tc>
      </w:tr>
      <w:tr w:rsidR="005D295B" w14:paraId="258EAC13"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4ECE2185" w14:textId="77777777" w:rsidR="005D295B" w:rsidRDefault="005D295B" w:rsidP="005D295B">
            <w:pPr>
              <w:jc w:val="center"/>
            </w:pPr>
            <w:r>
              <w:t>11</w:t>
            </w:r>
          </w:p>
        </w:tc>
        <w:tc>
          <w:tcPr>
            <w:tcW w:w="5089" w:type="dxa"/>
            <w:tcBorders>
              <w:top w:val="single" w:sz="4" w:space="0" w:color="auto"/>
              <w:left w:val="single" w:sz="4" w:space="0" w:color="auto"/>
              <w:bottom w:val="single" w:sz="4" w:space="0" w:color="auto"/>
              <w:right w:val="single" w:sz="4" w:space="0" w:color="auto"/>
            </w:tcBorders>
            <w:vAlign w:val="center"/>
            <w:hideMark/>
          </w:tcPr>
          <w:p w14:paraId="54E8C7A1" w14:textId="77777777" w:rsidR="005D295B" w:rsidRPr="0041627B" w:rsidRDefault="005D295B" w:rsidP="005D295B">
            <w:pPr>
              <w:jc w:val="left"/>
              <w:rPr>
                <w:lang w:val="en-GB"/>
              </w:rPr>
            </w:pPr>
            <w:r w:rsidRPr="0041627B">
              <w:rPr>
                <w:lang w:val="en-GB"/>
              </w:rPr>
              <w:t>Stop Motor Rebound CMDHX014.M01.VFD OFF</w:t>
            </w:r>
          </w:p>
        </w:tc>
        <w:tc>
          <w:tcPr>
            <w:tcW w:w="3631" w:type="dxa"/>
            <w:tcBorders>
              <w:top w:val="single" w:sz="4" w:space="0" w:color="auto"/>
              <w:left w:val="single" w:sz="4" w:space="0" w:color="auto"/>
              <w:bottom w:val="single" w:sz="4" w:space="0" w:color="auto"/>
              <w:right w:val="single" w:sz="4" w:space="0" w:color="auto"/>
            </w:tcBorders>
            <w:vAlign w:val="center"/>
          </w:tcPr>
          <w:p w14:paraId="013F3CF1" w14:textId="77777777" w:rsidR="005D295B" w:rsidRDefault="005D295B" w:rsidP="005D295B">
            <w:pPr>
              <w:jc w:val="left"/>
              <w:rPr>
                <w:lang w:val="it-IT"/>
              </w:rPr>
            </w:pPr>
            <w:r>
              <w:rPr>
                <w:lang w:val="it-IT"/>
              </w:rPr>
              <w:t>RUNHX014.M01.VFD inactive</w:t>
            </w:r>
          </w:p>
          <w:p w14:paraId="721187AB" w14:textId="77777777" w:rsidR="005D295B" w:rsidRDefault="005D295B" w:rsidP="005D295B">
            <w:pPr>
              <w:jc w:val="left"/>
              <w:rPr>
                <w:lang w:val="it-IT"/>
              </w:rPr>
            </w:pPr>
          </w:p>
        </w:tc>
      </w:tr>
      <w:tr w:rsidR="005D295B" w14:paraId="4E1F4B52" w14:textId="77777777" w:rsidTr="005D295B">
        <w:tc>
          <w:tcPr>
            <w:tcW w:w="1026" w:type="dxa"/>
            <w:tcBorders>
              <w:top w:val="single" w:sz="4" w:space="0" w:color="auto"/>
              <w:left w:val="single" w:sz="4" w:space="0" w:color="auto"/>
              <w:bottom w:val="single" w:sz="4" w:space="0" w:color="auto"/>
              <w:right w:val="single" w:sz="4" w:space="0" w:color="auto"/>
            </w:tcBorders>
            <w:vAlign w:val="center"/>
          </w:tcPr>
          <w:p w14:paraId="6D6C2B24" w14:textId="77777777" w:rsidR="005D295B" w:rsidRDefault="005D295B" w:rsidP="005D295B">
            <w:pPr>
              <w:jc w:val="center"/>
            </w:pPr>
            <w:r>
              <w:t>12</w:t>
            </w:r>
          </w:p>
        </w:tc>
        <w:tc>
          <w:tcPr>
            <w:tcW w:w="5089" w:type="dxa"/>
            <w:tcBorders>
              <w:top w:val="single" w:sz="4" w:space="0" w:color="auto"/>
              <w:left w:val="single" w:sz="4" w:space="0" w:color="auto"/>
              <w:bottom w:val="single" w:sz="4" w:space="0" w:color="auto"/>
              <w:right w:val="single" w:sz="4" w:space="0" w:color="auto"/>
            </w:tcBorders>
            <w:vAlign w:val="center"/>
            <w:hideMark/>
          </w:tcPr>
          <w:p w14:paraId="69C006E7" w14:textId="77777777" w:rsidR="005D295B" w:rsidRPr="0041627B" w:rsidRDefault="005D295B" w:rsidP="005D295B">
            <w:pPr>
              <w:jc w:val="left"/>
              <w:rPr>
                <w:lang w:val="en-GB"/>
              </w:rPr>
            </w:pPr>
            <w:r w:rsidRPr="0041627B">
              <w:rPr>
                <w:lang w:val="en-GB"/>
              </w:rPr>
              <w:t>Sending Signal For Discharge Enablement Request</w:t>
            </w:r>
          </w:p>
        </w:tc>
        <w:tc>
          <w:tcPr>
            <w:tcW w:w="3631" w:type="dxa"/>
            <w:tcBorders>
              <w:top w:val="single" w:sz="4" w:space="0" w:color="auto"/>
              <w:left w:val="single" w:sz="4" w:space="0" w:color="auto"/>
              <w:bottom w:val="single" w:sz="4" w:space="0" w:color="auto"/>
              <w:right w:val="single" w:sz="4" w:space="0" w:color="auto"/>
            </w:tcBorders>
            <w:vAlign w:val="center"/>
            <w:hideMark/>
          </w:tcPr>
          <w:p w14:paraId="06D5AB75" w14:textId="77777777" w:rsidR="005D295B" w:rsidRDefault="005D295B" w:rsidP="005D295B">
            <w:pPr>
              <w:jc w:val="left"/>
              <w:rPr>
                <w:lang w:val="it-IT"/>
              </w:rPr>
            </w:pPr>
            <w:r>
              <w:rPr>
                <w:lang w:val="it-IT"/>
              </w:rPr>
              <w:t>Discharge_ON active</w:t>
            </w:r>
          </w:p>
        </w:tc>
      </w:tr>
    </w:tbl>
    <w:p w14:paraId="21995BE3" w14:textId="77777777" w:rsidR="000F1ACE" w:rsidRDefault="000F1ACE" w:rsidP="002A234C">
      <w:pPr>
        <w:rPr>
          <w:rFonts w:cs="Arial"/>
        </w:rPr>
      </w:pPr>
    </w:p>
    <w:p w14:paraId="1366D7CD" w14:textId="562C843E" w:rsidR="000F1ACE" w:rsidRDefault="00664AD9" w:rsidP="00664AD9">
      <w:pPr>
        <w:pStyle w:val="Heading4"/>
        <w:numPr>
          <w:ilvl w:val="3"/>
          <w:numId w:val="50"/>
        </w:numPr>
      </w:pPr>
      <w:r>
        <w:t>LFP-NCO Drying Sequence With Bypas</w:t>
      </w:r>
      <w:r>
        <w:t>s</w:t>
      </w:r>
    </w:p>
    <w:p w14:paraId="4046DE0A" w14:textId="626E036C" w:rsidR="00664AD9" w:rsidRDefault="00664AD9" w:rsidP="00664AD9">
      <w:r>
        <w:t>In case of an issue or error with the dryer system, a bypass mode has been created. This is selectable from the HMI, and when enabled, the dryer will act as a conveying system only, passing the material directly through to the Cooling System</w:t>
      </w:r>
    </w:p>
    <w:p w14:paraId="2C049D11" w14:textId="77777777" w:rsidR="00664AD9" w:rsidRPr="00664AD9" w:rsidRDefault="00664AD9" w:rsidP="00664AD9"/>
    <w:p w14:paraId="6B71A01F" w14:textId="77777777" w:rsidR="002A234C" w:rsidRPr="002A234C" w:rsidRDefault="002A234C" w:rsidP="002A234C">
      <w:pPr>
        <w:pStyle w:val="Heading3"/>
      </w:pPr>
      <w:bookmarkStart w:id="751" w:name="_Toc149556452"/>
      <w:r w:rsidRPr="005D6574">
        <w:t>LFP-N</w:t>
      </w:r>
      <w:r>
        <w:t>C</w:t>
      </w:r>
      <w:r w:rsidRPr="005D6574">
        <w:t>O</w:t>
      </w:r>
      <w:r>
        <w:t xml:space="preserve"> system.</w:t>
      </w:r>
      <w:r w:rsidRPr="005D6574">
        <w:t xml:space="preserve"> </w:t>
      </w:r>
      <w:r w:rsidRPr="002A234C">
        <w:t xml:space="preserve">Unloading from </w:t>
      </w:r>
      <w:r>
        <w:rPr>
          <w:iCs/>
          <w:szCs w:val="28"/>
        </w:rPr>
        <w:t>Dryer</w:t>
      </w:r>
      <w:r w:rsidRPr="001118BF">
        <w:rPr>
          <w:iCs/>
          <w:szCs w:val="28"/>
        </w:rPr>
        <w:t xml:space="preserve"> HX014</w:t>
      </w:r>
      <w:r w:rsidRPr="002A234C">
        <w:t xml:space="preserve"> to </w:t>
      </w:r>
      <w:r>
        <w:t>Cooler VK016</w:t>
      </w:r>
      <w:bookmarkEnd w:id="751"/>
    </w:p>
    <w:p w14:paraId="0118BE80" w14:textId="77777777" w:rsidR="005C0903" w:rsidRPr="0041627B" w:rsidRDefault="005C0903" w:rsidP="005C0903">
      <w:pPr>
        <w:rPr>
          <w:lang w:val="en-GB"/>
        </w:rPr>
      </w:pPr>
    </w:p>
    <w:p w14:paraId="2D50E415" w14:textId="77777777" w:rsidR="005C0903" w:rsidRPr="0041627B" w:rsidRDefault="005C0903" w:rsidP="005C0903">
      <w:pP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4129"/>
        <w:gridCol w:w="4272"/>
      </w:tblGrid>
      <w:tr w:rsidR="000F1ACE" w14:paraId="34D6CB5A" w14:textId="77777777" w:rsidTr="000F1ACE">
        <w:tc>
          <w:tcPr>
            <w:tcW w:w="952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134ABA39" w14:textId="77777777" w:rsidR="000F1ACE" w:rsidRDefault="000F1ACE">
            <w:pPr>
              <w:jc w:val="left"/>
            </w:pPr>
            <w:r>
              <w:t>Necessary conditions</w:t>
            </w:r>
          </w:p>
        </w:tc>
      </w:tr>
      <w:tr w:rsidR="000F1ACE" w14:paraId="3A49E91E" w14:textId="77777777" w:rsidTr="000F1ACE">
        <w:tc>
          <w:tcPr>
            <w:tcW w:w="952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440517" w14:textId="77777777" w:rsidR="000F1ACE" w:rsidRPr="0041627B" w:rsidRDefault="000F1ACE">
            <w:pPr>
              <w:jc w:val="left"/>
              <w:rPr>
                <w:lang w:val="en-GB"/>
              </w:rPr>
            </w:pPr>
            <w:r w:rsidRPr="0041627B">
              <w:rPr>
                <w:lang w:val="en-GB"/>
              </w:rPr>
              <w:t>*Add alarms that you consider essential OKAWARA has not considered any*</w:t>
            </w:r>
          </w:p>
          <w:p w14:paraId="5F8406D4" w14:textId="77777777" w:rsidR="000F1ACE" w:rsidRPr="0041627B" w:rsidRDefault="000F1ACE">
            <w:pPr>
              <w:jc w:val="left"/>
              <w:rPr>
                <w:lang w:val="en-GB"/>
              </w:rPr>
            </w:pPr>
            <w:r w:rsidRPr="0041627B">
              <w:rPr>
                <w:lang w:val="en-GB"/>
              </w:rPr>
              <w:t>Automatic mode</w:t>
            </w:r>
          </w:p>
          <w:p w14:paraId="6706CF70" w14:textId="77777777" w:rsidR="000F1ACE" w:rsidRPr="0041627B" w:rsidRDefault="000F1ACE">
            <w:pPr>
              <w:jc w:val="left"/>
              <w:rPr>
                <w:lang w:val="en-GB"/>
              </w:rPr>
            </w:pPr>
            <w:r w:rsidRPr="0041627B">
              <w:rPr>
                <w:lang w:val="en-GB"/>
              </w:rPr>
              <w:t>Oil Inlet Temperature &lt; SET_InletOilTemperature</w:t>
            </w:r>
          </w:p>
          <w:p w14:paraId="0B50EABC" w14:textId="77777777" w:rsidR="000F1ACE" w:rsidRDefault="000F1ACE">
            <w:pPr>
              <w:jc w:val="left"/>
            </w:pPr>
          </w:p>
        </w:tc>
      </w:tr>
      <w:tr w:rsidR="000F1ACE" w14:paraId="25CEBD82" w14:textId="77777777" w:rsidTr="000F1ACE">
        <w:tc>
          <w:tcPr>
            <w:tcW w:w="111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080EDEE" w14:textId="77777777" w:rsidR="000F1ACE" w:rsidRDefault="000F1ACE">
            <w:pPr>
              <w:jc w:val="center"/>
            </w:pPr>
            <w:r>
              <w:t>Step</w:t>
            </w:r>
          </w:p>
        </w:tc>
        <w:tc>
          <w:tcPr>
            <w:tcW w:w="412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D34889F" w14:textId="77777777" w:rsidR="000F1ACE" w:rsidRDefault="000F1ACE">
            <w:pPr>
              <w:jc w:val="left"/>
            </w:pPr>
            <w:r>
              <w:t>Action</w:t>
            </w:r>
          </w:p>
        </w:tc>
        <w:tc>
          <w:tcPr>
            <w:tcW w:w="4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36A0856" w14:textId="77777777" w:rsidR="000F1ACE" w:rsidRDefault="000F1ACE">
            <w:pPr>
              <w:jc w:val="left"/>
            </w:pPr>
            <w:r>
              <w:t>Completion criterion</w:t>
            </w:r>
          </w:p>
        </w:tc>
      </w:tr>
      <w:tr w:rsidR="000F1ACE" w14:paraId="7F77E9A5" w14:textId="77777777" w:rsidTr="000F1ACE">
        <w:tc>
          <w:tcPr>
            <w:tcW w:w="1119" w:type="dxa"/>
            <w:tcBorders>
              <w:top w:val="single" w:sz="4" w:space="0" w:color="auto"/>
              <w:left w:val="single" w:sz="4" w:space="0" w:color="auto"/>
              <w:bottom w:val="single" w:sz="4" w:space="0" w:color="auto"/>
              <w:right w:val="single" w:sz="4" w:space="0" w:color="auto"/>
            </w:tcBorders>
            <w:vAlign w:val="center"/>
            <w:hideMark/>
          </w:tcPr>
          <w:p w14:paraId="0748FE25" w14:textId="77777777" w:rsidR="000F1ACE" w:rsidRDefault="000F1ACE">
            <w:pPr>
              <w:jc w:val="center"/>
            </w:pPr>
            <w:r>
              <w:t>1</w:t>
            </w:r>
          </w:p>
        </w:tc>
        <w:tc>
          <w:tcPr>
            <w:tcW w:w="4129" w:type="dxa"/>
            <w:tcBorders>
              <w:top w:val="single" w:sz="4" w:space="0" w:color="auto"/>
              <w:left w:val="single" w:sz="4" w:space="0" w:color="auto"/>
              <w:bottom w:val="single" w:sz="4" w:space="0" w:color="auto"/>
              <w:right w:val="single" w:sz="4" w:space="0" w:color="auto"/>
            </w:tcBorders>
            <w:vAlign w:val="center"/>
            <w:hideMark/>
          </w:tcPr>
          <w:p w14:paraId="164A83B9" w14:textId="77777777" w:rsidR="000F1ACE" w:rsidRDefault="000F1ACE">
            <w:pPr>
              <w:jc w:val="left"/>
            </w:pPr>
            <w:r>
              <w:t>Automatic Mode Active +</w:t>
            </w:r>
          </w:p>
          <w:p w14:paraId="43ABFF1D" w14:textId="77777777" w:rsidR="000F1ACE" w:rsidRDefault="000F1ACE">
            <w:pPr>
              <w:jc w:val="left"/>
            </w:pPr>
            <w:r>
              <w:t xml:space="preserve">Automatic Cycle Start Command </w:t>
            </w:r>
          </w:p>
        </w:tc>
        <w:tc>
          <w:tcPr>
            <w:tcW w:w="4272" w:type="dxa"/>
            <w:tcBorders>
              <w:top w:val="single" w:sz="4" w:space="0" w:color="auto"/>
              <w:left w:val="single" w:sz="4" w:space="0" w:color="auto"/>
              <w:bottom w:val="single" w:sz="4" w:space="0" w:color="auto"/>
              <w:right w:val="single" w:sz="4" w:space="0" w:color="auto"/>
            </w:tcBorders>
            <w:vAlign w:val="center"/>
          </w:tcPr>
          <w:p w14:paraId="3866CA23" w14:textId="77777777" w:rsidR="000F1ACE" w:rsidRDefault="000F1ACE">
            <w:pPr>
              <w:jc w:val="left"/>
              <w:rPr>
                <w:lang w:val="it-IT"/>
              </w:rPr>
            </w:pPr>
            <w:r>
              <w:rPr>
                <w:lang w:val="it-IT"/>
              </w:rPr>
              <w:t>Oil Inlet Temperature &lt; SET_InletOilTemperature</w:t>
            </w:r>
          </w:p>
          <w:p w14:paraId="5A6568F2" w14:textId="77777777" w:rsidR="000F1ACE" w:rsidRDefault="000F1ACE">
            <w:pPr>
              <w:jc w:val="left"/>
            </w:pPr>
          </w:p>
        </w:tc>
      </w:tr>
      <w:tr w:rsidR="000F1ACE" w14:paraId="54801B3B" w14:textId="77777777" w:rsidTr="000F1ACE">
        <w:tc>
          <w:tcPr>
            <w:tcW w:w="1119" w:type="dxa"/>
            <w:tcBorders>
              <w:top w:val="single" w:sz="4" w:space="0" w:color="auto"/>
              <w:left w:val="single" w:sz="4" w:space="0" w:color="auto"/>
              <w:bottom w:val="single" w:sz="4" w:space="0" w:color="auto"/>
              <w:right w:val="single" w:sz="4" w:space="0" w:color="auto"/>
            </w:tcBorders>
            <w:vAlign w:val="center"/>
            <w:hideMark/>
          </w:tcPr>
          <w:p w14:paraId="364B6810" w14:textId="77777777" w:rsidR="000F1ACE" w:rsidRDefault="000F1ACE">
            <w:pPr>
              <w:jc w:val="center"/>
            </w:pPr>
            <w:r>
              <w:t>2</w:t>
            </w:r>
          </w:p>
        </w:tc>
        <w:tc>
          <w:tcPr>
            <w:tcW w:w="4129" w:type="dxa"/>
            <w:tcBorders>
              <w:top w:val="single" w:sz="4" w:space="0" w:color="auto"/>
              <w:left w:val="single" w:sz="4" w:space="0" w:color="auto"/>
              <w:bottom w:val="single" w:sz="4" w:space="0" w:color="auto"/>
              <w:right w:val="single" w:sz="4" w:space="0" w:color="auto"/>
            </w:tcBorders>
            <w:vAlign w:val="center"/>
            <w:hideMark/>
          </w:tcPr>
          <w:p w14:paraId="05E3F0E1" w14:textId="77777777" w:rsidR="000F1ACE" w:rsidRDefault="000F1ACE">
            <w:pPr>
              <w:jc w:val="left"/>
            </w:pPr>
            <w:r>
              <w:t>Inspection Hatch Closed Verification</w:t>
            </w:r>
          </w:p>
        </w:tc>
        <w:tc>
          <w:tcPr>
            <w:tcW w:w="4272" w:type="dxa"/>
            <w:tcBorders>
              <w:top w:val="single" w:sz="4" w:space="0" w:color="auto"/>
              <w:left w:val="single" w:sz="4" w:space="0" w:color="auto"/>
              <w:bottom w:val="single" w:sz="4" w:space="0" w:color="auto"/>
              <w:right w:val="single" w:sz="4" w:space="0" w:color="auto"/>
            </w:tcBorders>
            <w:vAlign w:val="center"/>
            <w:hideMark/>
          </w:tcPr>
          <w:p w14:paraId="149C8AA8" w14:textId="77777777" w:rsidR="000F1ACE" w:rsidRDefault="000F1ACE">
            <w:pPr>
              <w:jc w:val="left"/>
              <w:rPr>
                <w:lang w:val="it-IT"/>
              </w:rPr>
            </w:pPr>
            <w:r>
              <w:rPr>
                <w:lang w:val="it-IT"/>
              </w:rPr>
              <w:t>ZSL297.VK016 active</w:t>
            </w:r>
          </w:p>
        </w:tc>
      </w:tr>
      <w:tr w:rsidR="000F1ACE" w14:paraId="7CA699E9" w14:textId="77777777" w:rsidTr="000F1ACE">
        <w:tc>
          <w:tcPr>
            <w:tcW w:w="1119" w:type="dxa"/>
            <w:tcBorders>
              <w:top w:val="single" w:sz="4" w:space="0" w:color="auto"/>
              <w:left w:val="single" w:sz="4" w:space="0" w:color="auto"/>
              <w:bottom w:val="single" w:sz="4" w:space="0" w:color="auto"/>
              <w:right w:val="single" w:sz="4" w:space="0" w:color="auto"/>
            </w:tcBorders>
            <w:vAlign w:val="center"/>
            <w:hideMark/>
          </w:tcPr>
          <w:p w14:paraId="51A19C38" w14:textId="77777777" w:rsidR="000F1ACE" w:rsidRDefault="000F1ACE">
            <w:pPr>
              <w:jc w:val="center"/>
            </w:pPr>
            <w:r>
              <w:t>3</w:t>
            </w:r>
          </w:p>
        </w:tc>
        <w:tc>
          <w:tcPr>
            <w:tcW w:w="4129" w:type="dxa"/>
            <w:tcBorders>
              <w:top w:val="single" w:sz="4" w:space="0" w:color="auto"/>
              <w:left w:val="single" w:sz="4" w:space="0" w:color="auto"/>
              <w:bottom w:val="single" w:sz="4" w:space="0" w:color="auto"/>
              <w:right w:val="single" w:sz="4" w:space="0" w:color="auto"/>
            </w:tcBorders>
            <w:vAlign w:val="center"/>
            <w:hideMark/>
          </w:tcPr>
          <w:p w14:paraId="3FF2FEDD" w14:textId="77777777" w:rsidR="000F1ACE" w:rsidRDefault="000F1ACE">
            <w:pPr>
              <w:jc w:val="left"/>
            </w:pPr>
            <w:r>
              <w:t>Calculation of Temperature Control Values During Load</w:t>
            </w:r>
          </w:p>
        </w:tc>
        <w:tc>
          <w:tcPr>
            <w:tcW w:w="4272" w:type="dxa"/>
            <w:tcBorders>
              <w:top w:val="single" w:sz="4" w:space="0" w:color="auto"/>
              <w:left w:val="single" w:sz="4" w:space="0" w:color="auto"/>
              <w:bottom w:val="single" w:sz="4" w:space="0" w:color="auto"/>
              <w:right w:val="single" w:sz="4" w:space="0" w:color="auto"/>
            </w:tcBorders>
            <w:vAlign w:val="center"/>
          </w:tcPr>
          <w:p w14:paraId="68283B0D" w14:textId="77777777" w:rsidR="000F1ACE" w:rsidRPr="0041627B" w:rsidRDefault="000F1ACE">
            <w:pPr>
              <w:jc w:val="left"/>
              <w:rPr>
                <w:lang w:val="en-GB"/>
              </w:rPr>
            </w:pPr>
            <w:r w:rsidRPr="0041627B">
              <w:rPr>
                <w:lang w:val="en-GB"/>
              </w:rPr>
              <w:t>T_Max_Loading = Oil Inlet Temperature + SET_MaxDifferenceDuringLoad</w:t>
            </w:r>
          </w:p>
          <w:p w14:paraId="6A6E4899" w14:textId="77777777" w:rsidR="000F1ACE" w:rsidRPr="0041627B" w:rsidRDefault="000F1ACE">
            <w:pPr>
              <w:jc w:val="left"/>
              <w:rPr>
                <w:lang w:val="en-GB"/>
              </w:rPr>
            </w:pPr>
          </w:p>
          <w:p w14:paraId="23E3FE7C" w14:textId="77777777" w:rsidR="000F1ACE" w:rsidRPr="0041627B" w:rsidRDefault="000F1ACE">
            <w:pPr>
              <w:jc w:val="left"/>
              <w:rPr>
                <w:lang w:val="en-GB"/>
              </w:rPr>
            </w:pPr>
            <w:r w:rsidRPr="0041627B">
              <w:rPr>
                <w:lang w:val="en-GB"/>
              </w:rPr>
              <w:t>T_Min_Loading = T_Max_Loading - SET_HysteresisDifferenceDuringLoad</w:t>
            </w:r>
          </w:p>
        </w:tc>
      </w:tr>
      <w:tr w:rsidR="00652386" w14:paraId="2115998D"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1E6B68B2" w14:textId="77777777" w:rsidR="00652386" w:rsidRDefault="00652386" w:rsidP="00652386">
            <w:pPr>
              <w:jc w:val="center"/>
            </w:pPr>
            <w:r>
              <w:t>4</w:t>
            </w:r>
          </w:p>
        </w:tc>
        <w:tc>
          <w:tcPr>
            <w:tcW w:w="4129" w:type="dxa"/>
            <w:tcBorders>
              <w:top w:val="single" w:sz="4" w:space="0" w:color="auto"/>
              <w:left w:val="single" w:sz="4" w:space="0" w:color="auto"/>
              <w:bottom w:val="single" w:sz="4" w:space="0" w:color="auto"/>
              <w:right w:val="single" w:sz="4" w:space="0" w:color="auto"/>
            </w:tcBorders>
            <w:vAlign w:val="center"/>
            <w:hideMark/>
          </w:tcPr>
          <w:p w14:paraId="199C419E" w14:textId="77777777" w:rsidR="00652386" w:rsidRPr="0041627B" w:rsidRDefault="00652386" w:rsidP="00652386">
            <w:pPr>
              <w:jc w:val="left"/>
              <w:rPr>
                <w:lang w:val="en-GB"/>
              </w:rPr>
            </w:pPr>
            <w:r w:rsidRPr="0041627B">
              <w:rPr>
                <w:lang w:val="en-GB"/>
              </w:rPr>
              <w:t xml:space="preserve">Load solenoid valve opening control </w:t>
            </w:r>
          </w:p>
          <w:p w14:paraId="1A8E12C8" w14:textId="77777777" w:rsidR="00652386" w:rsidRDefault="00652386" w:rsidP="00652386">
            <w:pPr>
              <w:jc w:val="left"/>
            </w:pPr>
            <w:r w:rsidRPr="0041627B">
              <w:rPr>
                <w:lang w:val="en-GB"/>
              </w:rPr>
              <w:t xml:space="preserve">LP264(AY329.VK016) </w:t>
            </w:r>
          </w:p>
        </w:tc>
        <w:tc>
          <w:tcPr>
            <w:tcW w:w="4272" w:type="dxa"/>
            <w:tcBorders>
              <w:top w:val="single" w:sz="4" w:space="0" w:color="auto"/>
              <w:left w:val="single" w:sz="4" w:space="0" w:color="auto"/>
              <w:bottom w:val="single" w:sz="4" w:space="0" w:color="auto"/>
              <w:right w:val="single" w:sz="4" w:space="0" w:color="auto"/>
            </w:tcBorders>
            <w:vAlign w:val="center"/>
            <w:hideMark/>
          </w:tcPr>
          <w:p w14:paraId="577347F7" w14:textId="77777777" w:rsidR="00652386" w:rsidRPr="0041627B" w:rsidRDefault="00652386" w:rsidP="00652386">
            <w:pPr>
              <w:jc w:val="left"/>
              <w:rPr>
                <w:lang w:val="en-GB"/>
              </w:rPr>
            </w:pPr>
            <w:r w:rsidRPr="0041627B">
              <w:rPr>
                <w:lang w:val="en-GB"/>
              </w:rPr>
              <w:t xml:space="preserve">ZSL265.VK016 not active + </w:t>
            </w:r>
          </w:p>
          <w:p w14:paraId="7C9CA93E" w14:textId="77777777" w:rsidR="00652386" w:rsidRDefault="00652386" w:rsidP="00652386">
            <w:pPr>
              <w:jc w:val="left"/>
            </w:pPr>
            <w:r w:rsidRPr="0041627B">
              <w:rPr>
                <w:lang w:val="en-GB"/>
              </w:rPr>
              <w:t>ZSH266.VK016 active</w:t>
            </w:r>
          </w:p>
        </w:tc>
      </w:tr>
      <w:tr w:rsidR="00652386" w14:paraId="7A4FE687"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54B06A99" w14:textId="77777777" w:rsidR="00652386" w:rsidRDefault="00652386" w:rsidP="00652386">
            <w:pPr>
              <w:jc w:val="center"/>
            </w:pPr>
            <w:r>
              <w:t>5</w:t>
            </w:r>
          </w:p>
        </w:tc>
        <w:tc>
          <w:tcPr>
            <w:tcW w:w="4129" w:type="dxa"/>
            <w:tcBorders>
              <w:top w:val="single" w:sz="4" w:space="0" w:color="auto"/>
              <w:left w:val="single" w:sz="4" w:space="0" w:color="auto"/>
              <w:bottom w:val="single" w:sz="4" w:space="0" w:color="auto"/>
              <w:right w:val="single" w:sz="4" w:space="0" w:color="auto"/>
            </w:tcBorders>
            <w:vAlign w:val="center"/>
            <w:hideMark/>
          </w:tcPr>
          <w:p w14:paraId="0EF64827" w14:textId="77777777" w:rsidR="00652386" w:rsidRPr="0041627B" w:rsidRDefault="00652386" w:rsidP="00652386">
            <w:pPr>
              <w:jc w:val="left"/>
              <w:rPr>
                <w:lang w:val="en-GB"/>
              </w:rPr>
            </w:pPr>
            <w:r w:rsidRPr="0041627B">
              <w:rPr>
                <w:lang w:val="en-GB"/>
              </w:rPr>
              <w:t>Engine Startup Riboccone CMDVK016.M01.VFD ON</w:t>
            </w:r>
          </w:p>
        </w:tc>
        <w:tc>
          <w:tcPr>
            <w:tcW w:w="4272" w:type="dxa"/>
            <w:tcBorders>
              <w:top w:val="single" w:sz="4" w:space="0" w:color="auto"/>
              <w:left w:val="single" w:sz="4" w:space="0" w:color="auto"/>
              <w:bottom w:val="single" w:sz="4" w:space="0" w:color="auto"/>
              <w:right w:val="single" w:sz="4" w:space="0" w:color="auto"/>
            </w:tcBorders>
            <w:vAlign w:val="center"/>
            <w:hideMark/>
          </w:tcPr>
          <w:p w14:paraId="193AA81C" w14:textId="77777777" w:rsidR="00652386" w:rsidRPr="0041627B" w:rsidRDefault="00652386" w:rsidP="00652386">
            <w:pPr>
              <w:jc w:val="left"/>
              <w:rPr>
                <w:lang w:val="en-GB"/>
              </w:rPr>
            </w:pPr>
            <w:r w:rsidRPr="0041627B">
              <w:rPr>
                <w:lang w:val="en-GB"/>
              </w:rPr>
              <w:t xml:space="preserve">RUN VK016.M01.VFD active </w:t>
            </w:r>
          </w:p>
        </w:tc>
      </w:tr>
      <w:tr w:rsidR="00652386" w14:paraId="34899B10"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664BB743" w14:textId="77777777" w:rsidR="00652386" w:rsidRDefault="00652386" w:rsidP="00652386">
            <w:pPr>
              <w:jc w:val="center"/>
            </w:pPr>
            <w:r>
              <w:t>6</w:t>
            </w:r>
          </w:p>
        </w:tc>
        <w:tc>
          <w:tcPr>
            <w:tcW w:w="4129" w:type="dxa"/>
            <w:tcBorders>
              <w:top w:val="single" w:sz="4" w:space="0" w:color="auto"/>
              <w:left w:val="single" w:sz="4" w:space="0" w:color="auto"/>
              <w:bottom w:val="single" w:sz="4" w:space="0" w:color="auto"/>
              <w:right w:val="single" w:sz="4" w:space="0" w:color="auto"/>
            </w:tcBorders>
            <w:vAlign w:val="center"/>
            <w:hideMark/>
          </w:tcPr>
          <w:p w14:paraId="01C266AD" w14:textId="77777777" w:rsidR="00652386" w:rsidRPr="0041627B" w:rsidRDefault="00652386" w:rsidP="00652386">
            <w:pPr>
              <w:jc w:val="left"/>
              <w:rPr>
                <w:lang w:val="en-GB"/>
              </w:rPr>
            </w:pPr>
            <w:r w:rsidRPr="0041627B">
              <w:rPr>
                <w:lang w:val="en-GB"/>
              </w:rPr>
              <w:t>Temperature Control Activation During Load</w:t>
            </w:r>
          </w:p>
        </w:tc>
        <w:tc>
          <w:tcPr>
            <w:tcW w:w="4272" w:type="dxa"/>
            <w:tcBorders>
              <w:top w:val="single" w:sz="4" w:space="0" w:color="auto"/>
              <w:left w:val="single" w:sz="4" w:space="0" w:color="auto"/>
              <w:bottom w:val="single" w:sz="4" w:space="0" w:color="auto"/>
              <w:right w:val="single" w:sz="4" w:space="0" w:color="auto"/>
            </w:tcBorders>
            <w:vAlign w:val="center"/>
            <w:hideMark/>
          </w:tcPr>
          <w:p w14:paraId="19E9AC74" w14:textId="77777777" w:rsidR="00652386" w:rsidRDefault="00652386" w:rsidP="00652386">
            <w:pPr>
              <w:jc w:val="left"/>
              <w:rPr>
                <w:lang w:val="it-IT"/>
              </w:rPr>
            </w:pPr>
            <w:r>
              <w:rPr>
                <w:lang w:val="it-IT"/>
              </w:rPr>
              <w:t>Active CoolerFeedSystem</w:t>
            </w:r>
          </w:p>
        </w:tc>
      </w:tr>
      <w:tr w:rsidR="00652386" w14:paraId="68A8F16E"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1E0E72C8" w14:textId="77777777" w:rsidR="00652386" w:rsidRDefault="00652386" w:rsidP="00652386">
            <w:pPr>
              <w:jc w:val="center"/>
            </w:pPr>
            <w:r>
              <w:lastRenderedPageBreak/>
              <w:t>7</w:t>
            </w:r>
          </w:p>
        </w:tc>
        <w:tc>
          <w:tcPr>
            <w:tcW w:w="4129" w:type="dxa"/>
            <w:tcBorders>
              <w:top w:val="single" w:sz="4" w:space="0" w:color="auto"/>
              <w:left w:val="single" w:sz="4" w:space="0" w:color="auto"/>
              <w:bottom w:val="single" w:sz="4" w:space="0" w:color="auto"/>
              <w:right w:val="single" w:sz="4" w:space="0" w:color="auto"/>
            </w:tcBorders>
            <w:vAlign w:val="center"/>
          </w:tcPr>
          <w:p w14:paraId="2B561E73" w14:textId="77777777" w:rsidR="00652386" w:rsidRPr="0041627B" w:rsidRDefault="00652386" w:rsidP="00652386">
            <w:pPr>
              <w:jc w:val="left"/>
              <w:rPr>
                <w:lang w:val="en-GB"/>
              </w:rPr>
            </w:pPr>
            <w:r w:rsidRPr="00652386">
              <w:t>Sending Signal For Charge Enablement Request</w:t>
            </w:r>
            <w:r>
              <w:t xml:space="preserve"> (VK016).</w:t>
            </w:r>
          </w:p>
        </w:tc>
        <w:tc>
          <w:tcPr>
            <w:tcW w:w="4272" w:type="dxa"/>
            <w:tcBorders>
              <w:top w:val="single" w:sz="4" w:space="0" w:color="auto"/>
              <w:left w:val="single" w:sz="4" w:space="0" w:color="auto"/>
              <w:bottom w:val="single" w:sz="4" w:space="0" w:color="auto"/>
              <w:right w:val="single" w:sz="4" w:space="0" w:color="auto"/>
            </w:tcBorders>
            <w:vAlign w:val="center"/>
          </w:tcPr>
          <w:p w14:paraId="21DAF9AC" w14:textId="77777777" w:rsidR="00652386" w:rsidRPr="0041627B" w:rsidRDefault="00652386" w:rsidP="00652386">
            <w:pPr>
              <w:jc w:val="left"/>
              <w:rPr>
                <w:lang w:val="en-GB"/>
              </w:rPr>
            </w:pPr>
          </w:p>
        </w:tc>
      </w:tr>
      <w:tr w:rsidR="00652386" w14:paraId="4EE022B6"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344300C6" w14:textId="77777777" w:rsidR="00652386" w:rsidRDefault="00652386" w:rsidP="00652386">
            <w:pPr>
              <w:jc w:val="center"/>
            </w:pPr>
            <w:r>
              <w:t>8</w:t>
            </w:r>
          </w:p>
        </w:tc>
        <w:tc>
          <w:tcPr>
            <w:tcW w:w="4129" w:type="dxa"/>
            <w:tcBorders>
              <w:top w:val="single" w:sz="4" w:space="0" w:color="auto"/>
              <w:left w:val="single" w:sz="4" w:space="0" w:color="auto"/>
              <w:bottom w:val="single" w:sz="4" w:space="0" w:color="auto"/>
              <w:right w:val="single" w:sz="4" w:space="0" w:color="auto"/>
            </w:tcBorders>
            <w:vAlign w:val="center"/>
          </w:tcPr>
          <w:p w14:paraId="0981706B" w14:textId="77777777" w:rsidR="00652386" w:rsidRPr="0041627B" w:rsidRDefault="00652386" w:rsidP="00652386">
            <w:pPr>
              <w:jc w:val="left"/>
              <w:rPr>
                <w:lang w:val="en-GB"/>
              </w:rPr>
            </w:pPr>
            <w:r w:rsidRPr="0041627B">
              <w:rPr>
                <w:lang w:val="en-GB"/>
              </w:rPr>
              <w:t>Receiving Valley Station Signal of Discharge Enablement (HX014).</w:t>
            </w:r>
          </w:p>
        </w:tc>
        <w:tc>
          <w:tcPr>
            <w:tcW w:w="4272" w:type="dxa"/>
            <w:tcBorders>
              <w:top w:val="single" w:sz="4" w:space="0" w:color="auto"/>
              <w:left w:val="single" w:sz="4" w:space="0" w:color="auto"/>
              <w:bottom w:val="single" w:sz="4" w:space="0" w:color="auto"/>
              <w:right w:val="single" w:sz="4" w:space="0" w:color="auto"/>
            </w:tcBorders>
            <w:vAlign w:val="center"/>
          </w:tcPr>
          <w:p w14:paraId="45C26D19" w14:textId="77777777" w:rsidR="00652386" w:rsidRDefault="00652386" w:rsidP="00652386">
            <w:pPr>
              <w:jc w:val="left"/>
              <w:rPr>
                <w:lang w:val="it-IT"/>
              </w:rPr>
            </w:pPr>
            <w:r>
              <w:rPr>
                <w:lang w:val="it-IT"/>
              </w:rPr>
              <w:t>Discharge_Release active (HX014).</w:t>
            </w:r>
          </w:p>
        </w:tc>
      </w:tr>
      <w:tr w:rsidR="00514386" w14:paraId="4B683C77" w14:textId="77777777" w:rsidTr="00166300">
        <w:tc>
          <w:tcPr>
            <w:tcW w:w="1119" w:type="dxa"/>
            <w:tcBorders>
              <w:top w:val="single" w:sz="4" w:space="0" w:color="auto"/>
              <w:left w:val="single" w:sz="4" w:space="0" w:color="auto"/>
              <w:bottom w:val="single" w:sz="4" w:space="0" w:color="auto"/>
              <w:right w:val="single" w:sz="4" w:space="0" w:color="auto"/>
            </w:tcBorders>
            <w:vAlign w:val="center"/>
          </w:tcPr>
          <w:p w14:paraId="07A076AA" w14:textId="77777777" w:rsidR="00514386" w:rsidRDefault="00514386" w:rsidP="00514386">
            <w:pPr>
              <w:jc w:val="center"/>
            </w:pPr>
            <w:r>
              <w:t>9</w:t>
            </w:r>
          </w:p>
        </w:tc>
        <w:tc>
          <w:tcPr>
            <w:tcW w:w="4129" w:type="dxa"/>
            <w:tcBorders>
              <w:top w:val="single" w:sz="4" w:space="0" w:color="auto"/>
              <w:left w:val="single" w:sz="4" w:space="0" w:color="auto"/>
              <w:bottom w:val="single" w:sz="4" w:space="0" w:color="auto"/>
              <w:right w:val="single" w:sz="4" w:space="0" w:color="auto"/>
            </w:tcBorders>
          </w:tcPr>
          <w:p w14:paraId="31F5035E" w14:textId="77777777" w:rsidR="00514386" w:rsidRPr="0041627B" w:rsidRDefault="00514386" w:rsidP="00514386">
            <w:pPr>
              <w:jc w:val="left"/>
              <w:rPr>
                <w:lang w:val="en-GB"/>
              </w:rPr>
            </w:pPr>
            <w:r>
              <w:t>The screw feeder NC015 starts at a certain speed +</w:t>
            </w:r>
            <w:r w:rsidRPr="0041627B">
              <w:rPr>
                <w:lang w:val="en-GB"/>
              </w:rPr>
              <w:t xml:space="preserve"> AY259.HX014 ON</w:t>
            </w:r>
          </w:p>
        </w:tc>
        <w:tc>
          <w:tcPr>
            <w:tcW w:w="4272" w:type="dxa"/>
            <w:tcBorders>
              <w:top w:val="single" w:sz="4" w:space="0" w:color="auto"/>
              <w:left w:val="single" w:sz="4" w:space="0" w:color="auto"/>
              <w:bottom w:val="single" w:sz="4" w:space="0" w:color="auto"/>
              <w:right w:val="single" w:sz="4" w:space="0" w:color="auto"/>
            </w:tcBorders>
          </w:tcPr>
          <w:p w14:paraId="1F8EFC0D" w14:textId="77777777" w:rsidR="00514386" w:rsidRDefault="00514386" w:rsidP="00514386">
            <w:pPr>
              <w:jc w:val="left"/>
              <w:rPr>
                <w:lang w:val="it-IT"/>
              </w:rPr>
            </w:pPr>
            <w:r>
              <w:t>NC015-M01-VFD Running</w:t>
            </w:r>
          </w:p>
        </w:tc>
      </w:tr>
      <w:tr w:rsidR="00514386" w14:paraId="00FD069A"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78E46E7A" w14:textId="77777777" w:rsidR="00514386" w:rsidRDefault="00514386" w:rsidP="00514386">
            <w:pPr>
              <w:jc w:val="center"/>
            </w:pPr>
            <w:r>
              <w:t>10</w:t>
            </w:r>
          </w:p>
        </w:tc>
        <w:tc>
          <w:tcPr>
            <w:tcW w:w="4129" w:type="dxa"/>
            <w:tcBorders>
              <w:top w:val="single" w:sz="4" w:space="0" w:color="auto"/>
              <w:left w:val="single" w:sz="4" w:space="0" w:color="auto"/>
              <w:bottom w:val="single" w:sz="4" w:space="0" w:color="auto"/>
              <w:right w:val="single" w:sz="4" w:space="0" w:color="auto"/>
            </w:tcBorders>
            <w:vAlign w:val="center"/>
          </w:tcPr>
          <w:p w14:paraId="6E6F48EF" w14:textId="77777777" w:rsidR="00514386" w:rsidRPr="0041627B" w:rsidRDefault="00514386" w:rsidP="00514386">
            <w:pPr>
              <w:jc w:val="left"/>
              <w:rPr>
                <w:lang w:val="en-GB"/>
              </w:rPr>
            </w:pPr>
            <w:r w:rsidRPr="0041627B">
              <w:rPr>
                <w:lang w:val="en-GB"/>
              </w:rPr>
              <w:t>HY333A/B.HX014 exhaust solenoid valve opening control</w:t>
            </w:r>
          </w:p>
          <w:p w14:paraId="3E4DFA87" w14:textId="77777777" w:rsidR="00514386" w:rsidRPr="0041627B" w:rsidRDefault="00514386" w:rsidP="00514386">
            <w:pPr>
              <w:jc w:val="left"/>
              <w:rPr>
                <w:lang w:val="en-GB"/>
              </w:rPr>
            </w:pPr>
            <w:r w:rsidRPr="0041627B">
              <w:rPr>
                <w:lang w:val="en-GB"/>
              </w:rPr>
              <w:t>AY333A.HX014 ON</w:t>
            </w:r>
          </w:p>
          <w:p w14:paraId="5090D0B4" w14:textId="77777777" w:rsidR="00514386" w:rsidRPr="0041627B" w:rsidRDefault="00514386" w:rsidP="00514386">
            <w:pPr>
              <w:jc w:val="left"/>
              <w:rPr>
                <w:lang w:val="en-GB"/>
              </w:rPr>
            </w:pPr>
            <w:r w:rsidRPr="0041627B">
              <w:rPr>
                <w:lang w:val="en-GB"/>
              </w:rPr>
              <w:t>AY333B.HX014 OFF +</w:t>
            </w:r>
          </w:p>
          <w:p w14:paraId="5EA3640D" w14:textId="77777777" w:rsidR="00514386" w:rsidRPr="0041627B" w:rsidRDefault="00514386" w:rsidP="00514386">
            <w:pPr>
              <w:jc w:val="left"/>
              <w:rPr>
                <w:lang w:val="en-GB"/>
              </w:rPr>
            </w:pPr>
          </w:p>
          <w:p w14:paraId="3D423EAF" w14:textId="77777777" w:rsidR="00514386" w:rsidRPr="0041627B" w:rsidRDefault="00514386" w:rsidP="00514386">
            <w:pPr>
              <w:jc w:val="left"/>
              <w:rPr>
                <w:lang w:val="en-GB"/>
              </w:rPr>
            </w:pPr>
            <w:r w:rsidRPr="0041627B">
              <w:rPr>
                <w:lang w:val="en-GB"/>
              </w:rPr>
              <w:t>AirKnocker Sequence Activation (AY335.HX014)</w:t>
            </w:r>
          </w:p>
        </w:tc>
        <w:tc>
          <w:tcPr>
            <w:tcW w:w="4272" w:type="dxa"/>
            <w:tcBorders>
              <w:top w:val="single" w:sz="4" w:space="0" w:color="auto"/>
              <w:left w:val="single" w:sz="4" w:space="0" w:color="auto"/>
              <w:bottom w:val="single" w:sz="4" w:space="0" w:color="auto"/>
              <w:right w:val="single" w:sz="4" w:space="0" w:color="auto"/>
            </w:tcBorders>
            <w:vAlign w:val="center"/>
          </w:tcPr>
          <w:p w14:paraId="316B91FF" w14:textId="77777777" w:rsidR="00514386" w:rsidRPr="0041627B" w:rsidRDefault="00514386" w:rsidP="00514386">
            <w:pPr>
              <w:jc w:val="left"/>
              <w:rPr>
                <w:lang w:val="en-GB"/>
              </w:rPr>
            </w:pPr>
            <w:r w:rsidRPr="0041627B">
              <w:rPr>
                <w:lang w:val="en-GB"/>
              </w:rPr>
              <w:t>ZSH263.HX014 not active +</w:t>
            </w:r>
          </w:p>
          <w:p w14:paraId="06CCB5FD" w14:textId="77777777" w:rsidR="00514386" w:rsidRPr="0041627B" w:rsidRDefault="00514386" w:rsidP="00514386">
            <w:pPr>
              <w:jc w:val="left"/>
              <w:rPr>
                <w:lang w:val="en-GB"/>
              </w:rPr>
            </w:pPr>
          </w:p>
          <w:p w14:paraId="766E4FEC" w14:textId="77777777" w:rsidR="00514386" w:rsidRPr="0041627B" w:rsidRDefault="00514386" w:rsidP="00514386">
            <w:pPr>
              <w:jc w:val="left"/>
              <w:rPr>
                <w:lang w:val="en-GB"/>
              </w:rPr>
            </w:pPr>
            <w:r w:rsidRPr="0041627B">
              <w:rPr>
                <w:lang w:val="en-GB"/>
              </w:rPr>
              <w:t>AirKnocker_ON active</w:t>
            </w:r>
          </w:p>
        </w:tc>
      </w:tr>
      <w:tr w:rsidR="00514386" w14:paraId="4910F819"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05F2EAC9" w14:textId="77777777" w:rsidR="00514386" w:rsidRDefault="00514386" w:rsidP="00514386">
            <w:pPr>
              <w:jc w:val="center"/>
            </w:pPr>
            <w:r>
              <w:t>11</w:t>
            </w:r>
          </w:p>
        </w:tc>
        <w:tc>
          <w:tcPr>
            <w:tcW w:w="4129" w:type="dxa"/>
            <w:tcBorders>
              <w:top w:val="single" w:sz="4" w:space="0" w:color="auto"/>
              <w:left w:val="single" w:sz="4" w:space="0" w:color="auto"/>
              <w:bottom w:val="single" w:sz="4" w:space="0" w:color="auto"/>
              <w:right w:val="single" w:sz="4" w:space="0" w:color="auto"/>
            </w:tcBorders>
            <w:vAlign w:val="center"/>
          </w:tcPr>
          <w:p w14:paraId="5325D445" w14:textId="77777777" w:rsidR="00514386" w:rsidRDefault="00514386" w:rsidP="00514386">
            <w:pPr>
              <w:jc w:val="left"/>
              <w:rPr>
                <w:lang w:val="it-IT"/>
              </w:rPr>
            </w:pPr>
            <w:r>
              <w:rPr>
                <w:lang w:val="it-IT"/>
              </w:rPr>
              <w:t>Waiting time Discharge</w:t>
            </w:r>
          </w:p>
        </w:tc>
        <w:tc>
          <w:tcPr>
            <w:tcW w:w="4272" w:type="dxa"/>
            <w:tcBorders>
              <w:top w:val="single" w:sz="4" w:space="0" w:color="auto"/>
              <w:left w:val="single" w:sz="4" w:space="0" w:color="auto"/>
              <w:bottom w:val="single" w:sz="4" w:space="0" w:color="auto"/>
              <w:right w:val="single" w:sz="4" w:space="0" w:color="auto"/>
            </w:tcBorders>
            <w:vAlign w:val="center"/>
          </w:tcPr>
          <w:p w14:paraId="6D4D49B1" w14:textId="77777777" w:rsidR="00514386" w:rsidRPr="0041627B" w:rsidRDefault="00514386" w:rsidP="00514386">
            <w:pPr>
              <w:jc w:val="left"/>
              <w:rPr>
                <w:lang w:val="en-GB"/>
              </w:rPr>
            </w:pPr>
            <w:r w:rsidRPr="0041627B">
              <w:rPr>
                <w:lang w:val="en-GB"/>
              </w:rPr>
              <w:t>Elapsed Discharge Time DLYT_Discharge</w:t>
            </w:r>
          </w:p>
        </w:tc>
      </w:tr>
      <w:tr w:rsidR="00514386" w14:paraId="65316927"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2B0AA708" w14:textId="77777777" w:rsidR="00514386" w:rsidRDefault="00514386" w:rsidP="00514386">
            <w:pPr>
              <w:jc w:val="center"/>
            </w:pPr>
            <w:r>
              <w:t>12</w:t>
            </w:r>
          </w:p>
        </w:tc>
        <w:tc>
          <w:tcPr>
            <w:tcW w:w="4129" w:type="dxa"/>
            <w:tcBorders>
              <w:top w:val="single" w:sz="4" w:space="0" w:color="auto"/>
              <w:left w:val="single" w:sz="4" w:space="0" w:color="auto"/>
              <w:bottom w:val="single" w:sz="4" w:space="0" w:color="auto"/>
              <w:right w:val="single" w:sz="4" w:space="0" w:color="auto"/>
            </w:tcBorders>
            <w:vAlign w:val="center"/>
          </w:tcPr>
          <w:p w14:paraId="52B6B07A" w14:textId="77777777" w:rsidR="00514386" w:rsidRPr="0041627B" w:rsidRDefault="00514386" w:rsidP="00514386">
            <w:pPr>
              <w:jc w:val="left"/>
              <w:rPr>
                <w:lang w:val="en-GB"/>
              </w:rPr>
            </w:pPr>
            <w:r w:rsidRPr="0041627B">
              <w:rPr>
                <w:lang w:val="en-GB"/>
              </w:rPr>
              <w:t xml:space="preserve">Solenoid valve opening command for cleaning Blades Riboccone </w:t>
            </w:r>
          </w:p>
          <w:p w14:paraId="459D189A" w14:textId="77777777" w:rsidR="00514386" w:rsidRPr="0041627B" w:rsidRDefault="00514386" w:rsidP="00514386">
            <w:pPr>
              <w:jc w:val="left"/>
              <w:rPr>
                <w:lang w:val="en-GB"/>
              </w:rPr>
            </w:pPr>
            <w:r w:rsidRPr="0041627B">
              <w:rPr>
                <w:lang w:val="en-GB"/>
              </w:rPr>
              <w:t>AY447.HX014 ON +</w:t>
            </w:r>
          </w:p>
          <w:p w14:paraId="36C5B572" w14:textId="77777777" w:rsidR="00514386" w:rsidRPr="0041627B" w:rsidRDefault="00514386" w:rsidP="00514386">
            <w:pPr>
              <w:jc w:val="left"/>
              <w:rPr>
                <w:lang w:val="en-GB"/>
              </w:rPr>
            </w:pPr>
            <w:r w:rsidRPr="0041627B">
              <w:rPr>
                <w:lang w:val="en-GB"/>
              </w:rPr>
              <w:t>AY448.HX014 ON +</w:t>
            </w:r>
          </w:p>
          <w:p w14:paraId="59CEA6A9" w14:textId="77777777" w:rsidR="00514386" w:rsidRPr="0041627B" w:rsidRDefault="00514386" w:rsidP="00514386">
            <w:pPr>
              <w:jc w:val="left"/>
              <w:rPr>
                <w:lang w:val="en-GB"/>
              </w:rPr>
            </w:pPr>
            <w:r w:rsidRPr="0041627B">
              <w:rPr>
                <w:lang w:val="en-GB"/>
              </w:rPr>
              <w:t>Engine Startup Riboccone CMDHX014.M01.VFD ON</w:t>
            </w:r>
          </w:p>
        </w:tc>
        <w:tc>
          <w:tcPr>
            <w:tcW w:w="4272" w:type="dxa"/>
            <w:tcBorders>
              <w:top w:val="single" w:sz="4" w:space="0" w:color="auto"/>
              <w:left w:val="single" w:sz="4" w:space="0" w:color="auto"/>
              <w:bottom w:val="single" w:sz="4" w:space="0" w:color="auto"/>
              <w:right w:val="single" w:sz="4" w:space="0" w:color="auto"/>
            </w:tcBorders>
            <w:vAlign w:val="center"/>
          </w:tcPr>
          <w:p w14:paraId="67DC8FD6" w14:textId="77777777" w:rsidR="00514386" w:rsidRPr="0041627B" w:rsidRDefault="00514386" w:rsidP="00514386">
            <w:pPr>
              <w:jc w:val="left"/>
              <w:rPr>
                <w:lang w:val="en-GB"/>
              </w:rPr>
            </w:pPr>
          </w:p>
          <w:p w14:paraId="1386FAE8" w14:textId="77777777" w:rsidR="00514386" w:rsidRDefault="00514386" w:rsidP="00514386">
            <w:pPr>
              <w:jc w:val="left"/>
              <w:rPr>
                <w:lang w:val="it-IT"/>
              </w:rPr>
            </w:pPr>
            <w:r>
              <w:rPr>
                <w:lang w:val="it-IT"/>
              </w:rPr>
              <w:t>RUNHX014.M01.VFD active</w:t>
            </w:r>
          </w:p>
          <w:p w14:paraId="3C545AEB" w14:textId="77777777" w:rsidR="00514386" w:rsidRDefault="00514386" w:rsidP="00514386">
            <w:pPr>
              <w:jc w:val="left"/>
              <w:rPr>
                <w:lang w:val="it-IT"/>
              </w:rPr>
            </w:pPr>
          </w:p>
          <w:p w14:paraId="0B30AB89" w14:textId="77777777" w:rsidR="00514386" w:rsidRDefault="00514386" w:rsidP="00514386">
            <w:pPr>
              <w:jc w:val="left"/>
              <w:rPr>
                <w:lang w:val="it-IT"/>
              </w:rPr>
            </w:pPr>
          </w:p>
        </w:tc>
      </w:tr>
      <w:tr w:rsidR="00514386" w14:paraId="0F55BF91"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339BFAD3" w14:textId="77777777" w:rsidR="00514386" w:rsidRDefault="00514386" w:rsidP="00514386">
            <w:pPr>
              <w:jc w:val="center"/>
            </w:pPr>
            <w:r>
              <w:t>13</w:t>
            </w:r>
          </w:p>
        </w:tc>
        <w:tc>
          <w:tcPr>
            <w:tcW w:w="4129" w:type="dxa"/>
            <w:tcBorders>
              <w:top w:val="single" w:sz="4" w:space="0" w:color="auto"/>
              <w:left w:val="single" w:sz="4" w:space="0" w:color="auto"/>
              <w:bottom w:val="single" w:sz="4" w:space="0" w:color="auto"/>
              <w:right w:val="single" w:sz="4" w:space="0" w:color="auto"/>
            </w:tcBorders>
            <w:vAlign w:val="center"/>
          </w:tcPr>
          <w:p w14:paraId="01F23B96" w14:textId="77777777" w:rsidR="00514386" w:rsidRPr="0041627B" w:rsidRDefault="00514386" w:rsidP="00514386">
            <w:pPr>
              <w:jc w:val="left"/>
              <w:rPr>
                <w:lang w:val="en-GB"/>
              </w:rPr>
            </w:pPr>
            <w:r w:rsidRPr="0041627B">
              <w:rPr>
                <w:lang w:val="en-GB"/>
              </w:rPr>
              <w:t>Waiting Time Cleaning Blades Riboccone</w:t>
            </w:r>
          </w:p>
        </w:tc>
        <w:tc>
          <w:tcPr>
            <w:tcW w:w="4272" w:type="dxa"/>
            <w:tcBorders>
              <w:top w:val="single" w:sz="4" w:space="0" w:color="auto"/>
              <w:left w:val="single" w:sz="4" w:space="0" w:color="auto"/>
              <w:bottom w:val="single" w:sz="4" w:space="0" w:color="auto"/>
              <w:right w:val="single" w:sz="4" w:space="0" w:color="auto"/>
            </w:tcBorders>
            <w:vAlign w:val="center"/>
          </w:tcPr>
          <w:p w14:paraId="44E48F2E" w14:textId="77777777" w:rsidR="00514386" w:rsidRPr="0041627B" w:rsidRDefault="00514386" w:rsidP="00514386">
            <w:pPr>
              <w:jc w:val="left"/>
              <w:rPr>
                <w:lang w:val="en-GB"/>
              </w:rPr>
            </w:pPr>
            <w:r w:rsidRPr="0041627B">
              <w:rPr>
                <w:lang w:val="en-GB"/>
              </w:rPr>
              <w:t>Time Cleaning Ribbon Blades spent DLYT_CleaningRibbonBlade</w:t>
            </w:r>
          </w:p>
        </w:tc>
      </w:tr>
      <w:tr w:rsidR="00514386" w14:paraId="00C1411B"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67A2DEB6" w14:textId="77777777" w:rsidR="00514386" w:rsidRDefault="00514386" w:rsidP="00514386">
            <w:pPr>
              <w:jc w:val="center"/>
            </w:pPr>
            <w:r>
              <w:t>14</w:t>
            </w:r>
          </w:p>
        </w:tc>
        <w:tc>
          <w:tcPr>
            <w:tcW w:w="4129" w:type="dxa"/>
            <w:tcBorders>
              <w:top w:val="single" w:sz="4" w:space="0" w:color="auto"/>
              <w:left w:val="single" w:sz="4" w:space="0" w:color="auto"/>
              <w:bottom w:val="single" w:sz="4" w:space="0" w:color="auto"/>
              <w:right w:val="single" w:sz="4" w:space="0" w:color="auto"/>
            </w:tcBorders>
            <w:vAlign w:val="center"/>
          </w:tcPr>
          <w:p w14:paraId="6E46DF6E" w14:textId="77777777" w:rsidR="00514386" w:rsidRPr="0041627B" w:rsidRDefault="00514386" w:rsidP="00514386">
            <w:pPr>
              <w:jc w:val="left"/>
              <w:rPr>
                <w:lang w:val="en-GB"/>
              </w:rPr>
            </w:pPr>
            <w:r w:rsidRPr="0041627B">
              <w:rPr>
                <w:lang w:val="en-GB"/>
              </w:rPr>
              <w:t>Stop Engine Rebound CMDHX014.M01.VFD OFF +</w:t>
            </w:r>
          </w:p>
          <w:p w14:paraId="2FF66DB5" w14:textId="77777777" w:rsidR="00514386" w:rsidRPr="0041627B" w:rsidRDefault="00514386" w:rsidP="00514386">
            <w:pPr>
              <w:jc w:val="left"/>
              <w:rPr>
                <w:lang w:val="en-GB"/>
              </w:rPr>
            </w:pPr>
          </w:p>
          <w:p w14:paraId="1BDB7E37" w14:textId="77777777" w:rsidR="00514386" w:rsidRPr="0041627B" w:rsidRDefault="00514386" w:rsidP="00514386">
            <w:pPr>
              <w:jc w:val="left"/>
              <w:rPr>
                <w:lang w:val="en-GB"/>
              </w:rPr>
            </w:pPr>
            <w:r w:rsidRPr="0041627B">
              <w:rPr>
                <w:lang w:val="en-GB"/>
              </w:rPr>
              <w:t>AirKnocker Sequence Stop(AY335.HX014) +</w:t>
            </w:r>
          </w:p>
          <w:p w14:paraId="4E85C611" w14:textId="77777777" w:rsidR="00514386" w:rsidRPr="0041627B" w:rsidRDefault="00514386" w:rsidP="00514386">
            <w:pPr>
              <w:jc w:val="left"/>
              <w:rPr>
                <w:lang w:val="en-GB"/>
              </w:rPr>
            </w:pPr>
          </w:p>
          <w:p w14:paraId="7D0C5BF4" w14:textId="77777777" w:rsidR="00514386" w:rsidRPr="0041627B" w:rsidRDefault="00514386" w:rsidP="00514386">
            <w:pPr>
              <w:jc w:val="left"/>
              <w:rPr>
                <w:lang w:val="en-GB"/>
              </w:rPr>
            </w:pPr>
            <w:r w:rsidRPr="0041627B">
              <w:rPr>
                <w:lang w:val="en-GB"/>
              </w:rPr>
              <w:t xml:space="preserve">Command opening solenoid valve cleaning gasket drain valve </w:t>
            </w:r>
          </w:p>
          <w:p w14:paraId="5E30A16A" w14:textId="77777777" w:rsidR="00514386" w:rsidRPr="0041627B" w:rsidRDefault="00514386" w:rsidP="00514386">
            <w:pPr>
              <w:jc w:val="left"/>
              <w:rPr>
                <w:lang w:val="en-GB"/>
              </w:rPr>
            </w:pPr>
            <w:r w:rsidRPr="0041627B">
              <w:rPr>
                <w:lang w:val="en-GB"/>
              </w:rPr>
              <w:t>AY450.HX014 ON +</w:t>
            </w:r>
          </w:p>
          <w:p w14:paraId="0AAD506E" w14:textId="77777777" w:rsidR="00514386" w:rsidRPr="0041627B" w:rsidRDefault="00514386" w:rsidP="00514386">
            <w:pPr>
              <w:jc w:val="left"/>
              <w:rPr>
                <w:lang w:val="en-GB"/>
              </w:rPr>
            </w:pPr>
            <w:r w:rsidRPr="0041627B">
              <w:rPr>
                <w:lang w:val="en-GB"/>
              </w:rPr>
              <w:t xml:space="preserve">AY451.HX014 ON </w:t>
            </w:r>
          </w:p>
          <w:p w14:paraId="35F3352C" w14:textId="77777777" w:rsidR="00514386" w:rsidRPr="0041627B" w:rsidRDefault="00514386" w:rsidP="00514386">
            <w:pPr>
              <w:jc w:val="left"/>
              <w:rPr>
                <w:lang w:val="en-GB"/>
              </w:rPr>
            </w:pPr>
          </w:p>
          <w:p w14:paraId="4E4BAF14" w14:textId="77777777" w:rsidR="00514386" w:rsidRPr="0041627B" w:rsidRDefault="00514386" w:rsidP="00514386">
            <w:pPr>
              <w:jc w:val="left"/>
              <w:rPr>
                <w:lang w:val="en-GB"/>
              </w:rPr>
            </w:pPr>
            <w:r w:rsidRPr="0041627B">
              <w:rPr>
                <w:lang w:val="en-GB"/>
              </w:rPr>
              <w:lastRenderedPageBreak/>
              <w:t>Electrovalve Cleaning Blades Riboccone closing command</w:t>
            </w:r>
          </w:p>
          <w:p w14:paraId="488860CA" w14:textId="77777777" w:rsidR="00514386" w:rsidRPr="0041627B" w:rsidRDefault="00514386" w:rsidP="00514386">
            <w:pPr>
              <w:jc w:val="left"/>
              <w:rPr>
                <w:lang w:val="en-GB"/>
              </w:rPr>
            </w:pPr>
            <w:r w:rsidRPr="0041627B">
              <w:rPr>
                <w:lang w:val="en-GB"/>
              </w:rPr>
              <w:t>AY447.HX014 OFF +</w:t>
            </w:r>
          </w:p>
          <w:p w14:paraId="32F60D02" w14:textId="77777777" w:rsidR="00514386" w:rsidRPr="0041627B" w:rsidRDefault="00514386" w:rsidP="00514386">
            <w:pPr>
              <w:jc w:val="left"/>
              <w:rPr>
                <w:lang w:val="en-GB"/>
              </w:rPr>
            </w:pPr>
            <w:r w:rsidRPr="0041627B">
              <w:rPr>
                <w:lang w:val="en-GB"/>
              </w:rPr>
              <w:t>AY448.HX014 OFF</w:t>
            </w:r>
          </w:p>
          <w:p w14:paraId="245DE796" w14:textId="77777777" w:rsidR="00514386" w:rsidRPr="0041627B" w:rsidRDefault="00514386" w:rsidP="00514386">
            <w:pPr>
              <w:jc w:val="left"/>
              <w:rPr>
                <w:lang w:val="en-GB"/>
              </w:rPr>
            </w:pPr>
          </w:p>
        </w:tc>
        <w:tc>
          <w:tcPr>
            <w:tcW w:w="4272" w:type="dxa"/>
            <w:tcBorders>
              <w:top w:val="single" w:sz="4" w:space="0" w:color="auto"/>
              <w:left w:val="single" w:sz="4" w:space="0" w:color="auto"/>
              <w:bottom w:val="single" w:sz="4" w:space="0" w:color="auto"/>
              <w:right w:val="single" w:sz="4" w:space="0" w:color="auto"/>
            </w:tcBorders>
            <w:vAlign w:val="center"/>
          </w:tcPr>
          <w:p w14:paraId="418A2183" w14:textId="77777777" w:rsidR="00514386" w:rsidRPr="0041627B" w:rsidRDefault="00514386" w:rsidP="00514386">
            <w:pPr>
              <w:jc w:val="left"/>
              <w:rPr>
                <w:lang w:val="en-GB"/>
              </w:rPr>
            </w:pPr>
            <w:r w:rsidRPr="0041627B">
              <w:rPr>
                <w:lang w:val="en-GB"/>
              </w:rPr>
              <w:lastRenderedPageBreak/>
              <w:t>RUNHX014.M01.VFD inactive +</w:t>
            </w:r>
          </w:p>
          <w:p w14:paraId="6B346505" w14:textId="77777777" w:rsidR="00514386" w:rsidRPr="0041627B" w:rsidRDefault="00514386" w:rsidP="00514386">
            <w:pPr>
              <w:jc w:val="left"/>
              <w:rPr>
                <w:lang w:val="en-GB"/>
              </w:rPr>
            </w:pPr>
          </w:p>
          <w:p w14:paraId="54146721" w14:textId="77777777" w:rsidR="00514386" w:rsidRPr="0041627B" w:rsidRDefault="00514386" w:rsidP="00514386">
            <w:pPr>
              <w:jc w:val="left"/>
              <w:rPr>
                <w:lang w:val="en-GB"/>
              </w:rPr>
            </w:pPr>
            <w:r w:rsidRPr="0041627B">
              <w:rPr>
                <w:lang w:val="en-GB"/>
              </w:rPr>
              <w:t>AirKnocker_ON not active</w:t>
            </w:r>
          </w:p>
          <w:p w14:paraId="2DC52FA3" w14:textId="77777777" w:rsidR="00514386" w:rsidRPr="0041627B" w:rsidRDefault="00514386" w:rsidP="00514386">
            <w:pPr>
              <w:jc w:val="left"/>
              <w:rPr>
                <w:lang w:val="en-GB"/>
              </w:rPr>
            </w:pPr>
          </w:p>
        </w:tc>
      </w:tr>
      <w:tr w:rsidR="00514386" w14:paraId="04AB8C68"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10EB67D4" w14:textId="77777777" w:rsidR="00514386" w:rsidRDefault="00514386" w:rsidP="00514386">
            <w:pPr>
              <w:jc w:val="center"/>
            </w:pPr>
            <w:r>
              <w:t>15</w:t>
            </w:r>
          </w:p>
        </w:tc>
        <w:tc>
          <w:tcPr>
            <w:tcW w:w="4129" w:type="dxa"/>
            <w:tcBorders>
              <w:top w:val="single" w:sz="4" w:space="0" w:color="auto"/>
              <w:left w:val="single" w:sz="4" w:space="0" w:color="auto"/>
              <w:bottom w:val="single" w:sz="4" w:space="0" w:color="auto"/>
              <w:right w:val="single" w:sz="4" w:space="0" w:color="auto"/>
            </w:tcBorders>
            <w:vAlign w:val="center"/>
          </w:tcPr>
          <w:p w14:paraId="31FADA47" w14:textId="77777777" w:rsidR="00514386" w:rsidRPr="0041627B" w:rsidRDefault="00514386" w:rsidP="00514386">
            <w:pPr>
              <w:jc w:val="left"/>
              <w:rPr>
                <w:lang w:val="en-GB"/>
              </w:rPr>
            </w:pPr>
            <w:r w:rsidRPr="0041627B">
              <w:rPr>
                <w:lang w:val="en-GB"/>
              </w:rPr>
              <w:t>Waiting Time Cleaning Exhaust Valve Gasket</w:t>
            </w:r>
          </w:p>
        </w:tc>
        <w:tc>
          <w:tcPr>
            <w:tcW w:w="4272" w:type="dxa"/>
            <w:tcBorders>
              <w:top w:val="single" w:sz="4" w:space="0" w:color="auto"/>
              <w:left w:val="single" w:sz="4" w:space="0" w:color="auto"/>
              <w:bottom w:val="single" w:sz="4" w:space="0" w:color="auto"/>
              <w:right w:val="single" w:sz="4" w:space="0" w:color="auto"/>
            </w:tcBorders>
            <w:vAlign w:val="center"/>
          </w:tcPr>
          <w:p w14:paraId="7F94A5DA" w14:textId="77777777" w:rsidR="00514386" w:rsidRPr="0041627B" w:rsidRDefault="00514386" w:rsidP="00514386">
            <w:pPr>
              <w:jc w:val="left"/>
              <w:rPr>
                <w:lang w:val="en-GB"/>
              </w:rPr>
            </w:pPr>
            <w:r w:rsidRPr="0041627B">
              <w:rPr>
                <w:lang w:val="en-GB"/>
              </w:rPr>
              <w:t>Time spent cleaning Exhaust Valve Gasket DLYT_CleaningDischargeSeal</w:t>
            </w:r>
          </w:p>
        </w:tc>
      </w:tr>
      <w:tr w:rsidR="00514386" w14:paraId="35D039B3"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44361260" w14:textId="77777777" w:rsidR="00514386" w:rsidRDefault="00514386" w:rsidP="00514386">
            <w:pPr>
              <w:jc w:val="center"/>
            </w:pPr>
            <w:r>
              <w:t>16</w:t>
            </w:r>
          </w:p>
        </w:tc>
        <w:tc>
          <w:tcPr>
            <w:tcW w:w="4129" w:type="dxa"/>
            <w:tcBorders>
              <w:top w:val="single" w:sz="4" w:space="0" w:color="auto"/>
              <w:left w:val="single" w:sz="4" w:space="0" w:color="auto"/>
              <w:bottom w:val="single" w:sz="4" w:space="0" w:color="auto"/>
              <w:right w:val="single" w:sz="4" w:space="0" w:color="auto"/>
            </w:tcBorders>
            <w:vAlign w:val="center"/>
          </w:tcPr>
          <w:p w14:paraId="696BC73C" w14:textId="77777777" w:rsidR="00514386" w:rsidRPr="0041627B" w:rsidRDefault="00514386" w:rsidP="00514386">
            <w:pPr>
              <w:jc w:val="left"/>
              <w:rPr>
                <w:lang w:val="en-GB"/>
              </w:rPr>
            </w:pPr>
            <w:r w:rsidRPr="0041627B">
              <w:rPr>
                <w:lang w:val="en-GB"/>
              </w:rPr>
              <w:t>HY333A/B.HX014 exhaust solenoid valve closing control</w:t>
            </w:r>
          </w:p>
          <w:p w14:paraId="66C74B3F" w14:textId="77777777" w:rsidR="00514386" w:rsidRPr="0041627B" w:rsidRDefault="00514386" w:rsidP="00514386">
            <w:pPr>
              <w:jc w:val="left"/>
              <w:rPr>
                <w:lang w:val="en-GB"/>
              </w:rPr>
            </w:pPr>
            <w:r w:rsidRPr="0041627B">
              <w:rPr>
                <w:lang w:val="en-GB"/>
              </w:rPr>
              <w:t>AY333A.HX014 OFF</w:t>
            </w:r>
          </w:p>
          <w:p w14:paraId="069E92CC" w14:textId="77777777" w:rsidR="00514386" w:rsidRPr="0041627B" w:rsidRDefault="00514386" w:rsidP="00514386">
            <w:pPr>
              <w:jc w:val="left"/>
              <w:rPr>
                <w:lang w:val="en-GB"/>
              </w:rPr>
            </w:pPr>
            <w:r w:rsidRPr="0041627B">
              <w:rPr>
                <w:lang w:val="en-GB"/>
              </w:rPr>
              <w:t>AY333B.HX014 ON +</w:t>
            </w:r>
          </w:p>
          <w:p w14:paraId="0C724699" w14:textId="77777777" w:rsidR="00514386" w:rsidRPr="0041627B" w:rsidRDefault="00514386" w:rsidP="00514386">
            <w:pPr>
              <w:jc w:val="left"/>
              <w:rPr>
                <w:lang w:val="en-GB"/>
              </w:rPr>
            </w:pPr>
          </w:p>
          <w:p w14:paraId="170B0EB0" w14:textId="77777777" w:rsidR="00514386" w:rsidRPr="0041627B" w:rsidRDefault="00514386" w:rsidP="00514386">
            <w:pPr>
              <w:jc w:val="left"/>
              <w:rPr>
                <w:lang w:val="en-GB"/>
              </w:rPr>
            </w:pPr>
            <w:r w:rsidRPr="0041627B">
              <w:rPr>
                <w:lang w:val="en-GB"/>
              </w:rPr>
              <w:t>Stop Signal For Discharge Enablement Request</w:t>
            </w:r>
          </w:p>
        </w:tc>
        <w:tc>
          <w:tcPr>
            <w:tcW w:w="4272" w:type="dxa"/>
            <w:tcBorders>
              <w:top w:val="single" w:sz="4" w:space="0" w:color="auto"/>
              <w:left w:val="single" w:sz="4" w:space="0" w:color="auto"/>
              <w:bottom w:val="single" w:sz="4" w:space="0" w:color="auto"/>
              <w:right w:val="single" w:sz="4" w:space="0" w:color="auto"/>
            </w:tcBorders>
            <w:vAlign w:val="center"/>
          </w:tcPr>
          <w:p w14:paraId="1E3F24C5" w14:textId="77777777" w:rsidR="00514386" w:rsidRPr="0041627B" w:rsidRDefault="00514386" w:rsidP="00514386">
            <w:pPr>
              <w:jc w:val="left"/>
              <w:rPr>
                <w:lang w:val="en-GB"/>
              </w:rPr>
            </w:pPr>
            <w:r w:rsidRPr="0041627B">
              <w:rPr>
                <w:lang w:val="en-GB"/>
              </w:rPr>
              <w:t>ZSH263.HX014 active +</w:t>
            </w:r>
          </w:p>
          <w:p w14:paraId="77726132" w14:textId="77777777" w:rsidR="00514386" w:rsidRPr="0041627B" w:rsidRDefault="00514386" w:rsidP="00514386">
            <w:pPr>
              <w:jc w:val="left"/>
              <w:rPr>
                <w:lang w:val="en-GB"/>
              </w:rPr>
            </w:pPr>
          </w:p>
          <w:p w14:paraId="7A07ADE0" w14:textId="77777777" w:rsidR="00514386" w:rsidRPr="0041627B" w:rsidRDefault="00514386" w:rsidP="00514386">
            <w:pPr>
              <w:jc w:val="left"/>
              <w:rPr>
                <w:lang w:val="en-GB"/>
              </w:rPr>
            </w:pPr>
            <w:r w:rsidRPr="0041627B">
              <w:rPr>
                <w:lang w:val="en-GB"/>
              </w:rPr>
              <w:t>Discharge_ON not active</w:t>
            </w:r>
          </w:p>
          <w:p w14:paraId="13A66E2D" w14:textId="77777777" w:rsidR="00514386" w:rsidRPr="0041627B" w:rsidRDefault="00514386" w:rsidP="00514386">
            <w:pPr>
              <w:jc w:val="left"/>
              <w:rPr>
                <w:lang w:val="en-GB"/>
              </w:rPr>
            </w:pPr>
          </w:p>
          <w:p w14:paraId="72DD7B4D" w14:textId="77777777" w:rsidR="00514386" w:rsidRPr="0041627B" w:rsidRDefault="00514386" w:rsidP="00514386">
            <w:pPr>
              <w:jc w:val="left"/>
              <w:rPr>
                <w:lang w:val="en-GB"/>
              </w:rPr>
            </w:pPr>
          </w:p>
        </w:tc>
      </w:tr>
      <w:tr w:rsidR="00514386" w14:paraId="7F729B6C" w14:textId="77777777" w:rsidTr="00173E0A">
        <w:tc>
          <w:tcPr>
            <w:tcW w:w="1119" w:type="dxa"/>
            <w:tcBorders>
              <w:top w:val="single" w:sz="4" w:space="0" w:color="auto"/>
              <w:left w:val="single" w:sz="4" w:space="0" w:color="auto"/>
              <w:bottom w:val="single" w:sz="4" w:space="0" w:color="auto"/>
              <w:right w:val="single" w:sz="4" w:space="0" w:color="auto"/>
            </w:tcBorders>
            <w:vAlign w:val="center"/>
          </w:tcPr>
          <w:p w14:paraId="10426444" w14:textId="77777777" w:rsidR="00514386" w:rsidRDefault="00514386" w:rsidP="00514386">
            <w:pPr>
              <w:jc w:val="center"/>
            </w:pPr>
            <w:r>
              <w:t>17</w:t>
            </w:r>
          </w:p>
        </w:tc>
        <w:tc>
          <w:tcPr>
            <w:tcW w:w="4129" w:type="dxa"/>
            <w:tcBorders>
              <w:top w:val="single" w:sz="4" w:space="0" w:color="auto"/>
              <w:left w:val="single" w:sz="4" w:space="0" w:color="auto"/>
              <w:bottom w:val="single" w:sz="4" w:space="0" w:color="auto"/>
              <w:right w:val="single" w:sz="4" w:space="0" w:color="auto"/>
            </w:tcBorders>
          </w:tcPr>
          <w:p w14:paraId="5E0D4F2E" w14:textId="77777777" w:rsidR="00514386" w:rsidRPr="0041627B" w:rsidRDefault="00514386" w:rsidP="00514386">
            <w:pPr>
              <w:jc w:val="left"/>
              <w:rPr>
                <w:lang w:val="en-GB"/>
              </w:rPr>
            </w:pPr>
            <w:r>
              <w:t>Screw feeder NC015 will be deactivated+</w:t>
            </w:r>
            <w:r w:rsidRPr="0041627B">
              <w:rPr>
                <w:lang w:val="en-GB"/>
              </w:rPr>
              <w:t xml:space="preserve"> AY259.HX014 OFF</w:t>
            </w:r>
          </w:p>
        </w:tc>
        <w:tc>
          <w:tcPr>
            <w:tcW w:w="4272" w:type="dxa"/>
            <w:tcBorders>
              <w:top w:val="single" w:sz="4" w:space="0" w:color="auto"/>
              <w:left w:val="single" w:sz="4" w:space="0" w:color="auto"/>
              <w:bottom w:val="single" w:sz="4" w:space="0" w:color="auto"/>
              <w:right w:val="single" w:sz="4" w:space="0" w:color="auto"/>
            </w:tcBorders>
          </w:tcPr>
          <w:p w14:paraId="3FA386AE" w14:textId="77777777" w:rsidR="00514386" w:rsidRDefault="00514386" w:rsidP="00514386">
            <w:pPr>
              <w:jc w:val="left"/>
              <w:rPr>
                <w:lang w:val="it-IT"/>
              </w:rPr>
            </w:pPr>
            <w:r>
              <w:t>NC015-M01-VFD Stopped</w:t>
            </w:r>
            <w:r w:rsidRPr="002658F2">
              <w:t xml:space="preserve"> </w:t>
            </w:r>
          </w:p>
        </w:tc>
      </w:tr>
      <w:tr w:rsidR="00514386" w14:paraId="78D1BE0B"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6AC172BF" w14:textId="77777777" w:rsidR="00514386" w:rsidRDefault="00514386" w:rsidP="00514386">
            <w:pPr>
              <w:jc w:val="center"/>
            </w:pPr>
            <w:r>
              <w:t>18</w:t>
            </w:r>
          </w:p>
        </w:tc>
        <w:tc>
          <w:tcPr>
            <w:tcW w:w="4129" w:type="dxa"/>
            <w:tcBorders>
              <w:top w:val="single" w:sz="4" w:space="0" w:color="auto"/>
              <w:left w:val="single" w:sz="4" w:space="0" w:color="auto"/>
              <w:bottom w:val="single" w:sz="4" w:space="0" w:color="auto"/>
              <w:right w:val="single" w:sz="4" w:space="0" w:color="auto"/>
            </w:tcBorders>
            <w:vAlign w:val="center"/>
            <w:hideMark/>
          </w:tcPr>
          <w:p w14:paraId="1A5BF49D" w14:textId="77777777" w:rsidR="00514386" w:rsidRPr="0041627B" w:rsidRDefault="00514386" w:rsidP="00514386">
            <w:pPr>
              <w:jc w:val="left"/>
              <w:rPr>
                <w:lang w:val="en-GB"/>
              </w:rPr>
            </w:pPr>
            <w:r w:rsidRPr="0041627B">
              <w:rPr>
                <w:lang w:val="en-GB"/>
              </w:rPr>
              <w:t>Receiving Signal from HX014 Station of Load Terminated</w:t>
            </w:r>
          </w:p>
        </w:tc>
        <w:tc>
          <w:tcPr>
            <w:tcW w:w="4272" w:type="dxa"/>
            <w:tcBorders>
              <w:top w:val="single" w:sz="4" w:space="0" w:color="auto"/>
              <w:left w:val="single" w:sz="4" w:space="0" w:color="auto"/>
              <w:bottom w:val="single" w:sz="4" w:space="0" w:color="auto"/>
              <w:right w:val="single" w:sz="4" w:space="0" w:color="auto"/>
            </w:tcBorders>
            <w:vAlign w:val="center"/>
            <w:hideMark/>
          </w:tcPr>
          <w:p w14:paraId="54C3DBBD" w14:textId="77777777" w:rsidR="00514386" w:rsidRDefault="00514386" w:rsidP="00514386">
            <w:pPr>
              <w:jc w:val="left"/>
              <w:rPr>
                <w:lang w:val="it-IT"/>
              </w:rPr>
            </w:pPr>
            <w:r>
              <w:rPr>
                <w:lang w:val="it-IT"/>
              </w:rPr>
              <w:t>Load_Finished</w:t>
            </w:r>
          </w:p>
        </w:tc>
      </w:tr>
      <w:tr w:rsidR="00514386" w14:paraId="375B7CBF" w14:textId="77777777" w:rsidTr="00652386">
        <w:tc>
          <w:tcPr>
            <w:tcW w:w="1119" w:type="dxa"/>
            <w:tcBorders>
              <w:top w:val="single" w:sz="4" w:space="0" w:color="auto"/>
              <w:left w:val="single" w:sz="4" w:space="0" w:color="auto"/>
              <w:bottom w:val="single" w:sz="4" w:space="0" w:color="auto"/>
              <w:right w:val="single" w:sz="4" w:space="0" w:color="auto"/>
            </w:tcBorders>
            <w:vAlign w:val="center"/>
          </w:tcPr>
          <w:p w14:paraId="2174AAC7" w14:textId="77777777" w:rsidR="00514386" w:rsidRDefault="00514386" w:rsidP="00514386">
            <w:pPr>
              <w:jc w:val="center"/>
            </w:pPr>
            <w:r>
              <w:t>19</w:t>
            </w:r>
          </w:p>
        </w:tc>
        <w:tc>
          <w:tcPr>
            <w:tcW w:w="4129" w:type="dxa"/>
            <w:tcBorders>
              <w:top w:val="single" w:sz="4" w:space="0" w:color="auto"/>
              <w:left w:val="single" w:sz="4" w:space="0" w:color="auto"/>
              <w:bottom w:val="single" w:sz="4" w:space="0" w:color="auto"/>
              <w:right w:val="single" w:sz="4" w:space="0" w:color="auto"/>
            </w:tcBorders>
            <w:vAlign w:val="center"/>
            <w:hideMark/>
          </w:tcPr>
          <w:p w14:paraId="13C854A9" w14:textId="77777777" w:rsidR="00514386" w:rsidRPr="0041627B" w:rsidRDefault="00514386" w:rsidP="00514386">
            <w:pPr>
              <w:jc w:val="left"/>
              <w:rPr>
                <w:lang w:val="en-GB"/>
              </w:rPr>
            </w:pPr>
            <w:r w:rsidRPr="0041627B">
              <w:rPr>
                <w:lang w:val="en-GB"/>
              </w:rPr>
              <w:t>Temperature Control Stop During Loading</w:t>
            </w:r>
          </w:p>
        </w:tc>
        <w:tc>
          <w:tcPr>
            <w:tcW w:w="4272" w:type="dxa"/>
            <w:tcBorders>
              <w:top w:val="single" w:sz="4" w:space="0" w:color="auto"/>
              <w:left w:val="single" w:sz="4" w:space="0" w:color="auto"/>
              <w:bottom w:val="single" w:sz="4" w:space="0" w:color="auto"/>
              <w:right w:val="single" w:sz="4" w:space="0" w:color="auto"/>
            </w:tcBorders>
            <w:vAlign w:val="center"/>
            <w:hideMark/>
          </w:tcPr>
          <w:p w14:paraId="07648BFF" w14:textId="77777777" w:rsidR="00514386" w:rsidRDefault="00514386" w:rsidP="00514386">
            <w:pPr>
              <w:jc w:val="left"/>
              <w:rPr>
                <w:lang w:val="it-IT"/>
              </w:rPr>
            </w:pPr>
            <w:r>
              <w:rPr>
                <w:lang w:val="it-IT"/>
              </w:rPr>
              <w:t>CoolerFeedSystem not active</w:t>
            </w:r>
          </w:p>
        </w:tc>
      </w:tr>
      <w:tr w:rsidR="00514386" w14:paraId="0875848D" w14:textId="77777777" w:rsidTr="000F1ACE">
        <w:tc>
          <w:tcPr>
            <w:tcW w:w="1119" w:type="dxa"/>
            <w:tcBorders>
              <w:top w:val="single" w:sz="4" w:space="0" w:color="auto"/>
              <w:left w:val="single" w:sz="4" w:space="0" w:color="auto"/>
              <w:bottom w:val="single" w:sz="4" w:space="0" w:color="auto"/>
              <w:right w:val="single" w:sz="4" w:space="0" w:color="auto"/>
            </w:tcBorders>
            <w:vAlign w:val="center"/>
            <w:hideMark/>
          </w:tcPr>
          <w:p w14:paraId="4BCD6D53" w14:textId="77777777" w:rsidR="00514386" w:rsidRDefault="00514386" w:rsidP="00514386">
            <w:pPr>
              <w:jc w:val="center"/>
            </w:pPr>
            <w:r>
              <w:t>20</w:t>
            </w:r>
          </w:p>
        </w:tc>
        <w:tc>
          <w:tcPr>
            <w:tcW w:w="4129" w:type="dxa"/>
            <w:tcBorders>
              <w:top w:val="single" w:sz="4" w:space="0" w:color="auto"/>
              <w:left w:val="single" w:sz="4" w:space="0" w:color="auto"/>
              <w:bottom w:val="single" w:sz="4" w:space="0" w:color="auto"/>
              <w:right w:val="single" w:sz="4" w:space="0" w:color="auto"/>
            </w:tcBorders>
            <w:vAlign w:val="center"/>
            <w:hideMark/>
          </w:tcPr>
          <w:p w14:paraId="22E7DD00" w14:textId="77777777" w:rsidR="00514386" w:rsidRPr="0041627B" w:rsidRDefault="00514386" w:rsidP="00514386">
            <w:pPr>
              <w:jc w:val="left"/>
              <w:rPr>
                <w:lang w:val="en-GB"/>
              </w:rPr>
            </w:pPr>
            <w:r w:rsidRPr="0041627B">
              <w:rPr>
                <w:lang w:val="en-GB"/>
              </w:rPr>
              <w:t xml:space="preserve">LP264 load solenoid valve closing control </w:t>
            </w:r>
          </w:p>
          <w:p w14:paraId="3416064B" w14:textId="77777777" w:rsidR="00514386" w:rsidRDefault="00514386" w:rsidP="00514386">
            <w:pPr>
              <w:jc w:val="left"/>
              <w:rPr>
                <w:lang w:val="it-IT"/>
              </w:rPr>
            </w:pPr>
            <w:r>
              <w:rPr>
                <w:lang w:val="it-IT"/>
              </w:rPr>
              <w:t>AY329.VK016 OFF</w:t>
            </w:r>
          </w:p>
        </w:tc>
        <w:tc>
          <w:tcPr>
            <w:tcW w:w="4272" w:type="dxa"/>
            <w:tcBorders>
              <w:top w:val="single" w:sz="4" w:space="0" w:color="auto"/>
              <w:left w:val="single" w:sz="4" w:space="0" w:color="auto"/>
              <w:bottom w:val="single" w:sz="4" w:space="0" w:color="auto"/>
              <w:right w:val="single" w:sz="4" w:space="0" w:color="auto"/>
            </w:tcBorders>
            <w:vAlign w:val="center"/>
            <w:hideMark/>
          </w:tcPr>
          <w:p w14:paraId="4BFC350D" w14:textId="77777777" w:rsidR="00514386" w:rsidRPr="0041627B" w:rsidRDefault="00514386" w:rsidP="00514386">
            <w:pPr>
              <w:jc w:val="left"/>
              <w:rPr>
                <w:lang w:val="en-GB"/>
              </w:rPr>
            </w:pPr>
            <w:r w:rsidRPr="0041627B">
              <w:rPr>
                <w:lang w:val="en-GB"/>
              </w:rPr>
              <w:t xml:space="preserve">ZSL265.VK016 active + </w:t>
            </w:r>
          </w:p>
          <w:p w14:paraId="258C0A57" w14:textId="77777777" w:rsidR="00514386" w:rsidRPr="0041627B" w:rsidRDefault="00514386" w:rsidP="00514386">
            <w:pPr>
              <w:jc w:val="left"/>
              <w:rPr>
                <w:lang w:val="en-GB"/>
              </w:rPr>
            </w:pPr>
            <w:r w:rsidRPr="0041627B">
              <w:rPr>
                <w:lang w:val="en-GB"/>
              </w:rPr>
              <w:t>ZSH266.VK016 inactive</w:t>
            </w:r>
          </w:p>
        </w:tc>
      </w:tr>
    </w:tbl>
    <w:p w14:paraId="1F6AB9A4" w14:textId="77777777" w:rsidR="000F1ACE" w:rsidRDefault="000F1ACE" w:rsidP="0033246C">
      <w:pPr>
        <w:rPr>
          <w:rFonts w:cs="Arial"/>
          <w:lang w:val="en-AU"/>
        </w:rPr>
      </w:pPr>
    </w:p>
    <w:p w14:paraId="5C6086B1" w14:textId="77777777" w:rsidR="006B768B" w:rsidRDefault="006B768B" w:rsidP="005C0903">
      <w:pPr>
        <w:pStyle w:val="Heading3"/>
        <w:rPr>
          <w:iCs/>
          <w:szCs w:val="28"/>
        </w:rPr>
      </w:pPr>
      <w:bookmarkStart w:id="752" w:name="_Toc149556453"/>
      <w:r w:rsidRPr="005D6574">
        <w:t>LFP-N</w:t>
      </w:r>
      <w:r>
        <w:t>C</w:t>
      </w:r>
      <w:r w:rsidRPr="005D6574">
        <w:t>O</w:t>
      </w:r>
      <w:r>
        <w:t xml:space="preserve"> system.</w:t>
      </w:r>
      <w:r w:rsidRPr="005D6574">
        <w:t xml:space="preserve"> </w:t>
      </w:r>
      <w:r>
        <w:t>Cooler</w:t>
      </w:r>
      <w:r w:rsidRPr="005D295B">
        <w:t xml:space="preserve"> sequence</w:t>
      </w:r>
      <w:r>
        <w:t xml:space="preserve"> </w:t>
      </w:r>
      <w:r w:rsidR="006B1D58">
        <w:rPr>
          <w:iCs/>
          <w:szCs w:val="28"/>
        </w:rPr>
        <w:t>Cooler</w:t>
      </w:r>
      <w:r w:rsidRPr="006B768B">
        <w:rPr>
          <w:iCs/>
          <w:szCs w:val="28"/>
        </w:rPr>
        <w:t xml:space="preserve"> </w:t>
      </w:r>
      <w:r>
        <w:rPr>
          <w:iCs/>
          <w:szCs w:val="28"/>
        </w:rPr>
        <w:t>VK</w:t>
      </w:r>
      <w:r w:rsidRPr="006B768B">
        <w:rPr>
          <w:iCs/>
          <w:szCs w:val="28"/>
        </w:rPr>
        <w:t>01</w:t>
      </w:r>
      <w:r>
        <w:rPr>
          <w:iCs/>
          <w:szCs w:val="28"/>
        </w:rPr>
        <w:t>6</w:t>
      </w:r>
      <w:bookmarkEnd w:id="752"/>
    </w:p>
    <w:p w14:paraId="04FEA2BF" w14:textId="100990D9" w:rsidR="00664AD9" w:rsidRPr="00664AD9" w:rsidRDefault="00664AD9" w:rsidP="00664AD9">
      <w:pPr>
        <w:pStyle w:val="Heading4"/>
      </w:pPr>
      <w:r>
        <w:t>LFP-NCO Cooler Sequence without bypass</w:t>
      </w:r>
    </w:p>
    <w:p w14:paraId="7E1C2464" w14:textId="77777777" w:rsidR="006B768B" w:rsidRPr="00DD1320" w:rsidRDefault="006B768B" w:rsidP="006B768B"/>
    <w:p w14:paraId="18AD0658" w14:textId="77777777" w:rsidR="006B768B" w:rsidRDefault="006B768B" w:rsidP="006B768B">
      <w:pPr>
        <w:rPr>
          <w:lang w:val="en-GB"/>
        </w:rPr>
      </w:pPr>
      <w:r w:rsidRPr="005D295B">
        <w:rPr>
          <w:lang w:val="en-GB"/>
        </w:rPr>
        <w:t xml:space="preserve">The following sequence shows the main actions that the </w:t>
      </w:r>
      <w:r w:rsidR="005C0903">
        <w:rPr>
          <w:lang w:val="en-GB"/>
        </w:rPr>
        <w:t>cooler</w:t>
      </w:r>
      <w:r w:rsidRPr="005D295B">
        <w:rPr>
          <w:lang w:val="en-GB"/>
        </w:rPr>
        <w:t xml:space="preserve"> performs during its process.</w:t>
      </w:r>
    </w:p>
    <w:p w14:paraId="40D914BE" w14:textId="77777777" w:rsidR="006B768B" w:rsidRDefault="006B768B" w:rsidP="0033246C">
      <w:pPr>
        <w:rPr>
          <w:rFonts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4129"/>
        <w:gridCol w:w="4272"/>
      </w:tblGrid>
      <w:tr w:rsidR="005C0903" w14:paraId="344C9C92" w14:textId="77777777" w:rsidTr="00183BDC">
        <w:tc>
          <w:tcPr>
            <w:tcW w:w="952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62FD8E65" w14:textId="77777777" w:rsidR="005C0903" w:rsidRDefault="005C0903" w:rsidP="00183BDC">
            <w:pPr>
              <w:jc w:val="left"/>
            </w:pPr>
            <w:r>
              <w:t>Necessary conditions</w:t>
            </w:r>
          </w:p>
        </w:tc>
      </w:tr>
      <w:tr w:rsidR="005C0903" w14:paraId="7818EC43" w14:textId="77777777" w:rsidTr="00183BDC">
        <w:tc>
          <w:tcPr>
            <w:tcW w:w="952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1F6BBF" w14:textId="77777777" w:rsidR="005C0903" w:rsidRPr="0041627B" w:rsidRDefault="005C0903" w:rsidP="00183BDC">
            <w:pPr>
              <w:jc w:val="left"/>
              <w:rPr>
                <w:lang w:val="en-GB"/>
              </w:rPr>
            </w:pPr>
            <w:r w:rsidRPr="0041627B">
              <w:rPr>
                <w:lang w:val="en-GB"/>
              </w:rPr>
              <w:t>*Add alarms that you consider essential OKAWARA has not considered any*</w:t>
            </w:r>
          </w:p>
          <w:p w14:paraId="22756F02" w14:textId="77777777" w:rsidR="005C0903" w:rsidRPr="0041627B" w:rsidRDefault="005C0903" w:rsidP="00183BDC">
            <w:pPr>
              <w:jc w:val="left"/>
              <w:rPr>
                <w:lang w:val="en-GB"/>
              </w:rPr>
            </w:pPr>
            <w:r w:rsidRPr="0041627B">
              <w:rPr>
                <w:lang w:val="en-GB"/>
              </w:rPr>
              <w:t>Automatic mode</w:t>
            </w:r>
          </w:p>
          <w:p w14:paraId="0E305381" w14:textId="77777777" w:rsidR="005C0903" w:rsidRPr="0041627B" w:rsidRDefault="005C0903" w:rsidP="00183BDC">
            <w:pPr>
              <w:jc w:val="left"/>
              <w:rPr>
                <w:lang w:val="en-GB"/>
              </w:rPr>
            </w:pPr>
            <w:r w:rsidRPr="0041627B">
              <w:rPr>
                <w:lang w:val="en-GB"/>
              </w:rPr>
              <w:t>Oil Inlet Temperature &lt; SET_InletOilTemperature</w:t>
            </w:r>
          </w:p>
          <w:p w14:paraId="6F00430B" w14:textId="77777777" w:rsidR="005C0903" w:rsidRDefault="005C0903" w:rsidP="00183BDC">
            <w:pPr>
              <w:jc w:val="left"/>
            </w:pPr>
          </w:p>
        </w:tc>
      </w:tr>
      <w:tr w:rsidR="005C0903" w14:paraId="5A1202E8" w14:textId="77777777" w:rsidTr="00183BDC">
        <w:tc>
          <w:tcPr>
            <w:tcW w:w="111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F2CBC80" w14:textId="77777777" w:rsidR="005C0903" w:rsidRDefault="005C0903" w:rsidP="00183BDC">
            <w:pPr>
              <w:jc w:val="center"/>
            </w:pPr>
            <w:r>
              <w:lastRenderedPageBreak/>
              <w:t>Step</w:t>
            </w:r>
          </w:p>
        </w:tc>
        <w:tc>
          <w:tcPr>
            <w:tcW w:w="412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2486593" w14:textId="77777777" w:rsidR="005C0903" w:rsidRDefault="005C0903" w:rsidP="00183BDC">
            <w:pPr>
              <w:jc w:val="left"/>
            </w:pPr>
            <w:r>
              <w:t>Action</w:t>
            </w:r>
          </w:p>
        </w:tc>
        <w:tc>
          <w:tcPr>
            <w:tcW w:w="4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E6D819B" w14:textId="77777777" w:rsidR="005C0903" w:rsidRDefault="005C0903" w:rsidP="00183BDC">
            <w:pPr>
              <w:jc w:val="left"/>
            </w:pPr>
            <w:r>
              <w:t>Completion criterion</w:t>
            </w:r>
          </w:p>
        </w:tc>
      </w:tr>
      <w:tr w:rsidR="006B1D58" w14:paraId="1EAB82B7"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000651D5" w14:textId="77777777" w:rsidR="006B1D58" w:rsidRDefault="006B1D58" w:rsidP="006B1D58">
            <w:pPr>
              <w:jc w:val="center"/>
            </w:pPr>
            <w:r>
              <w:t>1</w:t>
            </w:r>
          </w:p>
        </w:tc>
        <w:tc>
          <w:tcPr>
            <w:tcW w:w="4129" w:type="dxa"/>
            <w:tcBorders>
              <w:top w:val="single" w:sz="4" w:space="0" w:color="auto"/>
              <w:left w:val="single" w:sz="4" w:space="0" w:color="auto"/>
              <w:bottom w:val="single" w:sz="4" w:space="0" w:color="auto"/>
              <w:right w:val="single" w:sz="4" w:space="0" w:color="auto"/>
            </w:tcBorders>
            <w:vAlign w:val="center"/>
          </w:tcPr>
          <w:p w14:paraId="0D7DF9CD" w14:textId="77777777" w:rsidR="006B1D58" w:rsidRPr="0041627B" w:rsidRDefault="006B1D58" w:rsidP="006B1D58">
            <w:pPr>
              <w:jc w:val="left"/>
              <w:rPr>
                <w:lang w:val="en-GB"/>
              </w:rPr>
            </w:pPr>
            <w:r w:rsidRPr="0041627B">
              <w:rPr>
                <w:lang w:val="en-GB"/>
              </w:rPr>
              <w:t>Vacuum Pump Motor Start CMDPG400.M01.VFD ON +</w:t>
            </w:r>
          </w:p>
          <w:p w14:paraId="34E4E166" w14:textId="77777777" w:rsidR="006B1D58" w:rsidRPr="0041627B" w:rsidRDefault="006B1D58" w:rsidP="006B1D58">
            <w:pPr>
              <w:jc w:val="left"/>
              <w:rPr>
                <w:lang w:val="en-GB"/>
              </w:rPr>
            </w:pPr>
          </w:p>
          <w:p w14:paraId="4BA7E8D4" w14:textId="77777777" w:rsidR="006B1D58" w:rsidRPr="0041627B" w:rsidRDefault="006B1D58" w:rsidP="006B1D58">
            <w:pPr>
              <w:jc w:val="left"/>
              <w:rPr>
                <w:lang w:val="en-GB"/>
              </w:rPr>
            </w:pPr>
            <w:r w:rsidRPr="0041627B">
              <w:rPr>
                <w:lang w:val="en-GB"/>
              </w:rPr>
              <w:t>Gas pump solenoid valve opening control HY519.VK016</w:t>
            </w:r>
          </w:p>
          <w:p w14:paraId="039BEE6D" w14:textId="77777777" w:rsidR="006B1D58" w:rsidRPr="0041627B" w:rsidRDefault="006B1D58" w:rsidP="006B1D58">
            <w:pPr>
              <w:jc w:val="left"/>
              <w:rPr>
                <w:lang w:val="en-GB"/>
              </w:rPr>
            </w:pPr>
            <w:r w:rsidRPr="0041627B">
              <w:rPr>
                <w:lang w:val="en-GB"/>
              </w:rPr>
              <w:t>AY512.VK016 ON +</w:t>
            </w:r>
          </w:p>
          <w:p w14:paraId="1016842C" w14:textId="77777777" w:rsidR="006B1D58" w:rsidRPr="0041627B" w:rsidRDefault="006B1D58" w:rsidP="006B1D58">
            <w:pPr>
              <w:jc w:val="left"/>
              <w:rPr>
                <w:lang w:val="en-GB"/>
              </w:rPr>
            </w:pPr>
          </w:p>
          <w:p w14:paraId="4AD944C8" w14:textId="77777777" w:rsidR="006B1D58" w:rsidRPr="0041627B" w:rsidRDefault="006B1D58" w:rsidP="006B1D58">
            <w:pPr>
              <w:jc w:val="left"/>
              <w:rPr>
                <w:lang w:val="en-GB"/>
              </w:rPr>
            </w:pPr>
            <w:r w:rsidRPr="0041627B">
              <w:rPr>
                <w:lang w:val="en-GB"/>
              </w:rPr>
              <w:t>Vacuum Breaker Solenoid Valve Opening Command LP322</w:t>
            </w:r>
          </w:p>
          <w:p w14:paraId="0C307A5C" w14:textId="77777777" w:rsidR="006B1D58" w:rsidRPr="0041627B" w:rsidRDefault="006B1D58" w:rsidP="006B1D58">
            <w:pPr>
              <w:jc w:val="left"/>
              <w:rPr>
                <w:lang w:val="en-GB"/>
              </w:rPr>
            </w:pPr>
            <w:r w:rsidRPr="0041627B">
              <w:rPr>
                <w:lang w:val="en-GB"/>
              </w:rPr>
              <w:t>(AY328.VK016 )</w:t>
            </w:r>
          </w:p>
          <w:p w14:paraId="3AD2DCC3" w14:textId="77777777" w:rsidR="006B1D58" w:rsidRPr="0041627B" w:rsidRDefault="006B1D58" w:rsidP="006B1D58">
            <w:pPr>
              <w:jc w:val="left"/>
              <w:rPr>
                <w:lang w:val="en-GB"/>
              </w:rPr>
            </w:pPr>
          </w:p>
          <w:p w14:paraId="466BE74D" w14:textId="77777777" w:rsidR="006B1D58" w:rsidRPr="0041627B" w:rsidRDefault="006B1D58" w:rsidP="006B1D58">
            <w:pPr>
              <w:jc w:val="left"/>
              <w:rPr>
                <w:lang w:val="en-GB"/>
              </w:rPr>
            </w:pPr>
            <w:r w:rsidRPr="0041627B">
              <w:rPr>
                <w:lang w:val="en-GB"/>
              </w:rPr>
              <w:t>Activating Water Pump Control +</w:t>
            </w:r>
          </w:p>
          <w:p w14:paraId="3495533C" w14:textId="77777777" w:rsidR="006B1D58" w:rsidRPr="0041627B" w:rsidRDefault="006B1D58" w:rsidP="006B1D58">
            <w:pPr>
              <w:jc w:val="left"/>
              <w:rPr>
                <w:lang w:val="en-GB"/>
              </w:rPr>
            </w:pPr>
          </w:p>
          <w:p w14:paraId="5FA6EB9A" w14:textId="77777777" w:rsidR="006B1D58" w:rsidRPr="0041627B" w:rsidRDefault="006B1D58" w:rsidP="006B1D58">
            <w:pPr>
              <w:jc w:val="left"/>
              <w:rPr>
                <w:lang w:val="en-GB"/>
              </w:rPr>
            </w:pPr>
            <w:r w:rsidRPr="0041627B">
              <w:rPr>
                <w:lang w:val="en-GB"/>
              </w:rPr>
              <w:t>Waiting Time Vacuum Pump Startup</w:t>
            </w:r>
          </w:p>
        </w:tc>
        <w:tc>
          <w:tcPr>
            <w:tcW w:w="4272" w:type="dxa"/>
            <w:tcBorders>
              <w:top w:val="single" w:sz="4" w:space="0" w:color="auto"/>
              <w:left w:val="single" w:sz="4" w:space="0" w:color="auto"/>
              <w:bottom w:val="single" w:sz="4" w:space="0" w:color="auto"/>
              <w:right w:val="single" w:sz="4" w:space="0" w:color="auto"/>
            </w:tcBorders>
            <w:vAlign w:val="center"/>
          </w:tcPr>
          <w:p w14:paraId="21A965BD" w14:textId="77777777" w:rsidR="006B1D58" w:rsidRPr="0041627B" w:rsidRDefault="006B1D58" w:rsidP="006B1D58">
            <w:pPr>
              <w:jc w:val="left"/>
              <w:rPr>
                <w:lang w:val="en-GB"/>
              </w:rPr>
            </w:pPr>
            <w:r w:rsidRPr="0041627B">
              <w:rPr>
                <w:lang w:val="en-GB"/>
              </w:rPr>
              <w:t>RUN PG400.M01.VFD active +</w:t>
            </w:r>
          </w:p>
          <w:p w14:paraId="7AB0C19F" w14:textId="77777777" w:rsidR="006B1D58" w:rsidRPr="0041627B" w:rsidRDefault="006B1D58" w:rsidP="006B1D58">
            <w:pPr>
              <w:jc w:val="left"/>
              <w:rPr>
                <w:lang w:val="en-GB"/>
              </w:rPr>
            </w:pPr>
          </w:p>
          <w:p w14:paraId="6A00F947" w14:textId="77777777" w:rsidR="006B1D58" w:rsidRPr="0041627B" w:rsidRDefault="006B1D58" w:rsidP="006B1D58">
            <w:pPr>
              <w:jc w:val="left"/>
              <w:rPr>
                <w:lang w:val="en-GB"/>
              </w:rPr>
            </w:pPr>
            <w:r w:rsidRPr="0041627B">
              <w:rPr>
                <w:lang w:val="en-GB"/>
              </w:rPr>
              <w:t>Active WaterPumpControl</w:t>
            </w:r>
          </w:p>
          <w:p w14:paraId="42681732" w14:textId="77777777" w:rsidR="006B1D58" w:rsidRPr="0041627B" w:rsidRDefault="006B1D58" w:rsidP="006B1D58">
            <w:pPr>
              <w:jc w:val="left"/>
              <w:rPr>
                <w:lang w:val="en-GB"/>
              </w:rPr>
            </w:pPr>
            <w:r w:rsidRPr="0041627B">
              <w:rPr>
                <w:lang w:val="en-GB"/>
              </w:rPr>
              <w:t>Elapsed Vacuum Pump Start Time DLYT_VacuumPump_SwitchOn</w:t>
            </w:r>
          </w:p>
          <w:p w14:paraId="2E4EC36A" w14:textId="77777777" w:rsidR="006B1D58" w:rsidRPr="0041627B" w:rsidRDefault="006B1D58" w:rsidP="006B1D58">
            <w:pPr>
              <w:jc w:val="left"/>
              <w:rPr>
                <w:lang w:val="en-GB"/>
              </w:rPr>
            </w:pPr>
          </w:p>
        </w:tc>
      </w:tr>
      <w:tr w:rsidR="006B1D58" w14:paraId="3938B52C"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34C26BB7" w14:textId="77777777" w:rsidR="006B1D58" w:rsidRDefault="006B1D58" w:rsidP="006B1D58">
            <w:pPr>
              <w:jc w:val="center"/>
            </w:pPr>
            <w:r>
              <w:t>2</w:t>
            </w:r>
          </w:p>
        </w:tc>
        <w:tc>
          <w:tcPr>
            <w:tcW w:w="4129" w:type="dxa"/>
            <w:tcBorders>
              <w:top w:val="single" w:sz="4" w:space="0" w:color="auto"/>
              <w:left w:val="single" w:sz="4" w:space="0" w:color="auto"/>
              <w:bottom w:val="single" w:sz="4" w:space="0" w:color="auto"/>
              <w:right w:val="single" w:sz="4" w:space="0" w:color="auto"/>
            </w:tcBorders>
            <w:vAlign w:val="center"/>
            <w:hideMark/>
          </w:tcPr>
          <w:p w14:paraId="21AB1F07" w14:textId="77777777" w:rsidR="006B1D58" w:rsidRPr="0041627B" w:rsidRDefault="006B1D58" w:rsidP="006B1D58">
            <w:pPr>
              <w:jc w:val="left"/>
              <w:rPr>
                <w:lang w:val="en-GB"/>
              </w:rPr>
            </w:pPr>
            <w:r w:rsidRPr="0041627B">
              <w:rPr>
                <w:lang w:val="en-GB"/>
              </w:rPr>
              <w:t>vacuum breaker solenoid valve closure LP322</w:t>
            </w:r>
          </w:p>
          <w:p w14:paraId="3CD21753" w14:textId="77777777" w:rsidR="006B1D58" w:rsidRDefault="006B1D58" w:rsidP="006B1D58">
            <w:pPr>
              <w:jc w:val="left"/>
              <w:rPr>
                <w:lang w:val="it-IT"/>
              </w:rPr>
            </w:pPr>
            <w:r>
              <w:rPr>
                <w:lang w:val="it-IT"/>
              </w:rPr>
              <w:t>(AY328.VK016 )</w:t>
            </w:r>
          </w:p>
        </w:tc>
        <w:tc>
          <w:tcPr>
            <w:tcW w:w="4272" w:type="dxa"/>
            <w:tcBorders>
              <w:top w:val="single" w:sz="4" w:space="0" w:color="auto"/>
              <w:left w:val="single" w:sz="4" w:space="0" w:color="auto"/>
              <w:bottom w:val="single" w:sz="4" w:space="0" w:color="auto"/>
              <w:right w:val="single" w:sz="4" w:space="0" w:color="auto"/>
            </w:tcBorders>
            <w:vAlign w:val="center"/>
          </w:tcPr>
          <w:p w14:paraId="62D5A570" w14:textId="77777777" w:rsidR="006B1D58" w:rsidRDefault="006B1D58" w:rsidP="006B1D58">
            <w:pPr>
              <w:jc w:val="left"/>
              <w:rPr>
                <w:lang w:val="it-IT"/>
              </w:rPr>
            </w:pPr>
          </w:p>
        </w:tc>
      </w:tr>
      <w:tr w:rsidR="006B1D58" w14:paraId="6B3105FA"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4F8B19A6" w14:textId="77777777" w:rsidR="006B1D58" w:rsidRDefault="006B1D58" w:rsidP="006B1D58">
            <w:pPr>
              <w:jc w:val="center"/>
            </w:pPr>
            <w:r>
              <w:t>3</w:t>
            </w:r>
          </w:p>
        </w:tc>
        <w:tc>
          <w:tcPr>
            <w:tcW w:w="4129" w:type="dxa"/>
            <w:tcBorders>
              <w:top w:val="single" w:sz="4" w:space="0" w:color="auto"/>
              <w:left w:val="single" w:sz="4" w:space="0" w:color="auto"/>
              <w:bottom w:val="single" w:sz="4" w:space="0" w:color="auto"/>
              <w:right w:val="single" w:sz="4" w:space="0" w:color="auto"/>
            </w:tcBorders>
            <w:vAlign w:val="center"/>
            <w:hideMark/>
          </w:tcPr>
          <w:p w14:paraId="2663C5C8" w14:textId="77777777" w:rsidR="006B1D58" w:rsidRPr="0041627B" w:rsidRDefault="006B1D58" w:rsidP="006B1D58">
            <w:pPr>
              <w:jc w:val="left"/>
              <w:rPr>
                <w:lang w:val="en-GB"/>
              </w:rPr>
            </w:pPr>
            <w:r w:rsidRPr="0041627B">
              <w:rPr>
                <w:lang w:val="en-GB"/>
              </w:rPr>
              <w:t>Vacuum Control Activation</w:t>
            </w:r>
          </w:p>
          <w:p w14:paraId="5CA74047" w14:textId="77777777" w:rsidR="006B1D58" w:rsidRPr="0041627B" w:rsidRDefault="006B1D58" w:rsidP="006B1D58">
            <w:pPr>
              <w:jc w:val="left"/>
              <w:rPr>
                <w:lang w:val="en-GB"/>
              </w:rPr>
            </w:pPr>
            <w:r w:rsidRPr="0041627B">
              <w:rPr>
                <w:lang w:val="en-GB"/>
              </w:rPr>
              <w:t>PRV313 valve controlled by differential pressure PDIT276 loop.</w:t>
            </w:r>
          </w:p>
        </w:tc>
        <w:tc>
          <w:tcPr>
            <w:tcW w:w="4272" w:type="dxa"/>
            <w:tcBorders>
              <w:top w:val="single" w:sz="4" w:space="0" w:color="auto"/>
              <w:left w:val="single" w:sz="4" w:space="0" w:color="auto"/>
              <w:bottom w:val="single" w:sz="4" w:space="0" w:color="auto"/>
              <w:right w:val="single" w:sz="4" w:space="0" w:color="auto"/>
            </w:tcBorders>
            <w:vAlign w:val="center"/>
            <w:hideMark/>
          </w:tcPr>
          <w:p w14:paraId="1759CD98" w14:textId="77777777" w:rsidR="006B1D58" w:rsidRDefault="006B1D58" w:rsidP="006B1D58">
            <w:pPr>
              <w:jc w:val="left"/>
              <w:rPr>
                <w:lang w:val="it-IT"/>
              </w:rPr>
            </w:pPr>
            <w:r>
              <w:rPr>
                <w:lang w:val="it-IT"/>
              </w:rPr>
              <w:t xml:space="preserve">VacuumControlActive ON </w:t>
            </w:r>
          </w:p>
        </w:tc>
      </w:tr>
      <w:tr w:rsidR="006B1D58" w14:paraId="0271FAD7"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52BF25C8" w14:textId="77777777" w:rsidR="006B1D58" w:rsidRDefault="006B1D58" w:rsidP="006B1D58">
            <w:pPr>
              <w:jc w:val="center"/>
            </w:pPr>
            <w:r>
              <w:t>4</w:t>
            </w:r>
          </w:p>
        </w:tc>
        <w:tc>
          <w:tcPr>
            <w:tcW w:w="4129" w:type="dxa"/>
            <w:tcBorders>
              <w:top w:val="single" w:sz="4" w:space="0" w:color="auto"/>
              <w:left w:val="single" w:sz="4" w:space="0" w:color="auto"/>
              <w:bottom w:val="single" w:sz="4" w:space="0" w:color="auto"/>
              <w:right w:val="single" w:sz="4" w:space="0" w:color="auto"/>
            </w:tcBorders>
            <w:vAlign w:val="center"/>
            <w:hideMark/>
          </w:tcPr>
          <w:p w14:paraId="0A193B1B" w14:textId="77777777" w:rsidR="006B1D58" w:rsidRDefault="006B1D58" w:rsidP="006B1D58">
            <w:pPr>
              <w:jc w:val="left"/>
              <w:rPr>
                <w:lang w:val="it-IT"/>
              </w:rPr>
            </w:pPr>
            <w:r>
              <w:rPr>
                <w:lang w:val="it-IT"/>
              </w:rPr>
              <w:t>Reaching Internal Temperature Threshold</w:t>
            </w:r>
          </w:p>
        </w:tc>
        <w:tc>
          <w:tcPr>
            <w:tcW w:w="4272" w:type="dxa"/>
            <w:tcBorders>
              <w:top w:val="single" w:sz="4" w:space="0" w:color="auto"/>
              <w:left w:val="single" w:sz="4" w:space="0" w:color="auto"/>
              <w:bottom w:val="single" w:sz="4" w:space="0" w:color="auto"/>
              <w:right w:val="single" w:sz="4" w:space="0" w:color="auto"/>
            </w:tcBorders>
            <w:vAlign w:val="center"/>
            <w:hideMark/>
          </w:tcPr>
          <w:p w14:paraId="04FD3F4C" w14:textId="77777777" w:rsidR="006B1D58" w:rsidRPr="0041627B" w:rsidRDefault="006B1D58" w:rsidP="006B1D58">
            <w:pPr>
              <w:jc w:val="left"/>
              <w:rPr>
                <w:lang w:val="en-GB"/>
              </w:rPr>
            </w:pPr>
            <w:r w:rsidRPr="0041627B">
              <w:rPr>
                <w:lang w:val="en-GB"/>
              </w:rPr>
              <w:t>Indoor Temperature &lt; SP_Production_Temperature</w:t>
            </w:r>
          </w:p>
        </w:tc>
      </w:tr>
      <w:tr w:rsidR="006B1D58" w14:paraId="77EC3CDE"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69B0AE5E" w14:textId="77777777" w:rsidR="006B1D58" w:rsidRDefault="006B1D58" w:rsidP="006B1D58">
            <w:pPr>
              <w:jc w:val="center"/>
            </w:pPr>
            <w:r>
              <w:t>5</w:t>
            </w:r>
          </w:p>
        </w:tc>
        <w:tc>
          <w:tcPr>
            <w:tcW w:w="4129" w:type="dxa"/>
            <w:tcBorders>
              <w:top w:val="single" w:sz="4" w:space="0" w:color="auto"/>
              <w:left w:val="single" w:sz="4" w:space="0" w:color="auto"/>
              <w:bottom w:val="single" w:sz="4" w:space="0" w:color="auto"/>
              <w:right w:val="single" w:sz="4" w:space="0" w:color="auto"/>
            </w:tcBorders>
            <w:vAlign w:val="center"/>
            <w:hideMark/>
          </w:tcPr>
          <w:p w14:paraId="3A1E490F" w14:textId="77777777" w:rsidR="006B1D58" w:rsidRDefault="006B1D58" w:rsidP="006B1D58">
            <w:pPr>
              <w:jc w:val="left"/>
              <w:rPr>
                <w:lang w:val="it-IT"/>
              </w:rPr>
            </w:pPr>
            <w:r>
              <w:rPr>
                <w:lang w:val="it-IT"/>
              </w:rPr>
              <w:t>Waiting Time Execution Process</w:t>
            </w:r>
          </w:p>
        </w:tc>
        <w:tc>
          <w:tcPr>
            <w:tcW w:w="4272" w:type="dxa"/>
            <w:tcBorders>
              <w:top w:val="single" w:sz="4" w:space="0" w:color="auto"/>
              <w:left w:val="single" w:sz="4" w:space="0" w:color="auto"/>
              <w:bottom w:val="single" w:sz="4" w:space="0" w:color="auto"/>
              <w:right w:val="single" w:sz="4" w:space="0" w:color="auto"/>
            </w:tcBorders>
            <w:vAlign w:val="center"/>
          </w:tcPr>
          <w:p w14:paraId="36E58710" w14:textId="77777777" w:rsidR="006B1D58" w:rsidRPr="0041627B" w:rsidRDefault="006B1D58" w:rsidP="006B1D58">
            <w:pPr>
              <w:jc w:val="left"/>
              <w:rPr>
                <w:lang w:val="en-GB"/>
              </w:rPr>
            </w:pPr>
            <w:r w:rsidRPr="0041627B">
              <w:rPr>
                <w:lang w:val="en-GB"/>
              </w:rPr>
              <w:t>Elapsed Process Execution Time DLYT_Production_Duration</w:t>
            </w:r>
          </w:p>
          <w:p w14:paraId="1E7B36A6" w14:textId="77777777" w:rsidR="006B1D58" w:rsidRPr="0041627B" w:rsidRDefault="006B1D58" w:rsidP="006B1D58">
            <w:pPr>
              <w:jc w:val="left"/>
              <w:rPr>
                <w:lang w:val="en-GB"/>
              </w:rPr>
            </w:pPr>
          </w:p>
        </w:tc>
      </w:tr>
      <w:tr w:rsidR="006B1D58" w14:paraId="77BFFEEF"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3CE80430" w14:textId="77777777" w:rsidR="006B1D58" w:rsidRDefault="006B1D58" w:rsidP="006B1D58">
            <w:pPr>
              <w:jc w:val="center"/>
            </w:pPr>
            <w:r>
              <w:t>6</w:t>
            </w:r>
          </w:p>
        </w:tc>
        <w:tc>
          <w:tcPr>
            <w:tcW w:w="4129" w:type="dxa"/>
            <w:tcBorders>
              <w:top w:val="single" w:sz="4" w:space="0" w:color="auto"/>
              <w:left w:val="single" w:sz="4" w:space="0" w:color="auto"/>
              <w:bottom w:val="single" w:sz="4" w:space="0" w:color="auto"/>
              <w:right w:val="single" w:sz="4" w:space="0" w:color="auto"/>
            </w:tcBorders>
            <w:vAlign w:val="center"/>
          </w:tcPr>
          <w:p w14:paraId="2BF582E0" w14:textId="77777777" w:rsidR="006B1D58" w:rsidRPr="0041627B" w:rsidRDefault="006B1D58" w:rsidP="006B1D58">
            <w:pPr>
              <w:jc w:val="left"/>
              <w:rPr>
                <w:lang w:val="en-GB"/>
              </w:rPr>
            </w:pPr>
            <w:r w:rsidRPr="0041627B">
              <w:rPr>
                <w:lang w:val="en-GB"/>
              </w:rPr>
              <w:t>Vacuum Pump Motor Stop CMDPG400.M01.VFD OFF +</w:t>
            </w:r>
          </w:p>
          <w:p w14:paraId="04AA9243" w14:textId="77777777" w:rsidR="006B1D58" w:rsidRPr="0041627B" w:rsidRDefault="006B1D58" w:rsidP="006B1D58">
            <w:pPr>
              <w:jc w:val="left"/>
              <w:rPr>
                <w:lang w:val="en-GB"/>
              </w:rPr>
            </w:pPr>
          </w:p>
          <w:p w14:paraId="1EB9C160" w14:textId="77777777" w:rsidR="006B1D58" w:rsidRPr="0041627B" w:rsidRDefault="006B1D58" w:rsidP="006B1D58">
            <w:pPr>
              <w:jc w:val="left"/>
              <w:rPr>
                <w:lang w:val="en-GB"/>
              </w:rPr>
            </w:pPr>
            <w:r w:rsidRPr="0041627B">
              <w:rPr>
                <w:lang w:val="en-GB"/>
              </w:rPr>
              <w:t>Gas Pump Solenoid Valve Closure Control HY512.VK016</w:t>
            </w:r>
          </w:p>
          <w:p w14:paraId="573C39B8" w14:textId="77777777" w:rsidR="006B1D58" w:rsidRPr="0041627B" w:rsidRDefault="006B1D58" w:rsidP="006B1D58">
            <w:pPr>
              <w:jc w:val="left"/>
              <w:rPr>
                <w:lang w:val="en-GB"/>
              </w:rPr>
            </w:pPr>
            <w:r w:rsidRPr="0041627B">
              <w:rPr>
                <w:lang w:val="en-GB"/>
              </w:rPr>
              <w:t>AY512.VK016 OFF +</w:t>
            </w:r>
          </w:p>
          <w:p w14:paraId="3C7F2A60" w14:textId="77777777" w:rsidR="006B1D58" w:rsidRPr="0041627B" w:rsidRDefault="006B1D58" w:rsidP="006B1D58">
            <w:pPr>
              <w:jc w:val="left"/>
              <w:rPr>
                <w:lang w:val="en-GB"/>
              </w:rPr>
            </w:pPr>
          </w:p>
          <w:p w14:paraId="7589793E" w14:textId="77777777" w:rsidR="006B1D58" w:rsidRPr="0041627B" w:rsidRDefault="006B1D58" w:rsidP="006B1D58">
            <w:pPr>
              <w:jc w:val="left"/>
              <w:rPr>
                <w:lang w:val="en-GB"/>
              </w:rPr>
            </w:pPr>
            <w:r w:rsidRPr="0041627B">
              <w:rPr>
                <w:lang w:val="en-GB"/>
              </w:rPr>
              <w:t>Stop Vacuum Control +</w:t>
            </w:r>
          </w:p>
          <w:p w14:paraId="35FD2D98" w14:textId="77777777" w:rsidR="006B1D58" w:rsidRDefault="006B1D58" w:rsidP="006B1D58">
            <w:pPr>
              <w:jc w:val="left"/>
              <w:rPr>
                <w:lang w:val="it-IT"/>
              </w:rPr>
            </w:pPr>
            <w:r>
              <w:rPr>
                <w:lang w:val="it-IT"/>
              </w:rPr>
              <w:t>Stop Water Pump Control</w:t>
            </w:r>
          </w:p>
        </w:tc>
        <w:tc>
          <w:tcPr>
            <w:tcW w:w="4272" w:type="dxa"/>
            <w:tcBorders>
              <w:top w:val="single" w:sz="4" w:space="0" w:color="auto"/>
              <w:left w:val="single" w:sz="4" w:space="0" w:color="auto"/>
              <w:bottom w:val="single" w:sz="4" w:space="0" w:color="auto"/>
              <w:right w:val="single" w:sz="4" w:space="0" w:color="auto"/>
            </w:tcBorders>
            <w:vAlign w:val="center"/>
          </w:tcPr>
          <w:p w14:paraId="4CCAF39D" w14:textId="77777777" w:rsidR="006B1D58" w:rsidRPr="0041627B" w:rsidRDefault="006B1D58" w:rsidP="006B1D58">
            <w:pPr>
              <w:jc w:val="left"/>
              <w:rPr>
                <w:lang w:val="en-GB"/>
              </w:rPr>
            </w:pPr>
            <w:r w:rsidRPr="0041627B">
              <w:rPr>
                <w:lang w:val="en-GB"/>
              </w:rPr>
              <w:lastRenderedPageBreak/>
              <w:t>RUNPG400.M01.VFD not active +</w:t>
            </w:r>
          </w:p>
          <w:p w14:paraId="20F0AE3F" w14:textId="77777777" w:rsidR="006B1D58" w:rsidRPr="0041627B" w:rsidRDefault="006B1D58" w:rsidP="006B1D58">
            <w:pPr>
              <w:jc w:val="left"/>
              <w:rPr>
                <w:lang w:val="en-GB"/>
              </w:rPr>
            </w:pPr>
          </w:p>
          <w:p w14:paraId="4C59630E" w14:textId="77777777" w:rsidR="006B1D58" w:rsidRPr="0041627B" w:rsidRDefault="006B1D58" w:rsidP="006B1D58">
            <w:pPr>
              <w:jc w:val="left"/>
              <w:rPr>
                <w:lang w:val="en-GB"/>
              </w:rPr>
            </w:pPr>
            <w:r w:rsidRPr="0041627B">
              <w:rPr>
                <w:lang w:val="en-GB"/>
              </w:rPr>
              <w:t>VacuumControlActive not active +</w:t>
            </w:r>
          </w:p>
          <w:p w14:paraId="1C39E475" w14:textId="77777777" w:rsidR="006B1D58" w:rsidRPr="0041627B" w:rsidRDefault="006B1D58" w:rsidP="006B1D58">
            <w:pPr>
              <w:jc w:val="left"/>
              <w:rPr>
                <w:lang w:val="en-GB"/>
              </w:rPr>
            </w:pPr>
            <w:r w:rsidRPr="0041627B">
              <w:rPr>
                <w:lang w:val="en-GB"/>
              </w:rPr>
              <w:t>WaterPumpControl not active</w:t>
            </w:r>
          </w:p>
          <w:p w14:paraId="73FE2435" w14:textId="77777777" w:rsidR="006B1D58" w:rsidRPr="0041627B" w:rsidRDefault="006B1D58" w:rsidP="006B1D58">
            <w:pPr>
              <w:jc w:val="left"/>
              <w:rPr>
                <w:lang w:val="en-GB"/>
              </w:rPr>
            </w:pPr>
          </w:p>
        </w:tc>
      </w:tr>
      <w:tr w:rsidR="006B1D58" w14:paraId="281866C1"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1BA4166E" w14:textId="77777777" w:rsidR="006B1D58" w:rsidRDefault="006B1D58" w:rsidP="006B1D58">
            <w:pPr>
              <w:jc w:val="center"/>
            </w:pPr>
            <w:r>
              <w:t>7</w:t>
            </w:r>
          </w:p>
        </w:tc>
        <w:tc>
          <w:tcPr>
            <w:tcW w:w="4129" w:type="dxa"/>
            <w:tcBorders>
              <w:top w:val="single" w:sz="4" w:space="0" w:color="auto"/>
              <w:left w:val="single" w:sz="4" w:space="0" w:color="auto"/>
              <w:bottom w:val="single" w:sz="4" w:space="0" w:color="auto"/>
              <w:right w:val="single" w:sz="4" w:space="0" w:color="auto"/>
            </w:tcBorders>
            <w:vAlign w:val="center"/>
            <w:hideMark/>
          </w:tcPr>
          <w:p w14:paraId="00FD3A54" w14:textId="77777777" w:rsidR="006B1D58" w:rsidRPr="0041627B" w:rsidRDefault="006B1D58" w:rsidP="006B1D58">
            <w:pPr>
              <w:jc w:val="left"/>
              <w:rPr>
                <w:lang w:val="en-GB"/>
              </w:rPr>
            </w:pPr>
            <w:r w:rsidRPr="0041627B">
              <w:rPr>
                <w:lang w:val="en-GB"/>
              </w:rPr>
              <w:t>Filter Cleaning Sequence Activation</w:t>
            </w:r>
          </w:p>
          <w:p w14:paraId="0DB35D1E" w14:textId="77777777" w:rsidR="006B1D58" w:rsidRPr="0041627B" w:rsidRDefault="006B1D58" w:rsidP="006B1D58">
            <w:pPr>
              <w:jc w:val="left"/>
              <w:rPr>
                <w:lang w:val="en-GB"/>
              </w:rPr>
            </w:pPr>
            <w:r w:rsidRPr="0041627B">
              <w:rPr>
                <w:lang w:val="en-GB"/>
              </w:rPr>
              <w:t>Waiting time Filter cleaning</w:t>
            </w:r>
          </w:p>
        </w:tc>
        <w:tc>
          <w:tcPr>
            <w:tcW w:w="4272" w:type="dxa"/>
            <w:tcBorders>
              <w:top w:val="single" w:sz="4" w:space="0" w:color="auto"/>
              <w:left w:val="single" w:sz="4" w:space="0" w:color="auto"/>
              <w:bottom w:val="single" w:sz="4" w:space="0" w:color="auto"/>
              <w:right w:val="single" w:sz="4" w:space="0" w:color="auto"/>
            </w:tcBorders>
            <w:vAlign w:val="center"/>
          </w:tcPr>
          <w:p w14:paraId="35080F02" w14:textId="77777777" w:rsidR="006B1D58" w:rsidRPr="0041627B" w:rsidRDefault="006B1D58" w:rsidP="006B1D58">
            <w:pPr>
              <w:jc w:val="left"/>
              <w:rPr>
                <w:lang w:val="en-GB"/>
              </w:rPr>
            </w:pPr>
            <w:r w:rsidRPr="0041627B">
              <w:rPr>
                <w:lang w:val="en-GB"/>
              </w:rPr>
              <w:t>Elapsed Filter Cleaning Time DLYT_Cleaning_Filter</w:t>
            </w:r>
          </w:p>
          <w:p w14:paraId="11348D2B" w14:textId="77777777" w:rsidR="006B1D58" w:rsidRPr="0041627B" w:rsidRDefault="006B1D58" w:rsidP="006B1D58">
            <w:pPr>
              <w:jc w:val="left"/>
              <w:rPr>
                <w:lang w:val="en-GB"/>
              </w:rPr>
            </w:pPr>
          </w:p>
        </w:tc>
      </w:tr>
      <w:tr w:rsidR="006B1D58" w14:paraId="4F47CB29"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4B2AB7D1" w14:textId="77777777" w:rsidR="006B1D58" w:rsidRDefault="006B1D58" w:rsidP="006B1D58">
            <w:pPr>
              <w:jc w:val="center"/>
            </w:pPr>
            <w:r>
              <w:t>8</w:t>
            </w:r>
          </w:p>
        </w:tc>
        <w:tc>
          <w:tcPr>
            <w:tcW w:w="4129" w:type="dxa"/>
            <w:tcBorders>
              <w:top w:val="single" w:sz="4" w:space="0" w:color="auto"/>
              <w:left w:val="single" w:sz="4" w:space="0" w:color="auto"/>
              <w:bottom w:val="single" w:sz="4" w:space="0" w:color="auto"/>
              <w:right w:val="single" w:sz="4" w:space="0" w:color="auto"/>
            </w:tcBorders>
            <w:vAlign w:val="center"/>
            <w:hideMark/>
          </w:tcPr>
          <w:p w14:paraId="40DAA9E0" w14:textId="77777777" w:rsidR="006B1D58" w:rsidRDefault="006B1D58" w:rsidP="006B1D58">
            <w:pPr>
              <w:jc w:val="left"/>
              <w:rPr>
                <w:lang w:val="it-IT"/>
              </w:rPr>
            </w:pPr>
            <w:r>
              <w:rPr>
                <w:lang w:val="it-IT"/>
              </w:rPr>
              <w:t>Stop Filter Cleaning Sequence</w:t>
            </w:r>
          </w:p>
        </w:tc>
        <w:tc>
          <w:tcPr>
            <w:tcW w:w="4272" w:type="dxa"/>
            <w:tcBorders>
              <w:top w:val="single" w:sz="4" w:space="0" w:color="auto"/>
              <w:left w:val="single" w:sz="4" w:space="0" w:color="auto"/>
              <w:bottom w:val="single" w:sz="4" w:space="0" w:color="auto"/>
              <w:right w:val="single" w:sz="4" w:space="0" w:color="auto"/>
            </w:tcBorders>
            <w:vAlign w:val="center"/>
          </w:tcPr>
          <w:p w14:paraId="1FB3C98C" w14:textId="77777777" w:rsidR="006B1D58" w:rsidRDefault="006B1D58" w:rsidP="006B1D58">
            <w:pPr>
              <w:jc w:val="left"/>
              <w:rPr>
                <w:lang w:val="it-IT"/>
              </w:rPr>
            </w:pPr>
          </w:p>
        </w:tc>
      </w:tr>
      <w:tr w:rsidR="006B1D58" w14:paraId="13F0FF9D"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1049D2CB" w14:textId="77777777" w:rsidR="006B1D58" w:rsidRDefault="006B1D58" w:rsidP="006B1D58">
            <w:pPr>
              <w:jc w:val="center"/>
            </w:pPr>
            <w:r>
              <w:t>9</w:t>
            </w:r>
          </w:p>
        </w:tc>
        <w:tc>
          <w:tcPr>
            <w:tcW w:w="4129" w:type="dxa"/>
            <w:tcBorders>
              <w:top w:val="single" w:sz="4" w:space="0" w:color="auto"/>
              <w:left w:val="single" w:sz="4" w:space="0" w:color="auto"/>
              <w:bottom w:val="single" w:sz="4" w:space="0" w:color="auto"/>
              <w:right w:val="single" w:sz="4" w:space="0" w:color="auto"/>
            </w:tcBorders>
            <w:vAlign w:val="center"/>
            <w:hideMark/>
          </w:tcPr>
          <w:p w14:paraId="7B2862A0" w14:textId="77777777" w:rsidR="006B1D58" w:rsidRPr="0041627B" w:rsidRDefault="006B1D58" w:rsidP="006B1D58">
            <w:pPr>
              <w:jc w:val="left"/>
              <w:rPr>
                <w:lang w:val="en-GB"/>
              </w:rPr>
            </w:pPr>
            <w:r w:rsidRPr="0041627B">
              <w:rPr>
                <w:lang w:val="en-GB"/>
              </w:rPr>
              <w:t xml:space="preserve">Electrovalve opening command Cleaning with Gas from Below </w:t>
            </w:r>
          </w:p>
          <w:p w14:paraId="575C8CC2" w14:textId="77777777" w:rsidR="006B1D58" w:rsidRDefault="006B1D58" w:rsidP="006B1D58">
            <w:pPr>
              <w:jc w:val="left"/>
              <w:rPr>
                <w:lang w:val="it-IT"/>
              </w:rPr>
            </w:pPr>
            <w:r>
              <w:rPr>
                <w:lang w:val="it-IT"/>
              </w:rPr>
              <w:t>AY454.VK016 ON</w:t>
            </w:r>
          </w:p>
        </w:tc>
        <w:tc>
          <w:tcPr>
            <w:tcW w:w="4272" w:type="dxa"/>
            <w:tcBorders>
              <w:top w:val="single" w:sz="4" w:space="0" w:color="auto"/>
              <w:left w:val="single" w:sz="4" w:space="0" w:color="auto"/>
              <w:bottom w:val="single" w:sz="4" w:space="0" w:color="auto"/>
              <w:right w:val="single" w:sz="4" w:space="0" w:color="auto"/>
            </w:tcBorders>
            <w:vAlign w:val="center"/>
            <w:hideMark/>
          </w:tcPr>
          <w:p w14:paraId="1490D967" w14:textId="77777777" w:rsidR="006B1D58" w:rsidRDefault="006B1D58" w:rsidP="006B1D58">
            <w:pPr>
              <w:jc w:val="left"/>
              <w:rPr>
                <w:lang w:val="it-IT"/>
              </w:rPr>
            </w:pPr>
            <w:r>
              <w:rPr>
                <w:lang w:val="it-IT"/>
              </w:rPr>
              <w:t>Internal Pressure &gt; TH_ProductionVacuum</w:t>
            </w:r>
          </w:p>
        </w:tc>
      </w:tr>
      <w:tr w:rsidR="006B1D58" w14:paraId="6DA27AA9"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1F8AF08C" w14:textId="77777777" w:rsidR="006B1D58" w:rsidRDefault="006B1D58" w:rsidP="006B1D58">
            <w:pPr>
              <w:jc w:val="center"/>
            </w:pPr>
            <w:r>
              <w:t>10</w:t>
            </w:r>
          </w:p>
        </w:tc>
        <w:tc>
          <w:tcPr>
            <w:tcW w:w="4129" w:type="dxa"/>
            <w:tcBorders>
              <w:top w:val="single" w:sz="4" w:space="0" w:color="auto"/>
              <w:left w:val="single" w:sz="4" w:space="0" w:color="auto"/>
              <w:bottom w:val="single" w:sz="4" w:space="0" w:color="auto"/>
              <w:right w:val="single" w:sz="4" w:space="0" w:color="auto"/>
            </w:tcBorders>
            <w:vAlign w:val="center"/>
            <w:hideMark/>
          </w:tcPr>
          <w:p w14:paraId="303ADB6A" w14:textId="77777777" w:rsidR="006B1D58" w:rsidRPr="0041627B" w:rsidRDefault="006B1D58" w:rsidP="006B1D58">
            <w:pPr>
              <w:jc w:val="left"/>
              <w:rPr>
                <w:lang w:val="en-GB"/>
              </w:rPr>
            </w:pPr>
            <w:r w:rsidRPr="0041627B">
              <w:rPr>
                <w:lang w:val="en-GB"/>
              </w:rPr>
              <w:t>Solenoid valve closing command Cleaning with Gas from Below AY454.VK016 OFF</w:t>
            </w:r>
          </w:p>
        </w:tc>
        <w:tc>
          <w:tcPr>
            <w:tcW w:w="4272" w:type="dxa"/>
            <w:tcBorders>
              <w:top w:val="single" w:sz="4" w:space="0" w:color="auto"/>
              <w:left w:val="single" w:sz="4" w:space="0" w:color="auto"/>
              <w:bottom w:val="single" w:sz="4" w:space="0" w:color="auto"/>
              <w:right w:val="single" w:sz="4" w:space="0" w:color="auto"/>
            </w:tcBorders>
            <w:vAlign w:val="center"/>
          </w:tcPr>
          <w:p w14:paraId="5D003FF5" w14:textId="77777777" w:rsidR="006B1D58" w:rsidRPr="0041627B" w:rsidRDefault="006B1D58" w:rsidP="006B1D58">
            <w:pPr>
              <w:jc w:val="left"/>
              <w:rPr>
                <w:lang w:val="en-GB"/>
              </w:rPr>
            </w:pPr>
          </w:p>
        </w:tc>
      </w:tr>
      <w:tr w:rsidR="006B1D58" w14:paraId="6F03C282" w14:textId="77777777" w:rsidTr="00183BDC">
        <w:tc>
          <w:tcPr>
            <w:tcW w:w="1119" w:type="dxa"/>
            <w:tcBorders>
              <w:top w:val="single" w:sz="4" w:space="0" w:color="auto"/>
              <w:left w:val="single" w:sz="4" w:space="0" w:color="auto"/>
              <w:bottom w:val="single" w:sz="4" w:space="0" w:color="auto"/>
              <w:right w:val="single" w:sz="4" w:space="0" w:color="auto"/>
            </w:tcBorders>
            <w:vAlign w:val="center"/>
          </w:tcPr>
          <w:p w14:paraId="0D488B60" w14:textId="77777777" w:rsidR="006B1D58" w:rsidRDefault="006B1D58" w:rsidP="006B1D58">
            <w:pPr>
              <w:jc w:val="center"/>
            </w:pPr>
            <w:r>
              <w:t>11</w:t>
            </w:r>
          </w:p>
        </w:tc>
        <w:tc>
          <w:tcPr>
            <w:tcW w:w="4129" w:type="dxa"/>
            <w:tcBorders>
              <w:top w:val="single" w:sz="4" w:space="0" w:color="auto"/>
              <w:left w:val="single" w:sz="4" w:space="0" w:color="auto"/>
              <w:bottom w:val="single" w:sz="4" w:space="0" w:color="auto"/>
              <w:right w:val="single" w:sz="4" w:space="0" w:color="auto"/>
            </w:tcBorders>
            <w:vAlign w:val="center"/>
            <w:hideMark/>
          </w:tcPr>
          <w:p w14:paraId="33179D98" w14:textId="77777777" w:rsidR="006B1D58" w:rsidRPr="0041627B" w:rsidRDefault="006B1D58" w:rsidP="006B1D58">
            <w:pPr>
              <w:jc w:val="left"/>
              <w:rPr>
                <w:lang w:val="en-GB"/>
              </w:rPr>
            </w:pPr>
            <w:r w:rsidRPr="0041627B">
              <w:rPr>
                <w:lang w:val="en-GB"/>
              </w:rPr>
              <w:t>Sending Signal For Discharge Enablement Request</w:t>
            </w:r>
          </w:p>
        </w:tc>
        <w:tc>
          <w:tcPr>
            <w:tcW w:w="4272" w:type="dxa"/>
            <w:tcBorders>
              <w:top w:val="single" w:sz="4" w:space="0" w:color="auto"/>
              <w:left w:val="single" w:sz="4" w:space="0" w:color="auto"/>
              <w:bottom w:val="single" w:sz="4" w:space="0" w:color="auto"/>
              <w:right w:val="single" w:sz="4" w:space="0" w:color="auto"/>
            </w:tcBorders>
            <w:vAlign w:val="center"/>
            <w:hideMark/>
          </w:tcPr>
          <w:p w14:paraId="2C05A125" w14:textId="77777777" w:rsidR="006B1D58" w:rsidRDefault="006B1D58" w:rsidP="006B1D58">
            <w:pPr>
              <w:jc w:val="left"/>
              <w:rPr>
                <w:lang w:val="it-IT"/>
              </w:rPr>
            </w:pPr>
            <w:r>
              <w:rPr>
                <w:lang w:val="it-IT"/>
              </w:rPr>
              <w:t>Discharge_ON active</w:t>
            </w:r>
          </w:p>
        </w:tc>
      </w:tr>
    </w:tbl>
    <w:p w14:paraId="7E49ECA9" w14:textId="77777777" w:rsidR="005C0903" w:rsidRDefault="005C0903" w:rsidP="0033246C">
      <w:pPr>
        <w:rPr>
          <w:rFonts w:cs="Arial"/>
          <w:lang w:val="en-AU"/>
        </w:rPr>
      </w:pPr>
    </w:p>
    <w:p w14:paraId="7508FDE9" w14:textId="2E306E5A" w:rsidR="006B1D58" w:rsidRDefault="00664AD9" w:rsidP="00664AD9">
      <w:pPr>
        <w:pStyle w:val="Heading4"/>
        <w:rPr>
          <w:lang w:val="en-AU"/>
        </w:rPr>
      </w:pPr>
      <w:r>
        <w:rPr>
          <w:lang w:val="en-AU"/>
        </w:rPr>
        <w:t>LFP-NCO Cooler system with bypass</w:t>
      </w:r>
    </w:p>
    <w:p w14:paraId="7501D0D9" w14:textId="4892AE11" w:rsidR="006B1D58" w:rsidRPr="00664AD9" w:rsidRDefault="00664AD9" w:rsidP="006B1D58">
      <w:r>
        <w:t xml:space="preserve">In case of an issue or error with the </w:t>
      </w:r>
      <w:r>
        <w:t>cooler</w:t>
      </w:r>
      <w:r>
        <w:t xml:space="preserve"> system, a bypass mode has been created. This is selectable from the HMI, and when enabled, the </w:t>
      </w:r>
      <w:r>
        <w:t>cooler</w:t>
      </w:r>
      <w:r>
        <w:t xml:space="preserve"> will act as a conveying system only, passing the material directly through to the </w:t>
      </w:r>
      <w:r>
        <w:t>transporter VZ017</w:t>
      </w:r>
    </w:p>
    <w:p w14:paraId="61B602C0" w14:textId="77777777" w:rsidR="006B1D58" w:rsidRPr="006B1D58" w:rsidRDefault="006B1D58" w:rsidP="001F2494">
      <w:pPr>
        <w:pStyle w:val="Heading3"/>
      </w:pPr>
      <w:bookmarkStart w:id="753" w:name="_Toc149556454"/>
      <w:r w:rsidRPr="005D6574">
        <w:t>LFP-N</w:t>
      </w:r>
      <w:r>
        <w:t>C</w:t>
      </w:r>
      <w:r w:rsidRPr="005D6574">
        <w:t>O</w:t>
      </w:r>
      <w:r>
        <w:t xml:space="preserve"> system.</w:t>
      </w:r>
      <w:r w:rsidRPr="005D6574">
        <w:t xml:space="preserve"> </w:t>
      </w:r>
      <w:r w:rsidRPr="006B1D58">
        <w:t xml:space="preserve">Unloading from </w:t>
      </w:r>
      <w:r>
        <w:t>Cooler</w:t>
      </w:r>
      <w:r w:rsidRPr="006B768B">
        <w:t xml:space="preserve"> </w:t>
      </w:r>
      <w:r>
        <w:t>VK</w:t>
      </w:r>
      <w:r w:rsidRPr="006B768B">
        <w:t>01</w:t>
      </w:r>
      <w:r>
        <w:t>6</w:t>
      </w:r>
      <w:r w:rsidRPr="006B1D58">
        <w:t xml:space="preserve"> to VZ01</w:t>
      </w:r>
      <w:r>
        <w:t>7</w:t>
      </w:r>
      <w:bookmarkEnd w:id="753"/>
    </w:p>
    <w:p w14:paraId="1E946B93" w14:textId="77777777" w:rsidR="006B1D58" w:rsidRDefault="006B1D58" w:rsidP="006B1D58">
      <w:pPr>
        <w:rPr>
          <w:rFonts w:cs="Arial"/>
        </w:rPr>
      </w:pPr>
    </w:p>
    <w:p w14:paraId="3EEFA87D" w14:textId="77777777" w:rsidR="006B1D58" w:rsidRDefault="00483B65" w:rsidP="006B1D58">
      <w:pPr>
        <w:rPr>
          <w:rFonts w:cs="Arial"/>
        </w:rPr>
      </w:pPr>
      <w:r w:rsidRPr="00483B65">
        <w:rPr>
          <w:rFonts w:cs="Arial"/>
        </w:rPr>
        <w:t>To transport the product processed in VK016 to the hopper TE019, the conveyor VZ017 must first be loaded. Below is the sequence for loading the conveyor.</w:t>
      </w:r>
    </w:p>
    <w:p w14:paraId="0B1FA532" w14:textId="77777777" w:rsidR="00483B65" w:rsidRPr="00483B65" w:rsidRDefault="00483B65" w:rsidP="006B1D58">
      <w:pPr>
        <w:rPr>
          <w:rFonts w:cs="Arial"/>
          <w:lang w:val="en-AU"/>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5600"/>
        <w:gridCol w:w="3472"/>
      </w:tblGrid>
      <w:tr w:rsidR="006B1D58" w14:paraId="24A71C89" w14:textId="77777777" w:rsidTr="00183BDC">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58112436" w14:textId="77777777" w:rsidR="006B1D58" w:rsidRDefault="006B1D58" w:rsidP="00183BDC">
            <w:pPr>
              <w:jc w:val="left"/>
            </w:pPr>
            <w:r>
              <w:t>Permissive list</w:t>
            </w:r>
          </w:p>
        </w:tc>
      </w:tr>
      <w:tr w:rsidR="006B1D58" w:rsidRPr="00373BC7" w14:paraId="1A84F3DF" w14:textId="77777777" w:rsidTr="00183BDC">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FE8358" w14:textId="77777777" w:rsidR="006B1D58" w:rsidRDefault="006B1D58" w:rsidP="00183BDC">
            <w:pPr>
              <w:rPr>
                <w:lang w:val="en-GB"/>
              </w:rPr>
            </w:pPr>
            <w:r>
              <w:rPr>
                <w:lang w:val="en-GB"/>
              </w:rPr>
              <w:t>No High level on VZ01</w:t>
            </w:r>
            <w:r w:rsidR="00483B65">
              <w:rPr>
                <w:lang w:val="en-GB"/>
              </w:rPr>
              <w:t>7</w:t>
            </w:r>
            <w:r>
              <w:rPr>
                <w:lang w:val="en-GB"/>
              </w:rPr>
              <w:t xml:space="preserve"> (LSH</w:t>
            </w:r>
            <w:r w:rsidR="00483B65">
              <w:rPr>
                <w:lang w:val="en-GB"/>
              </w:rPr>
              <w:t>372</w:t>
            </w:r>
            <w:r>
              <w:rPr>
                <w:lang w:val="en-GB"/>
              </w:rPr>
              <w:t xml:space="preserve"> not active)</w:t>
            </w:r>
          </w:p>
          <w:p w14:paraId="74019D0F" w14:textId="77777777" w:rsidR="006B1D58" w:rsidRDefault="006B1D58" w:rsidP="00183BDC">
            <w:pPr>
              <w:rPr>
                <w:lang w:val="en-GB"/>
              </w:rPr>
            </w:pPr>
            <w:r>
              <w:rPr>
                <w:lang w:val="en-GB"/>
              </w:rPr>
              <w:t>VZ01</w:t>
            </w:r>
            <w:r w:rsidR="00483B65">
              <w:rPr>
                <w:lang w:val="en-GB"/>
              </w:rPr>
              <w:t>7</w:t>
            </w:r>
            <w:r>
              <w:rPr>
                <w:lang w:val="en-GB"/>
              </w:rPr>
              <w:t xml:space="preserve"> </w:t>
            </w:r>
            <w:r w:rsidRPr="00D35E37">
              <w:rPr>
                <w:lang w:val="en-GB"/>
              </w:rPr>
              <w:t>must be available and not running.</w:t>
            </w:r>
          </w:p>
          <w:p w14:paraId="7CF33D55" w14:textId="77777777" w:rsidR="006B1D58" w:rsidRPr="00373BC7" w:rsidRDefault="006B1D58" w:rsidP="00183BDC">
            <w:pPr>
              <w:rPr>
                <w:lang w:val="en-GB"/>
              </w:rPr>
            </w:pPr>
            <w:r w:rsidRPr="00373BC7">
              <w:rPr>
                <w:lang w:val="en-GB"/>
              </w:rPr>
              <w:t>No emergency alarms present</w:t>
            </w:r>
          </w:p>
        </w:tc>
      </w:tr>
      <w:tr w:rsidR="006B1D58" w14:paraId="4B7374AE" w14:textId="77777777" w:rsidTr="002321A9">
        <w:tc>
          <w:tcPr>
            <w:tcW w:w="993" w:type="dxa"/>
            <w:tcBorders>
              <w:top w:val="single" w:sz="4" w:space="0" w:color="auto"/>
              <w:left w:val="single" w:sz="4" w:space="0" w:color="auto"/>
              <w:bottom w:val="single" w:sz="4" w:space="0" w:color="auto"/>
              <w:right w:val="single" w:sz="4" w:space="0" w:color="auto"/>
            </w:tcBorders>
            <w:shd w:val="clear" w:color="auto" w:fill="D9D9D9"/>
            <w:hideMark/>
          </w:tcPr>
          <w:p w14:paraId="798C6D94" w14:textId="77777777" w:rsidR="006B1D58" w:rsidRDefault="006B1D58" w:rsidP="00183BDC">
            <w:pPr>
              <w:jc w:val="center"/>
            </w:pPr>
            <w:r>
              <w:t>Step</w:t>
            </w:r>
          </w:p>
        </w:tc>
        <w:tc>
          <w:tcPr>
            <w:tcW w:w="5600" w:type="dxa"/>
            <w:tcBorders>
              <w:top w:val="single" w:sz="4" w:space="0" w:color="auto"/>
              <w:left w:val="single" w:sz="4" w:space="0" w:color="auto"/>
              <w:bottom w:val="single" w:sz="4" w:space="0" w:color="auto"/>
              <w:right w:val="single" w:sz="4" w:space="0" w:color="auto"/>
            </w:tcBorders>
            <w:shd w:val="clear" w:color="auto" w:fill="D9D9D9"/>
            <w:hideMark/>
          </w:tcPr>
          <w:p w14:paraId="1B54B01E" w14:textId="77777777" w:rsidR="006B1D58" w:rsidRDefault="006B1D58" w:rsidP="00183BDC">
            <w:pPr>
              <w:jc w:val="left"/>
            </w:pPr>
            <w:r>
              <w:t>Action</w:t>
            </w:r>
          </w:p>
        </w:tc>
        <w:tc>
          <w:tcPr>
            <w:tcW w:w="3472" w:type="dxa"/>
            <w:tcBorders>
              <w:top w:val="single" w:sz="4" w:space="0" w:color="auto"/>
              <w:left w:val="single" w:sz="4" w:space="0" w:color="auto"/>
              <w:bottom w:val="single" w:sz="4" w:space="0" w:color="auto"/>
              <w:right w:val="single" w:sz="4" w:space="0" w:color="auto"/>
            </w:tcBorders>
            <w:shd w:val="clear" w:color="auto" w:fill="D9D9D9"/>
            <w:hideMark/>
          </w:tcPr>
          <w:p w14:paraId="1AF5315D" w14:textId="77777777" w:rsidR="006B1D58" w:rsidRDefault="006B1D58" w:rsidP="00183BDC">
            <w:pPr>
              <w:jc w:val="left"/>
            </w:pPr>
            <w:r>
              <w:t>Completion criteria</w:t>
            </w:r>
          </w:p>
        </w:tc>
      </w:tr>
      <w:tr w:rsidR="002321A9" w14:paraId="24AF8D2B" w14:textId="77777777" w:rsidTr="002321A9">
        <w:tc>
          <w:tcPr>
            <w:tcW w:w="993" w:type="dxa"/>
            <w:tcBorders>
              <w:top w:val="single" w:sz="4" w:space="0" w:color="auto"/>
              <w:left w:val="single" w:sz="4" w:space="0" w:color="auto"/>
              <w:bottom w:val="single" w:sz="4" w:space="0" w:color="auto"/>
              <w:right w:val="single" w:sz="4" w:space="0" w:color="auto"/>
            </w:tcBorders>
          </w:tcPr>
          <w:p w14:paraId="27502462" w14:textId="77777777" w:rsidR="002321A9" w:rsidRDefault="002321A9" w:rsidP="002321A9">
            <w:pPr>
              <w:jc w:val="center"/>
            </w:pPr>
            <w:r>
              <w:t>1</w:t>
            </w:r>
          </w:p>
        </w:tc>
        <w:tc>
          <w:tcPr>
            <w:tcW w:w="5600" w:type="dxa"/>
            <w:tcBorders>
              <w:top w:val="single" w:sz="4" w:space="0" w:color="auto"/>
              <w:left w:val="single" w:sz="4" w:space="0" w:color="auto"/>
              <w:bottom w:val="single" w:sz="4" w:space="0" w:color="auto"/>
              <w:right w:val="single" w:sz="4" w:space="0" w:color="auto"/>
            </w:tcBorders>
          </w:tcPr>
          <w:p w14:paraId="48909007" w14:textId="77777777" w:rsidR="002321A9" w:rsidRDefault="002321A9" w:rsidP="002321A9">
            <w:r>
              <w:t>Transporter vent valve LP370 Opens</w:t>
            </w:r>
          </w:p>
        </w:tc>
        <w:tc>
          <w:tcPr>
            <w:tcW w:w="3472" w:type="dxa"/>
            <w:tcBorders>
              <w:top w:val="single" w:sz="4" w:space="0" w:color="auto"/>
              <w:left w:val="single" w:sz="4" w:space="0" w:color="auto"/>
              <w:bottom w:val="single" w:sz="4" w:space="0" w:color="auto"/>
              <w:right w:val="single" w:sz="4" w:space="0" w:color="auto"/>
            </w:tcBorders>
          </w:tcPr>
          <w:p w14:paraId="6CF240DF" w14:textId="77777777" w:rsidR="002321A9" w:rsidRDefault="002321A9" w:rsidP="002321A9">
            <w:pPr>
              <w:jc w:val="left"/>
            </w:pPr>
            <w:r>
              <w:t>ZSH</w:t>
            </w:r>
            <w:r w:rsidR="00695639">
              <w:t>458</w:t>
            </w:r>
            <w:r>
              <w:t xml:space="preserve"> active</w:t>
            </w:r>
          </w:p>
        </w:tc>
      </w:tr>
      <w:tr w:rsidR="002321A9" w14:paraId="10AF3CC8" w14:textId="77777777" w:rsidTr="002321A9">
        <w:tc>
          <w:tcPr>
            <w:tcW w:w="993" w:type="dxa"/>
            <w:tcBorders>
              <w:top w:val="single" w:sz="4" w:space="0" w:color="auto"/>
              <w:left w:val="single" w:sz="4" w:space="0" w:color="auto"/>
              <w:bottom w:val="single" w:sz="4" w:space="0" w:color="auto"/>
              <w:right w:val="single" w:sz="4" w:space="0" w:color="auto"/>
            </w:tcBorders>
          </w:tcPr>
          <w:p w14:paraId="7DC782A9" w14:textId="77777777" w:rsidR="002321A9" w:rsidRDefault="002321A9" w:rsidP="002321A9">
            <w:pPr>
              <w:jc w:val="center"/>
            </w:pPr>
            <w:r>
              <w:t>2</w:t>
            </w:r>
          </w:p>
        </w:tc>
        <w:tc>
          <w:tcPr>
            <w:tcW w:w="5600" w:type="dxa"/>
            <w:tcBorders>
              <w:top w:val="single" w:sz="4" w:space="0" w:color="auto"/>
              <w:left w:val="single" w:sz="4" w:space="0" w:color="auto"/>
              <w:bottom w:val="single" w:sz="4" w:space="0" w:color="auto"/>
              <w:right w:val="single" w:sz="4" w:space="0" w:color="auto"/>
            </w:tcBorders>
          </w:tcPr>
          <w:p w14:paraId="69EC77A4" w14:textId="77777777" w:rsidR="002321A9" w:rsidRDefault="002321A9" w:rsidP="002321A9">
            <w:r>
              <w:t>Transporter vent valve LP485 Opens</w:t>
            </w:r>
          </w:p>
        </w:tc>
        <w:tc>
          <w:tcPr>
            <w:tcW w:w="3472" w:type="dxa"/>
            <w:tcBorders>
              <w:top w:val="single" w:sz="4" w:space="0" w:color="auto"/>
              <w:left w:val="single" w:sz="4" w:space="0" w:color="auto"/>
              <w:bottom w:val="single" w:sz="4" w:space="0" w:color="auto"/>
              <w:right w:val="single" w:sz="4" w:space="0" w:color="auto"/>
            </w:tcBorders>
          </w:tcPr>
          <w:p w14:paraId="2FB6BE4C" w14:textId="77777777" w:rsidR="002321A9" w:rsidRDefault="002321A9" w:rsidP="002321A9">
            <w:pPr>
              <w:jc w:val="left"/>
            </w:pPr>
            <w:r>
              <w:t>ZSH486 active</w:t>
            </w:r>
          </w:p>
        </w:tc>
      </w:tr>
      <w:tr w:rsidR="002321A9" w14:paraId="6582C4BE" w14:textId="77777777" w:rsidTr="002321A9">
        <w:tc>
          <w:tcPr>
            <w:tcW w:w="993" w:type="dxa"/>
            <w:tcBorders>
              <w:top w:val="single" w:sz="4" w:space="0" w:color="auto"/>
              <w:left w:val="single" w:sz="4" w:space="0" w:color="auto"/>
              <w:bottom w:val="single" w:sz="4" w:space="0" w:color="auto"/>
              <w:right w:val="single" w:sz="4" w:space="0" w:color="auto"/>
            </w:tcBorders>
          </w:tcPr>
          <w:p w14:paraId="2DBB8FF6" w14:textId="77777777" w:rsidR="002321A9" w:rsidRDefault="002321A9" w:rsidP="002321A9">
            <w:pPr>
              <w:jc w:val="center"/>
            </w:pPr>
            <w:r>
              <w:t>3</w:t>
            </w:r>
          </w:p>
        </w:tc>
        <w:tc>
          <w:tcPr>
            <w:tcW w:w="5600" w:type="dxa"/>
            <w:tcBorders>
              <w:top w:val="single" w:sz="4" w:space="0" w:color="auto"/>
              <w:left w:val="single" w:sz="4" w:space="0" w:color="auto"/>
              <w:bottom w:val="single" w:sz="4" w:space="0" w:color="auto"/>
              <w:right w:val="single" w:sz="4" w:space="0" w:color="auto"/>
            </w:tcBorders>
          </w:tcPr>
          <w:p w14:paraId="0F8E98E7" w14:textId="77777777" w:rsidR="002321A9" w:rsidRDefault="002321A9" w:rsidP="002321A9">
            <w:r w:rsidRPr="00652386">
              <w:t xml:space="preserve">Sending Signal </w:t>
            </w:r>
            <w:r w:rsidR="00695639">
              <w:t>f</w:t>
            </w:r>
            <w:r w:rsidRPr="00652386">
              <w:t>or Charge Enablement Request</w:t>
            </w:r>
            <w:r>
              <w:t xml:space="preserve"> (VZ017).</w:t>
            </w:r>
          </w:p>
        </w:tc>
        <w:tc>
          <w:tcPr>
            <w:tcW w:w="3472" w:type="dxa"/>
            <w:tcBorders>
              <w:top w:val="single" w:sz="4" w:space="0" w:color="auto"/>
              <w:left w:val="single" w:sz="4" w:space="0" w:color="auto"/>
              <w:bottom w:val="single" w:sz="4" w:space="0" w:color="auto"/>
              <w:right w:val="single" w:sz="4" w:space="0" w:color="auto"/>
            </w:tcBorders>
          </w:tcPr>
          <w:p w14:paraId="6C8C82CC" w14:textId="77777777" w:rsidR="002321A9" w:rsidRDefault="002321A9" w:rsidP="002321A9">
            <w:pPr>
              <w:jc w:val="left"/>
            </w:pPr>
          </w:p>
        </w:tc>
      </w:tr>
      <w:tr w:rsidR="002321A9" w14:paraId="3B74F426" w14:textId="77777777" w:rsidTr="002321A9">
        <w:tc>
          <w:tcPr>
            <w:tcW w:w="993" w:type="dxa"/>
            <w:tcBorders>
              <w:top w:val="single" w:sz="4" w:space="0" w:color="auto"/>
              <w:left w:val="single" w:sz="4" w:space="0" w:color="auto"/>
              <w:bottom w:val="single" w:sz="4" w:space="0" w:color="auto"/>
              <w:right w:val="single" w:sz="4" w:space="0" w:color="auto"/>
            </w:tcBorders>
          </w:tcPr>
          <w:p w14:paraId="64C297F2" w14:textId="77777777" w:rsidR="002321A9" w:rsidRDefault="002321A9" w:rsidP="002321A9">
            <w:pPr>
              <w:jc w:val="center"/>
            </w:pPr>
            <w:r>
              <w:lastRenderedPageBreak/>
              <w:t>4</w:t>
            </w:r>
          </w:p>
        </w:tc>
        <w:tc>
          <w:tcPr>
            <w:tcW w:w="5600" w:type="dxa"/>
            <w:tcBorders>
              <w:top w:val="single" w:sz="4" w:space="0" w:color="auto"/>
              <w:left w:val="single" w:sz="4" w:space="0" w:color="auto"/>
              <w:bottom w:val="single" w:sz="4" w:space="0" w:color="auto"/>
              <w:right w:val="single" w:sz="4" w:space="0" w:color="auto"/>
            </w:tcBorders>
          </w:tcPr>
          <w:p w14:paraId="184C0079" w14:textId="77777777" w:rsidR="002321A9" w:rsidRPr="00652386" w:rsidRDefault="002321A9" w:rsidP="002321A9">
            <w:r>
              <w:t>Transporter inlet valve LP363 Opens</w:t>
            </w:r>
          </w:p>
        </w:tc>
        <w:tc>
          <w:tcPr>
            <w:tcW w:w="3472" w:type="dxa"/>
            <w:tcBorders>
              <w:top w:val="single" w:sz="4" w:space="0" w:color="auto"/>
              <w:left w:val="single" w:sz="4" w:space="0" w:color="auto"/>
              <w:bottom w:val="single" w:sz="4" w:space="0" w:color="auto"/>
              <w:right w:val="single" w:sz="4" w:space="0" w:color="auto"/>
            </w:tcBorders>
          </w:tcPr>
          <w:p w14:paraId="36BAE877" w14:textId="77777777" w:rsidR="002321A9" w:rsidRDefault="002321A9" w:rsidP="002321A9">
            <w:pPr>
              <w:jc w:val="left"/>
            </w:pPr>
            <w:r>
              <w:t>ZSH364 active</w:t>
            </w:r>
          </w:p>
        </w:tc>
      </w:tr>
      <w:tr w:rsidR="002321A9" w14:paraId="52F97300" w14:textId="77777777" w:rsidTr="002321A9">
        <w:tc>
          <w:tcPr>
            <w:tcW w:w="993" w:type="dxa"/>
            <w:tcBorders>
              <w:top w:val="single" w:sz="4" w:space="0" w:color="auto"/>
              <w:left w:val="single" w:sz="4" w:space="0" w:color="auto"/>
              <w:bottom w:val="single" w:sz="4" w:space="0" w:color="auto"/>
              <w:right w:val="single" w:sz="4" w:space="0" w:color="auto"/>
            </w:tcBorders>
          </w:tcPr>
          <w:p w14:paraId="10C72442" w14:textId="77777777" w:rsidR="002321A9" w:rsidRDefault="002321A9" w:rsidP="002321A9">
            <w:pPr>
              <w:jc w:val="center"/>
            </w:pPr>
            <w:r>
              <w:t>5</w:t>
            </w:r>
          </w:p>
        </w:tc>
        <w:tc>
          <w:tcPr>
            <w:tcW w:w="5600" w:type="dxa"/>
            <w:tcBorders>
              <w:top w:val="single" w:sz="4" w:space="0" w:color="auto"/>
              <w:left w:val="single" w:sz="4" w:space="0" w:color="auto"/>
              <w:bottom w:val="single" w:sz="4" w:space="0" w:color="auto"/>
              <w:right w:val="single" w:sz="4" w:space="0" w:color="auto"/>
            </w:tcBorders>
            <w:vAlign w:val="center"/>
          </w:tcPr>
          <w:p w14:paraId="42C6B245" w14:textId="77777777" w:rsidR="002321A9" w:rsidRDefault="002321A9" w:rsidP="002321A9">
            <w:r w:rsidRPr="0041627B">
              <w:rPr>
                <w:lang w:val="en-GB"/>
              </w:rPr>
              <w:t>Receiving Valley Station Signal of Discharge Enablement.</w:t>
            </w:r>
          </w:p>
        </w:tc>
        <w:tc>
          <w:tcPr>
            <w:tcW w:w="3472" w:type="dxa"/>
            <w:tcBorders>
              <w:top w:val="single" w:sz="4" w:space="0" w:color="auto"/>
              <w:left w:val="single" w:sz="4" w:space="0" w:color="auto"/>
              <w:bottom w:val="single" w:sz="4" w:space="0" w:color="auto"/>
              <w:right w:val="single" w:sz="4" w:space="0" w:color="auto"/>
            </w:tcBorders>
            <w:vAlign w:val="center"/>
          </w:tcPr>
          <w:p w14:paraId="5BB1E70B" w14:textId="77777777" w:rsidR="002321A9" w:rsidRDefault="002321A9" w:rsidP="002321A9">
            <w:pPr>
              <w:jc w:val="left"/>
            </w:pPr>
            <w:r>
              <w:rPr>
                <w:lang w:val="it-IT"/>
              </w:rPr>
              <w:t>Discharge_Release active</w:t>
            </w:r>
          </w:p>
        </w:tc>
      </w:tr>
      <w:tr w:rsidR="002321A9" w14:paraId="1FBA61CC" w14:textId="77777777" w:rsidTr="002321A9">
        <w:tc>
          <w:tcPr>
            <w:tcW w:w="993" w:type="dxa"/>
            <w:tcBorders>
              <w:top w:val="single" w:sz="4" w:space="0" w:color="auto"/>
              <w:left w:val="single" w:sz="4" w:space="0" w:color="auto"/>
              <w:bottom w:val="single" w:sz="4" w:space="0" w:color="auto"/>
              <w:right w:val="single" w:sz="4" w:space="0" w:color="auto"/>
            </w:tcBorders>
          </w:tcPr>
          <w:p w14:paraId="46BDB751" w14:textId="77777777" w:rsidR="002321A9" w:rsidRDefault="002321A9" w:rsidP="002321A9">
            <w:pPr>
              <w:jc w:val="center"/>
            </w:pPr>
            <w:r>
              <w:t>6</w:t>
            </w:r>
          </w:p>
        </w:tc>
        <w:tc>
          <w:tcPr>
            <w:tcW w:w="5600" w:type="dxa"/>
            <w:tcBorders>
              <w:top w:val="single" w:sz="4" w:space="0" w:color="auto"/>
              <w:left w:val="single" w:sz="4" w:space="0" w:color="auto"/>
              <w:bottom w:val="single" w:sz="4" w:space="0" w:color="auto"/>
              <w:right w:val="single" w:sz="4" w:space="0" w:color="auto"/>
            </w:tcBorders>
            <w:vAlign w:val="center"/>
          </w:tcPr>
          <w:p w14:paraId="772E82FA" w14:textId="77777777" w:rsidR="002321A9" w:rsidRDefault="002321A9" w:rsidP="002321A9">
            <w:r w:rsidRPr="0041627B">
              <w:rPr>
                <w:lang w:val="en-GB"/>
              </w:rPr>
              <w:t>Stop Motor Rebound CMDVK016.M01.VFD OFF</w:t>
            </w:r>
          </w:p>
        </w:tc>
        <w:tc>
          <w:tcPr>
            <w:tcW w:w="3472" w:type="dxa"/>
            <w:tcBorders>
              <w:top w:val="single" w:sz="4" w:space="0" w:color="auto"/>
              <w:left w:val="single" w:sz="4" w:space="0" w:color="auto"/>
              <w:bottom w:val="single" w:sz="4" w:space="0" w:color="auto"/>
              <w:right w:val="single" w:sz="4" w:space="0" w:color="auto"/>
            </w:tcBorders>
            <w:vAlign w:val="center"/>
          </w:tcPr>
          <w:p w14:paraId="4E63A7E1" w14:textId="77777777" w:rsidR="002321A9" w:rsidRDefault="002321A9" w:rsidP="002321A9">
            <w:pPr>
              <w:jc w:val="left"/>
              <w:rPr>
                <w:lang w:val="it-IT"/>
              </w:rPr>
            </w:pPr>
            <w:r>
              <w:rPr>
                <w:lang w:val="it-IT"/>
              </w:rPr>
              <w:t>RUNVK016.M01.VFD inactive</w:t>
            </w:r>
          </w:p>
          <w:p w14:paraId="602C54B4" w14:textId="77777777" w:rsidR="002321A9" w:rsidRDefault="002321A9" w:rsidP="002321A9">
            <w:pPr>
              <w:jc w:val="left"/>
            </w:pPr>
          </w:p>
        </w:tc>
      </w:tr>
      <w:tr w:rsidR="002321A9" w14:paraId="502E18FA" w14:textId="77777777" w:rsidTr="002321A9">
        <w:tc>
          <w:tcPr>
            <w:tcW w:w="993" w:type="dxa"/>
            <w:tcBorders>
              <w:top w:val="single" w:sz="4" w:space="0" w:color="auto"/>
              <w:left w:val="single" w:sz="4" w:space="0" w:color="auto"/>
              <w:bottom w:val="single" w:sz="4" w:space="0" w:color="auto"/>
              <w:right w:val="single" w:sz="4" w:space="0" w:color="auto"/>
            </w:tcBorders>
          </w:tcPr>
          <w:p w14:paraId="4C4691DF" w14:textId="77777777" w:rsidR="002321A9" w:rsidRDefault="001F2494" w:rsidP="002321A9">
            <w:pPr>
              <w:jc w:val="center"/>
            </w:pPr>
            <w:r>
              <w:t>7</w:t>
            </w:r>
          </w:p>
        </w:tc>
        <w:tc>
          <w:tcPr>
            <w:tcW w:w="5600" w:type="dxa"/>
            <w:tcBorders>
              <w:top w:val="single" w:sz="4" w:space="0" w:color="auto"/>
              <w:left w:val="single" w:sz="4" w:space="0" w:color="auto"/>
              <w:bottom w:val="single" w:sz="4" w:space="0" w:color="auto"/>
              <w:right w:val="single" w:sz="4" w:space="0" w:color="auto"/>
            </w:tcBorders>
            <w:vAlign w:val="center"/>
          </w:tcPr>
          <w:p w14:paraId="4A56EBC8" w14:textId="77777777" w:rsidR="002321A9" w:rsidRPr="0041627B" w:rsidRDefault="002321A9" w:rsidP="002321A9">
            <w:pPr>
              <w:jc w:val="left"/>
              <w:rPr>
                <w:lang w:val="en-GB"/>
              </w:rPr>
            </w:pPr>
            <w:r w:rsidRPr="0041627B">
              <w:rPr>
                <w:lang w:val="en-GB"/>
              </w:rPr>
              <w:t>HY302A/B.VK016 exhaust solenoid valve opening control</w:t>
            </w:r>
          </w:p>
          <w:p w14:paraId="03A03459" w14:textId="77777777" w:rsidR="002321A9" w:rsidRPr="0041627B" w:rsidRDefault="002321A9" w:rsidP="002321A9">
            <w:pPr>
              <w:jc w:val="left"/>
              <w:rPr>
                <w:lang w:val="en-GB"/>
              </w:rPr>
            </w:pPr>
            <w:r w:rsidRPr="0041627B">
              <w:rPr>
                <w:lang w:val="en-GB"/>
              </w:rPr>
              <w:t>XY320A.VK016 ON</w:t>
            </w:r>
          </w:p>
          <w:p w14:paraId="3404E1E5" w14:textId="77777777" w:rsidR="002321A9" w:rsidRPr="0041627B" w:rsidRDefault="002321A9" w:rsidP="002321A9">
            <w:pPr>
              <w:jc w:val="left"/>
              <w:rPr>
                <w:lang w:val="en-GB"/>
              </w:rPr>
            </w:pPr>
            <w:r w:rsidRPr="0041627B">
              <w:rPr>
                <w:lang w:val="en-GB"/>
              </w:rPr>
              <w:t>XY302B.VK016 OFF +</w:t>
            </w:r>
          </w:p>
          <w:p w14:paraId="3A5AE46F" w14:textId="77777777" w:rsidR="002321A9" w:rsidRPr="0041627B" w:rsidRDefault="002321A9" w:rsidP="002321A9">
            <w:pPr>
              <w:jc w:val="left"/>
              <w:rPr>
                <w:lang w:val="en-GB"/>
              </w:rPr>
            </w:pPr>
          </w:p>
          <w:p w14:paraId="4BFA52C9" w14:textId="77777777" w:rsidR="002321A9" w:rsidRDefault="002321A9" w:rsidP="002321A9">
            <w:r>
              <w:rPr>
                <w:lang w:val="it-IT"/>
              </w:rPr>
              <w:t>AirKnocker Sequence Activation</w:t>
            </w:r>
          </w:p>
        </w:tc>
        <w:tc>
          <w:tcPr>
            <w:tcW w:w="3472" w:type="dxa"/>
            <w:tcBorders>
              <w:top w:val="single" w:sz="4" w:space="0" w:color="auto"/>
              <w:left w:val="single" w:sz="4" w:space="0" w:color="auto"/>
              <w:bottom w:val="single" w:sz="4" w:space="0" w:color="auto"/>
              <w:right w:val="single" w:sz="4" w:space="0" w:color="auto"/>
            </w:tcBorders>
            <w:vAlign w:val="center"/>
          </w:tcPr>
          <w:p w14:paraId="5D46C867" w14:textId="77777777" w:rsidR="002321A9" w:rsidRPr="0041627B" w:rsidRDefault="002321A9" w:rsidP="002321A9">
            <w:pPr>
              <w:jc w:val="left"/>
              <w:rPr>
                <w:lang w:val="en-GB"/>
              </w:rPr>
            </w:pPr>
            <w:r w:rsidRPr="0041627B">
              <w:rPr>
                <w:lang w:val="en-GB"/>
              </w:rPr>
              <w:t>ZSH298.VK016 not active +</w:t>
            </w:r>
          </w:p>
          <w:p w14:paraId="7F82FA05" w14:textId="77777777" w:rsidR="002321A9" w:rsidRPr="0041627B" w:rsidRDefault="002321A9" w:rsidP="002321A9">
            <w:pPr>
              <w:jc w:val="left"/>
              <w:rPr>
                <w:lang w:val="en-GB"/>
              </w:rPr>
            </w:pPr>
          </w:p>
          <w:p w14:paraId="5EBE9384" w14:textId="77777777" w:rsidR="002321A9" w:rsidRDefault="002321A9" w:rsidP="002321A9">
            <w:pPr>
              <w:jc w:val="left"/>
            </w:pPr>
            <w:r w:rsidRPr="0041627B">
              <w:rPr>
                <w:lang w:val="en-GB"/>
              </w:rPr>
              <w:t>AirKnocker_ON active</w:t>
            </w:r>
          </w:p>
        </w:tc>
      </w:tr>
      <w:tr w:rsidR="002321A9" w14:paraId="3A08E122" w14:textId="77777777" w:rsidTr="002321A9">
        <w:tc>
          <w:tcPr>
            <w:tcW w:w="993" w:type="dxa"/>
            <w:tcBorders>
              <w:top w:val="single" w:sz="4" w:space="0" w:color="auto"/>
              <w:left w:val="single" w:sz="4" w:space="0" w:color="auto"/>
              <w:bottom w:val="single" w:sz="4" w:space="0" w:color="auto"/>
              <w:right w:val="single" w:sz="4" w:space="0" w:color="auto"/>
            </w:tcBorders>
          </w:tcPr>
          <w:p w14:paraId="1381097D" w14:textId="77777777" w:rsidR="002321A9" w:rsidRDefault="001F2494" w:rsidP="002321A9">
            <w:pPr>
              <w:jc w:val="center"/>
            </w:pPr>
            <w:r>
              <w:t>8</w:t>
            </w:r>
          </w:p>
        </w:tc>
        <w:tc>
          <w:tcPr>
            <w:tcW w:w="5600" w:type="dxa"/>
            <w:tcBorders>
              <w:top w:val="single" w:sz="4" w:space="0" w:color="auto"/>
              <w:left w:val="single" w:sz="4" w:space="0" w:color="auto"/>
              <w:bottom w:val="single" w:sz="4" w:space="0" w:color="auto"/>
              <w:right w:val="single" w:sz="4" w:space="0" w:color="auto"/>
            </w:tcBorders>
            <w:vAlign w:val="center"/>
          </w:tcPr>
          <w:p w14:paraId="5855ABA5" w14:textId="77777777" w:rsidR="002321A9" w:rsidRDefault="002321A9" w:rsidP="002321A9">
            <w:r>
              <w:rPr>
                <w:lang w:val="it-IT"/>
              </w:rPr>
              <w:t>Waiting time Discharge</w:t>
            </w:r>
          </w:p>
        </w:tc>
        <w:tc>
          <w:tcPr>
            <w:tcW w:w="3472" w:type="dxa"/>
            <w:tcBorders>
              <w:top w:val="single" w:sz="4" w:space="0" w:color="auto"/>
              <w:left w:val="single" w:sz="4" w:space="0" w:color="auto"/>
              <w:bottom w:val="single" w:sz="4" w:space="0" w:color="auto"/>
              <w:right w:val="single" w:sz="4" w:space="0" w:color="auto"/>
            </w:tcBorders>
            <w:vAlign w:val="center"/>
          </w:tcPr>
          <w:p w14:paraId="69A6AB5C" w14:textId="77777777" w:rsidR="002321A9" w:rsidRDefault="002321A9" w:rsidP="002321A9">
            <w:pPr>
              <w:jc w:val="left"/>
            </w:pPr>
            <w:r w:rsidRPr="0041627B">
              <w:rPr>
                <w:lang w:val="en-GB"/>
              </w:rPr>
              <w:t>Elapsed Discharge Time DLYT_Discharge</w:t>
            </w:r>
          </w:p>
        </w:tc>
      </w:tr>
      <w:tr w:rsidR="002321A9" w14:paraId="168AC1ED" w14:textId="77777777" w:rsidTr="002321A9">
        <w:tc>
          <w:tcPr>
            <w:tcW w:w="993" w:type="dxa"/>
            <w:tcBorders>
              <w:top w:val="single" w:sz="4" w:space="0" w:color="auto"/>
              <w:left w:val="single" w:sz="4" w:space="0" w:color="auto"/>
              <w:bottom w:val="single" w:sz="4" w:space="0" w:color="auto"/>
              <w:right w:val="single" w:sz="4" w:space="0" w:color="auto"/>
            </w:tcBorders>
          </w:tcPr>
          <w:p w14:paraId="01B1A0BC" w14:textId="77777777" w:rsidR="002321A9" w:rsidRDefault="001F2494" w:rsidP="002321A9">
            <w:pPr>
              <w:jc w:val="center"/>
            </w:pPr>
            <w:r>
              <w:t>9</w:t>
            </w:r>
          </w:p>
        </w:tc>
        <w:tc>
          <w:tcPr>
            <w:tcW w:w="5600" w:type="dxa"/>
            <w:tcBorders>
              <w:top w:val="single" w:sz="4" w:space="0" w:color="auto"/>
              <w:left w:val="single" w:sz="4" w:space="0" w:color="auto"/>
              <w:bottom w:val="single" w:sz="4" w:space="0" w:color="auto"/>
              <w:right w:val="single" w:sz="4" w:space="0" w:color="auto"/>
            </w:tcBorders>
            <w:vAlign w:val="center"/>
          </w:tcPr>
          <w:p w14:paraId="166FF56F" w14:textId="77777777" w:rsidR="002321A9" w:rsidRPr="0041627B" w:rsidRDefault="002321A9" w:rsidP="002321A9">
            <w:pPr>
              <w:jc w:val="left"/>
              <w:rPr>
                <w:lang w:val="en-GB"/>
              </w:rPr>
            </w:pPr>
            <w:r w:rsidRPr="0041627B">
              <w:rPr>
                <w:lang w:val="en-GB"/>
              </w:rPr>
              <w:t>Electrovalve opening command for cleaning recoil blades</w:t>
            </w:r>
          </w:p>
          <w:p w14:paraId="60277273" w14:textId="77777777" w:rsidR="002321A9" w:rsidRPr="0041627B" w:rsidRDefault="002321A9" w:rsidP="002321A9">
            <w:pPr>
              <w:jc w:val="left"/>
              <w:rPr>
                <w:lang w:val="en-GB"/>
              </w:rPr>
            </w:pPr>
            <w:r w:rsidRPr="0041627B">
              <w:rPr>
                <w:lang w:val="en-GB"/>
              </w:rPr>
              <w:t>AY452.VK016 ON +</w:t>
            </w:r>
          </w:p>
          <w:p w14:paraId="645E8F6D" w14:textId="77777777" w:rsidR="002321A9" w:rsidRPr="0041627B" w:rsidRDefault="002321A9" w:rsidP="002321A9">
            <w:pPr>
              <w:jc w:val="left"/>
              <w:rPr>
                <w:lang w:val="en-GB"/>
              </w:rPr>
            </w:pPr>
            <w:r w:rsidRPr="0041627B">
              <w:rPr>
                <w:lang w:val="en-GB"/>
              </w:rPr>
              <w:t>AY453.VK016 ON +</w:t>
            </w:r>
          </w:p>
          <w:p w14:paraId="1AB126C9" w14:textId="77777777" w:rsidR="002321A9" w:rsidRPr="0041627B" w:rsidRDefault="002321A9" w:rsidP="002321A9">
            <w:pPr>
              <w:jc w:val="left"/>
              <w:rPr>
                <w:lang w:val="en-GB"/>
              </w:rPr>
            </w:pPr>
          </w:p>
          <w:p w14:paraId="1929ACDC" w14:textId="77777777" w:rsidR="002321A9" w:rsidRDefault="002321A9" w:rsidP="002321A9">
            <w:r w:rsidRPr="0041627B">
              <w:rPr>
                <w:lang w:val="en-GB"/>
              </w:rPr>
              <w:t>Engine Startup Riboccone CMDVK016.M01.VFD ON</w:t>
            </w:r>
          </w:p>
        </w:tc>
        <w:tc>
          <w:tcPr>
            <w:tcW w:w="3472" w:type="dxa"/>
            <w:tcBorders>
              <w:top w:val="single" w:sz="4" w:space="0" w:color="auto"/>
              <w:left w:val="single" w:sz="4" w:space="0" w:color="auto"/>
              <w:bottom w:val="single" w:sz="4" w:space="0" w:color="auto"/>
              <w:right w:val="single" w:sz="4" w:space="0" w:color="auto"/>
            </w:tcBorders>
            <w:vAlign w:val="center"/>
          </w:tcPr>
          <w:p w14:paraId="6ED94478" w14:textId="77777777" w:rsidR="002321A9" w:rsidRPr="0041627B" w:rsidRDefault="002321A9" w:rsidP="002321A9">
            <w:pPr>
              <w:jc w:val="left"/>
              <w:rPr>
                <w:lang w:val="en-GB"/>
              </w:rPr>
            </w:pPr>
          </w:p>
          <w:p w14:paraId="2024938D" w14:textId="77777777" w:rsidR="002321A9" w:rsidRDefault="002321A9" w:rsidP="002321A9">
            <w:pPr>
              <w:jc w:val="left"/>
              <w:rPr>
                <w:lang w:val="it-IT"/>
              </w:rPr>
            </w:pPr>
            <w:r>
              <w:rPr>
                <w:lang w:val="it-IT"/>
              </w:rPr>
              <w:t>RUNVK016.M01.VFD active</w:t>
            </w:r>
          </w:p>
          <w:p w14:paraId="363D47B0" w14:textId="77777777" w:rsidR="002321A9" w:rsidRDefault="002321A9" w:rsidP="002321A9">
            <w:pPr>
              <w:jc w:val="left"/>
              <w:rPr>
                <w:lang w:val="it-IT"/>
              </w:rPr>
            </w:pPr>
          </w:p>
          <w:p w14:paraId="67F3FF01" w14:textId="77777777" w:rsidR="002321A9" w:rsidRDefault="002321A9" w:rsidP="002321A9">
            <w:pPr>
              <w:jc w:val="left"/>
            </w:pPr>
          </w:p>
        </w:tc>
      </w:tr>
      <w:tr w:rsidR="002321A9" w14:paraId="4D466570" w14:textId="77777777" w:rsidTr="002321A9">
        <w:tc>
          <w:tcPr>
            <w:tcW w:w="993" w:type="dxa"/>
            <w:tcBorders>
              <w:top w:val="single" w:sz="4" w:space="0" w:color="auto"/>
              <w:left w:val="single" w:sz="4" w:space="0" w:color="auto"/>
              <w:bottom w:val="single" w:sz="4" w:space="0" w:color="auto"/>
              <w:right w:val="single" w:sz="4" w:space="0" w:color="auto"/>
            </w:tcBorders>
          </w:tcPr>
          <w:p w14:paraId="643E5E89" w14:textId="77777777" w:rsidR="002321A9" w:rsidRDefault="001F2494" w:rsidP="002321A9">
            <w:pPr>
              <w:jc w:val="center"/>
            </w:pPr>
            <w:r>
              <w:t>10</w:t>
            </w:r>
          </w:p>
        </w:tc>
        <w:tc>
          <w:tcPr>
            <w:tcW w:w="5600" w:type="dxa"/>
            <w:tcBorders>
              <w:top w:val="single" w:sz="4" w:space="0" w:color="auto"/>
              <w:left w:val="single" w:sz="4" w:space="0" w:color="auto"/>
              <w:bottom w:val="single" w:sz="4" w:space="0" w:color="auto"/>
              <w:right w:val="single" w:sz="4" w:space="0" w:color="auto"/>
            </w:tcBorders>
            <w:vAlign w:val="center"/>
          </w:tcPr>
          <w:p w14:paraId="47BDABE0" w14:textId="77777777" w:rsidR="002321A9" w:rsidRDefault="002321A9" w:rsidP="002321A9">
            <w:r w:rsidRPr="0041627B">
              <w:rPr>
                <w:lang w:val="en-GB"/>
              </w:rPr>
              <w:t>Waiting Time Cleaning Blades Riboccone</w:t>
            </w:r>
          </w:p>
        </w:tc>
        <w:tc>
          <w:tcPr>
            <w:tcW w:w="3472" w:type="dxa"/>
            <w:tcBorders>
              <w:top w:val="single" w:sz="4" w:space="0" w:color="auto"/>
              <w:left w:val="single" w:sz="4" w:space="0" w:color="auto"/>
              <w:bottom w:val="single" w:sz="4" w:space="0" w:color="auto"/>
              <w:right w:val="single" w:sz="4" w:space="0" w:color="auto"/>
            </w:tcBorders>
            <w:vAlign w:val="center"/>
          </w:tcPr>
          <w:p w14:paraId="52777EC0" w14:textId="77777777" w:rsidR="002321A9" w:rsidRDefault="002321A9" w:rsidP="002321A9">
            <w:pPr>
              <w:jc w:val="left"/>
            </w:pPr>
            <w:r w:rsidRPr="0041627B">
              <w:rPr>
                <w:lang w:val="en-GB"/>
              </w:rPr>
              <w:t>Time Cleaning Ribbon Blades spent DLYT_CleaningRibbonBlade</w:t>
            </w:r>
          </w:p>
        </w:tc>
      </w:tr>
      <w:tr w:rsidR="002321A9" w14:paraId="6F3508E5" w14:textId="77777777" w:rsidTr="002321A9">
        <w:tc>
          <w:tcPr>
            <w:tcW w:w="993" w:type="dxa"/>
            <w:tcBorders>
              <w:top w:val="single" w:sz="4" w:space="0" w:color="auto"/>
              <w:left w:val="single" w:sz="4" w:space="0" w:color="auto"/>
              <w:bottom w:val="single" w:sz="4" w:space="0" w:color="auto"/>
              <w:right w:val="single" w:sz="4" w:space="0" w:color="auto"/>
            </w:tcBorders>
          </w:tcPr>
          <w:p w14:paraId="20AE63CA" w14:textId="77777777" w:rsidR="002321A9" w:rsidRDefault="001F2494" w:rsidP="002321A9">
            <w:pPr>
              <w:jc w:val="center"/>
            </w:pPr>
            <w:r>
              <w:t>11</w:t>
            </w:r>
          </w:p>
        </w:tc>
        <w:tc>
          <w:tcPr>
            <w:tcW w:w="5600" w:type="dxa"/>
            <w:tcBorders>
              <w:top w:val="single" w:sz="4" w:space="0" w:color="auto"/>
              <w:left w:val="single" w:sz="4" w:space="0" w:color="auto"/>
              <w:bottom w:val="single" w:sz="4" w:space="0" w:color="auto"/>
              <w:right w:val="single" w:sz="4" w:space="0" w:color="auto"/>
            </w:tcBorders>
            <w:vAlign w:val="center"/>
          </w:tcPr>
          <w:p w14:paraId="5D36F7A6" w14:textId="77777777" w:rsidR="002321A9" w:rsidRPr="0041627B" w:rsidRDefault="002321A9" w:rsidP="002321A9">
            <w:pPr>
              <w:jc w:val="left"/>
              <w:rPr>
                <w:lang w:val="en-GB"/>
              </w:rPr>
            </w:pPr>
            <w:r w:rsidRPr="0041627B">
              <w:rPr>
                <w:lang w:val="en-GB"/>
              </w:rPr>
              <w:t>Stop Motor Rebound CMDVK016.M01.VFD OFF +</w:t>
            </w:r>
          </w:p>
          <w:p w14:paraId="20C78F25" w14:textId="77777777" w:rsidR="002321A9" w:rsidRPr="0041627B" w:rsidRDefault="002321A9" w:rsidP="002321A9">
            <w:pPr>
              <w:jc w:val="left"/>
              <w:rPr>
                <w:lang w:val="en-GB"/>
              </w:rPr>
            </w:pPr>
          </w:p>
          <w:p w14:paraId="22CB513D" w14:textId="77777777" w:rsidR="002321A9" w:rsidRPr="0041627B" w:rsidRDefault="002321A9" w:rsidP="002321A9">
            <w:pPr>
              <w:jc w:val="left"/>
              <w:rPr>
                <w:lang w:val="en-GB"/>
              </w:rPr>
            </w:pPr>
            <w:r w:rsidRPr="0041627B">
              <w:rPr>
                <w:lang w:val="en-GB"/>
              </w:rPr>
              <w:t>AirKnocker Sequence Stop (AY304.VK016) +</w:t>
            </w:r>
          </w:p>
          <w:p w14:paraId="6CF85FFB" w14:textId="77777777" w:rsidR="002321A9" w:rsidRPr="0041627B" w:rsidRDefault="002321A9" w:rsidP="002321A9">
            <w:pPr>
              <w:jc w:val="left"/>
              <w:rPr>
                <w:lang w:val="en-GB"/>
              </w:rPr>
            </w:pPr>
          </w:p>
          <w:p w14:paraId="0F8723B0" w14:textId="77777777" w:rsidR="002321A9" w:rsidRPr="0041627B" w:rsidRDefault="002321A9" w:rsidP="002321A9">
            <w:pPr>
              <w:jc w:val="left"/>
              <w:rPr>
                <w:lang w:val="en-GB"/>
              </w:rPr>
            </w:pPr>
            <w:r w:rsidRPr="0041627B">
              <w:rPr>
                <w:lang w:val="en-GB"/>
              </w:rPr>
              <w:t>Solenoid valve cleaning opening control Exhaust Valve Gasket</w:t>
            </w:r>
          </w:p>
          <w:p w14:paraId="4E70C205" w14:textId="77777777" w:rsidR="002321A9" w:rsidRPr="0041627B" w:rsidRDefault="002321A9" w:rsidP="002321A9">
            <w:pPr>
              <w:jc w:val="left"/>
              <w:rPr>
                <w:lang w:val="en-GB"/>
              </w:rPr>
            </w:pPr>
            <w:r w:rsidRPr="0041627B">
              <w:rPr>
                <w:lang w:val="en-GB"/>
              </w:rPr>
              <w:t>AY455.VK016 ON</w:t>
            </w:r>
          </w:p>
          <w:p w14:paraId="56D024AA" w14:textId="77777777" w:rsidR="002321A9" w:rsidRPr="0041627B" w:rsidRDefault="002321A9" w:rsidP="002321A9">
            <w:pPr>
              <w:jc w:val="left"/>
              <w:rPr>
                <w:lang w:val="en-GB"/>
              </w:rPr>
            </w:pPr>
            <w:r w:rsidRPr="0041627B">
              <w:rPr>
                <w:lang w:val="en-GB"/>
              </w:rPr>
              <w:t xml:space="preserve">AY456.VK016 ON </w:t>
            </w:r>
          </w:p>
          <w:p w14:paraId="0A1B685A" w14:textId="77777777" w:rsidR="002321A9" w:rsidRPr="0041627B" w:rsidRDefault="002321A9" w:rsidP="002321A9">
            <w:pPr>
              <w:jc w:val="left"/>
              <w:rPr>
                <w:lang w:val="en-GB"/>
              </w:rPr>
            </w:pPr>
          </w:p>
          <w:p w14:paraId="587EE8F6" w14:textId="77777777" w:rsidR="002321A9" w:rsidRPr="0041627B" w:rsidRDefault="002321A9" w:rsidP="002321A9">
            <w:pPr>
              <w:jc w:val="left"/>
              <w:rPr>
                <w:lang w:val="en-GB"/>
              </w:rPr>
            </w:pPr>
            <w:r w:rsidRPr="0041627B">
              <w:rPr>
                <w:lang w:val="en-GB"/>
              </w:rPr>
              <w:lastRenderedPageBreak/>
              <w:t>Electrovalve Cleaning Blades Riboccone closing command</w:t>
            </w:r>
          </w:p>
          <w:p w14:paraId="17BBFBEA" w14:textId="77777777" w:rsidR="002321A9" w:rsidRPr="0041627B" w:rsidRDefault="002321A9" w:rsidP="002321A9">
            <w:pPr>
              <w:jc w:val="left"/>
              <w:rPr>
                <w:lang w:val="en-GB"/>
              </w:rPr>
            </w:pPr>
            <w:r w:rsidRPr="0041627B">
              <w:rPr>
                <w:lang w:val="en-GB"/>
              </w:rPr>
              <w:t>AY452.VK016 OFF +</w:t>
            </w:r>
          </w:p>
          <w:p w14:paraId="21BBEB9E" w14:textId="77777777" w:rsidR="002321A9" w:rsidRPr="0041627B" w:rsidRDefault="002321A9" w:rsidP="002321A9">
            <w:pPr>
              <w:jc w:val="left"/>
              <w:rPr>
                <w:lang w:val="en-GB"/>
              </w:rPr>
            </w:pPr>
            <w:r w:rsidRPr="0041627B">
              <w:rPr>
                <w:lang w:val="en-GB"/>
              </w:rPr>
              <w:t>AY453.VK016 OFF</w:t>
            </w:r>
          </w:p>
          <w:p w14:paraId="414ADB4C" w14:textId="77777777" w:rsidR="002321A9" w:rsidRDefault="002321A9" w:rsidP="002321A9"/>
        </w:tc>
        <w:tc>
          <w:tcPr>
            <w:tcW w:w="3472" w:type="dxa"/>
            <w:tcBorders>
              <w:top w:val="single" w:sz="4" w:space="0" w:color="auto"/>
              <w:left w:val="single" w:sz="4" w:space="0" w:color="auto"/>
              <w:bottom w:val="single" w:sz="4" w:space="0" w:color="auto"/>
              <w:right w:val="single" w:sz="4" w:space="0" w:color="auto"/>
            </w:tcBorders>
            <w:vAlign w:val="center"/>
          </w:tcPr>
          <w:p w14:paraId="6FCBD6B6" w14:textId="77777777" w:rsidR="002321A9" w:rsidRPr="0041627B" w:rsidRDefault="002321A9" w:rsidP="002321A9">
            <w:pPr>
              <w:jc w:val="left"/>
              <w:rPr>
                <w:lang w:val="en-GB"/>
              </w:rPr>
            </w:pPr>
            <w:r w:rsidRPr="0041627B">
              <w:rPr>
                <w:lang w:val="en-GB"/>
              </w:rPr>
              <w:lastRenderedPageBreak/>
              <w:t>RUNVK016.M01.VFD inactive +</w:t>
            </w:r>
          </w:p>
          <w:p w14:paraId="79F8F7BA" w14:textId="77777777" w:rsidR="002321A9" w:rsidRPr="0041627B" w:rsidRDefault="002321A9" w:rsidP="002321A9">
            <w:pPr>
              <w:jc w:val="left"/>
              <w:rPr>
                <w:lang w:val="en-GB"/>
              </w:rPr>
            </w:pPr>
          </w:p>
          <w:p w14:paraId="5F44A543" w14:textId="77777777" w:rsidR="002321A9" w:rsidRPr="0041627B" w:rsidRDefault="002321A9" w:rsidP="002321A9">
            <w:pPr>
              <w:jc w:val="left"/>
              <w:rPr>
                <w:lang w:val="en-GB"/>
              </w:rPr>
            </w:pPr>
            <w:r w:rsidRPr="0041627B">
              <w:rPr>
                <w:lang w:val="en-GB"/>
              </w:rPr>
              <w:t>AirKnocker_ON not active</w:t>
            </w:r>
          </w:p>
          <w:p w14:paraId="6784DD92" w14:textId="77777777" w:rsidR="002321A9" w:rsidRDefault="002321A9" w:rsidP="002321A9">
            <w:pPr>
              <w:jc w:val="left"/>
            </w:pPr>
          </w:p>
        </w:tc>
      </w:tr>
      <w:tr w:rsidR="002321A9" w14:paraId="6E2AC800" w14:textId="77777777" w:rsidTr="002321A9">
        <w:tc>
          <w:tcPr>
            <w:tcW w:w="993" w:type="dxa"/>
            <w:tcBorders>
              <w:top w:val="single" w:sz="4" w:space="0" w:color="auto"/>
              <w:left w:val="single" w:sz="4" w:space="0" w:color="auto"/>
              <w:bottom w:val="single" w:sz="4" w:space="0" w:color="auto"/>
              <w:right w:val="single" w:sz="4" w:space="0" w:color="auto"/>
            </w:tcBorders>
          </w:tcPr>
          <w:p w14:paraId="60A337BE" w14:textId="77777777" w:rsidR="002321A9" w:rsidRDefault="001F2494" w:rsidP="002321A9">
            <w:pPr>
              <w:jc w:val="center"/>
            </w:pPr>
            <w:r>
              <w:t>12</w:t>
            </w:r>
          </w:p>
        </w:tc>
        <w:tc>
          <w:tcPr>
            <w:tcW w:w="5600" w:type="dxa"/>
            <w:tcBorders>
              <w:top w:val="single" w:sz="4" w:space="0" w:color="auto"/>
              <w:left w:val="single" w:sz="4" w:space="0" w:color="auto"/>
              <w:bottom w:val="single" w:sz="4" w:space="0" w:color="auto"/>
              <w:right w:val="single" w:sz="4" w:space="0" w:color="auto"/>
            </w:tcBorders>
            <w:vAlign w:val="center"/>
          </w:tcPr>
          <w:p w14:paraId="709E6C48" w14:textId="77777777" w:rsidR="002321A9" w:rsidRDefault="002321A9" w:rsidP="002321A9">
            <w:r w:rsidRPr="0041627B">
              <w:rPr>
                <w:lang w:val="en-GB"/>
              </w:rPr>
              <w:t>Waiting Time Cleaning Exhaust Valve Gasket</w:t>
            </w:r>
          </w:p>
        </w:tc>
        <w:tc>
          <w:tcPr>
            <w:tcW w:w="3472" w:type="dxa"/>
            <w:tcBorders>
              <w:top w:val="single" w:sz="4" w:space="0" w:color="auto"/>
              <w:left w:val="single" w:sz="4" w:space="0" w:color="auto"/>
              <w:bottom w:val="single" w:sz="4" w:space="0" w:color="auto"/>
              <w:right w:val="single" w:sz="4" w:space="0" w:color="auto"/>
            </w:tcBorders>
            <w:vAlign w:val="center"/>
          </w:tcPr>
          <w:p w14:paraId="08ACF474" w14:textId="77777777" w:rsidR="002321A9" w:rsidRDefault="002321A9" w:rsidP="002321A9">
            <w:pPr>
              <w:jc w:val="left"/>
            </w:pPr>
            <w:r w:rsidRPr="0041627B">
              <w:rPr>
                <w:lang w:val="en-GB"/>
              </w:rPr>
              <w:t>Time spent cleaning Exhaust Valve Gasket DLYT_CleaningDischargeSeal</w:t>
            </w:r>
          </w:p>
        </w:tc>
      </w:tr>
      <w:tr w:rsidR="002321A9" w14:paraId="69D5A530" w14:textId="77777777" w:rsidTr="002321A9">
        <w:tc>
          <w:tcPr>
            <w:tcW w:w="993" w:type="dxa"/>
            <w:tcBorders>
              <w:top w:val="single" w:sz="4" w:space="0" w:color="auto"/>
              <w:left w:val="single" w:sz="4" w:space="0" w:color="auto"/>
              <w:bottom w:val="single" w:sz="4" w:space="0" w:color="auto"/>
              <w:right w:val="single" w:sz="4" w:space="0" w:color="auto"/>
            </w:tcBorders>
          </w:tcPr>
          <w:p w14:paraId="7A479B3D" w14:textId="77777777" w:rsidR="002321A9" w:rsidRDefault="001F2494" w:rsidP="002321A9">
            <w:pPr>
              <w:jc w:val="center"/>
            </w:pPr>
            <w:r>
              <w:t>13</w:t>
            </w:r>
          </w:p>
        </w:tc>
        <w:tc>
          <w:tcPr>
            <w:tcW w:w="5600" w:type="dxa"/>
            <w:tcBorders>
              <w:top w:val="single" w:sz="4" w:space="0" w:color="auto"/>
              <w:left w:val="single" w:sz="4" w:space="0" w:color="auto"/>
              <w:bottom w:val="single" w:sz="4" w:space="0" w:color="auto"/>
              <w:right w:val="single" w:sz="4" w:space="0" w:color="auto"/>
            </w:tcBorders>
          </w:tcPr>
          <w:p w14:paraId="281B5B16" w14:textId="77777777" w:rsidR="002321A9" w:rsidRDefault="002321A9" w:rsidP="002321A9">
            <w:r>
              <w:t>A timer “T_loadVZ017” starts</w:t>
            </w:r>
          </w:p>
        </w:tc>
        <w:tc>
          <w:tcPr>
            <w:tcW w:w="3472" w:type="dxa"/>
            <w:tcBorders>
              <w:top w:val="single" w:sz="4" w:space="0" w:color="auto"/>
              <w:left w:val="single" w:sz="4" w:space="0" w:color="auto"/>
              <w:bottom w:val="single" w:sz="4" w:space="0" w:color="auto"/>
              <w:right w:val="single" w:sz="4" w:space="0" w:color="auto"/>
            </w:tcBorders>
          </w:tcPr>
          <w:p w14:paraId="3C82326F" w14:textId="77777777" w:rsidR="002321A9" w:rsidRDefault="002321A9" w:rsidP="002321A9">
            <w:pPr>
              <w:jc w:val="left"/>
            </w:pPr>
          </w:p>
        </w:tc>
      </w:tr>
      <w:tr w:rsidR="002321A9" w14:paraId="75F4DCB8" w14:textId="77777777" w:rsidTr="002321A9">
        <w:tc>
          <w:tcPr>
            <w:tcW w:w="993" w:type="dxa"/>
            <w:tcBorders>
              <w:top w:val="single" w:sz="4" w:space="0" w:color="auto"/>
              <w:left w:val="single" w:sz="4" w:space="0" w:color="auto"/>
              <w:bottom w:val="single" w:sz="4" w:space="0" w:color="auto"/>
              <w:right w:val="single" w:sz="4" w:space="0" w:color="auto"/>
            </w:tcBorders>
          </w:tcPr>
          <w:p w14:paraId="442F0C9C" w14:textId="77777777" w:rsidR="002321A9" w:rsidRDefault="001F2494" w:rsidP="002321A9">
            <w:pPr>
              <w:jc w:val="center"/>
            </w:pPr>
            <w:r>
              <w:t>14</w:t>
            </w:r>
          </w:p>
        </w:tc>
        <w:tc>
          <w:tcPr>
            <w:tcW w:w="5600" w:type="dxa"/>
            <w:tcBorders>
              <w:top w:val="single" w:sz="4" w:space="0" w:color="auto"/>
              <w:left w:val="single" w:sz="4" w:space="0" w:color="auto"/>
              <w:bottom w:val="single" w:sz="4" w:space="0" w:color="auto"/>
              <w:right w:val="single" w:sz="4" w:space="0" w:color="auto"/>
            </w:tcBorders>
            <w:hideMark/>
          </w:tcPr>
          <w:p w14:paraId="5C03A545" w14:textId="77777777" w:rsidR="002321A9" w:rsidRDefault="002321A9" w:rsidP="002321A9">
            <w:r>
              <w:t>Loading.</w:t>
            </w:r>
          </w:p>
        </w:tc>
        <w:tc>
          <w:tcPr>
            <w:tcW w:w="3472" w:type="dxa"/>
            <w:tcBorders>
              <w:top w:val="single" w:sz="4" w:space="0" w:color="auto"/>
              <w:left w:val="single" w:sz="4" w:space="0" w:color="auto"/>
              <w:bottom w:val="single" w:sz="4" w:space="0" w:color="auto"/>
              <w:right w:val="single" w:sz="4" w:space="0" w:color="auto"/>
            </w:tcBorders>
            <w:hideMark/>
          </w:tcPr>
          <w:p w14:paraId="12E837CA" w14:textId="77777777" w:rsidR="002321A9" w:rsidRDefault="002321A9" w:rsidP="002321A9">
            <w:pPr>
              <w:jc w:val="left"/>
            </w:pPr>
            <w:r>
              <w:t>High level of the transporter</w:t>
            </w:r>
          </w:p>
          <w:p w14:paraId="71B0ED30" w14:textId="77777777" w:rsidR="002321A9" w:rsidRDefault="002321A9" w:rsidP="002321A9">
            <w:pPr>
              <w:jc w:val="left"/>
            </w:pPr>
            <w:r>
              <w:t>(</w:t>
            </w:r>
            <w:r>
              <w:rPr>
                <w:b/>
                <w:bCs/>
              </w:rPr>
              <w:t>LSH372</w:t>
            </w:r>
            <w:r>
              <w:t xml:space="preserve"> ACTIVE)</w:t>
            </w:r>
          </w:p>
          <w:p w14:paraId="2B883C1B" w14:textId="77777777" w:rsidR="002321A9" w:rsidRDefault="002321A9" w:rsidP="002321A9">
            <w:pPr>
              <w:jc w:val="left"/>
            </w:pPr>
            <w:r>
              <w:t>OR</w:t>
            </w:r>
          </w:p>
          <w:p w14:paraId="2476A06B" w14:textId="77777777" w:rsidR="002321A9" w:rsidRDefault="002321A9" w:rsidP="002321A9">
            <w:pPr>
              <w:jc w:val="left"/>
            </w:pPr>
            <w:r>
              <w:t>T_loadVZ017 elapsed</w:t>
            </w:r>
          </w:p>
        </w:tc>
      </w:tr>
      <w:tr w:rsidR="002321A9" w:rsidRPr="00457F02" w14:paraId="10EEA119" w14:textId="77777777" w:rsidTr="002321A9">
        <w:tc>
          <w:tcPr>
            <w:tcW w:w="993" w:type="dxa"/>
            <w:tcBorders>
              <w:top w:val="single" w:sz="4" w:space="0" w:color="auto"/>
              <w:left w:val="single" w:sz="4" w:space="0" w:color="auto"/>
              <w:bottom w:val="single" w:sz="4" w:space="0" w:color="auto"/>
              <w:right w:val="single" w:sz="4" w:space="0" w:color="auto"/>
            </w:tcBorders>
          </w:tcPr>
          <w:p w14:paraId="4DC4735B" w14:textId="77777777" w:rsidR="002321A9" w:rsidRDefault="001F2494" w:rsidP="002321A9">
            <w:pPr>
              <w:jc w:val="center"/>
            </w:pPr>
            <w:r>
              <w:t>15</w:t>
            </w:r>
          </w:p>
        </w:tc>
        <w:tc>
          <w:tcPr>
            <w:tcW w:w="5600" w:type="dxa"/>
            <w:tcBorders>
              <w:top w:val="single" w:sz="4" w:space="0" w:color="auto"/>
              <w:left w:val="single" w:sz="4" w:space="0" w:color="auto"/>
              <w:bottom w:val="single" w:sz="4" w:space="0" w:color="auto"/>
              <w:right w:val="single" w:sz="4" w:space="0" w:color="auto"/>
            </w:tcBorders>
            <w:hideMark/>
          </w:tcPr>
          <w:p w14:paraId="048A5549" w14:textId="77777777" w:rsidR="002321A9" w:rsidRPr="00854C1E" w:rsidRDefault="002321A9" w:rsidP="002321A9">
            <w:r>
              <w:t>loading is completed, by the level activation or by the elapsing of the timer</w:t>
            </w:r>
          </w:p>
        </w:tc>
        <w:tc>
          <w:tcPr>
            <w:tcW w:w="3472" w:type="dxa"/>
            <w:tcBorders>
              <w:top w:val="single" w:sz="4" w:space="0" w:color="auto"/>
              <w:left w:val="single" w:sz="4" w:space="0" w:color="auto"/>
              <w:bottom w:val="single" w:sz="4" w:space="0" w:color="auto"/>
              <w:right w:val="single" w:sz="4" w:space="0" w:color="auto"/>
            </w:tcBorders>
            <w:hideMark/>
          </w:tcPr>
          <w:p w14:paraId="49F68239" w14:textId="77777777" w:rsidR="002321A9" w:rsidRPr="002658F2" w:rsidRDefault="002321A9" w:rsidP="002321A9">
            <w:r w:rsidRPr="002658F2">
              <w:t xml:space="preserve"> </w:t>
            </w:r>
          </w:p>
        </w:tc>
      </w:tr>
      <w:tr w:rsidR="002321A9" w:rsidRPr="00457F02" w14:paraId="65202296" w14:textId="77777777" w:rsidTr="004175B8">
        <w:tc>
          <w:tcPr>
            <w:tcW w:w="993" w:type="dxa"/>
            <w:tcBorders>
              <w:top w:val="single" w:sz="4" w:space="0" w:color="auto"/>
              <w:left w:val="single" w:sz="4" w:space="0" w:color="auto"/>
              <w:bottom w:val="single" w:sz="4" w:space="0" w:color="auto"/>
              <w:right w:val="single" w:sz="4" w:space="0" w:color="auto"/>
            </w:tcBorders>
          </w:tcPr>
          <w:p w14:paraId="2DA6EE23" w14:textId="77777777" w:rsidR="002321A9" w:rsidRDefault="001F2494" w:rsidP="002321A9">
            <w:pPr>
              <w:jc w:val="center"/>
            </w:pPr>
            <w:r>
              <w:t>16</w:t>
            </w:r>
          </w:p>
        </w:tc>
        <w:tc>
          <w:tcPr>
            <w:tcW w:w="5600" w:type="dxa"/>
            <w:tcBorders>
              <w:top w:val="single" w:sz="4" w:space="0" w:color="auto"/>
              <w:left w:val="single" w:sz="4" w:space="0" w:color="auto"/>
              <w:bottom w:val="single" w:sz="4" w:space="0" w:color="auto"/>
              <w:right w:val="single" w:sz="4" w:space="0" w:color="auto"/>
            </w:tcBorders>
            <w:vAlign w:val="center"/>
          </w:tcPr>
          <w:p w14:paraId="780A7513" w14:textId="77777777" w:rsidR="002321A9" w:rsidRPr="0041627B" w:rsidRDefault="002321A9" w:rsidP="002321A9">
            <w:pPr>
              <w:jc w:val="left"/>
              <w:rPr>
                <w:lang w:val="en-GB"/>
              </w:rPr>
            </w:pPr>
            <w:r w:rsidRPr="0041627B">
              <w:rPr>
                <w:lang w:val="en-GB"/>
              </w:rPr>
              <w:t>HY302A/B.VK016 exhaust solenoid valve closing control</w:t>
            </w:r>
          </w:p>
          <w:p w14:paraId="443A5B3B" w14:textId="77777777" w:rsidR="002321A9" w:rsidRPr="0041627B" w:rsidRDefault="002321A9" w:rsidP="002321A9">
            <w:pPr>
              <w:jc w:val="left"/>
              <w:rPr>
                <w:lang w:val="en-GB"/>
              </w:rPr>
            </w:pPr>
            <w:r w:rsidRPr="0041627B">
              <w:rPr>
                <w:lang w:val="en-GB"/>
              </w:rPr>
              <w:t>AY302A.VK016 OFF</w:t>
            </w:r>
          </w:p>
          <w:p w14:paraId="0DCAADB2" w14:textId="77777777" w:rsidR="002321A9" w:rsidRPr="0041627B" w:rsidRDefault="002321A9" w:rsidP="002321A9">
            <w:pPr>
              <w:jc w:val="left"/>
              <w:rPr>
                <w:lang w:val="en-GB"/>
              </w:rPr>
            </w:pPr>
            <w:r w:rsidRPr="0041627B">
              <w:rPr>
                <w:lang w:val="en-GB"/>
              </w:rPr>
              <w:t>AY302B.VK016 ON +</w:t>
            </w:r>
          </w:p>
          <w:p w14:paraId="33762F2D" w14:textId="77777777" w:rsidR="002321A9" w:rsidRPr="0041627B" w:rsidRDefault="002321A9" w:rsidP="002321A9">
            <w:pPr>
              <w:jc w:val="left"/>
              <w:rPr>
                <w:lang w:val="en-GB"/>
              </w:rPr>
            </w:pPr>
          </w:p>
          <w:p w14:paraId="57FC9CF3" w14:textId="77777777" w:rsidR="002321A9" w:rsidRDefault="002321A9" w:rsidP="002321A9">
            <w:r w:rsidRPr="0041627B">
              <w:rPr>
                <w:lang w:val="en-GB"/>
              </w:rPr>
              <w:t>Stop Signal For Discharge Enablement Request</w:t>
            </w:r>
          </w:p>
        </w:tc>
        <w:tc>
          <w:tcPr>
            <w:tcW w:w="3472" w:type="dxa"/>
            <w:tcBorders>
              <w:top w:val="single" w:sz="4" w:space="0" w:color="auto"/>
              <w:left w:val="single" w:sz="4" w:space="0" w:color="auto"/>
              <w:bottom w:val="single" w:sz="4" w:space="0" w:color="auto"/>
              <w:right w:val="single" w:sz="4" w:space="0" w:color="auto"/>
            </w:tcBorders>
            <w:vAlign w:val="center"/>
          </w:tcPr>
          <w:p w14:paraId="111DFAAF" w14:textId="77777777" w:rsidR="002321A9" w:rsidRPr="0041627B" w:rsidRDefault="002321A9" w:rsidP="002321A9">
            <w:pPr>
              <w:jc w:val="left"/>
              <w:rPr>
                <w:lang w:val="en-GB"/>
              </w:rPr>
            </w:pPr>
            <w:r w:rsidRPr="0041627B">
              <w:rPr>
                <w:lang w:val="en-GB"/>
              </w:rPr>
              <w:t>ZSH263.VK016 active +</w:t>
            </w:r>
          </w:p>
          <w:p w14:paraId="4626CE56" w14:textId="77777777" w:rsidR="002321A9" w:rsidRPr="0041627B" w:rsidRDefault="002321A9" w:rsidP="002321A9">
            <w:pPr>
              <w:jc w:val="left"/>
              <w:rPr>
                <w:lang w:val="en-GB"/>
              </w:rPr>
            </w:pPr>
          </w:p>
          <w:p w14:paraId="59C68D03" w14:textId="77777777" w:rsidR="002321A9" w:rsidRPr="0041627B" w:rsidRDefault="002321A9" w:rsidP="002321A9">
            <w:pPr>
              <w:jc w:val="left"/>
              <w:rPr>
                <w:lang w:val="en-GB"/>
              </w:rPr>
            </w:pPr>
            <w:r w:rsidRPr="0041627B">
              <w:rPr>
                <w:lang w:val="en-GB"/>
              </w:rPr>
              <w:t>Discharge_ON not active</w:t>
            </w:r>
          </w:p>
          <w:p w14:paraId="311C88C7" w14:textId="77777777" w:rsidR="002321A9" w:rsidRPr="0041627B" w:rsidRDefault="002321A9" w:rsidP="002321A9">
            <w:pPr>
              <w:jc w:val="left"/>
              <w:rPr>
                <w:lang w:val="en-GB"/>
              </w:rPr>
            </w:pPr>
          </w:p>
          <w:p w14:paraId="2EB80838" w14:textId="77777777" w:rsidR="002321A9" w:rsidRPr="002658F2" w:rsidRDefault="002321A9" w:rsidP="002321A9"/>
        </w:tc>
      </w:tr>
      <w:tr w:rsidR="002321A9" w:rsidRPr="00457F02" w14:paraId="2628025C" w14:textId="77777777" w:rsidTr="002321A9">
        <w:tc>
          <w:tcPr>
            <w:tcW w:w="993" w:type="dxa"/>
            <w:tcBorders>
              <w:top w:val="single" w:sz="4" w:space="0" w:color="auto"/>
              <w:left w:val="single" w:sz="4" w:space="0" w:color="auto"/>
              <w:bottom w:val="single" w:sz="4" w:space="0" w:color="auto"/>
              <w:right w:val="single" w:sz="4" w:space="0" w:color="auto"/>
            </w:tcBorders>
          </w:tcPr>
          <w:p w14:paraId="1CDBB0F5" w14:textId="77777777" w:rsidR="002321A9" w:rsidRDefault="001F2494" w:rsidP="002321A9">
            <w:pPr>
              <w:jc w:val="center"/>
            </w:pPr>
            <w:r>
              <w:t>17</w:t>
            </w:r>
          </w:p>
        </w:tc>
        <w:tc>
          <w:tcPr>
            <w:tcW w:w="5600" w:type="dxa"/>
            <w:tcBorders>
              <w:top w:val="single" w:sz="4" w:space="0" w:color="auto"/>
              <w:left w:val="single" w:sz="4" w:space="0" w:color="auto"/>
              <w:bottom w:val="single" w:sz="4" w:space="0" w:color="auto"/>
              <w:right w:val="single" w:sz="4" w:space="0" w:color="auto"/>
            </w:tcBorders>
            <w:hideMark/>
          </w:tcPr>
          <w:p w14:paraId="33206007" w14:textId="77777777" w:rsidR="002321A9" w:rsidRPr="00854C1E" w:rsidRDefault="002321A9" w:rsidP="002321A9">
            <w:r>
              <w:t>The discharge valve LP</w:t>
            </w:r>
            <w:r w:rsidR="001F2494">
              <w:t>363</w:t>
            </w:r>
            <w:r>
              <w:t xml:space="preserve"> closes</w:t>
            </w:r>
          </w:p>
        </w:tc>
        <w:tc>
          <w:tcPr>
            <w:tcW w:w="3472" w:type="dxa"/>
            <w:tcBorders>
              <w:top w:val="single" w:sz="4" w:space="0" w:color="auto"/>
              <w:left w:val="single" w:sz="4" w:space="0" w:color="auto"/>
              <w:bottom w:val="single" w:sz="4" w:space="0" w:color="auto"/>
              <w:right w:val="single" w:sz="4" w:space="0" w:color="auto"/>
            </w:tcBorders>
            <w:hideMark/>
          </w:tcPr>
          <w:p w14:paraId="7C10A8C8" w14:textId="77777777" w:rsidR="002321A9" w:rsidRPr="00854C1E" w:rsidRDefault="002321A9" w:rsidP="002321A9">
            <w:r>
              <w:t>ZSL</w:t>
            </w:r>
            <w:r w:rsidR="001F2494">
              <w:t>365</w:t>
            </w:r>
            <w:r>
              <w:t xml:space="preserve"> Active</w:t>
            </w:r>
          </w:p>
        </w:tc>
      </w:tr>
      <w:tr w:rsidR="002321A9" w:rsidRPr="00457F02" w14:paraId="10B2A9E5" w14:textId="77777777" w:rsidTr="002321A9">
        <w:tc>
          <w:tcPr>
            <w:tcW w:w="993" w:type="dxa"/>
            <w:tcBorders>
              <w:top w:val="single" w:sz="4" w:space="0" w:color="auto"/>
              <w:left w:val="single" w:sz="4" w:space="0" w:color="auto"/>
              <w:bottom w:val="single" w:sz="4" w:space="0" w:color="auto"/>
              <w:right w:val="single" w:sz="4" w:space="0" w:color="auto"/>
            </w:tcBorders>
          </w:tcPr>
          <w:p w14:paraId="67EF4714" w14:textId="77777777" w:rsidR="002321A9" w:rsidRDefault="001F2494" w:rsidP="002321A9">
            <w:pPr>
              <w:jc w:val="center"/>
            </w:pPr>
            <w:r>
              <w:t>18</w:t>
            </w:r>
          </w:p>
        </w:tc>
        <w:tc>
          <w:tcPr>
            <w:tcW w:w="5600" w:type="dxa"/>
            <w:tcBorders>
              <w:top w:val="single" w:sz="4" w:space="0" w:color="auto"/>
              <w:left w:val="single" w:sz="4" w:space="0" w:color="auto"/>
              <w:bottom w:val="single" w:sz="4" w:space="0" w:color="auto"/>
              <w:right w:val="single" w:sz="4" w:space="0" w:color="auto"/>
            </w:tcBorders>
          </w:tcPr>
          <w:p w14:paraId="6186CB4A" w14:textId="77777777" w:rsidR="002321A9" w:rsidRDefault="002321A9" w:rsidP="002321A9">
            <w:r>
              <w:t>The Inlet valve LP</w:t>
            </w:r>
            <w:r w:rsidR="001F2494">
              <w:t>370</w:t>
            </w:r>
            <w:r>
              <w:t xml:space="preserve"> Closes</w:t>
            </w:r>
          </w:p>
        </w:tc>
        <w:tc>
          <w:tcPr>
            <w:tcW w:w="3472" w:type="dxa"/>
            <w:tcBorders>
              <w:top w:val="single" w:sz="4" w:space="0" w:color="auto"/>
              <w:left w:val="single" w:sz="4" w:space="0" w:color="auto"/>
              <w:bottom w:val="single" w:sz="4" w:space="0" w:color="auto"/>
              <w:right w:val="single" w:sz="4" w:space="0" w:color="auto"/>
            </w:tcBorders>
          </w:tcPr>
          <w:p w14:paraId="0B31CDD9" w14:textId="77777777" w:rsidR="002321A9" w:rsidRDefault="002321A9" w:rsidP="002321A9">
            <w:r>
              <w:t>ZSL</w:t>
            </w:r>
            <w:r w:rsidR="001F2494">
              <w:t>459</w:t>
            </w:r>
            <w:r>
              <w:t xml:space="preserve"> Active</w:t>
            </w:r>
            <w:r w:rsidRPr="002658F2">
              <w:t xml:space="preserve"> </w:t>
            </w:r>
          </w:p>
        </w:tc>
      </w:tr>
      <w:tr w:rsidR="001F2494" w:rsidRPr="00457F02" w14:paraId="50BA8FAA" w14:textId="77777777" w:rsidTr="002321A9">
        <w:tc>
          <w:tcPr>
            <w:tcW w:w="993" w:type="dxa"/>
            <w:tcBorders>
              <w:top w:val="single" w:sz="4" w:space="0" w:color="auto"/>
              <w:left w:val="single" w:sz="4" w:space="0" w:color="auto"/>
              <w:bottom w:val="single" w:sz="4" w:space="0" w:color="auto"/>
              <w:right w:val="single" w:sz="4" w:space="0" w:color="auto"/>
            </w:tcBorders>
          </w:tcPr>
          <w:p w14:paraId="312C622D" w14:textId="77777777" w:rsidR="001F2494" w:rsidRDefault="001F2494" w:rsidP="001F2494">
            <w:pPr>
              <w:jc w:val="center"/>
            </w:pPr>
            <w:r>
              <w:t>19</w:t>
            </w:r>
          </w:p>
        </w:tc>
        <w:tc>
          <w:tcPr>
            <w:tcW w:w="5600" w:type="dxa"/>
            <w:tcBorders>
              <w:top w:val="single" w:sz="4" w:space="0" w:color="auto"/>
              <w:left w:val="single" w:sz="4" w:space="0" w:color="auto"/>
              <w:bottom w:val="single" w:sz="4" w:space="0" w:color="auto"/>
              <w:right w:val="single" w:sz="4" w:space="0" w:color="auto"/>
            </w:tcBorders>
          </w:tcPr>
          <w:p w14:paraId="0EBF23BB" w14:textId="77777777" w:rsidR="001F2494" w:rsidRDefault="001F2494" w:rsidP="001F2494">
            <w:r>
              <w:t>The Inlet valve LP485 Closes</w:t>
            </w:r>
          </w:p>
        </w:tc>
        <w:tc>
          <w:tcPr>
            <w:tcW w:w="3472" w:type="dxa"/>
            <w:tcBorders>
              <w:top w:val="single" w:sz="4" w:space="0" w:color="auto"/>
              <w:left w:val="single" w:sz="4" w:space="0" w:color="auto"/>
              <w:bottom w:val="single" w:sz="4" w:space="0" w:color="auto"/>
              <w:right w:val="single" w:sz="4" w:space="0" w:color="auto"/>
            </w:tcBorders>
          </w:tcPr>
          <w:p w14:paraId="55CA6611" w14:textId="77777777" w:rsidR="001F2494" w:rsidRDefault="001F2494" w:rsidP="001F2494">
            <w:r>
              <w:t>ZSL487 Active</w:t>
            </w:r>
            <w:r w:rsidRPr="002658F2">
              <w:t xml:space="preserve"> </w:t>
            </w:r>
          </w:p>
        </w:tc>
      </w:tr>
      <w:tr w:rsidR="001F2494" w:rsidRPr="00457F02" w14:paraId="7D911132" w14:textId="77777777" w:rsidTr="002321A9">
        <w:tc>
          <w:tcPr>
            <w:tcW w:w="993" w:type="dxa"/>
            <w:tcBorders>
              <w:top w:val="single" w:sz="4" w:space="0" w:color="auto"/>
              <w:left w:val="single" w:sz="4" w:space="0" w:color="auto"/>
              <w:bottom w:val="single" w:sz="4" w:space="0" w:color="auto"/>
              <w:right w:val="single" w:sz="4" w:space="0" w:color="auto"/>
            </w:tcBorders>
          </w:tcPr>
          <w:p w14:paraId="20263F68" w14:textId="77777777" w:rsidR="001F2494" w:rsidRDefault="001F2494" w:rsidP="001F2494">
            <w:pPr>
              <w:jc w:val="center"/>
            </w:pPr>
            <w:r>
              <w:t>20</w:t>
            </w:r>
          </w:p>
        </w:tc>
        <w:tc>
          <w:tcPr>
            <w:tcW w:w="5600" w:type="dxa"/>
            <w:tcBorders>
              <w:top w:val="single" w:sz="4" w:space="0" w:color="auto"/>
              <w:left w:val="single" w:sz="4" w:space="0" w:color="auto"/>
              <w:bottom w:val="single" w:sz="4" w:space="0" w:color="auto"/>
              <w:right w:val="single" w:sz="4" w:space="0" w:color="auto"/>
            </w:tcBorders>
          </w:tcPr>
          <w:p w14:paraId="765B39AB" w14:textId="77777777" w:rsidR="001F2494" w:rsidRDefault="001F2494" w:rsidP="001F2494">
            <w:r>
              <w:t>Loading completed</w:t>
            </w:r>
          </w:p>
        </w:tc>
        <w:tc>
          <w:tcPr>
            <w:tcW w:w="3472" w:type="dxa"/>
            <w:tcBorders>
              <w:top w:val="single" w:sz="4" w:space="0" w:color="auto"/>
              <w:left w:val="single" w:sz="4" w:space="0" w:color="auto"/>
              <w:bottom w:val="single" w:sz="4" w:space="0" w:color="auto"/>
              <w:right w:val="single" w:sz="4" w:space="0" w:color="auto"/>
            </w:tcBorders>
          </w:tcPr>
          <w:p w14:paraId="24C03A80" w14:textId="77777777" w:rsidR="001F2494" w:rsidRDefault="001F2494" w:rsidP="001F2494"/>
        </w:tc>
      </w:tr>
    </w:tbl>
    <w:p w14:paraId="414D9D0E" w14:textId="77777777" w:rsidR="006B1D58" w:rsidRDefault="006B1D58" w:rsidP="006B1D58">
      <w:pPr>
        <w:rPr>
          <w:rFonts w:cs="Arial"/>
        </w:rPr>
      </w:pPr>
    </w:p>
    <w:p w14:paraId="598EFF85" w14:textId="77777777" w:rsidR="000D2A86" w:rsidRDefault="000D2A86" w:rsidP="00AE13CA">
      <w:pPr>
        <w:rPr>
          <w:rFonts w:cs="Arial"/>
        </w:rPr>
      </w:pPr>
    </w:p>
    <w:p w14:paraId="5DED7E8F" w14:textId="77777777" w:rsidR="000D2A86" w:rsidRPr="002B1B9F" w:rsidRDefault="000D2A86" w:rsidP="00AE13CA">
      <w:pPr>
        <w:rPr>
          <w:rFonts w:cs="Arial"/>
        </w:rPr>
      </w:pPr>
    </w:p>
    <w:p w14:paraId="7B1D2DB4" w14:textId="77777777" w:rsidR="00AE13CA" w:rsidRPr="00765268" w:rsidRDefault="00AE13CA" w:rsidP="00AE13CA">
      <w:pPr>
        <w:pStyle w:val="Heading3"/>
      </w:pPr>
      <w:bookmarkStart w:id="754" w:name="_Toc149556455"/>
      <w:r w:rsidRPr="005D6574">
        <w:t>LFP-N</w:t>
      </w:r>
      <w:r>
        <w:t>C</w:t>
      </w:r>
      <w:r w:rsidRPr="005D6574">
        <w:t>O</w:t>
      </w:r>
      <w:r>
        <w:t xml:space="preserve"> system.</w:t>
      </w:r>
      <w:r w:rsidRPr="005D6574">
        <w:t xml:space="preserve"> </w:t>
      </w:r>
      <w:r w:rsidRPr="00765268">
        <w:t>Conveying from VZ0</w:t>
      </w:r>
      <w:r>
        <w:t>1</w:t>
      </w:r>
      <w:r w:rsidRPr="00765268">
        <w:t>7 to TE0</w:t>
      </w:r>
      <w:r>
        <w:t>1</w:t>
      </w:r>
      <w:r w:rsidRPr="00765268">
        <w:t>9</w:t>
      </w:r>
      <w:bookmarkEnd w:id="754"/>
    </w:p>
    <w:p w14:paraId="296F58F7" w14:textId="77777777" w:rsidR="00AE13CA" w:rsidRDefault="00AE13CA" w:rsidP="00AE13CA">
      <w:pPr>
        <w:rPr>
          <w:rFonts w:cs="Arial"/>
        </w:rPr>
      </w:pPr>
    </w:p>
    <w:p w14:paraId="2FB4B7E6" w14:textId="77777777" w:rsidR="00AE13CA" w:rsidRDefault="00AE13CA" w:rsidP="00AE13CA">
      <w:pPr>
        <w:rPr>
          <w:rFonts w:cs="Arial"/>
        </w:rPr>
      </w:pPr>
      <w:r>
        <w:rPr>
          <w:rFonts w:cs="Arial"/>
        </w:rPr>
        <w:t xml:space="preserve">Once loading is completed, the Transporter will firstly pressurize and then convey the product to the destination hopper. </w:t>
      </w:r>
    </w:p>
    <w:p w14:paraId="42FFC6ED" w14:textId="77777777" w:rsidR="00AE13CA" w:rsidRDefault="00AE13CA" w:rsidP="00AE13CA">
      <w:pPr>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AE13CA" w14:paraId="50D96728" w14:textId="77777777" w:rsidTr="00183BDC">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697F39CD" w14:textId="77777777" w:rsidR="00AE13CA" w:rsidRDefault="00AE13CA" w:rsidP="00183BDC">
            <w:pPr>
              <w:jc w:val="left"/>
            </w:pPr>
            <w:r>
              <w:t>Permissive list</w:t>
            </w:r>
          </w:p>
        </w:tc>
      </w:tr>
      <w:tr w:rsidR="00AE13CA" w:rsidRPr="00373BC7" w14:paraId="206E42D6" w14:textId="77777777" w:rsidTr="00183BDC">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5742C5" w14:textId="77777777" w:rsidR="00AE13CA" w:rsidRDefault="00AE13CA" w:rsidP="00183BDC">
            <w:pPr>
              <w:rPr>
                <w:lang w:val="en-GB"/>
              </w:rPr>
            </w:pPr>
            <w:r w:rsidRPr="00373BC7">
              <w:rPr>
                <w:lang w:val="en-GB"/>
              </w:rPr>
              <w:t>No emergency alarms present</w:t>
            </w:r>
            <w:r>
              <w:rPr>
                <w:lang w:val="en-GB"/>
              </w:rPr>
              <w:t>.</w:t>
            </w:r>
          </w:p>
          <w:p w14:paraId="11A96639" w14:textId="77777777" w:rsidR="00AE13CA" w:rsidRDefault="00AE13CA" w:rsidP="00183BDC">
            <w:pPr>
              <w:rPr>
                <w:lang w:val="en-GB"/>
              </w:rPr>
            </w:pPr>
            <w:r>
              <w:rPr>
                <w:lang w:val="en-GB"/>
              </w:rPr>
              <w:t>Loading Phase completed.</w:t>
            </w:r>
          </w:p>
          <w:p w14:paraId="2AC34657" w14:textId="77777777" w:rsidR="00AE13CA" w:rsidRPr="00373BC7" w:rsidRDefault="00AE13CA" w:rsidP="00183BDC">
            <w:pPr>
              <w:rPr>
                <w:lang w:val="en-GB"/>
              </w:rPr>
            </w:pPr>
            <w:r>
              <w:rPr>
                <w:lang w:val="en-GB"/>
              </w:rPr>
              <w:t>No High level in TE019</w:t>
            </w:r>
            <w:r w:rsidR="00403076">
              <w:rPr>
                <w:lang w:val="en-GB"/>
              </w:rPr>
              <w:t xml:space="preserve"> ()</w:t>
            </w:r>
            <w:r>
              <w:rPr>
                <w:lang w:val="en-GB"/>
              </w:rPr>
              <w:t>.</w:t>
            </w:r>
          </w:p>
        </w:tc>
      </w:tr>
      <w:tr w:rsidR="00AE13CA" w14:paraId="07E59DD1" w14:textId="77777777" w:rsidTr="00183BDC">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4106CD4E" w14:textId="77777777" w:rsidR="00AE13CA" w:rsidRDefault="00AE13CA" w:rsidP="00183BDC">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3CFF00B4" w14:textId="77777777" w:rsidR="00AE13CA" w:rsidRDefault="00AE13CA" w:rsidP="00183BDC">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1DCACB4A" w14:textId="77777777" w:rsidR="00AE13CA" w:rsidRDefault="00AE13CA" w:rsidP="00183BDC">
            <w:pPr>
              <w:jc w:val="left"/>
            </w:pPr>
            <w:r>
              <w:t>Completion criteria</w:t>
            </w:r>
          </w:p>
        </w:tc>
      </w:tr>
      <w:tr w:rsidR="00AE13CA" w14:paraId="7803228A" w14:textId="77777777" w:rsidTr="00183BDC">
        <w:tc>
          <w:tcPr>
            <w:tcW w:w="1026" w:type="dxa"/>
            <w:tcBorders>
              <w:top w:val="single" w:sz="4" w:space="0" w:color="auto"/>
              <w:left w:val="single" w:sz="4" w:space="0" w:color="auto"/>
              <w:bottom w:val="single" w:sz="4" w:space="0" w:color="auto"/>
              <w:right w:val="single" w:sz="4" w:space="0" w:color="auto"/>
            </w:tcBorders>
          </w:tcPr>
          <w:p w14:paraId="0EE41CCB" w14:textId="77777777" w:rsidR="00AE13CA" w:rsidRDefault="00AE13CA" w:rsidP="00183BDC">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60313E42" w14:textId="77777777" w:rsidR="00AE13CA" w:rsidRPr="00470C32" w:rsidRDefault="00AE13CA" w:rsidP="00183BDC">
            <w:pPr>
              <w:rPr>
                <w:rStyle w:val="Strong"/>
              </w:rPr>
            </w:pPr>
            <w:r>
              <w:t>Transporter vent valve LP</w:t>
            </w:r>
            <w:r w:rsidR="00695639">
              <w:t>370</w:t>
            </w:r>
            <w:r>
              <w:t xml:space="preserve"> closes</w:t>
            </w:r>
          </w:p>
        </w:tc>
        <w:tc>
          <w:tcPr>
            <w:tcW w:w="3085" w:type="dxa"/>
            <w:tcBorders>
              <w:top w:val="single" w:sz="4" w:space="0" w:color="auto"/>
              <w:left w:val="single" w:sz="4" w:space="0" w:color="auto"/>
              <w:bottom w:val="single" w:sz="4" w:space="0" w:color="auto"/>
              <w:right w:val="single" w:sz="4" w:space="0" w:color="auto"/>
            </w:tcBorders>
          </w:tcPr>
          <w:p w14:paraId="5C2E51C0" w14:textId="77777777" w:rsidR="00AE13CA" w:rsidRDefault="00AE13CA" w:rsidP="00183BDC">
            <w:pPr>
              <w:jc w:val="left"/>
            </w:pPr>
            <w:r>
              <w:t>ZSL</w:t>
            </w:r>
            <w:r w:rsidR="00695639">
              <w:t>459</w:t>
            </w:r>
            <w:r>
              <w:t xml:space="preserve"> active</w:t>
            </w:r>
          </w:p>
        </w:tc>
      </w:tr>
      <w:tr w:rsidR="005C7DC8" w14:paraId="5F9F3FFB" w14:textId="77777777" w:rsidTr="00183BDC">
        <w:tc>
          <w:tcPr>
            <w:tcW w:w="1026" w:type="dxa"/>
            <w:tcBorders>
              <w:top w:val="single" w:sz="4" w:space="0" w:color="auto"/>
              <w:left w:val="single" w:sz="4" w:space="0" w:color="auto"/>
              <w:bottom w:val="single" w:sz="4" w:space="0" w:color="auto"/>
              <w:right w:val="single" w:sz="4" w:space="0" w:color="auto"/>
            </w:tcBorders>
          </w:tcPr>
          <w:p w14:paraId="2B5108A3" w14:textId="77777777" w:rsidR="005C7DC8" w:rsidRDefault="005C7DC8" w:rsidP="005C7DC8">
            <w:pPr>
              <w:jc w:val="center"/>
            </w:pPr>
            <w:r>
              <w:t>2</w:t>
            </w:r>
          </w:p>
        </w:tc>
        <w:tc>
          <w:tcPr>
            <w:tcW w:w="5954" w:type="dxa"/>
            <w:tcBorders>
              <w:top w:val="single" w:sz="4" w:space="0" w:color="auto"/>
              <w:left w:val="single" w:sz="4" w:space="0" w:color="auto"/>
              <w:bottom w:val="single" w:sz="4" w:space="0" w:color="auto"/>
              <w:right w:val="single" w:sz="4" w:space="0" w:color="auto"/>
            </w:tcBorders>
          </w:tcPr>
          <w:p w14:paraId="5EC51C78" w14:textId="77777777" w:rsidR="005C7DC8" w:rsidRDefault="005C7DC8" w:rsidP="005C7DC8">
            <w:r>
              <w:t>The Inlet valve LP485 Closes</w:t>
            </w:r>
          </w:p>
        </w:tc>
        <w:tc>
          <w:tcPr>
            <w:tcW w:w="3085" w:type="dxa"/>
            <w:tcBorders>
              <w:top w:val="single" w:sz="4" w:space="0" w:color="auto"/>
              <w:left w:val="single" w:sz="4" w:space="0" w:color="auto"/>
              <w:bottom w:val="single" w:sz="4" w:space="0" w:color="auto"/>
              <w:right w:val="single" w:sz="4" w:space="0" w:color="auto"/>
            </w:tcBorders>
          </w:tcPr>
          <w:p w14:paraId="4AE21DD5" w14:textId="77777777" w:rsidR="005C7DC8" w:rsidRDefault="005C7DC8" w:rsidP="005C7DC8">
            <w:pPr>
              <w:jc w:val="left"/>
            </w:pPr>
            <w:r>
              <w:t>ZSL487 Active</w:t>
            </w:r>
            <w:r w:rsidRPr="002658F2">
              <w:t xml:space="preserve"> </w:t>
            </w:r>
          </w:p>
        </w:tc>
      </w:tr>
      <w:tr w:rsidR="005C7DC8" w14:paraId="017EBA2F" w14:textId="77777777" w:rsidTr="005C7DC8">
        <w:tc>
          <w:tcPr>
            <w:tcW w:w="1026" w:type="dxa"/>
            <w:tcBorders>
              <w:top w:val="single" w:sz="4" w:space="0" w:color="auto"/>
              <w:left w:val="single" w:sz="4" w:space="0" w:color="auto"/>
              <w:bottom w:val="single" w:sz="4" w:space="0" w:color="auto"/>
              <w:right w:val="single" w:sz="4" w:space="0" w:color="auto"/>
            </w:tcBorders>
          </w:tcPr>
          <w:p w14:paraId="7B666496" w14:textId="77777777" w:rsidR="005C7DC8" w:rsidRDefault="005C7DC8" w:rsidP="005C7DC8">
            <w:pPr>
              <w:jc w:val="center"/>
            </w:pPr>
            <w:r>
              <w:t>3</w:t>
            </w:r>
          </w:p>
        </w:tc>
        <w:tc>
          <w:tcPr>
            <w:tcW w:w="5954" w:type="dxa"/>
            <w:tcBorders>
              <w:top w:val="single" w:sz="4" w:space="0" w:color="auto"/>
              <w:left w:val="single" w:sz="4" w:space="0" w:color="auto"/>
              <w:bottom w:val="single" w:sz="4" w:space="0" w:color="auto"/>
              <w:right w:val="single" w:sz="4" w:space="0" w:color="auto"/>
            </w:tcBorders>
            <w:hideMark/>
          </w:tcPr>
          <w:p w14:paraId="222DB79E" w14:textId="77777777" w:rsidR="005C7DC8" w:rsidRDefault="005C7DC8" w:rsidP="005C7DC8">
            <w:r w:rsidRPr="0041627B">
              <w:rPr>
                <w:rFonts w:cs="Arial"/>
                <w:color w:val="000000"/>
                <w:spacing w:val="-2"/>
                <w:lang w:val="en-GB"/>
              </w:rPr>
              <w:t>Solenoid</w:t>
            </w:r>
            <w:r>
              <w:rPr>
                <w:rFonts w:cs="Arial"/>
                <w:color w:val="000000"/>
                <w:lang w:val="en-GB"/>
              </w:rPr>
              <w:t xml:space="preserve"> AY384 ON </w:t>
            </w:r>
            <w:r>
              <w:t xml:space="preserve">to achieve the pressure set and start </w:t>
            </w:r>
            <w:r w:rsidRPr="0041627B">
              <w:rPr>
                <w:rFonts w:cs="Arial"/>
                <w:color w:val="000000"/>
                <w:spacing w:val="-2"/>
                <w:lang w:val="en-GB"/>
              </w:rPr>
              <w:t>conveying</w:t>
            </w:r>
          </w:p>
        </w:tc>
        <w:tc>
          <w:tcPr>
            <w:tcW w:w="3085" w:type="dxa"/>
            <w:tcBorders>
              <w:top w:val="single" w:sz="4" w:space="0" w:color="auto"/>
              <w:left w:val="single" w:sz="4" w:space="0" w:color="auto"/>
              <w:bottom w:val="single" w:sz="4" w:space="0" w:color="auto"/>
              <w:right w:val="single" w:sz="4" w:space="0" w:color="auto"/>
            </w:tcBorders>
            <w:hideMark/>
          </w:tcPr>
          <w:p w14:paraId="4EE9FC3E" w14:textId="77777777" w:rsidR="005C7DC8" w:rsidRDefault="005C7DC8" w:rsidP="005C7DC8">
            <w:pPr>
              <w:jc w:val="left"/>
            </w:pPr>
          </w:p>
        </w:tc>
      </w:tr>
      <w:tr w:rsidR="005C7DC8" w14:paraId="29E0970C" w14:textId="77777777" w:rsidTr="00183BDC">
        <w:tc>
          <w:tcPr>
            <w:tcW w:w="1026" w:type="dxa"/>
            <w:tcBorders>
              <w:top w:val="single" w:sz="4" w:space="0" w:color="auto"/>
              <w:left w:val="single" w:sz="4" w:space="0" w:color="auto"/>
              <w:bottom w:val="single" w:sz="4" w:space="0" w:color="auto"/>
              <w:right w:val="single" w:sz="4" w:space="0" w:color="auto"/>
            </w:tcBorders>
          </w:tcPr>
          <w:p w14:paraId="75B94083" w14:textId="77777777" w:rsidR="005C7DC8" w:rsidRDefault="005C7DC8" w:rsidP="005C7DC8">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5EECDE92" w14:textId="77777777" w:rsidR="005C7DC8" w:rsidRDefault="005C7DC8" w:rsidP="005C7DC8">
            <w:r>
              <w:t>The transporter is now pressurizing. A timer “T_PressurizationVZ017” will start</w:t>
            </w:r>
          </w:p>
        </w:tc>
        <w:tc>
          <w:tcPr>
            <w:tcW w:w="3085" w:type="dxa"/>
            <w:tcBorders>
              <w:top w:val="single" w:sz="4" w:space="0" w:color="auto"/>
              <w:left w:val="single" w:sz="4" w:space="0" w:color="auto"/>
              <w:bottom w:val="single" w:sz="4" w:space="0" w:color="auto"/>
              <w:right w:val="single" w:sz="4" w:space="0" w:color="auto"/>
            </w:tcBorders>
          </w:tcPr>
          <w:p w14:paraId="40236B85" w14:textId="77777777" w:rsidR="005C7DC8" w:rsidRDefault="005C7DC8" w:rsidP="005C7DC8">
            <w:pPr>
              <w:jc w:val="left"/>
            </w:pPr>
          </w:p>
        </w:tc>
      </w:tr>
      <w:tr w:rsidR="005C7DC8" w14:paraId="5BE8FE18" w14:textId="77777777" w:rsidTr="00183BDC">
        <w:tc>
          <w:tcPr>
            <w:tcW w:w="1026" w:type="dxa"/>
            <w:tcBorders>
              <w:top w:val="single" w:sz="4" w:space="0" w:color="auto"/>
              <w:left w:val="single" w:sz="4" w:space="0" w:color="auto"/>
              <w:bottom w:val="single" w:sz="4" w:space="0" w:color="auto"/>
              <w:right w:val="single" w:sz="4" w:space="0" w:color="auto"/>
            </w:tcBorders>
          </w:tcPr>
          <w:p w14:paraId="280F7703" w14:textId="77777777" w:rsidR="005C7DC8" w:rsidRDefault="005C7DC8" w:rsidP="005C7DC8">
            <w:pPr>
              <w:jc w:val="center"/>
            </w:pPr>
            <w:r>
              <w:t>5</w:t>
            </w:r>
          </w:p>
        </w:tc>
        <w:tc>
          <w:tcPr>
            <w:tcW w:w="5954" w:type="dxa"/>
            <w:tcBorders>
              <w:top w:val="single" w:sz="4" w:space="0" w:color="auto"/>
              <w:left w:val="single" w:sz="4" w:space="0" w:color="auto"/>
              <w:bottom w:val="single" w:sz="4" w:space="0" w:color="auto"/>
              <w:right w:val="single" w:sz="4" w:space="0" w:color="auto"/>
            </w:tcBorders>
          </w:tcPr>
          <w:p w14:paraId="745564C9" w14:textId="77777777" w:rsidR="005C7DC8" w:rsidRDefault="005C7DC8" w:rsidP="005C7DC8">
            <w:r>
              <w:t xml:space="preserve">Pressure sensed at transporter PIT383 &gt; H level </w:t>
            </w:r>
          </w:p>
        </w:tc>
        <w:tc>
          <w:tcPr>
            <w:tcW w:w="3085" w:type="dxa"/>
            <w:tcBorders>
              <w:top w:val="single" w:sz="4" w:space="0" w:color="auto"/>
              <w:left w:val="single" w:sz="4" w:space="0" w:color="auto"/>
              <w:bottom w:val="single" w:sz="4" w:space="0" w:color="auto"/>
              <w:right w:val="single" w:sz="4" w:space="0" w:color="auto"/>
            </w:tcBorders>
          </w:tcPr>
          <w:p w14:paraId="0B0863CA" w14:textId="77777777" w:rsidR="005C7DC8" w:rsidRDefault="005C7DC8" w:rsidP="005C7DC8">
            <w:pPr>
              <w:jc w:val="left"/>
            </w:pPr>
            <w:r>
              <w:t>PIT383 &gt; H level</w:t>
            </w:r>
          </w:p>
        </w:tc>
      </w:tr>
      <w:tr w:rsidR="005C7DC8" w14:paraId="56E17D6A" w14:textId="77777777" w:rsidTr="00183BDC">
        <w:tc>
          <w:tcPr>
            <w:tcW w:w="1026" w:type="dxa"/>
            <w:tcBorders>
              <w:top w:val="single" w:sz="4" w:space="0" w:color="auto"/>
              <w:left w:val="single" w:sz="4" w:space="0" w:color="auto"/>
              <w:bottom w:val="single" w:sz="4" w:space="0" w:color="auto"/>
              <w:right w:val="single" w:sz="4" w:space="0" w:color="auto"/>
            </w:tcBorders>
          </w:tcPr>
          <w:p w14:paraId="1468C406" w14:textId="77777777" w:rsidR="005C7DC8" w:rsidRDefault="00695639" w:rsidP="005C7DC8">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1234E3D6" w14:textId="77777777" w:rsidR="005C7DC8" w:rsidRDefault="004F45C9" w:rsidP="005C7DC8">
            <w:r>
              <w:t xml:space="preserve">Run </w:t>
            </w:r>
            <w:r w:rsidR="005C7DC8" w:rsidRPr="00DF5D52">
              <w:t>Filter</w:t>
            </w:r>
            <w:r w:rsidR="005C7DC8">
              <w:t xml:space="preserve"> </w:t>
            </w:r>
            <w:r w:rsidR="005C7DC8" w:rsidRPr="00DF5D52">
              <w:t>CA0</w:t>
            </w:r>
            <w:r w:rsidR="005C7DC8">
              <w:t>18</w:t>
            </w:r>
          </w:p>
        </w:tc>
        <w:tc>
          <w:tcPr>
            <w:tcW w:w="3085" w:type="dxa"/>
            <w:tcBorders>
              <w:top w:val="single" w:sz="4" w:space="0" w:color="auto"/>
              <w:left w:val="single" w:sz="4" w:space="0" w:color="auto"/>
              <w:bottom w:val="single" w:sz="4" w:space="0" w:color="auto"/>
              <w:right w:val="single" w:sz="4" w:space="0" w:color="auto"/>
            </w:tcBorders>
          </w:tcPr>
          <w:p w14:paraId="1215516D" w14:textId="77777777" w:rsidR="005C7DC8" w:rsidRDefault="005C7DC8" w:rsidP="005C7DC8">
            <w:pPr>
              <w:jc w:val="left"/>
            </w:pPr>
            <w:r w:rsidRPr="00DF5D52">
              <w:t>CA0</w:t>
            </w:r>
            <w:r>
              <w:t>18 Running</w:t>
            </w:r>
          </w:p>
        </w:tc>
      </w:tr>
      <w:tr w:rsidR="005C7DC8" w14:paraId="71978F3C" w14:textId="77777777" w:rsidTr="00183BDC">
        <w:tc>
          <w:tcPr>
            <w:tcW w:w="1026" w:type="dxa"/>
            <w:tcBorders>
              <w:top w:val="single" w:sz="4" w:space="0" w:color="auto"/>
              <w:left w:val="single" w:sz="4" w:space="0" w:color="auto"/>
              <w:bottom w:val="single" w:sz="4" w:space="0" w:color="auto"/>
              <w:right w:val="single" w:sz="4" w:space="0" w:color="auto"/>
            </w:tcBorders>
          </w:tcPr>
          <w:p w14:paraId="23953BE7" w14:textId="77777777" w:rsidR="005C7DC8" w:rsidRDefault="005C7DC8" w:rsidP="005C7DC8">
            <w:pPr>
              <w:jc w:val="center"/>
            </w:pPr>
            <w:r>
              <w:t>7</w:t>
            </w:r>
          </w:p>
        </w:tc>
        <w:tc>
          <w:tcPr>
            <w:tcW w:w="5954" w:type="dxa"/>
            <w:tcBorders>
              <w:top w:val="single" w:sz="4" w:space="0" w:color="auto"/>
              <w:left w:val="single" w:sz="4" w:space="0" w:color="auto"/>
              <w:bottom w:val="single" w:sz="4" w:space="0" w:color="auto"/>
              <w:right w:val="single" w:sz="4" w:space="0" w:color="auto"/>
            </w:tcBorders>
            <w:hideMark/>
          </w:tcPr>
          <w:p w14:paraId="2F27D214" w14:textId="77777777" w:rsidR="005C7DC8" w:rsidRDefault="005C7DC8" w:rsidP="005C7DC8">
            <w:r>
              <w:t>The transporter is now in convey phase.</w:t>
            </w:r>
          </w:p>
          <w:p w14:paraId="25B315D8" w14:textId="77777777" w:rsidR="005C7DC8" w:rsidRPr="00806D10" w:rsidRDefault="005C7DC8" w:rsidP="005C7DC8">
            <w:pPr>
              <w:rPr>
                <w:lang w:val="en-GB"/>
              </w:rPr>
            </w:pPr>
            <w:r w:rsidRPr="00806D10">
              <w:rPr>
                <w:lang w:val="en-GB"/>
              </w:rPr>
              <w:t>A timer “T_conveyVZ0</w:t>
            </w:r>
            <w:r>
              <w:rPr>
                <w:lang w:val="en-GB"/>
              </w:rPr>
              <w:t>1</w:t>
            </w:r>
            <w:r w:rsidRPr="00806D10">
              <w:rPr>
                <w:lang w:val="en-GB"/>
              </w:rPr>
              <w:t>7” start</w:t>
            </w:r>
          </w:p>
        </w:tc>
        <w:tc>
          <w:tcPr>
            <w:tcW w:w="3085" w:type="dxa"/>
            <w:tcBorders>
              <w:top w:val="single" w:sz="4" w:space="0" w:color="auto"/>
              <w:left w:val="single" w:sz="4" w:space="0" w:color="auto"/>
              <w:bottom w:val="single" w:sz="4" w:space="0" w:color="auto"/>
              <w:right w:val="single" w:sz="4" w:space="0" w:color="auto"/>
            </w:tcBorders>
            <w:hideMark/>
          </w:tcPr>
          <w:p w14:paraId="6259CB5F" w14:textId="77777777" w:rsidR="005C7DC8" w:rsidRDefault="005C7DC8" w:rsidP="005C7DC8">
            <w:pPr>
              <w:jc w:val="left"/>
            </w:pPr>
            <w:r>
              <w:t>Timer elapsed or</w:t>
            </w:r>
          </w:p>
          <w:p w14:paraId="29DBD56D" w14:textId="77777777" w:rsidR="005C7DC8" w:rsidRDefault="005C7DC8" w:rsidP="005C7DC8">
            <w:pPr>
              <w:jc w:val="left"/>
            </w:pPr>
            <w:r>
              <w:t xml:space="preserve">PIT &lt; H level </w:t>
            </w:r>
          </w:p>
        </w:tc>
      </w:tr>
      <w:tr w:rsidR="005C7DC8" w:rsidRPr="00457F02" w14:paraId="10ADA82A" w14:textId="77777777" w:rsidTr="00183BDC">
        <w:tc>
          <w:tcPr>
            <w:tcW w:w="1026" w:type="dxa"/>
            <w:tcBorders>
              <w:top w:val="single" w:sz="4" w:space="0" w:color="auto"/>
              <w:left w:val="single" w:sz="4" w:space="0" w:color="auto"/>
              <w:bottom w:val="single" w:sz="4" w:space="0" w:color="auto"/>
              <w:right w:val="single" w:sz="4" w:space="0" w:color="auto"/>
            </w:tcBorders>
          </w:tcPr>
          <w:p w14:paraId="5E5EEC6D" w14:textId="77777777" w:rsidR="005C7DC8" w:rsidRDefault="005C7DC8" w:rsidP="005C7DC8">
            <w:pPr>
              <w:jc w:val="center"/>
            </w:pPr>
            <w:r>
              <w:t>8</w:t>
            </w:r>
          </w:p>
        </w:tc>
        <w:tc>
          <w:tcPr>
            <w:tcW w:w="5954" w:type="dxa"/>
            <w:tcBorders>
              <w:top w:val="single" w:sz="4" w:space="0" w:color="auto"/>
              <w:left w:val="single" w:sz="4" w:space="0" w:color="auto"/>
              <w:bottom w:val="single" w:sz="4" w:space="0" w:color="auto"/>
              <w:right w:val="single" w:sz="4" w:space="0" w:color="auto"/>
            </w:tcBorders>
            <w:hideMark/>
          </w:tcPr>
          <w:p w14:paraId="7AA106B5" w14:textId="77777777" w:rsidR="005C7DC8" w:rsidRPr="00854C1E" w:rsidRDefault="005C7DC8" w:rsidP="005C7DC8">
            <w:r>
              <w:t xml:space="preserve">The </w:t>
            </w:r>
            <w:r w:rsidR="00695639">
              <w:rPr>
                <w:rFonts w:cs="Arial"/>
                <w:color w:val="000000"/>
                <w:spacing w:val="-2"/>
                <w:lang w:val="it-IT"/>
              </w:rPr>
              <w:t>solenoid</w:t>
            </w:r>
            <w:r w:rsidR="00695639">
              <w:rPr>
                <w:rFonts w:cs="Arial"/>
                <w:color w:val="000000"/>
                <w:lang w:val="en-GB"/>
              </w:rPr>
              <w:t xml:space="preserve"> AY384 OFF</w:t>
            </w:r>
          </w:p>
        </w:tc>
        <w:tc>
          <w:tcPr>
            <w:tcW w:w="3085" w:type="dxa"/>
            <w:tcBorders>
              <w:top w:val="single" w:sz="4" w:space="0" w:color="auto"/>
              <w:left w:val="single" w:sz="4" w:space="0" w:color="auto"/>
              <w:bottom w:val="single" w:sz="4" w:space="0" w:color="auto"/>
              <w:right w:val="single" w:sz="4" w:space="0" w:color="auto"/>
            </w:tcBorders>
            <w:hideMark/>
          </w:tcPr>
          <w:p w14:paraId="0E8B4A4A" w14:textId="77777777" w:rsidR="005C7DC8" w:rsidRPr="002658F2" w:rsidRDefault="005C7DC8" w:rsidP="005C7DC8">
            <w:r w:rsidRPr="002658F2">
              <w:t xml:space="preserve"> </w:t>
            </w:r>
          </w:p>
        </w:tc>
      </w:tr>
      <w:tr w:rsidR="005C7DC8" w:rsidRPr="00457F02" w14:paraId="04CACD18" w14:textId="77777777" w:rsidTr="00183BDC">
        <w:tc>
          <w:tcPr>
            <w:tcW w:w="1026" w:type="dxa"/>
            <w:tcBorders>
              <w:top w:val="single" w:sz="4" w:space="0" w:color="auto"/>
              <w:left w:val="single" w:sz="4" w:space="0" w:color="auto"/>
              <w:bottom w:val="single" w:sz="4" w:space="0" w:color="auto"/>
              <w:right w:val="single" w:sz="4" w:space="0" w:color="auto"/>
            </w:tcBorders>
          </w:tcPr>
          <w:p w14:paraId="71191E55" w14:textId="77777777" w:rsidR="005C7DC8" w:rsidRDefault="005C7DC8" w:rsidP="005C7DC8">
            <w:pPr>
              <w:jc w:val="center"/>
            </w:pPr>
            <w:r>
              <w:t>10</w:t>
            </w:r>
          </w:p>
        </w:tc>
        <w:tc>
          <w:tcPr>
            <w:tcW w:w="5954" w:type="dxa"/>
            <w:tcBorders>
              <w:top w:val="single" w:sz="4" w:space="0" w:color="auto"/>
              <w:left w:val="single" w:sz="4" w:space="0" w:color="auto"/>
              <w:bottom w:val="single" w:sz="4" w:space="0" w:color="auto"/>
              <w:right w:val="single" w:sz="4" w:space="0" w:color="auto"/>
            </w:tcBorders>
            <w:hideMark/>
          </w:tcPr>
          <w:p w14:paraId="6BADA33B" w14:textId="77777777" w:rsidR="005C7DC8" w:rsidRPr="00854C1E" w:rsidRDefault="005C7DC8" w:rsidP="005C7DC8">
            <w:r>
              <w:t>A timer “T_depressurizationVZ007” starts</w:t>
            </w:r>
          </w:p>
        </w:tc>
        <w:tc>
          <w:tcPr>
            <w:tcW w:w="3085" w:type="dxa"/>
            <w:tcBorders>
              <w:top w:val="single" w:sz="4" w:space="0" w:color="auto"/>
              <w:left w:val="single" w:sz="4" w:space="0" w:color="auto"/>
              <w:bottom w:val="single" w:sz="4" w:space="0" w:color="auto"/>
              <w:right w:val="single" w:sz="4" w:space="0" w:color="auto"/>
            </w:tcBorders>
            <w:hideMark/>
          </w:tcPr>
          <w:p w14:paraId="7F5BEE1D" w14:textId="77777777" w:rsidR="005C7DC8" w:rsidRPr="00854C1E" w:rsidRDefault="005C7DC8" w:rsidP="005C7DC8"/>
        </w:tc>
      </w:tr>
      <w:tr w:rsidR="00695639" w:rsidRPr="00457F02" w14:paraId="02AEF016" w14:textId="77777777" w:rsidTr="00183BDC">
        <w:tc>
          <w:tcPr>
            <w:tcW w:w="1026" w:type="dxa"/>
            <w:tcBorders>
              <w:top w:val="single" w:sz="4" w:space="0" w:color="auto"/>
              <w:left w:val="single" w:sz="4" w:space="0" w:color="auto"/>
              <w:bottom w:val="single" w:sz="4" w:space="0" w:color="auto"/>
              <w:right w:val="single" w:sz="4" w:space="0" w:color="auto"/>
            </w:tcBorders>
          </w:tcPr>
          <w:p w14:paraId="732ABD40" w14:textId="77777777" w:rsidR="00695639" w:rsidRDefault="00695639" w:rsidP="00695639">
            <w:pPr>
              <w:jc w:val="center"/>
            </w:pPr>
            <w:r>
              <w:t>11</w:t>
            </w:r>
          </w:p>
        </w:tc>
        <w:tc>
          <w:tcPr>
            <w:tcW w:w="5954" w:type="dxa"/>
            <w:tcBorders>
              <w:top w:val="single" w:sz="4" w:space="0" w:color="auto"/>
              <w:left w:val="single" w:sz="4" w:space="0" w:color="auto"/>
              <w:bottom w:val="single" w:sz="4" w:space="0" w:color="auto"/>
              <w:right w:val="single" w:sz="4" w:space="0" w:color="auto"/>
            </w:tcBorders>
          </w:tcPr>
          <w:p w14:paraId="49AB2E8B" w14:textId="77777777" w:rsidR="00695639" w:rsidRDefault="00695639" w:rsidP="00695639">
            <w:r>
              <w:t>The Vent valve LP370 opens</w:t>
            </w:r>
          </w:p>
        </w:tc>
        <w:tc>
          <w:tcPr>
            <w:tcW w:w="3085" w:type="dxa"/>
            <w:tcBorders>
              <w:top w:val="single" w:sz="4" w:space="0" w:color="auto"/>
              <w:left w:val="single" w:sz="4" w:space="0" w:color="auto"/>
              <w:bottom w:val="single" w:sz="4" w:space="0" w:color="auto"/>
              <w:right w:val="single" w:sz="4" w:space="0" w:color="auto"/>
            </w:tcBorders>
          </w:tcPr>
          <w:p w14:paraId="472572B9" w14:textId="77777777" w:rsidR="00695639" w:rsidRPr="00854C1E" w:rsidRDefault="00695639" w:rsidP="00695639">
            <w:r>
              <w:t>ZSH458 active</w:t>
            </w:r>
          </w:p>
        </w:tc>
      </w:tr>
      <w:tr w:rsidR="00695639" w:rsidRPr="00457F02" w14:paraId="09414AFC" w14:textId="77777777" w:rsidTr="00183BDC">
        <w:tc>
          <w:tcPr>
            <w:tcW w:w="1026" w:type="dxa"/>
            <w:tcBorders>
              <w:top w:val="single" w:sz="4" w:space="0" w:color="auto"/>
              <w:left w:val="single" w:sz="4" w:space="0" w:color="auto"/>
              <w:bottom w:val="single" w:sz="4" w:space="0" w:color="auto"/>
              <w:right w:val="single" w:sz="4" w:space="0" w:color="auto"/>
            </w:tcBorders>
          </w:tcPr>
          <w:p w14:paraId="0C3D3D68" w14:textId="77777777" w:rsidR="00695639" w:rsidRDefault="00695639" w:rsidP="00695639">
            <w:pPr>
              <w:jc w:val="center"/>
            </w:pPr>
            <w:r>
              <w:t>12</w:t>
            </w:r>
          </w:p>
        </w:tc>
        <w:tc>
          <w:tcPr>
            <w:tcW w:w="5954" w:type="dxa"/>
            <w:tcBorders>
              <w:top w:val="single" w:sz="4" w:space="0" w:color="auto"/>
              <w:left w:val="single" w:sz="4" w:space="0" w:color="auto"/>
              <w:bottom w:val="single" w:sz="4" w:space="0" w:color="auto"/>
              <w:right w:val="single" w:sz="4" w:space="0" w:color="auto"/>
            </w:tcBorders>
          </w:tcPr>
          <w:p w14:paraId="24698837" w14:textId="77777777" w:rsidR="00695639" w:rsidRDefault="00695639" w:rsidP="00695639">
            <w:r>
              <w:t>Transporter vent valve LP485 opens and timer “T_Run</w:t>
            </w:r>
            <w:r w:rsidRPr="00DF5D52">
              <w:t>CA0</w:t>
            </w:r>
            <w:r>
              <w:t>18” starts</w:t>
            </w:r>
          </w:p>
        </w:tc>
        <w:tc>
          <w:tcPr>
            <w:tcW w:w="3085" w:type="dxa"/>
            <w:tcBorders>
              <w:top w:val="single" w:sz="4" w:space="0" w:color="auto"/>
              <w:left w:val="single" w:sz="4" w:space="0" w:color="auto"/>
              <w:bottom w:val="single" w:sz="4" w:space="0" w:color="auto"/>
              <w:right w:val="single" w:sz="4" w:space="0" w:color="auto"/>
            </w:tcBorders>
          </w:tcPr>
          <w:p w14:paraId="7F9B70BF" w14:textId="77777777" w:rsidR="00695639" w:rsidRDefault="00695639" w:rsidP="00695639">
            <w:r>
              <w:t>ZSH486 active</w:t>
            </w:r>
          </w:p>
        </w:tc>
      </w:tr>
      <w:tr w:rsidR="00695639" w:rsidRPr="00457F02" w14:paraId="060E74E3" w14:textId="77777777" w:rsidTr="00183BDC">
        <w:tc>
          <w:tcPr>
            <w:tcW w:w="1026" w:type="dxa"/>
            <w:tcBorders>
              <w:top w:val="single" w:sz="4" w:space="0" w:color="auto"/>
              <w:left w:val="single" w:sz="4" w:space="0" w:color="auto"/>
              <w:bottom w:val="single" w:sz="4" w:space="0" w:color="auto"/>
              <w:right w:val="single" w:sz="4" w:space="0" w:color="auto"/>
            </w:tcBorders>
          </w:tcPr>
          <w:p w14:paraId="28E65D85" w14:textId="77777777" w:rsidR="00695639" w:rsidRDefault="00695639" w:rsidP="00695639">
            <w:pPr>
              <w:jc w:val="center"/>
            </w:pPr>
            <w:r>
              <w:t>13</w:t>
            </w:r>
          </w:p>
        </w:tc>
        <w:tc>
          <w:tcPr>
            <w:tcW w:w="5954" w:type="dxa"/>
            <w:tcBorders>
              <w:top w:val="single" w:sz="4" w:space="0" w:color="auto"/>
              <w:left w:val="single" w:sz="4" w:space="0" w:color="auto"/>
              <w:bottom w:val="single" w:sz="4" w:space="0" w:color="auto"/>
              <w:right w:val="single" w:sz="4" w:space="0" w:color="auto"/>
            </w:tcBorders>
          </w:tcPr>
          <w:p w14:paraId="289E8518" w14:textId="77777777" w:rsidR="00695639" w:rsidRDefault="00695639" w:rsidP="00695639">
            <w:r>
              <w:t>Once PIT</w:t>
            </w:r>
            <w:r w:rsidR="00595B61">
              <w:t>383</w:t>
            </w:r>
            <w:r>
              <w:t xml:space="preserve"> &lt; L level the system goes in standby</w:t>
            </w:r>
          </w:p>
        </w:tc>
        <w:tc>
          <w:tcPr>
            <w:tcW w:w="3085" w:type="dxa"/>
            <w:tcBorders>
              <w:top w:val="single" w:sz="4" w:space="0" w:color="auto"/>
              <w:left w:val="single" w:sz="4" w:space="0" w:color="auto"/>
              <w:bottom w:val="single" w:sz="4" w:space="0" w:color="auto"/>
              <w:right w:val="single" w:sz="4" w:space="0" w:color="auto"/>
            </w:tcBorders>
          </w:tcPr>
          <w:p w14:paraId="6464B206" w14:textId="77777777" w:rsidR="00695639" w:rsidRDefault="00695639" w:rsidP="00695639">
            <w:r>
              <w:t>PIT</w:t>
            </w:r>
            <w:r w:rsidR="00595B61">
              <w:t>383</w:t>
            </w:r>
            <w:r>
              <w:t xml:space="preserve"> &lt; L level</w:t>
            </w:r>
          </w:p>
        </w:tc>
      </w:tr>
      <w:tr w:rsidR="00695639" w:rsidRPr="00457F02" w14:paraId="5B009C06" w14:textId="77777777" w:rsidTr="00183BDC">
        <w:tc>
          <w:tcPr>
            <w:tcW w:w="1026" w:type="dxa"/>
            <w:tcBorders>
              <w:top w:val="single" w:sz="4" w:space="0" w:color="auto"/>
              <w:left w:val="single" w:sz="4" w:space="0" w:color="auto"/>
              <w:bottom w:val="single" w:sz="4" w:space="0" w:color="auto"/>
              <w:right w:val="single" w:sz="4" w:space="0" w:color="auto"/>
            </w:tcBorders>
          </w:tcPr>
          <w:p w14:paraId="73A6E0BC" w14:textId="77777777" w:rsidR="00695639" w:rsidRDefault="00695639" w:rsidP="00695639">
            <w:pPr>
              <w:jc w:val="center"/>
            </w:pPr>
          </w:p>
        </w:tc>
        <w:tc>
          <w:tcPr>
            <w:tcW w:w="5954" w:type="dxa"/>
            <w:tcBorders>
              <w:top w:val="single" w:sz="4" w:space="0" w:color="auto"/>
              <w:left w:val="single" w:sz="4" w:space="0" w:color="auto"/>
              <w:bottom w:val="single" w:sz="4" w:space="0" w:color="auto"/>
              <w:right w:val="single" w:sz="4" w:space="0" w:color="auto"/>
            </w:tcBorders>
          </w:tcPr>
          <w:p w14:paraId="640875F2" w14:textId="77777777" w:rsidR="00695639" w:rsidRDefault="00695639" w:rsidP="00695639">
            <w:r>
              <w:t>System is in standby, if another cycle is required the transporter will carry on the loading phase and consequently the convey phase. If no more cycles are required the transporter will remain in standby mode.</w:t>
            </w:r>
          </w:p>
        </w:tc>
        <w:tc>
          <w:tcPr>
            <w:tcW w:w="3085" w:type="dxa"/>
            <w:tcBorders>
              <w:top w:val="single" w:sz="4" w:space="0" w:color="auto"/>
              <w:left w:val="single" w:sz="4" w:space="0" w:color="auto"/>
              <w:bottom w:val="single" w:sz="4" w:space="0" w:color="auto"/>
              <w:right w:val="single" w:sz="4" w:space="0" w:color="auto"/>
            </w:tcBorders>
          </w:tcPr>
          <w:p w14:paraId="33A1A340" w14:textId="77777777" w:rsidR="00695639" w:rsidRDefault="00695639" w:rsidP="00695639"/>
        </w:tc>
      </w:tr>
      <w:tr w:rsidR="00695639" w:rsidRPr="00457F02" w14:paraId="3AB75811" w14:textId="77777777" w:rsidTr="00183BDC">
        <w:tc>
          <w:tcPr>
            <w:tcW w:w="1026" w:type="dxa"/>
            <w:tcBorders>
              <w:top w:val="single" w:sz="4" w:space="0" w:color="auto"/>
              <w:left w:val="single" w:sz="4" w:space="0" w:color="auto"/>
              <w:bottom w:val="single" w:sz="4" w:space="0" w:color="auto"/>
              <w:right w:val="single" w:sz="4" w:space="0" w:color="auto"/>
            </w:tcBorders>
          </w:tcPr>
          <w:p w14:paraId="416E80D9" w14:textId="77777777" w:rsidR="00695639" w:rsidRDefault="00695639" w:rsidP="00695639">
            <w:pPr>
              <w:jc w:val="center"/>
            </w:pPr>
          </w:p>
        </w:tc>
        <w:tc>
          <w:tcPr>
            <w:tcW w:w="5954" w:type="dxa"/>
            <w:tcBorders>
              <w:top w:val="single" w:sz="4" w:space="0" w:color="auto"/>
              <w:left w:val="single" w:sz="4" w:space="0" w:color="auto"/>
              <w:bottom w:val="single" w:sz="4" w:space="0" w:color="auto"/>
              <w:right w:val="single" w:sz="4" w:space="0" w:color="auto"/>
            </w:tcBorders>
          </w:tcPr>
          <w:p w14:paraId="4751E989" w14:textId="77777777" w:rsidR="00695639" w:rsidRDefault="00695639" w:rsidP="00695639">
            <w:r>
              <w:t>If the timer “T_Run</w:t>
            </w:r>
            <w:r w:rsidRPr="00DF5D52">
              <w:t>CA0</w:t>
            </w:r>
            <w:r w:rsidR="0089344E">
              <w:t>1</w:t>
            </w:r>
            <w:r>
              <w:t xml:space="preserve">8” elapse the system will stop </w:t>
            </w:r>
            <w:r w:rsidRPr="00DF5D52">
              <w:t>CA0</w:t>
            </w:r>
            <w:r w:rsidR="0089344E">
              <w:t>1</w:t>
            </w:r>
            <w:r>
              <w:t>8.</w:t>
            </w:r>
          </w:p>
        </w:tc>
        <w:tc>
          <w:tcPr>
            <w:tcW w:w="3085" w:type="dxa"/>
            <w:tcBorders>
              <w:top w:val="single" w:sz="4" w:space="0" w:color="auto"/>
              <w:left w:val="single" w:sz="4" w:space="0" w:color="auto"/>
              <w:bottom w:val="single" w:sz="4" w:space="0" w:color="auto"/>
              <w:right w:val="single" w:sz="4" w:space="0" w:color="auto"/>
            </w:tcBorders>
          </w:tcPr>
          <w:p w14:paraId="2C790B68" w14:textId="77777777" w:rsidR="00695639" w:rsidRDefault="00695639" w:rsidP="00695639">
            <w:r w:rsidRPr="00DF5D52">
              <w:t>CA0</w:t>
            </w:r>
            <w:r w:rsidR="0089344E">
              <w:t>1</w:t>
            </w:r>
            <w:r>
              <w:t>8 Stop</w:t>
            </w:r>
          </w:p>
        </w:tc>
      </w:tr>
    </w:tbl>
    <w:p w14:paraId="26BA625D" w14:textId="77777777" w:rsidR="0005077D" w:rsidRDefault="0005077D" w:rsidP="00595B61">
      <w:pPr>
        <w:rPr>
          <w:rFonts w:cs="Arial"/>
        </w:rPr>
      </w:pPr>
    </w:p>
    <w:p w14:paraId="575C499F" w14:textId="77777777" w:rsidR="00C87A69" w:rsidRDefault="00C87A69" w:rsidP="00C87A69">
      <w:pPr>
        <w:rPr>
          <w:rFonts w:cs="Arial"/>
        </w:rPr>
      </w:pPr>
    </w:p>
    <w:p w14:paraId="0A814FAD" w14:textId="77777777" w:rsidR="00C87A69" w:rsidRDefault="00C87A69" w:rsidP="00C87A69">
      <w:pPr>
        <w:pStyle w:val="Heading3"/>
      </w:pPr>
      <w:bookmarkStart w:id="755" w:name="_Toc149556456"/>
      <w:r w:rsidRPr="005D6574">
        <w:t>LFP-N</w:t>
      </w:r>
      <w:r>
        <w:t>C</w:t>
      </w:r>
      <w:r w:rsidRPr="005D6574">
        <w:t>O</w:t>
      </w:r>
      <w:r>
        <w:t xml:space="preserve"> system.</w:t>
      </w:r>
      <w:r w:rsidRPr="005D6574">
        <w:t xml:space="preserve"> </w:t>
      </w:r>
      <w:r w:rsidRPr="00DD1320">
        <w:t>Cleaning of VZ01</w:t>
      </w:r>
      <w:r>
        <w:t>7</w:t>
      </w:r>
      <w:bookmarkEnd w:id="755"/>
    </w:p>
    <w:p w14:paraId="1DDA5D71" w14:textId="77777777" w:rsidR="00C87A69" w:rsidRDefault="00C87A69" w:rsidP="00C87A69">
      <w:pPr>
        <w:rPr>
          <w:rFonts w:cs="Arial"/>
        </w:rPr>
      </w:pPr>
    </w:p>
    <w:p w14:paraId="5D3F775D" w14:textId="77777777" w:rsidR="00C87A69" w:rsidRDefault="00C87A69" w:rsidP="00C87A69">
      <w:pPr>
        <w:rPr>
          <w:lang w:val="en-GB"/>
        </w:rPr>
      </w:pPr>
      <w:r>
        <w:rPr>
          <w:lang w:val="en-GB"/>
        </w:rPr>
        <w:lastRenderedPageBreak/>
        <w:t>In automatic mode, the cleaning sequence is activated once the automatic cycle is stopped and if enabled into the HMI.</w:t>
      </w:r>
    </w:p>
    <w:p w14:paraId="66D31747" w14:textId="77777777" w:rsidR="00C87A69" w:rsidRDefault="00C87A69" w:rsidP="00C87A69">
      <w:pPr>
        <w:rPr>
          <w:lang w:val="en-G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5954"/>
        <w:gridCol w:w="2626"/>
      </w:tblGrid>
      <w:tr w:rsidR="00C87A69" w:rsidRPr="00010971" w14:paraId="31CA4D46" w14:textId="77777777" w:rsidTr="00EC1B79">
        <w:tc>
          <w:tcPr>
            <w:tcW w:w="9498" w:type="dxa"/>
            <w:gridSpan w:val="3"/>
            <w:shd w:val="clear" w:color="auto" w:fill="D9D9D9"/>
            <w:vAlign w:val="center"/>
          </w:tcPr>
          <w:p w14:paraId="4B30FF98" w14:textId="77777777" w:rsidR="00C87A69" w:rsidRPr="00010971" w:rsidRDefault="00C87A69" w:rsidP="00EC1B79">
            <w:pPr>
              <w:jc w:val="left"/>
            </w:pPr>
            <w:r w:rsidRPr="00010971">
              <w:t>Permissive list</w:t>
            </w:r>
          </w:p>
        </w:tc>
      </w:tr>
      <w:tr w:rsidR="00C87A69" w:rsidRPr="00010971" w14:paraId="59EC2062" w14:textId="77777777" w:rsidTr="00EC1B79">
        <w:tc>
          <w:tcPr>
            <w:tcW w:w="9498" w:type="dxa"/>
            <w:gridSpan w:val="3"/>
            <w:shd w:val="clear" w:color="auto" w:fill="FFFFFF" w:themeFill="background1"/>
            <w:vAlign w:val="center"/>
          </w:tcPr>
          <w:p w14:paraId="39035537" w14:textId="77777777" w:rsidR="00C87A69" w:rsidRDefault="00C87A69" w:rsidP="00EC1B79">
            <w:pPr>
              <w:jc w:val="left"/>
              <w:rPr>
                <w:lang w:val="en-GB"/>
              </w:rPr>
            </w:pPr>
            <w:r>
              <w:rPr>
                <w:lang w:val="en-GB"/>
              </w:rPr>
              <w:t>No emergency alarms</w:t>
            </w:r>
          </w:p>
          <w:p w14:paraId="4FE8F034" w14:textId="77777777" w:rsidR="00C87A69" w:rsidRDefault="00C87A69" w:rsidP="00EC1B79">
            <w:pPr>
              <w:jc w:val="left"/>
            </w:pPr>
            <w:r>
              <w:t xml:space="preserve">VZ017 </w:t>
            </w:r>
            <w:r w:rsidRPr="00D35E37">
              <w:rPr>
                <w:lang w:val="en-GB"/>
              </w:rPr>
              <w:t>must be available and not running</w:t>
            </w:r>
            <w:r>
              <w:t xml:space="preserve"> (only in semiautomatic mode)</w:t>
            </w:r>
          </w:p>
          <w:p w14:paraId="3653D0D6" w14:textId="77777777" w:rsidR="00C87A69" w:rsidRDefault="00C87A69" w:rsidP="00EC1B79">
            <w:pPr>
              <w:jc w:val="left"/>
            </w:pPr>
            <w:r w:rsidRPr="00285F44">
              <w:t>LSH</w:t>
            </w:r>
            <w:r>
              <w:t>415</w:t>
            </w:r>
            <w:r w:rsidRPr="00285F44">
              <w:t xml:space="preserve"> not active </w:t>
            </w:r>
          </w:p>
          <w:p w14:paraId="487F6255" w14:textId="77777777" w:rsidR="00C87A69" w:rsidRPr="00010971" w:rsidRDefault="00C87A69" w:rsidP="00EC1B79">
            <w:pPr>
              <w:jc w:val="left"/>
            </w:pPr>
            <w:r>
              <w:t>Cleaning phase enabled (only in automatic mode)</w:t>
            </w:r>
          </w:p>
        </w:tc>
      </w:tr>
      <w:tr w:rsidR="00C87A69" w:rsidRPr="00676EBB" w14:paraId="1FCAB67A" w14:textId="77777777" w:rsidTr="00EC1B79">
        <w:tc>
          <w:tcPr>
            <w:tcW w:w="918" w:type="dxa"/>
            <w:shd w:val="clear" w:color="auto" w:fill="D9D9D9"/>
          </w:tcPr>
          <w:p w14:paraId="52A330B5" w14:textId="77777777" w:rsidR="00C87A69" w:rsidRPr="00676EBB" w:rsidRDefault="00C87A69" w:rsidP="00EC1B79">
            <w:pPr>
              <w:jc w:val="center"/>
            </w:pPr>
            <w:r w:rsidRPr="00676EBB">
              <w:t>Step</w:t>
            </w:r>
          </w:p>
        </w:tc>
        <w:tc>
          <w:tcPr>
            <w:tcW w:w="5954" w:type="dxa"/>
            <w:shd w:val="clear" w:color="auto" w:fill="D9D9D9"/>
          </w:tcPr>
          <w:p w14:paraId="5990792D" w14:textId="77777777" w:rsidR="00C87A69" w:rsidRPr="00676EBB" w:rsidRDefault="00C87A69" w:rsidP="00EC1B79">
            <w:pPr>
              <w:jc w:val="left"/>
            </w:pPr>
            <w:r w:rsidRPr="00676EBB">
              <w:t>Action</w:t>
            </w:r>
          </w:p>
        </w:tc>
        <w:tc>
          <w:tcPr>
            <w:tcW w:w="2626" w:type="dxa"/>
            <w:shd w:val="clear" w:color="auto" w:fill="D9D9D9"/>
          </w:tcPr>
          <w:p w14:paraId="1685A2FE" w14:textId="77777777" w:rsidR="00C87A69" w:rsidRPr="00676EBB" w:rsidRDefault="00C87A69" w:rsidP="00EC1B79">
            <w:pPr>
              <w:jc w:val="left"/>
            </w:pPr>
            <w:r w:rsidRPr="00676EBB">
              <w:t>Completion criteria</w:t>
            </w:r>
          </w:p>
        </w:tc>
      </w:tr>
      <w:tr w:rsidR="00C87A69" w:rsidRPr="00676EBB" w14:paraId="3D8CF85E" w14:textId="77777777" w:rsidTr="00EC1B79">
        <w:tc>
          <w:tcPr>
            <w:tcW w:w="918" w:type="dxa"/>
          </w:tcPr>
          <w:p w14:paraId="3EC735BF" w14:textId="77777777" w:rsidR="00C87A69" w:rsidRPr="00676EBB" w:rsidRDefault="00C87A69" w:rsidP="00EC1B79">
            <w:pPr>
              <w:jc w:val="center"/>
            </w:pPr>
            <w:r>
              <w:t>1</w:t>
            </w:r>
          </w:p>
        </w:tc>
        <w:tc>
          <w:tcPr>
            <w:tcW w:w="5954" w:type="dxa"/>
          </w:tcPr>
          <w:p w14:paraId="7B65A88A" w14:textId="77777777" w:rsidR="00C87A69" w:rsidRPr="00BE6E5A" w:rsidRDefault="00C87A69" w:rsidP="00EC1B79">
            <w:pPr>
              <w:rPr>
                <w:lang w:val="en-GB"/>
              </w:rPr>
            </w:pPr>
            <w:r>
              <w:rPr>
                <w:lang w:val="en-GB"/>
              </w:rPr>
              <w:t xml:space="preserve">In semiautomatic mode: system perform the cleaning steps from 1 to 3 In automatic mode: system is in phase 3 </w:t>
            </w:r>
          </w:p>
        </w:tc>
        <w:tc>
          <w:tcPr>
            <w:tcW w:w="2626" w:type="dxa"/>
          </w:tcPr>
          <w:p w14:paraId="05FFB344" w14:textId="77777777" w:rsidR="00C87A69" w:rsidRPr="00676EBB" w:rsidRDefault="00C87A69" w:rsidP="00EC1B79">
            <w:pPr>
              <w:jc w:val="left"/>
            </w:pPr>
            <w:r w:rsidRPr="00285F44">
              <w:t>P</w:t>
            </w:r>
            <w:r>
              <w:t>IT383 &lt; Low level</w:t>
            </w:r>
          </w:p>
        </w:tc>
      </w:tr>
      <w:tr w:rsidR="00C87A69" w:rsidRPr="00285F44" w14:paraId="6E53E231" w14:textId="77777777" w:rsidTr="00EC1B79">
        <w:tc>
          <w:tcPr>
            <w:tcW w:w="918" w:type="dxa"/>
          </w:tcPr>
          <w:p w14:paraId="6420FE9F" w14:textId="77777777" w:rsidR="00C87A69" w:rsidRPr="00676EBB" w:rsidRDefault="00C87A69" w:rsidP="00EC1B79">
            <w:pPr>
              <w:jc w:val="center"/>
            </w:pPr>
            <w:r>
              <w:t>2</w:t>
            </w:r>
          </w:p>
        </w:tc>
        <w:tc>
          <w:tcPr>
            <w:tcW w:w="5954" w:type="dxa"/>
          </w:tcPr>
          <w:p w14:paraId="60D4F6BF" w14:textId="77777777" w:rsidR="00C87A69" w:rsidRPr="00676EBB" w:rsidRDefault="00C87A69" w:rsidP="00EC1B79">
            <w:r>
              <w:t xml:space="preserve">A </w:t>
            </w:r>
            <w:r w:rsidRPr="004C313F">
              <w:t>“Timer_Empty_Line”</w:t>
            </w:r>
            <w:r>
              <w:t xml:space="preserve"> is started</w:t>
            </w:r>
          </w:p>
        </w:tc>
        <w:tc>
          <w:tcPr>
            <w:tcW w:w="2626" w:type="dxa"/>
          </w:tcPr>
          <w:p w14:paraId="650AE72F" w14:textId="77777777" w:rsidR="00C87A69" w:rsidRPr="00285F44" w:rsidRDefault="00C87A69" w:rsidP="00EC1B79">
            <w:pPr>
              <w:jc w:val="left"/>
              <w:rPr>
                <w:color w:val="1F497D" w:themeColor="text2"/>
              </w:rPr>
            </w:pPr>
            <w:r w:rsidRPr="00285F44">
              <w:t>P</w:t>
            </w:r>
            <w:r>
              <w:t>IT383 &lt; Low level</w:t>
            </w:r>
            <w:r w:rsidRPr="00285F44">
              <w:t xml:space="preserve"> “TR_Low pressure”  </w:t>
            </w:r>
          </w:p>
        </w:tc>
      </w:tr>
      <w:tr w:rsidR="00C87A69" w14:paraId="50BFAE4A" w14:textId="77777777" w:rsidTr="00EC1B79">
        <w:tc>
          <w:tcPr>
            <w:tcW w:w="918" w:type="dxa"/>
          </w:tcPr>
          <w:p w14:paraId="23197620" w14:textId="77777777" w:rsidR="00C87A69" w:rsidRDefault="00C87A69" w:rsidP="00EC1B79">
            <w:pPr>
              <w:jc w:val="center"/>
            </w:pPr>
            <w:r>
              <w:t>3</w:t>
            </w:r>
          </w:p>
        </w:tc>
        <w:tc>
          <w:tcPr>
            <w:tcW w:w="5954" w:type="dxa"/>
          </w:tcPr>
          <w:p w14:paraId="22D57B13" w14:textId="77777777" w:rsidR="00C87A69" w:rsidRDefault="00C87A69" w:rsidP="00EC1B79">
            <w:pPr>
              <w:rPr>
                <w:lang w:val="en-GB"/>
              </w:rPr>
            </w:pPr>
            <w:r>
              <w:rPr>
                <w:lang w:val="en-GB"/>
              </w:rPr>
              <w:t xml:space="preserve">The cleaning solenoid (AY378) is opened </w:t>
            </w:r>
          </w:p>
          <w:p w14:paraId="72DF4C62" w14:textId="77777777" w:rsidR="00C87A69" w:rsidRDefault="00C87A69" w:rsidP="00EC1B79">
            <w:pPr>
              <w:rPr>
                <w:lang w:val="en-GB"/>
              </w:rPr>
            </w:pPr>
            <w:r>
              <w:rPr>
                <w:lang w:val="en-GB"/>
              </w:rPr>
              <w:t xml:space="preserve">A </w:t>
            </w:r>
            <w:r w:rsidRPr="004C313F">
              <w:rPr>
                <w:lang w:val="en-GB"/>
              </w:rPr>
              <w:t>“Timer_Cleaning_Line”</w:t>
            </w:r>
            <w:r>
              <w:rPr>
                <w:lang w:val="en-GB"/>
              </w:rPr>
              <w:t xml:space="preserve"> is started</w:t>
            </w:r>
          </w:p>
        </w:tc>
        <w:tc>
          <w:tcPr>
            <w:tcW w:w="2626" w:type="dxa"/>
          </w:tcPr>
          <w:p w14:paraId="7B824C8D" w14:textId="77777777" w:rsidR="00C87A69" w:rsidRDefault="00C87A69" w:rsidP="00EC1B79">
            <w:pPr>
              <w:rPr>
                <w:lang w:val="en-GB"/>
              </w:rPr>
            </w:pPr>
            <w:r>
              <w:rPr>
                <w:lang w:val="en-GB"/>
              </w:rPr>
              <w:t>Timer_Cleaning_Line elapsed</w:t>
            </w:r>
          </w:p>
        </w:tc>
      </w:tr>
      <w:tr w:rsidR="00C87A69" w:rsidRPr="003C495A" w14:paraId="41006B2F" w14:textId="77777777" w:rsidTr="00EC1B79">
        <w:tc>
          <w:tcPr>
            <w:tcW w:w="918" w:type="dxa"/>
          </w:tcPr>
          <w:p w14:paraId="648E2A77" w14:textId="77777777" w:rsidR="00C87A69" w:rsidRPr="00676EBB" w:rsidRDefault="00C87A69" w:rsidP="00EC1B79">
            <w:pPr>
              <w:jc w:val="center"/>
            </w:pPr>
            <w:r>
              <w:t>4</w:t>
            </w:r>
          </w:p>
        </w:tc>
        <w:tc>
          <w:tcPr>
            <w:tcW w:w="5954" w:type="dxa"/>
          </w:tcPr>
          <w:p w14:paraId="3D00126A" w14:textId="77777777" w:rsidR="00C87A69" w:rsidRDefault="00C87A69" w:rsidP="00EC1B79">
            <w:pPr>
              <w:rPr>
                <w:lang w:val="en-GB"/>
              </w:rPr>
            </w:pPr>
            <w:r>
              <w:rPr>
                <w:lang w:val="en-GB"/>
              </w:rPr>
              <w:t>Conveying solenoid AY384 close</w:t>
            </w:r>
          </w:p>
          <w:p w14:paraId="46CF37A9" w14:textId="77777777" w:rsidR="00C87A69" w:rsidRPr="00EA4E5A" w:rsidRDefault="00C87A69" w:rsidP="00EC1B79">
            <w:pPr>
              <w:rPr>
                <w:lang w:val="en-GB"/>
              </w:rPr>
            </w:pPr>
            <w:r>
              <w:rPr>
                <w:lang w:val="en-GB"/>
              </w:rPr>
              <w:t>Cleaning solenoid AY378 close</w:t>
            </w:r>
          </w:p>
        </w:tc>
        <w:tc>
          <w:tcPr>
            <w:tcW w:w="2626" w:type="dxa"/>
          </w:tcPr>
          <w:p w14:paraId="16972F5B" w14:textId="77777777" w:rsidR="00C87A69" w:rsidRPr="003C495A" w:rsidRDefault="00C87A69" w:rsidP="00EC1B79">
            <w:pPr>
              <w:jc w:val="left"/>
            </w:pPr>
          </w:p>
        </w:tc>
      </w:tr>
      <w:tr w:rsidR="00C87A69" w:rsidRPr="003C495A" w14:paraId="6E922A05" w14:textId="77777777" w:rsidTr="00EC1B79">
        <w:tc>
          <w:tcPr>
            <w:tcW w:w="918" w:type="dxa"/>
          </w:tcPr>
          <w:p w14:paraId="481CBB99" w14:textId="77777777" w:rsidR="00C87A69" w:rsidRDefault="00C87A69" w:rsidP="00EC1B79">
            <w:pPr>
              <w:jc w:val="center"/>
            </w:pPr>
            <w:r>
              <w:t>5</w:t>
            </w:r>
          </w:p>
        </w:tc>
        <w:tc>
          <w:tcPr>
            <w:tcW w:w="5954" w:type="dxa"/>
          </w:tcPr>
          <w:p w14:paraId="1155A80A" w14:textId="77777777" w:rsidR="00C87A69" w:rsidRDefault="00C87A69" w:rsidP="00EC1B79">
            <w:pPr>
              <w:rPr>
                <w:lang w:val="en-GB"/>
              </w:rPr>
            </w:pPr>
            <w:r>
              <w:rPr>
                <w:lang w:val="en-GB"/>
              </w:rPr>
              <w:t xml:space="preserve">The vent valve LP370 open </w:t>
            </w:r>
          </w:p>
          <w:p w14:paraId="1E1C37BD" w14:textId="77777777" w:rsidR="00C87A69" w:rsidRDefault="00C87A69" w:rsidP="00EC1B79">
            <w:pPr>
              <w:rPr>
                <w:lang w:val="en-GB"/>
              </w:rPr>
            </w:pPr>
            <w:r>
              <w:rPr>
                <w:lang w:val="en-GB"/>
              </w:rPr>
              <w:t xml:space="preserve">A </w:t>
            </w:r>
            <w:r w:rsidRPr="00651F7D">
              <w:rPr>
                <w:lang w:val="en-GB"/>
              </w:rPr>
              <w:t>“Timer_Depressurization_Too_Long”</w:t>
            </w:r>
            <w:r>
              <w:rPr>
                <w:lang w:val="en-GB"/>
              </w:rPr>
              <w:t xml:space="preserve"> is started</w:t>
            </w:r>
          </w:p>
        </w:tc>
        <w:tc>
          <w:tcPr>
            <w:tcW w:w="2626" w:type="dxa"/>
          </w:tcPr>
          <w:p w14:paraId="3B9318AA" w14:textId="77777777" w:rsidR="00C87A69" w:rsidRDefault="00C87A69" w:rsidP="00EC1B79">
            <w:pPr>
              <w:jc w:val="left"/>
            </w:pPr>
            <w:r>
              <w:t>ZSH458 active &amp;</w:t>
            </w:r>
          </w:p>
          <w:p w14:paraId="152604C8" w14:textId="77777777" w:rsidR="00C87A69" w:rsidRPr="003C495A" w:rsidRDefault="00C87A69" w:rsidP="00EC1B79">
            <w:pPr>
              <w:jc w:val="left"/>
            </w:pPr>
            <w:r w:rsidRPr="00285F44">
              <w:t>P</w:t>
            </w:r>
            <w:r>
              <w:t>IT383 &lt; Low level”</w:t>
            </w:r>
          </w:p>
        </w:tc>
      </w:tr>
    </w:tbl>
    <w:p w14:paraId="7862F8F3" w14:textId="77777777" w:rsidR="00C87A69" w:rsidRDefault="00C87A69" w:rsidP="00C87A69">
      <w:pPr>
        <w:rPr>
          <w:rFonts w:cs="Arial"/>
        </w:rPr>
      </w:pPr>
    </w:p>
    <w:p w14:paraId="07F57B4A" w14:textId="77777777" w:rsidR="00C87A69" w:rsidRPr="002B1B9F" w:rsidRDefault="00C87A69" w:rsidP="00595B61">
      <w:pPr>
        <w:rPr>
          <w:rFonts w:cs="Arial"/>
        </w:rPr>
      </w:pPr>
    </w:p>
    <w:p w14:paraId="6F8786D8" w14:textId="77777777" w:rsidR="00595B61" w:rsidRPr="00595B61" w:rsidRDefault="00595B61" w:rsidP="00011FE5">
      <w:pPr>
        <w:pStyle w:val="Heading3"/>
      </w:pPr>
      <w:bookmarkStart w:id="756" w:name="_Toc149556457"/>
      <w:r w:rsidRPr="005D6574">
        <w:t>LFP-N</w:t>
      </w:r>
      <w:r>
        <w:t>C</w:t>
      </w:r>
      <w:r w:rsidRPr="005D6574">
        <w:t>O</w:t>
      </w:r>
      <w:r>
        <w:t xml:space="preserve"> system.</w:t>
      </w:r>
      <w:r w:rsidRPr="005D6574">
        <w:t xml:space="preserve"> </w:t>
      </w:r>
      <w:r w:rsidRPr="006B1D58">
        <w:t xml:space="preserve">Unloading from </w:t>
      </w:r>
      <w:r w:rsidR="0089344E">
        <w:t>T019</w:t>
      </w:r>
      <w:r w:rsidR="004A0A7A">
        <w:t xml:space="preserve"> </w:t>
      </w:r>
      <w:r w:rsidR="004A0A7A" w:rsidRPr="00586A4D">
        <w:rPr>
          <w:lang w:val="en-GB"/>
        </w:rPr>
        <w:t>to Slurry Preparation</w:t>
      </w:r>
      <w:r w:rsidR="0089344E">
        <w:t>.</w:t>
      </w:r>
      <w:bookmarkEnd w:id="756"/>
    </w:p>
    <w:p w14:paraId="3D4CF8D1" w14:textId="77777777" w:rsidR="00336AB0" w:rsidRDefault="00336AB0" w:rsidP="001C5C24">
      <w:pPr>
        <w:rPr>
          <w:rFonts w:cs="Arial"/>
        </w:rPr>
      </w:pPr>
    </w:p>
    <w:p w14:paraId="4CF23694" w14:textId="77777777" w:rsidR="001C5C24" w:rsidRDefault="006B38EE" w:rsidP="001C5C24">
      <w:pPr>
        <w:rPr>
          <w:rFonts w:cs="Arial"/>
        </w:rPr>
      </w:pPr>
      <w:r w:rsidRPr="006B38EE">
        <w:rPr>
          <w:rFonts w:cs="Arial"/>
        </w:rPr>
        <w:t>Finally, the processed product is stored in this hopper before being unloaded via an established sequence</w:t>
      </w:r>
      <w:r w:rsidR="00336AB0">
        <w:rPr>
          <w:rFonts w:cs="Arial"/>
        </w:rPr>
        <w:t xml:space="preserve"> </w:t>
      </w:r>
      <w:r w:rsidR="00336AB0" w:rsidRPr="00586A4D">
        <w:rPr>
          <w:rFonts w:cs="Arial"/>
        </w:rPr>
        <w:t>to the slurry preparation system (not in NTE scope)</w:t>
      </w:r>
      <w:r w:rsidR="00336AB0">
        <w:rPr>
          <w:rFonts w:cs="Arial"/>
        </w:rPr>
        <w:t>.</w:t>
      </w:r>
      <w:r w:rsidR="00336AB0" w:rsidRPr="00336AB0">
        <w:rPr>
          <w:rFonts w:cs="Arial"/>
        </w:rPr>
        <w:t xml:space="preserve"> </w:t>
      </w:r>
      <w:r w:rsidR="00336AB0">
        <w:rPr>
          <w:rFonts w:cs="Arial"/>
        </w:rPr>
        <w:t>The slurry system will send a hardwired contact to the NTE PLC in order to allow the discharge</w:t>
      </w:r>
      <w:r w:rsidRPr="006B38EE">
        <w:rPr>
          <w:rFonts w:cs="Arial"/>
        </w:rPr>
        <w:t>. The details of the unloading process can be found in the accompanying table.</w:t>
      </w:r>
    </w:p>
    <w:p w14:paraId="03249EA4" w14:textId="77777777" w:rsidR="006B38EE" w:rsidRPr="002B1B9F" w:rsidRDefault="006B38EE" w:rsidP="001C5C24">
      <w:pPr>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6B38EE" w14:paraId="61EE8ABE" w14:textId="77777777" w:rsidTr="000D3146">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2EE6A902" w14:textId="77777777" w:rsidR="006B38EE" w:rsidRDefault="006B38EE" w:rsidP="000D3146">
            <w:pPr>
              <w:jc w:val="left"/>
            </w:pPr>
            <w:r>
              <w:t>Permissive list</w:t>
            </w:r>
          </w:p>
        </w:tc>
      </w:tr>
      <w:tr w:rsidR="006B38EE" w:rsidRPr="00373BC7" w14:paraId="0C768445" w14:textId="77777777" w:rsidTr="000D3146">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4D83C7" w14:textId="77777777" w:rsidR="006B38EE" w:rsidRDefault="006B38EE" w:rsidP="000D3146">
            <w:pPr>
              <w:rPr>
                <w:lang w:val="en-GB"/>
              </w:rPr>
            </w:pPr>
            <w:r>
              <w:rPr>
                <w:lang w:val="en-GB"/>
              </w:rPr>
              <w:t>T</w:t>
            </w:r>
            <w:r w:rsidRPr="00D35E37">
              <w:rPr>
                <w:lang w:val="en-GB"/>
              </w:rPr>
              <w:t xml:space="preserve">he </w:t>
            </w:r>
            <w:r w:rsidR="000D2A86">
              <w:rPr>
                <w:lang w:val="en-GB"/>
              </w:rPr>
              <w:t>magnetic filter</w:t>
            </w:r>
            <w:r>
              <w:rPr>
                <w:lang w:val="en-GB"/>
              </w:rPr>
              <w:t xml:space="preserve"> C021</w:t>
            </w:r>
            <w:r w:rsidRPr="00D35E37">
              <w:rPr>
                <w:lang w:val="en-GB"/>
              </w:rPr>
              <w:t xml:space="preserve"> must be available.</w:t>
            </w:r>
          </w:p>
          <w:p w14:paraId="13C51A39" w14:textId="77777777" w:rsidR="006B38EE" w:rsidRDefault="006B38EE" w:rsidP="000D3146">
            <w:pPr>
              <w:rPr>
                <w:lang w:val="en-GB"/>
              </w:rPr>
            </w:pPr>
            <w:r w:rsidRPr="00373BC7">
              <w:rPr>
                <w:lang w:val="en-GB"/>
              </w:rPr>
              <w:t>No emergency alarms present</w:t>
            </w:r>
            <w:r>
              <w:rPr>
                <w:lang w:val="en-GB"/>
              </w:rPr>
              <w:t>.</w:t>
            </w:r>
          </w:p>
          <w:p w14:paraId="0B8BC7A4" w14:textId="77777777" w:rsidR="000D2A86" w:rsidRPr="00373BC7" w:rsidRDefault="000D2A86" w:rsidP="000D3146">
            <w:pPr>
              <w:rPr>
                <w:lang w:val="en-GB"/>
              </w:rPr>
            </w:pPr>
            <w:r>
              <w:rPr>
                <w:lang w:val="en-GB"/>
              </w:rPr>
              <w:lastRenderedPageBreak/>
              <w:t>Slurry system available and ready to receive powder</w:t>
            </w:r>
          </w:p>
        </w:tc>
      </w:tr>
      <w:tr w:rsidR="006B38EE" w14:paraId="570A623B" w14:textId="77777777" w:rsidTr="000D3146">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39BD0C8E" w14:textId="77777777" w:rsidR="006B38EE" w:rsidRDefault="006B38EE" w:rsidP="000D3146">
            <w:pPr>
              <w:jc w:val="center"/>
            </w:pPr>
            <w:r>
              <w:lastRenderedPageBreak/>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249773FC" w14:textId="77777777" w:rsidR="006B38EE" w:rsidRDefault="006B38EE" w:rsidP="000D3146">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61496090" w14:textId="77777777" w:rsidR="006B38EE" w:rsidRDefault="006B38EE" w:rsidP="000D3146">
            <w:pPr>
              <w:jc w:val="left"/>
            </w:pPr>
            <w:r>
              <w:t>Completion criteria</w:t>
            </w:r>
          </w:p>
        </w:tc>
      </w:tr>
      <w:tr w:rsidR="004A0A7A" w14:paraId="45F1446E" w14:textId="77777777" w:rsidTr="000D3146">
        <w:tc>
          <w:tcPr>
            <w:tcW w:w="1026" w:type="dxa"/>
            <w:tcBorders>
              <w:top w:val="single" w:sz="4" w:space="0" w:color="auto"/>
              <w:left w:val="single" w:sz="4" w:space="0" w:color="auto"/>
              <w:bottom w:val="single" w:sz="4" w:space="0" w:color="auto"/>
              <w:right w:val="single" w:sz="4" w:space="0" w:color="auto"/>
            </w:tcBorders>
          </w:tcPr>
          <w:p w14:paraId="44675D2E" w14:textId="77777777" w:rsidR="004A0A7A" w:rsidRDefault="000D2A86" w:rsidP="001C5411">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4C6E8F31" w14:textId="77777777" w:rsidR="004A0A7A" w:rsidRPr="00DF5D52" w:rsidRDefault="004A0A7A" w:rsidP="001C5411">
            <w:r>
              <w:t>Slurry system send a contact to start the unload sequence</w:t>
            </w:r>
          </w:p>
        </w:tc>
        <w:tc>
          <w:tcPr>
            <w:tcW w:w="3085" w:type="dxa"/>
            <w:tcBorders>
              <w:top w:val="single" w:sz="4" w:space="0" w:color="auto"/>
              <w:left w:val="single" w:sz="4" w:space="0" w:color="auto"/>
              <w:bottom w:val="single" w:sz="4" w:space="0" w:color="auto"/>
              <w:right w:val="single" w:sz="4" w:space="0" w:color="auto"/>
            </w:tcBorders>
          </w:tcPr>
          <w:p w14:paraId="487830B4" w14:textId="77777777" w:rsidR="004A0A7A" w:rsidRPr="00DF5D52" w:rsidRDefault="004A0A7A" w:rsidP="001C5411">
            <w:pPr>
              <w:jc w:val="left"/>
            </w:pPr>
          </w:p>
        </w:tc>
      </w:tr>
      <w:tr w:rsidR="000D2A86" w14:paraId="434664C5" w14:textId="77777777" w:rsidTr="000D3146">
        <w:tc>
          <w:tcPr>
            <w:tcW w:w="1026" w:type="dxa"/>
            <w:tcBorders>
              <w:top w:val="single" w:sz="4" w:space="0" w:color="auto"/>
              <w:left w:val="single" w:sz="4" w:space="0" w:color="auto"/>
              <w:bottom w:val="single" w:sz="4" w:space="0" w:color="auto"/>
              <w:right w:val="single" w:sz="4" w:space="0" w:color="auto"/>
            </w:tcBorders>
          </w:tcPr>
          <w:p w14:paraId="53DAFE09" w14:textId="77777777" w:rsidR="000D2A86" w:rsidRDefault="000D2A86" w:rsidP="000D2A86">
            <w:pPr>
              <w:jc w:val="center"/>
            </w:pPr>
            <w:r>
              <w:t>2</w:t>
            </w:r>
          </w:p>
        </w:tc>
        <w:tc>
          <w:tcPr>
            <w:tcW w:w="5954" w:type="dxa"/>
            <w:tcBorders>
              <w:top w:val="single" w:sz="4" w:space="0" w:color="auto"/>
              <w:left w:val="single" w:sz="4" w:space="0" w:color="auto"/>
              <w:bottom w:val="single" w:sz="4" w:space="0" w:color="auto"/>
              <w:right w:val="single" w:sz="4" w:space="0" w:color="auto"/>
            </w:tcBorders>
          </w:tcPr>
          <w:p w14:paraId="13508374" w14:textId="77777777" w:rsidR="000D2A86" w:rsidRPr="00DF5D52" w:rsidRDefault="004F45C9" w:rsidP="000D2A86">
            <w:r>
              <w:t xml:space="preserve">Run </w:t>
            </w:r>
            <w:r w:rsidR="000D2A86" w:rsidRPr="00DF5D52">
              <w:t>Filter</w:t>
            </w:r>
            <w:r w:rsidR="000D2A86">
              <w:t xml:space="preserve"> </w:t>
            </w:r>
            <w:r w:rsidR="000D2A86" w:rsidRPr="00DF5D52">
              <w:t>CA0</w:t>
            </w:r>
            <w:r w:rsidR="000D2A86">
              <w:t>18</w:t>
            </w:r>
          </w:p>
        </w:tc>
        <w:tc>
          <w:tcPr>
            <w:tcW w:w="3085" w:type="dxa"/>
            <w:tcBorders>
              <w:top w:val="single" w:sz="4" w:space="0" w:color="auto"/>
              <w:left w:val="single" w:sz="4" w:space="0" w:color="auto"/>
              <w:bottom w:val="single" w:sz="4" w:space="0" w:color="auto"/>
              <w:right w:val="single" w:sz="4" w:space="0" w:color="auto"/>
            </w:tcBorders>
          </w:tcPr>
          <w:p w14:paraId="12CFA700" w14:textId="77777777" w:rsidR="000D2A86" w:rsidRPr="00DF5D52" w:rsidRDefault="000D2A86" w:rsidP="000D2A86">
            <w:pPr>
              <w:jc w:val="left"/>
            </w:pPr>
            <w:r w:rsidRPr="00DF5D52">
              <w:t>CA0</w:t>
            </w:r>
            <w:r>
              <w:t>18 Running</w:t>
            </w:r>
          </w:p>
        </w:tc>
      </w:tr>
      <w:tr w:rsidR="000D2A86" w14:paraId="05D4112B" w14:textId="77777777" w:rsidTr="000D3146">
        <w:tc>
          <w:tcPr>
            <w:tcW w:w="1026" w:type="dxa"/>
            <w:tcBorders>
              <w:top w:val="single" w:sz="4" w:space="0" w:color="auto"/>
              <w:left w:val="single" w:sz="4" w:space="0" w:color="auto"/>
              <w:bottom w:val="single" w:sz="4" w:space="0" w:color="auto"/>
              <w:right w:val="single" w:sz="4" w:space="0" w:color="auto"/>
            </w:tcBorders>
          </w:tcPr>
          <w:p w14:paraId="7E94B520" w14:textId="77777777" w:rsidR="000D2A86" w:rsidRDefault="000D2A86" w:rsidP="000D2A86">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29F58B7B" w14:textId="77777777" w:rsidR="000D2A86" w:rsidRDefault="000D2A86" w:rsidP="000D2A86">
            <w:r>
              <w:t>The C021 discharge valve LP426 opens</w:t>
            </w:r>
          </w:p>
        </w:tc>
        <w:tc>
          <w:tcPr>
            <w:tcW w:w="3085" w:type="dxa"/>
            <w:tcBorders>
              <w:top w:val="single" w:sz="4" w:space="0" w:color="auto"/>
              <w:left w:val="single" w:sz="4" w:space="0" w:color="auto"/>
              <w:bottom w:val="single" w:sz="4" w:space="0" w:color="auto"/>
              <w:right w:val="single" w:sz="4" w:space="0" w:color="auto"/>
            </w:tcBorders>
          </w:tcPr>
          <w:p w14:paraId="4BF4B517" w14:textId="77777777" w:rsidR="000D2A86" w:rsidRDefault="000D2A86" w:rsidP="000D2A86">
            <w:pPr>
              <w:jc w:val="left"/>
            </w:pPr>
            <w:r>
              <w:t>ZSH427 active</w:t>
            </w:r>
          </w:p>
        </w:tc>
      </w:tr>
      <w:tr w:rsidR="000D2A86" w14:paraId="024EC914" w14:textId="77777777" w:rsidTr="000D3146">
        <w:tc>
          <w:tcPr>
            <w:tcW w:w="1026" w:type="dxa"/>
            <w:tcBorders>
              <w:top w:val="single" w:sz="4" w:space="0" w:color="auto"/>
              <w:left w:val="single" w:sz="4" w:space="0" w:color="auto"/>
              <w:bottom w:val="single" w:sz="4" w:space="0" w:color="auto"/>
              <w:right w:val="single" w:sz="4" w:space="0" w:color="auto"/>
            </w:tcBorders>
          </w:tcPr>
          <w:p w14:paraId="33A361FC" w14:textId="77777777" w:rsidR="000D2A86" w:rsidRDefault="000D2A86" w:rsidP="000D2A86">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1DF2BF57" w14:textId="77777777" w:rsidR="000D2A86" w:rsidRDefault="000D2A86" w:rsidP="000D2A86">
            <w:r>
              <w:t>The C021 charge valve LP422 opens</w:t>
            </w:r>
          </w:p>
        </w:tc>
        <w:tc>
          <w:tcPr>
            <w:tcW w:w="3085" w:type="dxa"/>
            <w:tcBorders>
              <w:top w:val="single" w:sz="4" w:space="0" w:color="auto"/>
              <w:left w:val="single" w:sz="4" w:space="0" w:color="auto"/>
              <w:bottom w:val="single" w:sz="4" w:space="0" w:color="auto"/>
              <w:right w:val="single" w:sz="4" w:space="0" w:color="auto"/>
            </w:tcBorders>
          </w:tcPr>
          <w:p w14:paraId="04A32854" w14:textId="77777777" w:rsidR="000D2A86" w:rsidRDefault="000D2A86" w:rsidP="000D2A86">
            <w:pPr>
              <w:jc w:val="left"/>
            </w:pPr>
            <w:r>
              <w:t>ZSH423 active</w:t>
            </w:r>
          </w:p>
        </w:tc>
      </w:tr>
      <w:tr w:rsidR="000D2A86" w14:paraId="36994C74" w14:textId="77777777" w:rsidTr="000D3146">
        <w:tc>
          <w:tcPr>
            <w:tcW w:w="1026" w:type="dxa"/>
            <w:tcBorders>
              <w:top w:val="single" w:sz="4" w:space="0" w:color="auto"/>
              <w:left w:val="single" w:sz="4" w:space="0" w:color="auto"/>
              <w:bottom w:val="single" w:sz="4" w:space="0" w:color="auto"/>
              <w:right w:val="single" w:sz="4" w:space="0" w:color="auto"/>
            </w:tcBorders>
          </w:tcPr>
          <w:p w14:paraId="2384BE56" w14:textId="77777777" w:rsidR="000D2A86" w:rsidRDefault="000D2A86" w:rsidP="000D2A86">
            <w:pPr>
              <w:jc w:val="center"/>
            </w:pPr>
            <w:r>
              <w:t>5</w:t>
            </w:r>
          </w:p>
        </w:tc>
        <w:tc>
          <w:tcPr>
            <w:tcW w:w="5954" w:type="dxa"/>
            <w:tcBorders>
              <w:top w:val="single" w:sz="4" w:space="0" w:color="auto"/>
              <w:left w:val="single" w:sz="4" w:space="0" w:color="auto"/>
              <w:bottom w:val="single" w:sz="4" w:space="0" w:color="auto"/>
              <w:right w:val="single" w:sz="4" w:space="0" w:color="auto"/>
            </w:tcBorders>
          </w:tcPr>
          <w:p w14:paraId="3686BA51" w14:textId="77777777" w:rsidR="000D2A86" w:rsidRPr="00DF5D52" w:rsidRDefault="000D2A86" w:rsidP="000D2A86">
            <w:r w:rsidRPr="00CA3B0F">
              <w:t>Fluidization</w:t>
            </w:r>
            <w:r>
              <w:t xml:space="preserve"> cycle start (AY435 and AY436)</w:t>
            </w:r>
          </w:p>
        </w:tc>
        <w:tc>
          <w:tcPr>
            <w:tcW w:w="3085" w:type="dxa"/>
            <w:tcBorders>
              <w:top w:val="single" w:sz="4" w:space="0" w:color="auto"/>
              <w:left w:val="single" w:sz="4" w:space="0" w:color="auto"/>
              <w:bottom w:val="single" w:sz="4" w:space="0" w:color="auto"/>
              <w:right w:val="single" w:sz="4" w:space="0" w:color="auto"/>
            </w:tcBorders>
          </w:tcPr>
          <w:p w14:paraId="69A6946F" w14:textId="77777777" w:rsidR="000D2A86" w:rsidRPr="00DF5D52" w:rsidRDefault="000D2A86" w:rsidP="000D2A86">
            <w:pPr>
              <w:jc w:val="left"/>
            </w:pPr>
            <w:r w:rsidRPr="00CA3B0F">
              <w:t>Fluidization</w:t>
            </w:r>
            <w:r>
              <w:t xml:space="preserve"> cycle Running</w:t>
            </w:r>
          </w:p>
        </w:tc>
      </w:tr>
      <w:tr w:rsidR="000D2A86" w14:paraId="258C8F81" w14:textId="77777777" w:rsidTr="001C5411">
        <w:tc>
          <w:tcPr>
            <w:tcW w:w="1026" w:type="dxa"/>
            <w:tcBorders>
              <w:top w:val="single" w:sz="4" w:space="0" w:color="auto"/>
              <w:left w:val="single" w:sz="4" w:space="0" w:color="auto"/>
              <w:bottom w:val="single" w:sz="4" w:space="0" w:color="auto"/>
              <w:right w:val="single" w:sz="4" w:space="0" w:color="auto"/>
            </w:tcBorders>
          </w:tcPr>
          <w:p w14:paraId="3216C7B9" w14:textId="77777777" w:rsidR="000D2A86" w:rsidRDefault="000D2A86" w:rsidP="000D2A86">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2EF8C5EC" w14:textId="77777777" w:rsidR="000D2A86" w:rsidRDefault="000D2A86" w:rsidP="000D2A86">
            <w:r>
              <w:t>The screw feeder NC020 starts at a certain speed (to be defined during commissioning)</w:t>
            </w:r>
          </w:p>
        </w:tc>
        <w:tc>
          <w:tcPr>
            <w:tcW w:w="3085" w:type="dxa"/>
            <w:tcBorders>
              <w:top w:val="single" w:sz="4" w:space="0" w:color="auto"/>
              <w:left w:val="single" w:sz="4" w:space="0" w:color="auto"/>
              <w:bottom w:val="single" w:sz="4" w:space="0" w:color="auto"/>
              <w:right w:val="single" w:sz="4" w:space="0" w:color="auto"/>
            </w:tcBorders>
          </w:tcPr>
          <w:p w14:paraId="18CDADAD" w14:textId="77777777" w:rsidR="000D2A86" w:rsidRDefault="000D2A86" w:rsidP="000D2A86">
            <w:pPr>
              <w:jc w:val="left"/>
            </w:pPr>
            <w:r>
              <w:t>NC020-M02-VFD Running</w:t>
            </w:r>
          </w:p>
        </w:tc>
      </w:tr>
      <w:tr w:rsidR="000D2A86" w14:paraId="12ACC5AF" w14:textId="77777777" w:rsidTr="000D3146">
        <w:tc>
          <w:tcPr>
            <w:tcW w:w="1026" w:type="dxa"/>
            <w:tcBorders>
              <w:top w:val="single" w:sz="4" w:space="0" w:color="auto"/>
              <w:left w:val="single" w:sz="4" w:space="0" w:color="auto"/>
              <w:bottom w:val="single" w:sz="4" w:space="0" w:color="auto"/>
              <w:right w:val="single" w:sz="4" w:space="0" w:color="auto"/>
            </w:tcBorders>
          </w:tcPr>
          <w:p w14:paraId="1C6A108C" w14:textId="77777777" w:rsidR="000D2A86" w:rsidRDefault="000D2A86" w:rsidP="000D2A86">
            <w:pPr>
              <w:jc w:val="center"/>
            </w:pPr>
            <w:r>
              <w:t>7</w:t>
            </w:r>
          </w:p>
        </w:tc>
        <w:tc>
          <w:tcPr>
            <w:tcW w:w="5954" w:type="dxa"/>
            <w:tcBorders>
              <w:top w:val="single" w:sz="4" w:space="0" w:color="auto"/>
              <w:left w:val="single" w:sz="4" w:space="0" w:color="auto"/>
              <w:bottom w:val="single" w:sz="4" w:space="0" w:color="auto"/>
              <w:right w:val="single" w:sz="4" w:space="0" w:color="auto"/>
            </w:tcBorders>
          </w:tcPr>
          <w:p w14:paraId="2C0985AE" w14:textId="77777777" w:rsidR="000D2A86" w:rsidRDefault="000D2A86" w:rsidP="000D2A86">
            <w:r>
              <w:t>Bridge Breaker NC020 starts</w:t>
            </w:r>
          </w:p>
        </w:tc>
        <w:tc>
          <w:tcPr>
            <w:tcW w:w="3085" w:type="dxa"/>
            <w:tcBorders>
              <w:top w:val="single" w:sz="4" w:space="0" w:color="auto"/>
              <w:left w:val="single" w:sz="4" w:space="0" w:color="auto"/>
              <w:bottom w:val="single" w:sz="4" w:space="0" w:color="auto"/>
              <w:right w:val="single" w:sz="4" w:space="0" w:color="auto"/>
            </w:tcBorders>
          </w:tcPr>
          <w:p w14:paraId="045A2E3E" w14:textId="77777777" w:rsidR="000D2A86" w:rsidRDefault="000D2A86" w:rsidP="000D2A86">
            <w:pPr>
              <w:jc w:val="left"/>
            </w:pPr>
            <w:r>
              <w:t>NC020-M01 Running</w:t>
            </w:r>
          </w:p>
        </w:tc>
      </w:tr>
      <w:tr w:rsidR="000D2A86" w14:paraId="7805CDC7" w14:textId="77777777" w:rsidTr="000D3146">
        <w:tc>
          <w:tcPr>
            <w:tcW w:w="1026" w:type="dxa"/>
            <w:tcBorders>
              <w:top w:val="single" w:sz="4" w:space="0" w:color="auto"/>
              <w:left w:val="single" w:sz="4" w:space="0" w:color="auto"/>
              <w:bottom w:val="single" w:sz="4" w:space="0" w:color="auto"/>
              <w:right w:val="single" w:sz="4" w:space="0" w:color="auto"/>
            </w:tcBorders>
          </w:tcPr>
          <w:p w14:paraId="09289728" w14:textId="77777777" w:rsidR="000D2A86" w:rsidRDefault="000D2A86" w:rsidP="000D2A86">
            <w:pPr>
              <w:jc w:val="center"/>
            </w:pPr>
            <w:r>
              <w:t>8</w:t>
            </w:r>
          </w:p>
        </w:tc>
        <w:tc>
          <w:tcPr>
            <w:tcW w:w="5954" w:type="dxa"/>
            <w:tcBorders>
              <w:top w:val="single" w:sz="4" w:space="0" w:color="auto"/>
              <w:left w:val="single" w:sz="4" w:space="0" w:color="auto"/>
              <w:bottom w:val="single" w:sz="4" w:space="0" w:color="auto"/>
              <w:right w:val="single" w:sz="4" w:space="0" w:color="auto"/>
            </w:tcBorders>
          </w:tcPr>
          <w:p w14:paraId="753B7F11" w14:textId="77777777" w:rsidR="000D2A86" w:rsidRDefault="000D2A86" w:rsidP="000D2A86">
            <w:r>
              <w:t>A timer “T_UnloadTE019” starts</w:t>
            </w:r>
          </w:p>
        </w:tc>
        <w:tc>
          <w:tcPr>
            <w:tcW w:w="3085" w:type="dxa"/>
            <w:tcBorders>
              <w:top w:val="single" w:sz="4" w:space="0" w:color="auto"/>
              <w:left w:val="single" w:sz="4" w:space="0" w:color="auto"/>
              <w:bottom w:val="single" w:sz="4" w:space="0" w:color="auto"/>
              <w:right w:val="single" w:sz="4" w:space="0" w:color="auto"/>
            </w:tcBorders>
          </w:tcPr>
          <w:p w14:paraId="0686AF75" w14:textId="77777777" w:rsidR="000D2A86" w:rsidRDefault="000D2A86" w:rsidP="000D2A86">
            <w:pPr>
              <w:jc w:val="left"/>
            </w:pPr>
          </w:p>
        </w:tc>
      </w:tr>
      <w:tr w:rsidR="000D2A86" w14:paraId="1AF3DBD3" w14:textId="77777777" w:rsidTr="000D3146">
        <w:tc>
          <w:tcPr>
            <w:tcW w:w="1026" w:type="dxa"/>
            <w:tcBorders>
              <w:top w:val="single" w:sz="4" w:space="0" w:color="auto"/>
              <w:left w:val="single" w:sz="4" w:space="0" w:color="auto"/>
              <w:bottom w:val="single" w:sz="4" w:space="0" w:color="auto"/>
              <w:right w:val="single" w:sz="4" w:space="0" w:color="auto"/>
            </w:tcBorders>
          </w:tcPr>
          <w:p w14:paraId="11B446EE" w14:textId="77777777" w:rsidR="000D2A86" w:rsidRDefault="000D2A86" w:rsidP="000D2A86">
            <w:pPr>
              <w:jc w:val="center"/>
            </w:pPr>
            <w:r>
              <w:t>9</w:t>
            </w:r>
          </w:p>
        </w:tc>
        <w:tc>
          <w:tcPr>
            <w:tcW w:w="5954" w:type="dxa"/>
            <w:tcBorders>
              <w:top w:val="single" w:sz="4" w:space="0" w:color="auto"/>
              <w:left w:val="single" w:sz="4" w:space="0" w:color="auto"/>
              <w:bottom w:val="single" w:sz="4" w:space="0" w:color="auto"/>
              <w:right w:val="single" w:sz="4" w:space="0" w:color="auto"/>
            </w:tcBorders>
          </w:tcPr>
          <w:p w14:paraId="4C11C0D9" w14:textId="77777777" w:rsidR="000D2A86" w:rsidRDefault="000D2A86" w:rsidP="000D2A86">
            <w:r>
              <w:t>Unloading.</w:t>
            </w:r>
          </w:p>
        </w:tc>
        <w:tc>
          <w:tcPr>
            <w:tcW w:w="3085" w:type="dxa"/>
            <w:tcBorders>
              <w:top w:val="single" w:sz="4" w:space="0" w:color="auto"/>
              <w:left w:val="single" w:sz="4" w:space="0" w:color="auto"/>
              <w:bottom w:val="single" w:sz="4" w:space="0" w:color="auto"/>
              <w:right w:val="single" w:sz="4" w:space="0" w:color="auto"/>
            </w:tcBorders>
          </w:tcPr>
          <w:p w14:paraId="60201AFF" w14:textId="77777777" w:rsidR="000D2A86" w:rsidRDefault="000D2A86" w:rsidP="000D2A86">
            <w:pPr>
              <w:jc w:val="left"/>
            </w:pPr>
            <w:r>
              <w:t>WT421 = 0</w:t>
            </w:r>
          </w:p>
          <w:p w14:paraId="4AB8A47E" w14:textId="77777777" w:rsidR="000D2A86" w:rsidRDefault="000D2A86" w:rsidP="000D2A86">
            <w:pPr>
              <w:jc w:val="left"/>
            </w:pPr>
            <w:r>
              <w:t>or</w:t>
            </w:r>
          </w:p>
          <w:p w14:paraId="288B5948" w14:textId="77777777" w:rsidR="000D2A86" w:rsidRDefault="000D2A86" w:rsidP="000D2A86">
            <w:pPr>
              <w:jc w:val="left"/>
            </w:pPr>
            <w:r>
              <w:t>T_UnloadTE019</w:t>
            </w:r>
          </w:p>
          <w:p w14:paraId="04ECDB07" w14:textId="77777777" w:rsidR="000D2A86" w:rsidRDefault="000D2A86" w:rsidP="000D2A86">
            <w:pPr>
              <w:jc w:val="left"/>
            </w:pPr>
            <w:r>
              <w:t>or</w:t>
            </w:r>
          </w:p>
          <w:p w14:paraId="0D9B540B" w14:textId="77777777" w:rsidR="000D2A86" w:rsidRDefault="000D2A86" w:rsidP="000D2A86">
            <w:pPr>
              <w:jc w:val="left"/>
            </w:pPr>
            <w:r>
              <w:t>LS421 ACTIVE</w:t>
            </w:r>
          </w:p>
        </w:tc>
      </w:tr>
      <w:tr w:rsidR="000D2A86" w14:paraId="70391A14" w14:textId="77777777" w:rsidTr="001C5411">
        <w:tc>
          <w:tcPr>
            <w:tcW w:w="1026" w:type="dxa"/>
            <w:tcBorders>
              <w:top w:val="single" w:sz="4" w:space="0" w:color="auto"/>
              <w:left w:val="single" w:sz="4" w:space="0" w:color="auto"/>
              <w:bottom w:val="single" w:sz="4" w:space="0" w:color="auto"/>
              <w:right w:val="single" w:sz="4" w:space="0" w:color="auto"/>
            </w:tcBorders>
          </w:tcPr>
          <w:p w14:paraId="1844FF7A" w14:textId="77777777" w:rsidR="000D2A86" w:rsidRDefault="000D2A86" w:rsidP="000D2A86">
            <w:pPr>
              <w:jc w:val="center"/>
            </w:pPr>
            <w:r>
              <w:t>10</w:t>
            </w:r>
          </w:p>
        </w:tc>
        <w:tc>
          <w:tcPr>
            <w:tcW w:w="5954" w:type="dxa"/>
            <w:tcBorders>
              <w:top w:val="single" w:sz="4" w:space="0" w:color="auto"/>
              <w:left w:val="single" w:sz="4" w:space="0" w:color="auto"/>
              <w:bottom w:val="single" w:sz="4" w:space="0" w:color="auto"/>
              <w:right w:val="single" w:sz="4" w:space="0" w:color="auto"/>
            </w:tcBorders>
          </w:tcPr>
          <w:p w14:paraId="2A09AC49" w14:textId="77777777" w:rsidR="000D2A86" w:rsidRDefault="000D2A86" w:rsidP="000D2A86">
            <w:r>
              <w:t>Once unloading is completed, by the activation or by the elapsing of the timer, the bridge breaker and the screw feeder will be deactivated</w:t>
            </w:r>
          </w:p>
        </w:tc>
        <w:tc>
          <w:tcPr>
            <w:tcW w:w="3085" w:type="dxa"/>
            <w:tcBorders>
              <w:top w:val="single" w:sz="4" w:space="0" w:color="auto"/>
              <w:left w:val="single" w:sz="4" w:space="0" w:color="auto"/>
              <w:bottom w:val="single" w:sz="4" w:space="0" w:color="auto"/>
              <w:right w:val="single" w:sz="4" w:space="0" w:color="auto"/>
            </w:tcBorders>
          </w:tcPr>
          <w:p w14:paraId="50233280" w14:textId="77777777" w:rsidR="000D2A86" w:rsidRDefault="000D2A86" w:rsidP="000D2A86">
            <w:r>
              <w:t>NC020-M01 Stopped</w:t>
            </w:r>
          </w:p>
          <w:p w14:paraId="71554B5D" w14:textId="77777777" w:rsidR="000D2A86" w:rsidRDefault="000D2A86" w:rsidP="000D2A86">
            <w:pPr>
              <w:jc w:val="left"/>
            </w:pPr>
            <w:r>
              <w:t>NC020-M02-VFD Stopped</w:t>
            </w:r>
            <w:r w:rsidRPr="002658F2">
              <w:t xml:space="preserve"> </w:t>
            </w:r>
          </w:p>
        </w:tc>
      </w:tr>
      <w:tr w:rsidR="000D2A86" w14:paraId="0C072858" w14:textId="77777777" w:rsidTr="001C5411">
        <w:tc>
          <w:tcPr>
            <w:tcW w:w="1026" w:type="dxa"/>
            <w:tcBorders>
              <w:top w:val="single" w:sz="4" w:space="0" w:color="auto"/>
              <w:left w:val="single" w:sz="4" w:space="0" w:color="auto"/>
              <w:bottom w:val="single" w:sz="4" w:space="0" w:color="auto"/>
              <w:right w:val="single" w:sz="4" w:space="0" w:color="auto"/>
            </w:tcBorders>
          </w:tcPr>
          <w:p w14:paraId="59AA75AA" w14:textId="77777777" w:rsidR="000D2A86" w:rsidRDefault="000D2A86" w:rsidP="000D2A86">
            <w:pPr>
              <w:jc w:val="center"/>
            </w:pPr>
            <w:r>
              <w:t>11</w:t>
            </w:r>
          </w:p>
        </w:tc>
        <w:tc>
          <w:tcPr>
            <w:tcW w:w="5954" w:type="dxa"/>
            <w:tcBorders>
              <w:top w:val="single" w:sz="4" w:space="0" w:color="auto"/>
              <w:left w:val="single" w:sz="4" w:space="0" w:color="auto"/>
              <w:bottom w:val="single" w:sz="4" w:space="0" w:color="auto"/>
              <w:right w:val="single" w:sz="4" w:space="0" w:color="auto"/>
            </w:tcBorders>
          </w:tcPr>
          <w:p w14:paraId="7B70D318" w14:textId="77777777" w:rsidR="000D2A86" w:rsidRDefault="000D2A86" w:rsidP="000D2A86">
            <w:r>
              <w:t>The C021 charge valve LP422 Closes</w:t>
            </w:r>
          </w:p>
        </w:tc>
        <w:tc>
          <w:tcPr>
            <w:tcW w:w="3085" w:type="dxa"/>
            <w:tcBorders>
              <w:top w:val="single" w:sz="4" w:space="0" w:color="auto"/>
              <w:left w:val="single" w:sz="4" w:space="0" w:color="auto"/>
              <w:bottom w:val="single" w:sz="4" w:space="0" w:color="auto"/>
              <w:right w:val="single" w:sz="4" w:space="0" w:color="auto"/>
            </w:tcBorders>
          </w:tcPr>
          <w:p w14:paraId="325F45D7" w14:textId="77777777" w:rsidR="000D2A86" w:rsidRDefault="000D2A86" w:rsidP="000D2A86">
            <w:r>
              <w:t>ZSL424 active</w:t>
            </w:r>
          </w:p>
        </w:tc>
      </w:tr>
      <w:tr w:rsidR="000D2A86" w:rsidRPr="00457F02" w14:paraId="35B3C6D6" w14:textId="77777777" w:rsidTr="001C5411">
        <w:tc>
          <w:tcPr>
            <w:tcW w:w="1026" w:type="dxa"/>
            <w:tcBorders>
              <w:top w:val="single" w:sz="4" w:space="0" w:color="auto"/>
              <w:left w:val="single" w:sz="4" w:space="0" w:color="auto"/>
              <w:bottom w:val="single" w:sz="4" w:space="0" w:color="auto"/>
              <w:right w:val="single" w:sz="4" w:space="0" w:color="auto"/>
            </w:tcBorders>
          </w:tcPr>
          <w:p w14:paraId="09A36647" w14:textId="77777777" w:rsidR="000D2A86" w:rsidRDefault="000D2A86" w:rsidP="000D2A86">
            <w:pPr>
              <w:jc w:val="center"/>
            </w:pPr>
            <w:r>
              <w:t>12</w:t>
            </w:r>
          </w:p>
        </w:tc>
        <w:tc>
          <w:tcPr>
            <w:tcW w:w="5954" w:type="dxa"/>
            <w:tcBorders>
              <w:top w:val="single" w:sz="4" w:space="0" w:color="auto"/>
              <w:left w:val="single" w:sz="4" w:space="0" w:color="auto"/>
              <w:bottom w:val="single" w:sz="4" w:space="0" w:color="auto"/>
              <w:right w:val="single" w:sz="4" w:space="0" w:color="auto"/>
            </w:tcBorders>
          </w:tcPr>
          <w:p w14:paraId="5C976F02" w14:textId="77777777" w:rsidR="000D2A86" w:rsidRPr="00854C1E" w:rsidRDefault="000D2A86" w:rsidP="000D2A86">
            <w:r>
              <w:t>The C021 discharge valve LP426 Closes</w:t>
            </w:r>
          </w:p>
        </w:tc>
        <w:tc>
          <w:tcPr>
            <w:tcW w:w="3085" w:type="dxa"/>
            <w:tcBorders>
              <w:top w:val="single" w:sz="4" w:space="0" w:color="auto"/>
              <w:left w:val="single" w:sz="4" w:space="0" w:color="auto"/>
              <w:bottom w:val="single" w:sz="4" w:space="0" w:color="auto"/>
              <w:right w:val="single" w:sz="4" w:space="0" w:color="auto"/>
            </w:tcBorders>
          </w:tcPr>
          <w:p w14:paraId="388A88ED" w14:textId="77777777" w:rsidR="000D2A86" w:rsidRPr="002658F2" w:rsidRDefault="000D2A86" w:rsidP="000D2A86">
            <w:r>
              <w:t>ZSL428 active</w:t>
            </w:r>
          </w:p>
        </w:tc>
      </w:tr>
      <w:tr w:rsidR="000D2A86" w:rsidRPr="00457F02" w14:paraId="52469010" w14:textId="77777777" w:rsidTr="001C5411">
        <w:tc>
          <w:tcPr>
            <w:tcW w:w="1026" w:type="dxa"/>
            <w:tcBorders>
              <w:top w:val="single" w:sz="4" w:space="0" w:color="auto"/>
              <w:left w:val="single" w:sz="4" w:space="0" w:color="auto"/>
              <w:bottom w:val="single" w:sz="4" w:space="0" w:color="auto"/>
              <w:right w:val="single" w:sz="4" w:space="0" w:color="auto"/>
            </w:tcBorders>
          </w:tcPr>
          <w:p w14:paraId="4CDFD84F" w14:textId="77777777" w:rsidR="000D2A86" w:rsidRDefault="000D2A86" w:rsidP="000D2A86">
            <w:pPr>
              <w:jc w:val="center"/>
            </w:pPr>
            <w:r>
              <w:t>13</w:t>
            </w:r>
          </w:p>
        </w:tc>
        <w:tc>
          <w:tcPr>
            <w:tcW w:w="5954" w:type="dxa"/>
            <w:tcBorders>
              <w:top w:val="single" w:sz="4" w:space="0" w:color="auto"/>
              <w:left w:val="single" w:sz="4" w:space="0" w:color="auto"/>
              <w:bottom w:val="single" w:sz="4" w:space="0" w:color="auto"/>
              <w:right w:val="single" w:sz="4" w:space="0" w:color="auto"/>
            </w:tcBorders>
          </w:tcPr>
          <w:p w14:paraId="427A1D00" w14:textId="77777777" w:rsidR="000D2A86" w:rsidRPr="00854C1E" w:rsidRDefault="000D2A86" w:rsidP="000D2A86">
            <w:r w:rsidRPr="00CA3B0F">
              <w:t>Fluidization</w:t>
            </w:r>
            <w:r>
              <w:t xml:space="preserve"> cycle stops (AY435 and AY436) and timer “T_Run</w:t>
            </w:r>
            <w:r w:rsidRPr="00DF5D52">
              <w:t>CA0</w:t>
            </w:r>
            <w:r>
              <w:t>18” starts</w:t>
            </w:r>
          </w:p>
        </w:tc>
        <w:tc>
          <w:tcPr>
            <w:tcW w:w="3085" w:type="dxa"/>
            <w:tcBorders>
              <w:top w:val="single" w:sz="4" w:space="0" w:color="auto"/>
              <w:left w:val="single" w:sz="4" w:space="0" w:color="auto"/>
              <w:bottom w:val="single" w:sz="4" w:space="0" w:color="auto"/>
              <w:right w:val="single" w:sz="4" w:space="0" w:color="auto"/>
            </w:tcBorders>
          </w:tcPr>
          <w:p w14:paraId="61B75BB8" w14:textId="77777777" w:rsidR="000D2A86" w:rsidRPr="00854C1E" w:rsidRDefault="000D2A86" w:rsidP="000D2A86">
            <w:r w:rsidRPr="00CA3B0F">
              <w:t>Fluidization</w:t>
            </w:r>
            <w:r>
              <w:t xml:space="preserve"> cycle stops</w:t>
            </w:r>
          </w:p>
        </w:tc>
      </w:tr>
      <w:tr w:rsidR="000D2A86" w:rsidRPr="00457F02" w14:paraId="67EA65CE" w14:textId="77777777" w:rsidTr="000D3146">
        <w:tc>
          <w:tcPr>
            <w:tcW w:w="1026" w:type="dxa"/>
            <w:tcBorders>
              <w:top w:val="single" w:sz="4" w:space="0" w:color="auto"/>
              <w:left w:val="single" w:sz="4" w:space="0" w:color="auto"/>
              <w:bottom w:val="single" w:sz="4" w:space="0" w:color="auto"/>
              <w:right w:val="single" w:sz="4" w:space="0" w:color="auto"/>
            </w:tcBorders>
          </w:tcPr>
          <w:p w14:paraId="78119711" w14:textId="77777777" w:rsidR="000D2A86" w:rsidRDefault="000D2A86" w:rsidP="000D2A86">
            <w:pPr>
              <w:jc w:val="center"/>
            </w:pPr>
          </w:p>
        </w:tc>
        <w:tc>
          <w:tcPr>
            <w:tcW w:w="5954" w:type="dxa"/>
            <w:tcBorders>
              <w:top w:val="single" w:sz="4" w:space="0" w:color="auto"/>
              <w:left w:val="single" w:sz="4" w:space="0" w:color="auto"/>
              <w:bottom w:val="single" w:sz="4" w:space="0" w:color="auto"/>
              <w:right w:val="single" w:sz="4" w:space="0" w:color="auto"/>
            </w:tcBorders>
          </w:tcPr>
          <w:p w14:paraId="55DD5E89" w14:textId="77777777" w:rsidR="000D2A86" w:rsidRDefault="000D2A86" w:rsidP="000D2A86">
            <w:r>
              <w:t>If the timer “T_Run</w:t>
            </w:r>
            <w:r w:rsidRPr="00DF5D52">
              <w:t>CA0</w:t>
            </w:r>
            <w:r>
              <w:t xml:space="preserve">18” elapse the system will Stop </w:t>
            </w:r>
            <w:r w:rsidRPr="00DF5D52">
              <w:t>CA0</w:t>
            </w:r>
            <w:r>
              <w:t>18.</w:t>
            </w:r>
          </w:p>
        </w:tc>
        <w:tc>
          <w:tcPr>
            <w:tcW w:w="3085" w:type="dxa"/>
            <w:tcBorders>
              <w:top w:val="single" w:sz="4" w:space="0" w:color="auto"/>
              <w:left w:val="single" w:sz="4" w:space="0" w:color="auto"/>
              <w:bottom w:val="single" w:sz="4" w:space="0" w:color="auto"/>
              <w:right w:val="single" w:sz="4" w:space="0" w:color="auto"/>
            </w:tcBorders>
          </w:tcPr>
          <w:p w14:paraId="2880953F" w14:textId="77777777" w:rsidR="000D2A86" w:rsidRDefault="000D2A86" w:rsidP="000D2A86">
            <w:r w:rsidRPr="00DF5D52">
              <w:t>CA0</w:t>
            </w:r>
            <w:r>
              <w:t>18 Stop</w:t>
            </w:r>
          </w:p>
        </w:tc>
      </w:tr>
    </w:tbl>
    <w:p w14:paraId="26507A76" w14:textId="77777777" w:rsidR="004A0A7A" w:rsidRDefault="004A0A7A" w:rsidP="00286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7876C68C" w14:textId="77777777" w:rsidR="00C87A69" w:rsidRDefault="00C87A69" w:rsidP="00286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7FABE636" w14:textId="77777777" w:rsidR="00286230" w:rsidRPr="00DF0F57" w:rsidRDefault="00286230" w:rsidP="00286230">
      <w:pPr>
        <w:pStyle w:val="Heading3"/>
      </w:pPr>
      <w:bookmarkStart w:id="757" w:name="_Toc149556458"/>
      <w:r>
        <w:t>CB</w:t>
      </w:r>
      <w:r w:rsidRPr="002F0387">
        <w:t xml:space="preserve"> system</w:t>
      </w:r>
      <w:r w:rsidR="00EC1784">
        <w:t>,</w:t>
      </w:r>
      <w:r w:rsidRPr="002F0387">
        <w:t xml:space="preserve"> </w:t>
      </w:r>
      <w:r w:rsidRPr="000D5495">
        <w:t xml:space="preserve">bag unloading station </w:t>
      </w:r>
      <w:r>
        <w:t>Glove Box.</w:t>
      </w:r>
      <w:bookmarkEnd w:id="757"/>
    </w:p>
    <w:p w14:paraId="00ABA17A" w14:textId="77777777" w:rsidR="00286230" w:rsidRDefault="00286230" w:rsidP="00286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535E8289" w14:textId="77777777" w:rsidR="00286230" w:rsidRDefault="00286230" w:rsidP="00286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r w:rsidRPr="00286230">
        <w:rPr>
          <w:rStyle w:val="rynqvb"/>
          <w:lang w:val="en"/>
        </w:rPr>
        <w:t xml:space="preserve">The sequence can be started by the local HMI. It will firstly consist on a scan of the bag that will be dumped in order to give to the MES the data of the bag. If the MES gives the green light, the operator can start the sequence of dumping of the </w:t>
      </w:r>
      <w:r w:rsidR="00EE4007">
        <w:rPr>
          <w:rStyle w:val="rynqvb"/>
          <w:lang w:val="en"/>
        </w:rPr>
        <w:t>CB</w:t>
      </w:r>
      <w:r w:rsidRPr="00286230">
        <w:rPr>
          <w:rStyle w:val="rynqvb"/>
          <w:lang w:val="en"/>
        </w:rPr>
        <w:t xml:space="preserve"> Bag.</w:t>
      </w:r>
    </w:p>
    <w:p w14:paraId="6BC2AAF8" w14:textId="77777777" w:rsidR="00DD0A10" w:rsidRDefault="00DD0A10" w:rsidP="00286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2625D24C" w14:textId="77777777" w:rsidR="00DD0A10" w:rsidRDefault="00DD0A10" w:rsidP="00DD0A10">
      <w:r>
        <w:t>The carbon black bag will be firstly inserted into the CX001 handling station in order to be cutted and to unload the carbon black.</w:t>
      </w:r>
      <w:r w:rsidR="0005077D">
        <w:t xml:space="preserve"> </w:t>
      </w:r>
      <w:r>
        <w:t>The empty bag will be disposed by the compactor CX004 that will contain all the empty bags.</w:t>
      </w:r>
      <w:r w:rsidR="0005077D" w:rsidRPr="0005077D">
        <w:t xml:space="preserve"> The following table shows the sequence for entering material into the system</w:t>
      </w:r>
      <w:r w:rsidR="000D2A86">
        <w:t>.</w:t>
      </w:r>
    </w:p>
    <w:p w14:paraId="14017E29" w14:textId="77777777" w:rsidR="00286230" w:rsidRPr="00286230" w:rsidRDefault="00286230" w:rsidP="001C5C24">
      <w:pPr>
        <w:rPr>
          <w:rFonts w:cs="Arial"/>
          <w:lang w:val="en"/>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EE4007" w14:paraId="0FB982BA" w14:textId="77777777" w:rsidTr="00EC1B79">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1851A87D" w14:textId="77777777" w:rsidR="00EE4007" w:rsidRDefault="00EE4007" w:rsidP="00EC1B79">
            <w:pPr>
              <w:jc w:val="left"/>
            </w:pPr>
            <w:r>
              <w:t>Permissive list</w:t>
            </w:r>
          </w:p>
        </w:tc>
      </w:tr>
      <w:tr w:rsidR="00EE4007" w:rsidRPr="00373BC7" w14:paraId="42B89F53" w14:textId="77777777" w:rsidTr="00EC1B79">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D8DFB4" w14:textId="77777777" w:rsidR="00EE4007" w:rsidRDefault="00EE4007" w:rsidP="00EC1B79">
            <w:pPr>
              <w:rPr>
                <w:lang w:val="en-GB"/>
              </w:rPr>
            </w:pPr>
            <w:r w:rsidRPr="00F5217D">
              <w:rPr>
                <w:lang w:val="en-GB"/>
              </w:rPr>
              <w:t>Barcode scan performed &amp; permissive to</w:t>
            </w:r>
            <w:r>
              <w:rPr>
                <w:lang w:val="en-GB"/>
              </w:rPr>
              <w:t xml:space="preserve"> dump from the MES System</w:t>
            </w:r>
          </w:p>
          <w:p w14:paraId="4D0AD6D4" w14:textId="77777777" w:rsidR="00EE4007" w:rsidRPr="00F5217D" w:rsidRDefault="00EE4007" w:rsidP="00EC1B79">
            <w:pPr>
              <w:rPr>
                <w:lang w:val="en-GB"/>
              </w:rPr>
            </w:pPr>
            <w:r>
              <w:rPr>
                <w:lang w:val="en-GB"/>
              </w:rPr>
              <w:t>No high level on Hopper (LSH001 not active)</w:t>
            </w:r>
          </w:p>
          <w:p w14:paraId="33E06612" w14:textId="77777777" w:rsidR="00EE4007" w:rsidRPr="00373BC7" w:rsidRDefault="00EE4007" w:rsidP="00EC1B79">
            <w:pPr>
              <w:rPr>
                <w:lang w:val="en-GB"/>
              </w:rPr>
            </w:pPr>
            <w:r w:rsidRPr="00373BC7">
              <w:rPr>
                <w:lang w:val="en-GB"/>
              </w:rPr>
              <w:t>No emergency alarms present</w:t>
            </w:r>
          </w:p>
        </w:tc>
      </w:tr>
      <w:tr w:rsidR="00EE4007" w14:paraId="293EE53F" w14:textId="77777777" w:rsidTr="00EC1B79">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3FC50460" w14:textId="77777777" w:rsidR="00EE4007" w:rsidRDefault="00EE4007" w:rsidP="00EC1B79">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0445ACD2" w14:textId="77777777" w:rsidR="00EE4007" w:rsidRDefault="00EE4007" w:rsidP="00EC1B79">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0003B4E2" w14:textId="77777777" w:rsidR="00EE4007" w:rsidRDefault="00EE4007" w:rsidP="00EC1B79">
            <w:pPr>
              <w:jc w:val="left"/>
            </w:pPr>
            <w:r>
              <w:t>Completion criteria</w:t>
            </w:r>
          </w:p>
        </w:tc>
      </w:tr>
      <w:tr w:rsidR="00EE4007" w14:paraId="782407C5" w14:textId="77777777" w:rsidTr="00EC1B79">
        <w:tc>
          <w:tcPr>
            <w:tcW w:w="1026" w:type="dxa"/>
            <w:tcBorders>
              <w:top w:val="single" w:sz="4" w:space="0" w:color="auto"/>
              <w:left w:val="single" w:sz="4" w:space="0" w:color="auto"/>
              <w:bottom w:val="single" w:sz="4" w:space="0" w:color="auto"/>
              <w:right w:val="single" w:sz="4" w:space="0" w:color="auto"/>
            </w:tcBorders>
          </w:tcPr>
          <w:p w14:paraId="6CED5CA1" w14:textId="77777777" w:rsidR="00EE4007" w:rsidRDefault="00EE4007" w:rsidP="00EC1B79">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690783BC" w14:textId="77777777" w:rsidR="00EE4007" w:rsidRDefault="00485020" w:rsidP="00EC1B79">
            <w:r w:rsidRPr="00485020">
              <w:rPr>
                <w:rStyle w:val="rynqvb"/>
                <w:lang w:val="en"/>
              </w:rPr>
              <w:t>The operator must verify that the product entering the system matches the expected product indicated by the scanner. Upon opening the front gate of the prechamber</w:t>
            </w:r>
            <w:r w:rsidR="004C0CC6">
              <w:rPr>
                <w:rStyle w:val="rynqvb"/>
                <w:lang w:val="en"/>
              </w:rPr>
              <w:t xml:space="preserve"> (</w:t>
            </w:r>
            <w:r w:rsidR="004C0CC6">
              <w:t>Solenoid AY032 ON</w:t>
            </w:r>
            <w:r w:rsidR="004C0CC6" w:rsidRPr="004C0CC6">
              <w:t xml:space="preserve"> command from the HMI</w:t>
            </w:r>
            <w:r w:rsidR="004C0CC6">
              <w:t>)</w:t>
            </w:r>
            <w:r w:rsidRPr="00485020">
              <w:rPr>
                <w:rStyle w:val="rynqvb"/>
                <w:lang w:val="en"/>
              </w:rPr>
              <w:t>, the system will detect and register the gate open status.</w:t>
            </w:r>
          </w:p>
        </w:tc>
        <w:tc>
          <w:tcPr>
            <w:tcW w:w="3085" w:type="dxa"/>
            <w:tcBorders>
              <w:top w:val="single" w:sz="4" w:space="0" w:color="auto"/>
              <w:left w:val="single" w:sz="4" w:space="0" w:color="auto"/>
              <w:bottom w:val="single" w:sz="4" w:space="0" w:color="auto"/>
              <w:right w:val="single" w:sz="4" w:space="0" w:color="auto"/>
            </w:tcBorders>
          </w:tcPr>
          <w:p w14:paraId="6055B376" w14:textId="77777777" w:rsidR="00630444" w:rsidRDefault="00630444" w:rsidP="00630444">
            <w:pPr>
              <w:jc w:val="left"/>
            </w:pPr>
            <w:r>
              <w:t>ZSH002 active</w:t>
            </w:r>
          </w:p>
          <w:p w14:paraId="52D2B2D9" w14:textId="77777777" w:rsidR="00EE4007" w:rsidRDefault="00630444" w:rsidP="00485020">
            <w:pPr>
              <w:jc w:val="left"/>
            </w:pPr>
            <w:r>
              <w:t>ZSH003 active</w:t>
            </w:r>
          </w:p>
        </w:tc>
      </w:tr>
      <w:tr w:rsidR="00EE4007" w14:paraId="3FD18982" w14:textId="77777777" w:rsidTr="00EE4007">
        <w:tc>
          <w:tcPr>
            <w:tcW w:w="1026" w:type="dxa"/>
            <w:tcBorders>
              <w:top w:val="single" w:sz="4" w:space="0" w:color="auto"/>
              <w:left w:val="single" w:sz="4" w:space="0" w:color="auto"/>
              <w:bottom w:val="single" w:sz="4" w:space="0" w:color="auto"/>
              <w:right w:val="single" w:sz="4" w:space="0" w:color="auto"/>
            </w:tcBorders>
          </w:tcPr>
          <w:p w14:paraId="194B01B6" w14:textId="77777777" w:rsidR="00EE4007" w:rsidRDefault="00EE4007" w:rsidP="00EC1B79">
            <w:pPr>
              <w:jc w:val="center"/>
            </w:pPr>
            <w:r>
              <w:t>2</w:t>
            </w:r>
          </w:p>
        </w:tc>
        <w:tc>
          <w:tcPr>
            <w:tcW w:w="5954" w:type="dxa"/>
            <w:tcBorders>
              <w:top w:val="single" w:sz="4" w:space="0" w:color="auto"/>
              <w:left w:val="single" w:sz="4" w:space="0" w:color="auto"/>
              <w:bottom w:val="single" w:sz="4" w:space="0" w:color="auto"/>
              <w:right w:val="single" w:sz="4" w:space="0" w:color="auto"/>
            </w:tcBorders>
          </w:tcPr>
          <w:p w14:paraId="6D8D6161" w14:textId="77777777" w:rsidR="00EE4007" w:rsidRDefault="00485020" w:rsidP="00485020">
            <w:r>
              <w:t>The operator must insert the bag or product into the prechamber and securely shut the gate</w:t>
            </w:r>
            <w:r w:rsidR="004C0CC6">
              <w:t xml:space="preserve"> </w:t>
            </w:r>
            <w:r w:rsidR="004C0CC6">
              <w:rPr>
                <w:rStyle w:val="rynqvb"/>
                <w:lang w:val="en"/>
              </w:rPr>
              <w:t>(</w:t>
            </w:r>
            <w:r w:rsidR="004C0CC6">
              <w:t xml:space="preserve">Solenoid AY032 OFF </w:t>
            </w:r>
            <w:r w:rsidR="004C0CC6" w:rsidRPr="004C0CC6">
              <w:t>command from the HMI</w:t>
            </w:r>
            <w:r w:rsidR="004C0CC6">
              <w:rPr>
                <w:rStyle w:val="rynqvb"/>
                <w:lang w:val="en"/>
              </w:rPr>
              <w:t>)</w:t>
            </w:r>
            <w:r>
              <w:t>. Once the gate is closed, the system will detect the closure.</w:t>
            </w:r>
          </w:p>
        </w:tc>
        <w:tc>
          <w:tcPr>
            <w:tcW w:w="3085" w:type="dxa"/>
            <w:tcBorders>
              <w:top w:val="single" w:sz="4" w:space="0" w:color="auto"/>
              <w:left w:val="single" w:sz="4" w:space="0" w:color="auto"/>
              <w:bottom w:val="single" w:sz="4" w:space="0" w:color="auto"/>
              <w:right w:val="single" w:sz="4" w:space="0" w:color="auto"/>
            </w:tcBorders>
          </w:tcPr>
          <w:p w14:paraId="63DDC444" w14:textId="77777777" w:rsidR="00630444" w:rsidRDefault="00630444" w:rsidP="00630444">
            <w:pPr>
              <w:jc w:val="left"/>
            </w:pPr>
            <w:r>
              <w:t>ZSL002 active</w:t>
            </w:r>
          </w:p>
          <w:p w14:paraId="4DBF529F" w14:textId="77777777" w:rsidR="00630444" w:rsidRDefault="00630444" w:rsidP="00630444">
            <w:pPr>
              <w:jc w:val="left"/>
            </w:pPr>
            <w:r>
              <w:t>ZSL003 active</w:t>
            </w:r>
          </w:p>
        </w:tc>
      </w:tr>
      <w:tr w:rsidR="00EE4007" w14:paraId="61DEFA9D" w14:textId="77777777" w:rsidTr="00EC1B79">
        <w:tc>
          <w:tcPr>
            <w:tcW w:w="1026" w:type="dxa"/>
            <w:tcBorders>
              <w:top w:val="single" w:sz="4" w:space="0" w:color="auto"/>
              <w:left w:val="single" w:sz="4" w:space="0" w:color="auto"/>
              <w:bottom w:val="single" w:sz="4" w:space="0" w:color="auto"/>
              <w:right w:val="single" w:sz="4" w:space="0" w:color="auto"/>
            </w:tcBorders>
          </w:tcPr>
          <w:p w14:paraId="649521B5" w14:textId="77777777" w:rsidR="00EE4007" w:rsidRDefault="00EE4007" w:rsidP="00EC1B79">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483B02A8" w14:textId="77777777" w:rsidR="00EE4007" w:rsidRDefault="00055005" w:rsidP="00AC6065">
            <w:r w:rsidRPr="00055005">
              <w:t xml:space="preserve">The operator must give the instruction to activate the cut off glove box inlet gate </w:t>
            </w:r>
            <w:r w:rsidR="004C0CC6">
              <w:t>(Solenoid AY033 ON</w:t>
            </w:r>
            <w:r w:rsidR="004C0CC6" w:rsidRPr="004C0CC6">
              <w:t xml:space="preserve"> command from the HMI</w:t>
            </w:r>
            <w:r w:rsidR="004C0CC6">
              <w:t>)</w:t>
            </w:r>
            <w:r w:rsidR="00AC6065">
              <w:t>.</w:t>
            </w:r>
            <w:r w:rsidR="0011695A">
              <w:t xml:space="preserve"> </w:t>
            </w:r>
            <w:r w:rsidR="0011695A" w:rsidRPr="0011695A">
              <w:t>Once the gate is opened, the operator must insert their hands into the prechamber's gloves in order to facilitate the pushing of the bag through the connecting tunnel.</w:t>
            </w:r>
          </w:p>
        </w:tc>
        <w:tc>
          <w:tcPr>
            <w:tcW w:w="3085" w:type="dxa"/>
            <w:tcBorders>
              <w:top w:val="single" w:sz="4" w:space="0" w:color="auto"/>
              <w:left w:val="single" w:sz="4" w:space="0" w:color="auto"/>
              <w:bottom w:val="single" w:sz="4" w:space="0" w:color="auto"/>
              <w:right w:val="single" w:sz="4" w:space="0" w:color="auto"/>
            </w:tcBorders>
          </w:tcPr>
          <w:p w14:paraId="1AE1C212" w14:textId="77777777" w:rsidR="00EE4007" w:rsidRDefault="00AC6065" w:rsidP="00EC1B79">
            <w:pPr>
              <w:jc w:val="left"/>
            </w:pPr>
            <w:r>
              <w:t>ZSH00</w:t>
            </w:r>
            <w:r w:rsidR="0011695A">
              <w:t>1</w:t>
            </w:r>
            <w:r>
              <w:t xml:space="preserve"> active</w:t>
            </w:r>
          </w:p>
        </w:tc>
      </w:tr>
      <w:tr w:rsidR="00887785" w14:paraId="46F575F5" w14:textId="77777777" w:rsidTr="00EC1B79">
        <w:tc>
          <w:tcPr>
            <w:tcW w:w="1026" w:type="dxa"/>
            <w:tcBorders>
              <w:top w:val="single" w:sz="4" w:space="0" w:color="auto"/>
              <w:left w:val="single" w:sz="4" w:space="0" w:color="auto"/>
              <w:bottom w:val="single" w:sz="4" w:space="0" w:color="auto"/>
              <w:right w:val="single" w:sz="4" w:space="0" w:color="auto"/>
            </w:tcBorders>
          </w:tcPr>
          <w:p w14:paraId="42413D37" w14:textId="77777777" w:rsidR="00887785" w:rsidRDefault="00887785" w:rsidP="00887785">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5BD63B33" w14:textId="77777777" w:rsidR="00887785" w:rsidRDefault="004C0CC6" w:rsidP="00887785">
            <w:r w:rsidRPr="004C0CC6">
              <w:t>To cut the bag and access its content, the operator must raise the security bar with the command from the HMI</w:t>
            </w:r>
            <w:r>
              <w:t xml:space="preserve"> (Solenoid AY035 ON)</w:t>
            </w:r>
            <w:r w:rsidRPr="004C0CC6">
              <w:t>, indicating to the system that the bar has been raised.</w:t>
            </w:r>
            <w:r>
              <w:t xml:space="preserve"> </w:t>
            </w:r>
            <w:r w:rsidRPr="004C0CC6">
              <w:t>Then, with their hands properly secured in the chamber's gloves, they must place the bag within the cutting area.</w:t>
            </w:r>
          </w:p>
        </w:tc>
        <w:tc>
          <w:tcPr>
            <w:tcW w:w="3085" w:type="dxa"/>
            <w:tcBorders>
              <w:top w:val="single" w:sz="4" w:space="0" w:color="auto"/>
              <w:left w:val="single" w:sz="4" w:space="0" w:color="auto"/>
              <w:bottom w:val="single" w:sz="4" w:space="0" w:color="auto"/>
              <w:right w:val="single" w:sz="4" w:space="0" w:color="auto"/>
            </w:tcBorders>
          </w:tcPr>
          <w:p w14:paraId="44A9F3A9" w14:textId="77777777" w:rsidR="00887785" w:rsidRDefault="00887785" w:rsidP="00887785">
            <w:pPr>
              <w:jc w:val="left"/>
            </w:pPr>
            <w:r>
              <w:t>ZSH020 active</w:t>
            </w:r>
          </w:p>
        </w:tc>
      </w:tr>
      <w:tr w:rsidR="00D51DD6" w14:paraId="0DECA367" w14:textId="77777777" w:rsidTr="00EC1B79">
        <w:tc>
          <w:tcPr>
            <w:tcW w:w="1026" w:type="dxa"/>
            <w:tcBorders>
              <w:top w:val="single" w:sz="4" w:space="0" w:color="auto"/>
              <w:left w:val="single" w:sz="4" w:space="0" w:color="auto"/>
              <w:bottom w:val="single" w:sz="4" w:space="0" w:color="auto"/>
              <w:right w:val="single" w:sz="4" w:space="0" w:color="auto"/>
            </w:tcBorders>
          </w:tcPr>
          <w:p w14:paraId="51BB107E" w14:textId="77777777" w:rsidR="00D51DD6" w:rsidRDefault="00D51DD6" w:rsidP="00D51DD6">
            <w:pPr>
              <w:jc w:val="center"/>
            </w:pPr>
            <w:r>
              <w:t>5</w:t>
            </w:r>
          </w:p>
        </w:tc>
        <w:tc>
          <w:tcPr>
            <w:tcW w:w="5954" w:type="dxa"/>
            <w:tcBorders>
              <w:top w:val="single" w:sz="4" w:space="0" w:color="auto"/>
              <w:left w:val="single" w:sz="4" w:space="0" w:color="auto"/>
              <w:bottom w:val="single" w:sz="4" w:space="0" w:color="auto"/>
              <w:right w:val="single" w:sz="4" w:space="0" w:color="auto"/>
            </w:tcBorders>
          </w:tcPr>
          <w:p w14:paraId="10749F79" w14:textId="77777777" w:rsidR="00D51DD6" w:rsidRPr="004C0CC6" w:rsidRDefault="00D51DD6" w:rsidP="00D51DD6">
            <w:r>
              <w:rPr>
                <w:rStyle w:val="rynqvb"/>
                <w:lang w:val="en"/>
              </w:rPr>
              <w:t xml:space="preserve">Once the bag is located, the operator must give the order to close the bar </w:t>
            </w:r>
            <w:r>
              <w:t>(Solenoid AY03</w:t>
            </w:r>
            <w:r w:rsidR="00630444">
              <w:t>5</w:t>
            </w:r>
            <w:r>
              <w:t xml:space="preserve"> OFF)</w:t>
            </w:r>
            <w:r>
              <w:rPr>
                <w:rStyle w:val="rynqvb"/>
                <w:lang w:val="en"/>
              </w:rPr>
              <w:t xml:space="preserve"> and the entrance gate of the connection tunnel </w:t>
            </w:r>
            <w:r w:rsidR="00630444">
              <w:t>(Solenoid AY033 OFF)</w:t>
            </w:r>
            <w:r w:rsidR="00630444">
              <w:rPr>
                <w:rStyle w:val="rynqvb"/>
                <w:lang w:val="en"/>
              </w:rPr>
              <w:t xml:space="preserve"> </w:t>
            </w:r>
            <w:r>
              <w:rPr>
                <w:rStyle w:val="rynqvb"/>
                <w:lang w:val="en"/>
              </w:rPr>
              <w:t>from the HMI</w:t>
            </w:r>
          </w:p>
        </w:tc>
        <w:tc>
          <w:tcPr>
            <w:tcW w:w="3085" w:type="dxa"/>
            <w:tcBorders>
              <w:top w:val="single" w:sz="4" w:space="0" w:color="auto"/>
              <w:left w:val="single" w:sz="4" w:space="0" w:color="auto"/>
              <w:bottom w:val="single" w:sz="4" w:space="0" w:color="auto"/>
              <w:right w:val="single" w:sz="4" w:space="0" w:color="auto"/>
            </w:tcBorders>
          </w:tcPr>
          <w:p w14:paraId="6516956F" w14:textId="77777777" w:rsidR="00630444" w:rsidRDefault="00630444" w:rsidP="00630444">
            <w:pPr>
              <w:jc w:val="left"/>
            </w:pPr>
            <w:r>
              <w:t>ZSL020 active</w:t>
            </w:r>
          </w:p>
          <w:p w14:paraId="2E6FB12C" w14:textId="77777777" w:rsidR="00D51DD6" w:rsidRDefault="00630444" w:rsidP="00630444">
            <w:pPr>
              <w:jc w:val="left"/>
            </w:pPr>
            <w:r>
              <w:t>ZSL001 active</w:t>
            </w:r>
          </w:p>
        </w:tc>
      </w:tr>
      <w:tr w:rsidR="001F5711" w14:paraId="61E1EA96" w14:textId="77777777" w:rsidTr="00D51DD6">
        <w:tc>
          <w:tcPr>
            <w:tcW w:w="1026" w:type="dxa"/>
            <w:tcBorders>
              <w:top w:val="single" w:sz="4" w:space="0" w:color="auto"/>
              <w:left w:val="single" w:sz="4" w:space="0" w:color="auto"/>
              <w:bottom w:val="single" w:sz="4" w:space="0" w:color="auto"/>
              <w:right w:val="single" w:sz="4" w:space="0" w:color="auto"/>
            </w:tcBorders>
          </w:tcPr>
          <w:p w14:paraId="4A4565A8" w14:textId="77777777" w:rsidR="001F5711" w:rsidRDefault="001F5711" w:rsidP="001F5711">
            <w:pPr>
              <w:jc w:val="center"/>
            </w:pPr>
            <w:r>
              <w:lastRenderedPageBreak/>
              <w:t>6</w:t>
            </w:r>
          </w:p>
        </w:tc>
        <w:tc>
          <w:tcPr>
            <w:tcW w:w="5954" w:type="dxa"/>
            <w:tcBorders>
              <w:top w:val="single" w:sz="4" w:space="0" w:color="auto"/>
              <w:left w:val="single" w:sz="4" w:space="0" w:color="auto"/>
              <w:bottom w:val="single" w:sz="4" w:space="0" w:color="auto"/>
              <w:right w:val="single" w:sz="4" w:space="0" w:color="auto"/>
            </w:tcBorders>
          </w:tcPr>
          <w:p w14:paraId="6359C38F" w14:textId="77777777" w:rsidR="001F5711" w:rsidRDefault="001F5711" w:rsidP="001F5711">
            <w:r>
              <w:rPr>
                <w:rStyle w:val="rynqvb"/>
                <w:lang w:val="en"/>
              </w:rPr>
              <w:t xml:space="preserve">Gate seals inflate </w:t>
            </w:r>
            <w:r>
              <w:t>(Solenoid AY031 ON and Solenoid AY021 ON)</w:t>
            </w:r>
          </w:p>
        </w:tc>
        <w:tc>
          <w:tcPr>
            <w:tcW w:w="3085" w:type="dxa"/>
            <w:tcBorders>
              <w:top w:val="single" w:sz="4" w:space="0" w:color="auto"/>
              <w:left w:val="single" w:sz="4" w:space="0" w:color="auto"/>
              <w:bottom w:val="single" w:sz="4" w:space="0" w:color="auto"/>
              <w:right w:val="single" w:sz="4" w:space="0" w:color="auto"/>
            </w:tcBorders>
          </w:tcPr>
          <w:p w14:paraId="05B02383" w14:textId="77777777" w:rsidR="001F5711" w:rsidRDefault="001F5711" w:rsidP="001F5711">
            <w:pPr>
              <w:jc w:val="left"/>
            </w:pPr>
            <w:r>
              <w:t>PSH014 active</w:t>
            </w:r>
          </w:p>
          <w:p w14:paraId="514F14E8" w14:textId="77777777" w:rsidR="001F5711" w:rsidRDefault="001F5711" w:rsidP="001F5711">
            <w:pPr>
              <w:jc w:val="left"/>
            </w:pPr>
            <w:r>
              <w:t>PSH015 active</w:t>
            </w:r>
          </w:p>
        </w:tc>
      </w:tr>
      <w:tr w:rsidR="001F5711" w14:paraId="141773C8" w14:textId="77777777" w:rsidTr="00D51DD6">
        <w:tc>
          <w:tcPr>
            <w:tcW w:w="1026" w:type="dxa"/>
            <w:tcBorders>
              <w:top w:val="single" w:sz="4" w:space="0" w:color="auto"/>
              <w:left w:val="single" w:sz="4" w:space="0" w:color="auto"/>
              <w:bottom w:val="single" w:sz="4" w:space="0" w:color="auto"/>
              <w:right w:val="single" w:sz="4" w:space="0" w:color="auto"/>
            </w:tcBorders>
          </w:tcPr>
          <w:p w14:paraId="32F16252" w14:textId="77777777" w:rsidR="001F5711" w:rsidRDefault="001F5711" w:rsidP="001F5711">
            <w:pPr>
              <w:jc w:val="center"/>
            </w:pPr>
            <w:r>
              <w:t>7</w:t>
            </w:r>
          </w:p>
        </w:tc>
        <w:tc>
          <w:tcPr>
            <w:tcW w:w="5954" w:type="dxa"/>
            <w:tcBorders>
              <w:top w:val="single" w:sz="4" w:space="0" w:color="auto"/>
              <w:left w:val="single" w:sz="4" w:space="0" w:color="auto"/>
              <w:bottom w:val="single" w:sz="4" w:space="0" w:color="auto"/>
              <w:right w:val="single" w:sz="4" w:space="0" w:color="auto"/>
            </w:tcBorders>
          </w:tcPr>
          <w:p w14:paraId="7155B7DB" w14:textId="77777777" w:rsidR="001F5711" w:rsidRDefault="001F5711" w:rsidP="001F5711">
            <w:pPr>
              <w:rPr>
                <w:rStyle w:val="rynqvb"/>
                <w:lang w:val="en"/>
              </w:rPr>
            </w:pPr>
            <w:r>
              <w:t>Aspiration fan GK002 Starts</w:t>
            </w:r>
          </w:p>
        </w:tc>
        <w:tc>
          <w:tcPr>
            <w:tcW w:w="3085" w:type="dxa"/>
            <w:tcBorders>
              <w:top w:val="single" w:sz="4" w:space="0" w:color="auto"/>
              <w:left w:val="single" w:sz="4" w:space="0" w:color="auto"/>
              <w:bottom w:val="single" w:sz="4" w:space="0" w:color="auto"/>
              <w:right w:val="single" w:sz="4" w:space="0" w:color="auto"/>
            </w:tcBorders>
          </w:tcPr>
          <w:p w14:paraId="007B451F" w14:textId="77777777" w:rsidR="001F5711" w:rsidRDefault="001F5711" w:rsidP="001F5711">
            <w:pPr>
              <w:jc w:val="left"/>
            </w:pPr>
            <w:r>
              <w:t>GK002 Running</w:t>
            </w:r>
          </w:p>
        </w:tc>
      </w:tr>
      <w:tr w:rsidR="001F5711" w:rsidRPr="00457F02" w14:paraId="58875698" w14:textId="77777777" w:rsidTr="00D51DD6">
        <w:tc>
          <w:tcPr>
            <w:tcW w:w="1026" w:type="dxa"/>
            <w:tcBorders>
              <w:top w:val="single" w:sz="4" w:space="0" w:color="auto"/>
              <w:left w:val="single" w:sz="4" w:space="0" w:color="auto"/>
              <w:bottom w:val="single" w:sz="4" w:space="0" w:color="auto"/>
              <w:right w:val="single" w:sz="4" w:space="0" w:color="auto"/>
            </w:tcBorders>
          </w:tcPr>
          <w:p w14:paraId="62C17800" w14:textId="77777777" w:rsidR="001F5711" w:rsidRDefault="001F5711" w:rsidP="001F5711">
            <w:pPr>
              <w:jc w:val="center"/>
            </w:pPr>
            <w:r>
              <w:t>8</w:t>
            </w:r>
          </w:p>
        </w:tc>
        <w:tc>
          <w:tcPr>
            <w:tcW w:w="5954" w:type="dxa"/>
            <w:tcBorders>
              <w:top w:val="single" w:sz="4" w:space="0" w:color="auto"/>
              <w:left w:val="single" w:sz="4" w:space="0" w:color="auto"/>
              <w:bottom w:val="single" w:sz="4" w:space="0" w:color="auto"/>
              <w:right w:val="single" w:sz="4" w:space="0" w:color="auto"/>
            </w:tcBorders>
          </w:tcPr>
          <w:p w14:paraId="3325941F" w14:textId="77777777" w:rsidR="001F5711" w:rsidRPr="00854C1E" w:rsidRDefault="001F5711" w:rsidP="001F5711">
            <w:r>
              <w:rPr>
                <w:rStyle w:val="rynqvb"/>
                <w:lang w:val="en"/>
              </w:rPr>
              <w:t xml:space="preserve">The cutter piston is activated by the operator from the HMI. </w:t>
            </w:r>
            <w:r w:rsidRPr="00630444">
              <w:t>Cutter piston extends to cut bag</w:t>
            </w:r>
            <w:r>
              <w:t xml:space="preserve"> (Solenoid AY0019 ON)</w:t>
            </w:r>
          </w:p>
        </w:tc>
        <w:tc>
          <w:tcPr>
            <w:tcW w:w="3085" w:type="dxa"/>
            <w:tcBorders>
              <w:top w:val="single" w:sz="4" w:space="0" w:color="auto"/>
              <w:left w:val="single" w:sz="4" w:space="0" w:color="auto"/>
              <w:bottom w:val="single" w:sz="4" w:space="0" w:color="auto"/>
              <w:right w:val="single" w:sz="4" w:space="0" w:color="auto"/>
            </w:tcBorders>
          </w:tcPr>
          <w:p w14:paraId="43B02BA6" w14:textId="77777777" w:rsidR="001F5711" w:rsidRPr="002658F2" w:rsidRDefault="001F5711" w:rsidP="001F5711">
            <w:r>
              <w:t>ZSH013 active</w:t>
            </w:r>
          </w:p>
        </w:tc>
      </w:tr>
      <w:tr w:rsidR="001F5711" w:rsidRPr="00457F02" w14:paraId="29755E5C" w14:textId="77777777" w:rsidTr="00D51DD6">
        <w:tc>
          <w:tcPr>
            <w:tcW w:w="1026" w:type="dxa"/>
            <w:tcBorders>
              <w:top w:val="single" w:sz="4" w:space="0" w:color="auto"/>
              <w:left w:val="single" w:sz="4" w:space="0" w:color="auto"/>
              <w:bottom w:val="single" w:sz="4" w:space="0" w:color="auto"/>
              <w:right w:val="single" w:sz="4" w:space="0" w:color="auto"/>
            </w:tcBorders>
          </w:tcPr>
          <w:p w14:paraId="5B11F682" w14:textId="77777777" w:rsidR="001F5711" w:rsidRDefault="001F5711" w:rsidP="001F5711">
            <w:pPr>
              <w:jc w:val="center"/>
            </w:pPr>
            <w:r>
              <w:t>9</w:t>
            </w:r>
          </w:p>
        </w:tc>
        <w:tc>
          <w:tcPr>
            <w:tcW w:w="5954" w:type="dxa"/>
            <w:tcBorders>
              <w:top w:val="single" w:sz="4" w:space="0" w:color="auto"/>
              <w:left w:val="single" w:sz="4" w:space="0" w:color="auto"/>
              <w:bottom w:val="single" w:sz="4" w:space="0" w:color="auto"/>
              <w:right w:val="single" w:sz="4" w:space="0" w:color="auto"/>
            </w:tcBorders>
          </w:tcPr>
          <w:p w14:paraId="5B2ACBA4" w14:textId="77777777" w:rsidR="001F5711" w:rsidRDefault="001F5711" w:rsidP="001F5711">
            <w:pPr>
              <w:rPr>
                <w:rStyle w:val="rynqvb"/>
                <w:lang w:val="en"/>
              </w:rPr>
            </w:pPr>
            <w:r>
              <w:rPr>
                <w:rStyle w:val="rynqvb"/>
                <w:lang w:val="en"/>
              </w:rPr>
              <w:t>T</w:t>
            </w:r>
            <w:r w:rsidRPr="00055005">
              <w:rPr>
                <w:rStyle w:val="rynqvb"/>
                <w:lang w:val="en"/>
              </w:rPr>
              <w:t>he product will fall into the lower hopper</w:t>
            </w:r>
          </w:p>
        </w:tc>
        <w:tc>
          <w:tcPr>
            <w:tcW w:w="3085" w:type="dxa"/>
            <w:tcBorders>
              <w:top w:val="single" w:sz="4" w:space="0" w:color="auto"/>
              <w:left w:val="single" w:sz="4" w:space="0" w:color="auto"/>
              <w:bottom w:val="single" w:sz="4" w:space="0" w:color="auto"/>
              <w:right w:val="single" w:sz="4" w:space="0" w:color="auto"/>
            </w:tcBorders>
          </w:tcPr>
          <w:p w14:paraId="13D33A6F" w14:textId="77777777" w:rsidR="001F5711" w:rsidRDefault="001F5711" w:rsidP="001F5711"/>
        </w:tc>
      </w:tr>
      <w:tr w:rsidR="001F5711" w:rsidRPr="00457F02" w14:paraId="0AE78792" w14:textId="77777777" w:rsidTr="00D51DD6">
        <w:tc>
          <w:tcPr>
            <w:tcW w:w="1026" w:type="dxa"/>
            <w:tcBorders>
              <w:top w:val="single" w:sz="4" w:space="0" w:color="auto"/>
              <w:left w:val="single" w:sz="4" w:space="0" w:color="auto"/>
              <w:bottom w:val="single" w:sz="4" w:space="0" w:color="auto"/>
              <w:right w:val="single" w:sz="4" w:space="0" w:color="auto"/>
            </w:tcBorders>
          </w:tcPr>
          <w:p w14:paraId="16B1C571" w14:textId="77777777" w:rsidR="001F5711" w:rsidRDefault="001F5711" w:rsidP="001F5711">
            <w:pPr>
              <w:jc w:val="center"/>
            </w:pPr>
            <w:r>
              <w:t>10</w:t>
            </w:r>
          </w:p>
        </w:tc>
        <w:tc>
          <w:tcPr>
            <w:tcW w:w="5954" w:type="dxa"/>
            <w:tcBorders>
              <w:top w:val="single" w:sz="4" w:space="0" w:color="auto"/>
              <w:left w:val="single" w:sz="4" w:space="0" w:color="auto"/>
              <w:bottom w:val="single" w:sz="4" w:space="0" w:color="auto"/>
              <w:right w:val="single" w:sz="4" w:space="0" w:color="auto"/>
            </w:tcBorders>
          </w:tcPr>
          <w:p w14:paraId="3CF0479C" w14:textId="77777777" w:rsidR="001F5711" w:rsidRPr="00854C1E" w:rsidRDefault="001F5711" w:rsidP="001F5711">
            <w:r w:rsidRPr="00420036">
              <w:rPr>
                <w:rStyle w:val="rynqvb"/>
                <w:lang w:val="en"/>
              </w:rPr>
              <w:t>The cutter piston is deactivated by the operator from the HMI</w:t>
            </w:r>
            <w:r>
              <w:rPr>
                <w:rStyle w:val="rynqvb"/>
                <w:lang w:val="en"/>
              </w:rPr>
              <w:t xml:space="preserve">. </w:t>
            </w:r>
            <w:r w:rsidRPr="00420036">
              <w:t xml:space="preserve">Cutter piston retracts to cut bag </w:t>
            </w:r>
            <w:r>
              <w:t>(Solenoid AY0019 OFF)</w:t>
            </w:r>
          </w:p>
        </w:tc>
        <w:tc>
          <w:tcPr>
            <w:tcW w:w="3085" w:type="dxa"/>
            <w:tcBorders>
              <w:top w:val="single" w:sz="4" w:space="0" w:color="auto"/>
              <w:left w:val="single" w:sz="4" w:space="0" w:color="auto"/>
              <w:bottom w:val="single" w:sz="4" w:space="0" w:color="auto"/>
              <w:right w:val="single" w:sz="4" w:space="0" w:color="auto"/>
            </w:tcBorders>
          </w:tcPr>
          <w:p w14:paraId="68F7F10E" w14:textId="77777777" w:rsidR="001F5711" w:rsidRPr="00854C1E" w:rsidRDefault="001F5711" w:rsidP="001F5711">
            <w:r>
              <w:t>ZSL013 active</w:t>
            </w:r>
          </w:p>
        </w:tc>
      </w:tr>
      <w:tr w:rsidR="001F5711" w:rsidRPr="00457F02" w14:paraId="7C04C9B1" w14:textId="77777777" w:rsidTr="00EC1B79">
        <w:tc>
          <w:tcPr>
            <w:tcW w:w="1026" w:type="dxa"/>
            <w:tcBorders>
              <w:top w:val="single" w:sz="4" w:space="0" w:color="auto"/>
              <w:left w:val="single" w:sz="4" w:space="0" w:color="auto"/>
              <w:bottom w:val="single" w:sz="4" w:space="0" w:color="auto"/>
              <w:right w:val="single" w:sz="4" w:space="0" w:color="auto"/>
            </w:tcBorders>
          </w:tcPr>
          <w:p w14:paraId="6F48AB93" w14:textId="77777777" w:rsidR="001F5711" w:rsidRDefault="001F5711" w:rsidP="001F5711">
            <w:pPr>
              <w:jc w:val="center"/>
            </w:pPr>
            <w:r>
              <w:t>11</w:t>
            </w:r>
          </w:p>
        </w:tc>
        <w:tc>
          <w:tcPr>
            <w:tcW w:w="5954" w:type="dxa"/>
            <w:tcBorders>
              <w:top w:val="single" w:sz="4" w:space="0" w:color="auto"/>
              <w:left w:val="single" w:sz="4" w:space="0" w:color="auto"/>
              <w:bottom w:val="single" w:sz="4" w:space="0" w:color="auto"/>
              <w:right w:val="single" w:sz="4" w:space="0" w:color="auto"/>
            </w:tcBorders>
          </w:tcPr>
          <w:p w14:paraId="51EB27CE" w14:textId="77777777" w:rsidR="001F5711" w:rsidRDefault="001F5711" w:rsidP="001F5711">
            <w:r w:rsidRPr="00055005">
              <w:t xml:space="preserve">The operator must open the outlet gate </w:t>
            </w:r>
            <w:r>
              <w:t>(Solenoid AY00</w:t>
            </w:r>
            <w:r w:rsidR="00BC71F3">
              <w:t>26</w:t>
            </w:r>
            <w:r>
              <w:t xml:space="preserve"> ON) </w:t>
            </w:r>
            <w:r w:rsidRPr="00055005">
              <w:t xml:space="preserve">of the cut </w:t>
            </w:r>
            <w:r>
              <w:t>G</w:t>
            </w:r>
            <w:r w:rsidRPr="00055005">
              <w:t>love</w:t>
            </w:r>
            <w:r>
              <w:t xml:space="preserve"> B</w:t>
            </w:r>
            <w:r w:rsidRPr="00055005">
              <w:t>ox by command from the HMI.</w:t>
            </w:r>
            <w:r>
              <w:t xml:space="preserve"> </w:t>
            </w:r>
            <w:r w:rsidRPr="000D13E3">
              <w:t>Before opening the gate, the seals are deflated</w:t>
            </w:r>
            <w:r>
              <w:t xml:space="preserve"> (Solenoid AY031 OFF and Solenoid AY021 OFF) and A Timer “T_RunGK002” starts</w:t>
            </w:r>
          </w:p>
        </w:tc>
        <w:tc>
          <w:tcPr>
            <w:tcW w:w="3085" w:type="dxa"/>
            <w:tcBorders>
              <w:top w:val="single" w:sz="4" w:space="0" w:color="auto"/>
              <w:left w:val="single" w:sz="4" w:space="0" w:color="auto"/>
              <w:bottom w:val="single" w:sz="4" w:space="0" w:color="auto"/>
              <w:right w:val="single" w:sz="4" w:space="0" w:color="auto"/>
            </w:tcBorders>
          </w:tcPr>
          <w:p w14:paraId="4562D7FC" w14:textId="77777777" w:rsidR="001F5711" w:rsidRDefault="001F5711" w:rsidP="001F5711">
            <w:r>
              <w:t>ZSH012 active</w:t>
            </w:r>
          </w:p>
        </w:tc>
      </w:tr>
      <w:tr w:rsidR="001F5711" w:rsidRPr="00457F02" w14:paraId="35A76CA7" w14:textId="77777777" w:rsidTr="00EC1B79">
        <w:tc>
          <w:tcPr>
            <w:tcW w:w="1026" w:type="dxa"/>
            <w:tcBorders>
              <w:top w:val="single" w:sz="4" w:space="0" w:color="auto"/>
              <w:left w:val="single" w:sz="4" w:space="0" w:color="auto"/>
              <w:bottom w:val="single" w:sz="4" w:space="0" w:color="auto"/>
              <w:right w:val="single" w:sz="4" w:space="0" w:color="auto"/>
            </w:tcBorders>
          </w:tcPr>
          <w:p w14:paraId="5EBA81C3" w14:textId="77777777" w:rsidR="001F5711" w:rsidRDefault="001F5711" w:rsidP="001F5711">
            <w:pPr>
              <w:jc w:val="center"/>
            </w:pPr>
            <w:r>
              <w:t>12</w:t>
            </w:r>
          </w:p>
        </w:tc>
        <w:tc>
          <w:tcPr>
            <w:tcW w:w="5954" w:type="dxa"/>
            <w:tcBorders>
              <w:top w:val="single" w:sz="4" w:space="0" w:color="auto"/>
              <w:left w:val="single" w:sz="4" w:space="0" w:color="auto"/>
              <w:bottom w:val="single" w:sz="4" w:space="0" w:color="auto"/>
              <w:right w:val="single" w:sz="4" w:space="0" w:color="auto"/>
            </w:tcBorders>
          </w:tcPr>
          <w:p w14:paraId="3410F66C" w14:textId="77777777" w:rsidR="001F5711" w:rsidRDefault="001F5711" w:rsidP="001F5711">
            <w:r w:rsidRPr="000D13E3">
              <w:t>To remove the empty bag or package it is necessary for the operator to raise the safety bar by activating it from the HMI</w:t>
            </w:r>
            <w:r>
              <w:t xml:space="preserve"> (Solenoid AY035 ON). </w:t>
            </w:r>
          </w:p>
        </w:tc>
        <w:tc>
          <w:tcPr>
            <w:tcW w:w="3085" w:type="dxa"/>
            <w:tcBorders>
              <w:top w:val="single" w:sz="4" w:space="0" w:color="auto"/>
              <w:left w:val="single" w:sz="4" w:space="0" w:color="auto"/>
              <w:bottom w:val="single" w:sz="4" w:space="0" w:color="auto"/>
              <w:right w:val="single" w:sz="4" w:space="0" w:color="auto"/>
            </w:tcBorders>
          </w:tcPr>
          <w:p w14:paraId="09CA6C3F" w14:textId="77777777" w:rsidR="001F5711" w:rsidRDefault="001F5711" w:rsidP="001F5711">
            <w:r>
              <w:t>ZSH020 active</w:t>
            </w:r>
          </w:p>
        </w:tc>
      </w:tr>
      <w:tr w:rsidR="001F5711" w:rsidRPr="00457F02" w14:paraId="76EC3E02" w14:textId="77777777" w:rsidTr="00EC1B79">
        <w:tc>
          <w:tcPr>
            <w:tcW w:w="1026" w:type="dxa"/>
            <w:tcBorders>
              <w:top w:val="single" w:sz="4" w:space="0" w:color="auto"/>
              <w:left w:val="single" w:sz="4" w:space="0" w:color="auto"/>
              <w:bottom w:val="single" w:sz="4" w:space="0" w:color="auto"/>
              <w:right w:val="single" w:sz="4" w:space="0" w:color="auto"/>
            </w:tcBorders>
          </w:tcPr>
          <w:p w14:paraId="73000C3F" w14:textId="77777777" w:rsidR="001F5711" w:rsidRDefault="001F5711" w:rsidP="001F5711">
            <w:pPr>
              <w:jc w:val="center"/>
            </w:pPr>
            <w:r>
              <w:t>13</w:t>
            </w:r>
          </w:p>
        </w:tc>
        <w:tc>
          <w:tcPr>
            <w:tcW w:w="5954" w:type="dxa"/>
            <w:tcBorders>
              <w:top w:val="single" w:sz="4" w:space="0" w:color="auto"/>
              <w:left w:val="single" w:sz="4" w:space="0" w:color="auto"/>
              <w:bottom w:val="single" w:sz="4" w:space="0" w:color="auto"/>
              <w:right w:val="single" w:sz="4" w:space="0" w:color="auto"/>
            </w:tcBorders>
          </w:tcPr>
          <w:p w14:paraId="63E2B4F6" w14:textId="77777777" w:rsidR="001F5711" w:rsidRPr="000D13E3" w:rsidRDefault="001F5711" w:rsidP="001F5711">
            <w:r w:rsidRPr="001F5711">
              <w:t>Once the bar is up, the operator inserts his hands into the gloves and fold the empty bag over the first two folds (End) and then over the second (Center), as shown in the figure</w:t>
            </w:r>
            <w:r>
              <w:t xml:space="preserve"> 2</w:t>
            </w:r>
            <w:r w:rsidRPr="001F5711">
              <w:t>. With the package folded, the operator will enter it into the compressor through the connection tunnel.</w:t>
            </w:r>
          </w:p>
        </w:tc>
        <w:tc>
          <w:tcPr>
            <w:tcW w:w="3085" w:type="dxa"/>
            <w:tcBorders>
              <w:top w:val="single" w:sz="4" w:space="0" w:color="auto"/>
              <w:left w:val="single" w:sz="4" w:space="0" w:color="auto"/>
              <w:bottom w:val="single" w:sz="4" w:space="0" w:color="auto"/>
              <w:right w:val="single" w:sz="4" w:space="0" w:color="auto"/>
            </w:tcBorders>
          </w:tcPr>
          <w:p w14:paraId="0B4526C0" w14:textId="77777777" w:rsidR="001F5711" w:rsidRDefault="001F5711" w:rsidP="001F5711"/>
        </w:tc>
      </w:tr>
      <w:tr w:rsidR="001F5711" w:rsidRPr="00457F02" w14:paraId="58046827" w14:textId="77777777" w:rsidTr="00EC1B79">
        <w:tc>
          <w:tcPr>
            <w:tcW w:w="1026" w:type="dxa"/>
            <w:tcBorders>
              <w:top w:val="single" w:sz="4" w:space="0" w:color="auto"/>
              <w:left w:val="single" w:sz="4" w:space="0" w:color="auto"/>
              <w:bottom w:val="single" w:sz="4" w:space="0" w:color="auto"/>
              <w:right w:val="single" w:sz="4" w:space="0" w:color="auto"/>
            </w:tcBorders>
          </w:tcPr>
          <w:p w14:paraId="6013BDA6" w14:textId="77777777" w:rsidR="001F5711" w:rsidRDefault="00BC71F3" w:rsidP="001F5711">
            <w:pPr>
              <w:jc w:val="center"/>
            </w:pPr>
            <w:r>
              <w:t>14</w:t>
            </w:r>
          </w:p>
        </w:tc>
        <w:tc>
          <w:tcPr>
            <w:tcW w:w="5954" w:type="dxa"/>
            <w:tcBorders>
              <w:top w:val="single" w:sz="4" w:space="0" w:color="auto"/>
              <w:left w:val="single" w:sz="4" w:space="0" w:color="auto"/>
              <w:bottom w:val="single" w:sz="4" w:space="0" w:color="auto"/>
              <w:right w:val="single" w:sz="4" w:space="0" w:color="auto"/>
            </w:tcBorders>
          </w:tcPr>
          <w:p w14:paraId="705F6AEF" w14:textId="77777777" w:rsidR="001F5711" w:rsidRDefault="00BC71F3" w:rsidP="001F5711">
            <w:r>
              <w:rPr>
                <w:rStyle w:val="rynqvb"/>
                <w:lang w:val="en"/>
              </w:rPr>
              <w:t>A</w:t>
            </w:r>
            <w:r w:rsidR="001F5711">
              <w:rPr>
                <w:rStyle w:val="rynqvb"/>
                <w:lang w:val="en"/>
              </w:rPr>
              <w:t xml:space="preserve">t this point the operator should give the order to close the bar </w:t>
            </w:r>
            <w:r w:rsidR="001F5711">
              <w:t>(Solenoid AY035 OFF)</w:t>
            </w:r>
            <w:r w:rsidR="001F5711">
              <w:rPr>
                <w:rStyle w:val="rynqvb"/>
                <w:lang w:val="en"/>
              </w:rPr>
              <w:t xml:space="preserve"> and the outlet gate of </w:t>
            </w:r>
            <w:r w:rsidR="001F5711" w:rsidRPr="00055005">
              <w:t xml:space="preserve">the cut </w:t>
            </w:r>
            <w:r w:rsidR="001F5711">
              <w:t>G</w:t>
            </w:r>
            <w:r w:rsidR="001F5711" w:rsidRPr="00055005">
              <w:t>love</w:t>
            </w:r>
            <w:r w:rsidR="001F5711">
              <w:t xml:space="preserve"> B</w:t>
            </w:r>
            <w:r w:rsidR="001F5711" w:rsidRPr="00055005">
              <w:t xml:space="preserve">ox </w:t>
            </w:r>
            <w:r w:rsidR="001F5711">
              <w:t>(Solenoid AY026 OFF)</w:t>
            </w:r>
            <w:r w:rsidR="001F5711">
              <w:rPr>
                <w:rStyle w:val="rynqvb"/>
                <w:lang w:val="en"/>
              </w:rPr>
              <w:t xml:space="preserve"> from the HMI </w:t>
            </w:r>
          </w:p>
        </w:tc>
        <w:tc>
          <w:tcPr>
            <w:tcW w:w="3085" w:type="dxa"/>
            <w:tcBorders>
              <w:top w:val="single" w:sz="4" w:space="0" w:color="auto"/>
              <w:left w:val="single" w:sz="4" w:space="0" w:color="auto"/>
              <w:bottom w:val="single" w:sz="4" w:space="0" w:color="auto"/>
              <w:right w:val="single" w:sz="4" w:space="0" w:color="auto"/>
            </w:tcBorders>
          </w:tcPr>
          <w:p w14:paraId="179646AB" w14:textId="77777777" w:rsidR="001F5711" w:rsidRDefault="001F5711" w:rsidP="001F5711">
            <w:pPr>
              <w:jc w:val="left"/>
            </w:pPr>
            <w:r>
              <w:t>ZSL020 active</w:t>
            </w:r>
          </w:p>
          <w:p w14:paraId="7B21BAB3" w14:textId="77777777" w:rsidR="001F5711" w:rsidRDefault="001F5711" w:rsidP="001F5711">
            <w:r>
              <w:t>ZSL0</w:t>
            </w:r>
            <w:r w:rsidR="00BC71F3">
              <w:t>12</w:t>
            </w:r>
            <w:r>
              <w:t xml:space="preserve"> active</w:t>
            </w:r>
          </w:p>
        </w:tc>
      </w:tr>
      <w:tr w:rsidR="001F5711" w:rsidRPr="00457F02" w14:paraId="169F20AA" w14:textId="77777777" w:rsidTr="00EC1B79">
        <w:tc>
          <w:tcPr>
            <w:tcW w:w="1026" w:type="dxa"/>
            <w:tcBorders>
              <w:top w:val="single" w:sz="4" w:space="0" w:color="auto"/>
              <w:left w:val="single" w:sz="4" w:space="0" w:color="auto"/>
              <w:bottom w:val="single" w:sz="4" w:space="0" w:color="auto"/>
              <w:right w:val="single" w:sz="4" w:space="0" w:color="auto"/>
            </w:tcBorders>
          </w:tcPr>
          <w:p w14:paraId="3C1C7536" w14:textId="77777777" w:rsidR="001F5711" w:rsidRDefault="00BC71F3" w:rsidP="001F5711">
            <w:pPr>
              <w:jc w:val="center"/>
            </w:pPr>
            <w:r>
              <w:t>15</w:t>
            </w:r>
          </w:p>
        </w:tc>
        <w:tc>
          <w:tcPr>
            <w:tcW w:w="5954" w:type="dxa"/>
            <w:tcBorders>
              <w:top w:val="single" w:sz="4" w:space="0" w:color="auto"/>
              <w:left w:val="single" w:sz="4" w:space="0" w:color="auto"/>
              <w:bottom w:val="single" w:sz="4" w:space="0" w:color="auto"/>
              <w:right w:val="single" w:sz="4" w:space="0" w:color="auto"/>
            </w:tcBorders>
          </w:tcPr>
          <w:p w14:paraId="2AC978AD" w14:textId="77777777" w:rsidR="001F5711" w:rsidRDefault="00BC71F3" w:rsidP="001F5711">
            <w:r>
              <w:t>T</w:t>
            </w:r>
            <w:r w:rsidRPr="00BC71F3">
              <w:t>he compactor pistons are activated will reduce the volume of the bag, crushing it into the continuous liner</w:t>
            </w:r>
            <w:r w:rsidR="00F02923">
              <w:t xml:space="preserve"> (Solenoid AY019 ON and AY018 OFF)</w:t>
            </w:r>
            <w:r w:rsidRPr="00BC71F3">
              <w:t>.</w:t>
            </w:r>
          </w:p>
        </w:tc>
        <w:tc>
          <w:tcPr>
            <w:tcW w:w="3085" w:type="dxa"/>
            <w:tcBorders>
              <w:top w:val="single" w:sz="4" w:space="0" w:color="auto"/>
              <w:left w:val="single" w:sz="4" w:space="0" w:color="auto"/>
              <w:bottom w:val="single" w:sz="4" w:space="0" w:color="auto"/>
              <w:right w:val="single" w:sz="4" w:space="0" w:color="auto"/>
            </w:tcBorders>
          </w:tcPr>
          <w:p w14:paraId="0E275972" w14:textId="77777777" w:rsidR="001F5711" w:rsidRDefault="00F02923" w:rsidP="001F5711">
            <w:r>
              <w:t>ZSH014 active</w:t>
            </w:r>
          </w:p>
        </w:tc>
      </w:tr>
      <w:tr w:rsidR="00F02923" w:rsidRPr="00457F02" w14:paraId="2107523C" w14:textId="77777777" w:rsidTr="00EC1B79">
        <w:tc>
          <w:tcPr>
            <w:tcW w:w="1026" w:type="dxa"/>
            <w:tcBorders>
              <w:top w:val="single" w:sz="4" w:space="0" w:color="auto"/>
              <w:left w:val="single" w:sz="4" w:space="0" w:color="auto"/>
              <w:bottom w:val="single" w:sz="4" w:space="0" w:color="auto"/>
              <w:right w:val="single" w:sz="4" w:space="0" w:color="auto"/>
            </w:tcBorders>
          </w:tcPr>
          <w:p w14:paraId="71B4E0B6" w14:textId="77777777" w:rsidR="00F02923" w:rsidRDefault="00F02923" w:rsidP="001F5711">
            <w:pPr>
              <w:jc w:val="center"/>
            </w:pPr>
            <w:r>
              <w:t>16</w:t>
            </w:r>
          </w:p>
        </w:tc>
        <w:tc>
          <w:tcPr>
            <w:tcW w:w="5954" w:type="dxa"/>
            <w:tcBorders>
              <w:top w:val="single" w:sz="4" w:space="0" w:color="auto"/>
              <w:left w:val="single" w:sz="4" w:space="0" w:color="auto"/>
              <w:bottom w:val="single" w:sz="4" w:space="0" w:color="auto"/>
              <w:right w:val="single" w:sz="4" w:space="0" w:color="auto"/>
            </w:tcBorders>
          </w:tcPr>
          <w:p w14:paraId="431DA6D8" w14:textId="77777777" w:rsidR="00F02923" w:rsidRDefault="00F02923" w:rsidP="001F5711">
            <w:r w:rsidRPr="00F02923">
              <w:t>If the sensor</w:t>
            </w:r>
            <w:r>
              <w:t xml:space="preserve"> ZSHL015</w:t>
            </w:r>
            <w:r w:rsidRPr="00F02923">
              <w:t xml:space="preserve"> is activated and the sensor</w:t>
            </w:r>
            <w:r>
              <w:t xml:space="preserve"> ZSH014</w:t>
            </w:r>
            <w:r w:rsidRPr="00F02923">
              <w:t xml:space="preserve"> is not activated</w:t>
            </w:r>
            <w:r>
              <w:t xml:space="preserve"> </w:t>
            </w:r>
            <w:r>
              <w:rPr>
                <w:rStyle w:val="rynqvb"/>
                <w:lang w:val="en"/>
              </w:rPr>
              <w:t>during compaction</w:t>
            </w:r>
            <w:r w:rsidRPr="00F02923">
              <w:t>, it means that the compactor is full and needs to be emptied.</w:t>
            </w:r>
          </w:p>
        </w:tc>
        <w:tc>
          <w:tcPr>
            <w:tcW w:w="3085" w:type="dxa"/>
            <w:tcBorders>
              <w:top w:val="single" w:sz="4" w:space="0" w:color="auto"/>
              <w:left w:val="single" w:sz="4" w:space="0" w:color="auto"/>
              <w:bottom w:val="single" w:sz="4" w:space="0" w:color="auto"/>
              <w:right w:val="single" w:sz="4" w:space="0" w:color="auto"/>
            </w:tcBorders>
          </w:tcPr>
          <w:p w14:paraId="639688B4" w14:textId="77777777" w:rsidR="00F02923" w:rsidRDefault="00F02923" w:rsidP="001F5711"/>
        </w:tc>
      </w:tr>
      <w:tr w:rsidR="00DD0A10" w:rsidRPr="00457F02" w14:paraId="7FD2AD25" w14:textId="77777777" w:rsidTr="00EC1B79">
        <w:tc>
          <w:tcPr>
            <w:tcW w:w="1026" w:type="dxa"/>
            <w:tcBorders>
              <w:top w:val="single" w:sz="4" w:space="0" w:color="auto"/>
              <w:left w:val="single" w:sz="4" w:space="0" w:color="auto"/>
              <w:bottom w:val="single" w:sz="4" w:space="0" w:color="auto"/>
              <w:right w:val="single" w:sz="4" w:space="0" w:color="auto"/>
            </w:tcBorders>
          </w:tcPr>
          <w:p w14:paraId="30EA9067" w14:textId="77777777" w:rsidR="00DD0A10" w:rsidRDefault="00DD0A10" w:rsidP="00DD0A10">
            <w:pPr>
              <w:jc w:val="center"/>
            </w:pPr>
          </w:p>
        </w:tc>
        <w:tc>
          <w:tcPr>
            <w:tcW w:w="5954" w:type="dxa"/>
            <w:tcBorders>
              <w:top w:val="single" w:sz="4" w:space="0" w:color="auto"/>
              <w:left w:val="single" w:sz="4" w:space="0" w:color="auto"/>
              <w:bottom w:val="single" w:sz="4" w:space="0" w:color="auto"/>
              <w:right w:val="single" w:sz="4" w:space="0" w:color="auto"/>
            </w:tcBorders>
          </w:tcPr>
          <w:p w14:paraId="31B299A2" w14:textId="77777777" w:rsidR="00DD0A10" w:rsidRPr="00F02923" w:rsidRDefault="00DD0A10" w:rsidP="00DD0A10">
            <w:r>
              <w:t>If the timer “T_RunGK002” elapse the system will Stop GK002.</w:t>
            </w:r>
          </w:p>
        </w:tc>
        <w:tc>
          <w:tcPr>
            <w:tcW w:w="3085" w:type="dxa"/>
            <w:tcBorders>
              <w:top w:val="single" w:sz="4" w:space="0" w:color="auto"/>
              <w:left w:val="single" w:sz="4" w:space="0" w:color="auto"/>
              <w:bottom w:val="single" w:sz="4" w:space="0" w:color="auto"/>
              <w:right w:val="single" w:sz="4" w:space="0" w:color="auto"/>
            </w:tcBorders>
          </w:tcPr>
          <w:p w14:paraId="2BBCAA01" w14:textId="77777777" w:rsidR="00DD0A10" w:rsidRDefault="00DD0A10" w:rsidP="00DD0A10">
            <w:r>
              <w:t>GK002 Stop</w:t>
            </w:r>
          </w:p>
        </w:tc>
      </w:tr>
      <w:tr w:rsidR="00DD0A10" w:rsidRPr="00457F02" w14:paraId="2FC1CA5B" w14:textId="77777777" w:rsidTr="00EC1B79">
        <w:tc>
          <w:tcPr>
            <w:tcW w:w="1026" w:type="dxa"/>
            <w:tcBorders>
              <w:top w:val="single" w:sz="4" w:space="0" w:color="auto"/>
              <w:left w:val="single" w:sz="4" w:space="0" w:color="auto"/>
              <w:bottom w:val="single" w:sz="4" w:space="0" w:color="auto"/>
              <w:right w:val="single" w:sz="4" w:space="0" w:color="auto"/>
            </w:tcBorders>
          </w:tcPr>
          <w:p w14:paraId="50495AE7" w14:textId="77777777" w:rsidR="00DD0A10" w:rsidRDefault="00DD0A10" w:rsidP="00DD0A10">
            <w:pPr>
              <w:jc w:val="center"/>
            </w:pPr>
            <w:r>
              <w:t>17</w:t>
            </w:r>
          </w:p>
        </w:tc>
        <w:tc>
          <w:tcPr>
            <w:tcW w:w="5954" w:type="dxa"/>
            <w:tcBorders>
              <w:top w:val="single" w:sz="4" w:space="0" w:color="auto"/>
              <w:left w:val="single" w:sz="4" w:space="0" w:color="auto"/>
              <w:bottom w:val="single" w:sz="4" w:space="0" w:color="auto"/>
              <w:right w:val="single" w:sz="4" w:space="0" w:color="auto"/>
            </w:tcBorders>
          </w:tcPr>
          <w:p w14:paraId="29313081" w14:textId="77777777" w:rsidR="00DD0A10" w:rsidRPr="00F02923" w:rsidRDefault="00DD0A10" w:rsidP="00DD0A10">
            <w:r>
              <w:t>F</w:t>
            </w:r>
            <w:r w:rsidRPr="00F02923">
              <w:t>inally, the compactor pistons retract and ending a charging cycle</w:t>
            </w:r>
            <w:r>
              <w:t xml:space="preserve"> (Solenoid AY019 OFF and AY018 ON)</w:t>
            </w:r>
            <w:r w:rsidRPr="00BC71F3">
              <w:t>.</w:t>
            </w:r>
          </w:p>
        </w:tc>
        <w:tc>
          <w:tcPr>
            <w:tcW w:w="3085" w:type="dxa"/>
            <w:tcBorders>
              <w:top w:val="single" w:sz="4" w:space="0" w:color="auto"/>
              <w:left w:val="single" w:sz="4" w:space="0" w:color="auto"/>
              <w:bottom w:val="single" w:sz="4" w:space="0" w:color="auto"/>
              <w:right w:val="single" w:sz="4" w:space="0" w:color="auto"/>
            </w:tcBorders>
          </w:tcPr>
          <w:p w14:paraId="5F1E7D82" w14:textId="77777777" w:rsidR="00DD0A10" w:rsidRDefault="00DD0A10" w:rsidP="00DD0A10">
            <w:r>
              <w:t>ZSL014 active</w:t>
            </w:r>
          </w:p>
        </w:tc>
      </w:tr>
    </w:tbl>
    <w:p w14:paraId="387CCEA4" w14:textId="77777777" w:rsidR="006B1D58" w:rsidRDefault="006B1D58" w:rsidP="0033246C">
      <w:pPr>
        <w:rPr>
          <w:rFonts w:cs="Arial"/>
          <w:lang w:val="en"/>
        </w:rPr>
      </w:pPr>
    </w:p>
    <w:p w14:paraId="27102B4B" w14:textId="77777777" w:rsidR="0005077D" w:rsidRDefault="0005077D" w:rsidP="0033246C">
      <w:pPr>
        <w:rPr>
          <w:rFonts w:cs="Arial"/>
          <w:lang w:val="en"/>
        </w:rPr>
      </w:pPr>
    </w:p>
    <w:p w14:paraId="32599B30" w14:textId="77777777" w:rsidR="003C416F" w:rsidRDefault="003C416F" w:rsidP="0033246C">
      <w:pPr>
        <w:rPr>
          <w:rFonts w:cs="Arial"/>
          <w:lang w:val="en"/>
        </w:rPr>
      </w:pPr>
    </w:p>
    <w:p w14:paraId="32A34A18" w14:textId="77777777" w:rsidR="003C416F" w:rsidRDefault="003C416F" w:rsidP="003C416F">
      <w:pPr>
        <w:jc w:val="center"/>
        <w:rPr>
          <w:rFonts w:cs="Arial"/>
          <w:lang w:val="en"/>
        </w:rPr>
      </w:pPr>
      <w:r>
        <w:rPr>
          <w:rFonts w:cs="Arial"/>
          <w:noProof/>
          <w:lang w:val="en"/>
        </w:rPr>
        <w:drawing>
          <wp:inline distT="0" distB="0" distL="0" distR="0" wp14:anchorId="7413F816" wp14:editId="3D21580E">
            <wp:extent cx="5454677" cy="3933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4980" cy="3941255"/>
                    </a:xfrm>
                    <a:prstGeom prst="rect">
                      <a:avLst/>
                    </a:prstGeom>
                    <a:noFill/>
                    <a:ln>
                      <a:noFill/>
                    </a:ln>
                  </pic:spPr>
                </pic:pic>
              </a:graphicData>
            </a:graphic>
          </wp:inline>
        </w:drawing>
      </w:r>
    </w:p>
    <w:p w14:paraId="3D5E4366" w14:textId="77777777" w:rsidR="003C416F" w:rsidRDefault="003C416F" w:rsidP="003C4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Arial"/>
        </w:rPr>
      </w:pPr>
      <w:r w:rsidRPr="00C6732E">
        <w:rPr>
          <w:rFonts w:cs="Arial"/>
        </w:rPr>
        <w:t xml:space="preserve">Figure </w:t>
      </w:r>
      <w:r>
        <w:rPr>
          <w:rFonts w:cs="Arial"/>
        </w:rPr>
        <w:t>2</w:t>
      </w:r>
      <w:r w:rsidRPr="00C6732E">
        <w:rPr>
          <w:rFonts w:cs="Arial"/>
        </w:rPr>
        <w:t xml:space="preserve">: </w:t>
      </w:r>
      <w:r>
        <w:rPr>
          <w:rFonts w:cs="Arial"/>
        </w:rPr>
        <w:t>F</w:t>
      </w:r>
      <w:r w:rsidRPr="003C416F">
        <w:rPr>
          <w:rFonts w:cs="Arial"/>
        </w:rPr>
        <w:t xml:space="preserve">old the empty </w:t>
      </w:r>
      <w:r w:rsidR="00BC71F3" w:rsidRPr="003C416F">
        <w:rPr>
          <w:rFonts w:cs="Arial"/>
        </w:rPr>
        <w:t>bag.</w:t>
      </w:r>
    </w:p>
    <w:p w14:paraId="644C813C" w14:textId="77777777" w:rsidR="00741E9D" w:rsidRDefault="00741E9D" w:rsidP="0074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606CB30" w14:textId="77777777" w:rsidR="0005077D" w:rsidRDefault="0005077D" w:rsidP="0074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DADDBF6" w14:textId="77777777" w:rsidR="00C87A69" w:rsidRDefault="00C87A69" w:rsidP="0074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01DC38F3" w14:textId="77777777" w:rsidR="00C87A69" w:rsidRDefault="00C87A69" w:rsidP="0074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788167D0" w14:textId="77777777" w:rsidR="00C87A69" w:rsidRDefault="00C87A69" w:rsidP="0074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77896D8" w14:textId="77777777" w:rsidR="00741E9D" w:rsidRPr="008F1670" w:rsidRDefault="00741E9D" w:rsidP="000D2A86">
      <w:pPr>
        <w:pStyle w:val="Heading3"/>
      </w:pPr>
      <w:bookmarkStart w:id="758" w:name="_Toc149556459"/>
      <w:r>
        <w:t>CB system.</w:t>
      </w:r>
      <w:r w:rsidRPr="005D6574">
        <w:t xml:space="preserve"> </w:t>
      </w:r>
      <w:r w:rsidRPr="00741E9D">
        <w:rPr>
          <w:iCs/>
          <w:szCs w:val="28"/>
        </w:rPr>
        <w:t xml:space="preserve">Unloading from </w:t>
      </w:r>
      <w:r w:rsidRPr="000D5495">
        <w:t xml:space="preserve">station </w:t>
      </w:r>
      <w:r>
        <w:t>Glove Box</w:t>
      </w:r>
      <w:r w:rsidRPr="00741E9D">
        <w:rPr>
          <w:iCs/>
          <w:szCs w:val="28"/>
        </w:rPr>
        <w:t xml:space="preserve"> to </w:t>
      </w:r>
      <w:r w:rsidR="00630EC7" w:rsidRPr="009C29B9">
        <w:rPr>
          <w:iCs/>
          <w:szCs w:val="28"/>
        </w:rPr>
        <w:t>Dryer/</w:t>
      </w:r>
      <w:r w:rsidR="000D2A86">
        <w:rPr>
          <w:iCs/>
          <w:szCs w:val="28"/>
        </w:rPr>
        <w:t>C</w:t>
      </w:r>
      <w:r w:rsidR="00630EC7" w:rsidRPr="009C29B9">
        <w:rPr>
          <w:iCs/>
          <w:szCs w:val="28"/>
        </w:rPr>
        <w:t>ooler</w:t>
      </w:r>
      <w:r w:rsidR="00630EC7" w:rsidRPr="0041627B">
        <w:rPr>
          <w:lang w:val="en-GB"/>
        </w:rPr>
        <w:t xml:space="preserve"> VK006</w:t>
      </w:r>
      <w:bookmarkEnd w:id="758"/>
    </w:p>
    <w:p w14:paraId="083FA5D4" w14:textId="77777777" w:rsidR="00741E9D" w:rsidRPr="002B1B9F" w:rsidRDefault="00741E9D" w:rsidP="00741E9D">
      <w:pPr>
        <w:rPr>
          <w:rFonts w:cs="Arial"/>
        </w:rPr>
      </w:pPr>
    </w:p>
    <w:p w14:paraId="0CC962D4" w14:textId="77777777" w:rsidR="0005077D" w:rsidRDefault="0005077D" w:rsidP="0005077D">
      <w:r>
        <w:t xml:space="preserve">The product will be dosed by a screw feeder NC005 that will bring the powder to the heater/cooler VK006. </w:t>
      </w:r>
    </w:p>
    <w:p w14:paraId="24E103F5" w14:textId="77777777" w:rsidR="00630EC7" w:rsidRDefault="00630EC7" w:rsidP="00630EC7">
      <w:pPr>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
        <w:gridCol w:w="4886"/>
        <w:gridCol w:w="4272"/>
      </w:tblGrid>
      <w:tr w:rsidR="00630EC7" w14:paraId="25D8D904" w14:textId="77777777" w:rsidTr="00EC1B79">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67619688" w14:textId="77777777" w:rsidR="00630EC7" w:rsidRDefault="00630EC7" w:rsidP="00EC1B79">
            <w:pPr>
              <w:jc w:val="left"/>
            </w:pPr>
            <w:r>
              <w:t>Permissive list</w:t>
            </w:r>
          </w:p>
        </w:tc>
      </w:tr>
      <w:tr w:rsidR="00630EC7" w:rsidRPr="00373BC7" w14:paraId="7D73E7CD" w14:textId="77777777" w:rsidTr="00EC1B79">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0A40BA" w14:textId="77777777" w:rsidR="00630EC7" w:rsidRDefault="00630EC7" w:rsidP="00EC1B79">
            <w:pPr>
              <w:rPr>
                <w:lang w:val="en-GB"/>
              </w:rPr>
            </w:pPr>
            <w:r w:rsidRPr="00373BC7">
              <w:rPr>
                <w:lang w:val="en-GB"/>
              </w:rPr>
              <w:lastRenderedPageBreak/>
              <w:t>No emergency alarms present</w:t>
            </w:r>
            <w:r>
              <w:rPr>
                <w:lang w:val="en-GB"/>
              </w:rPr>
              <w:t>.</w:t>
            </w:r>
          </w:p>
          <w:p w14:paraId="2361E3FB" w14:textId="77777777" w:rsidR="00630EC7" w:rsidRPr="0041627B" w:rsidRDefault="00630EC7" w:rsidP="00630EC7">
            <w:pPr>
              <w:rPr>
                <w:lang w:val="en-GB"/>
              </w:rPr>
            </w:pPr>
            <w:r w:rsidRPr="00630EC7">
              <w:rPr>
                <w:lang w:val="en-GB"/>
              </w:rPr>
              <w:t>Dryer/cooler VK006</w:t>
            </w:r>
            <w:r>
              <w:rPr>
                <w:lang w:val="en-GB"/>
              </w:rPr>
              <w:t xml:space="preserve"> not in alarm.</w:t>
            </w:r>
          </w:p>
        </w:tc>
      </w:tr>
      <w:tr w:rsidR="00630EC7" w14:paraId="4C9EA1DC" w14:textId="77777777" w:rsidTr="00EC1B79">
        <w:tc>
          <w:tcPr>
            <w:tcW w:w="907" w:type="dxa"/>
            <w:tcBorders>
              <w:top w:val="single" w:sz="4" w:space="0" w:color="auto"/>
              <w:left w:val="single" w:sz="4" w:space="0" w:color="auto"/>
              <w:bottom w:val="single" w:sz="4" w:space="0" w:color="auto"/>
              <w:right w:val="single" w:sz="4" w:space="0" w:color="auto"/>
            </w:tcBorders>
            <w:shd w:val="clear" w:color="auto" w:fill="D9D9D9"/>
            <w:hideMark/>
          </w:tcPr>
          <w:p w14:paraId="62909895" w14:textId="77777777" w:rsidR="00630EC7" w:rsidRDefault="00630EC7" w:rsidP="00EC1B79">
            <w:pPr>
              <w:jc w:val="center"/>
            </w:pPr>
            <w:r>
              <w:t>Step</w:t>
            </w:r>
          </w:p>
        </w:tc>
        <w:tc>
          <w:tcPr>
            <w:tcW w:w="4886" w:type="dxa"/>
            <w:tcBorders>
              <w:top w:val="single" w:sz="4" w:space="0" w:color="auto"/>
              <w:left w:val="single" w:sz="4" w:space="0" w:color="auto"/>
              <w:bottom w:val="single" w:sz="4" w:space="0" w:color="auto"/>
              <w:right w:val="single" w:sz="4" w:space="0" w:color="auto"/>
            </w:tcBorders>
            <w:shd w:val="clear" w:color="auto" w:fill="D9D9D9"/>
            <w:hideMark/>
          </w:tcPr>
          <w:p w14:paraId="603A88BC" w14:textId="77777777" w:rsidR="00630EC7" w:rsidRDefault="00630EC7" w:rsidP="00EC1B79">
            <w:pPr>
              <w:jc w:val="left"/>
            </w:pPr>
            <w:r>
              <w:t>Action</w:t>
            </w:r>
          </w:p>
        </w:tc>
        <w:tc>
          <w:tcPr>
            <w:tcW w:w="4272" w:type="dxa"/>
            <w:tcBorders>
              <w:top w:val="single" w:sz="4" w:space="0" w:color="auto"/>
              <w:left w:val="single" w:sz="4" w:space="0" w:color="auto"/>
              <w:bottom w:val="single" w:sz="4" w:space="0" w:color="auto"/>
              <w:right w:val="single" w:sz="4" w:space="0" w:color="auto"/>
            </w:tcBorders>
            <w:shd w:val="clear" w:color="auto" w:fill="D9D9D9"/>
            <w:hideMark/>
          </w:tcPr>
          <w:p w14:paraId="409C70C2" w14:textId="77777777" w:rsidR="00630EC7" w:rsidRDefault="00630EC7" w:rsidP="00EC1B79">
            <w:pPr>
              <w:jc w:val="left"/>
            </w:pPr>
            <w:r>
              <w:t>Completion criteria</w:t>
            </w:r>
          </w:p>
        </w:tc>
      </w:tr>
      <w:tr w:rsidR="00630EC7" w14:paraId="33D7A501" w14:textId="77777777" w:rsidTr="00EC1B79">
        <w:tc>
          <w:tcPr>
            <w:tcW w:w="907" w:type="dxa"/>
            <w:tcBorders>
              <w:top w:val="single" w:sz="4" w:space="0" w:color="auto"/>
              <w:left w:val="single" w:sz="4" w:space="0" w:color="auto"/>
              <w:bottom w:val="single" w:sz="4" w:space="0" w:color="auto"/>
              <w:right w:val="single" w:sz="4" w:space="0" w:color="auto"/>
            </w:tcBorders>
          </w:tcPr>
          <w:p w14:paraId="7CB45786" w14:textId="77777777" w:rsidR="00630EC7" w:rsidRDefault="00630EC7" w:rsidP="00EC1B79">
            <w:pPr>
              <w:jc w:val="center"/>
            </w:pPr>
            <w:r>
              <w:t>1</w:t>
            </w:r>
          </w:p>
        </w:tc>
        <w:tc>
          <w:tcPr>
            <w:tcW w:w="4886" w:type="dxa"/>
            <w:tcBorders>
              <w:top w:val="single" w:sz="4" w:space="0" w:color="auto"/>
              <w:left w:val="single" w:sz="4" w:space="0" w:color="auto"/>
              <w:bottom w:val="single" w:sz="4" w:space="0" w:color="auto"/>
              <w:right w:val="single" w:sz="4" w:space="0" w:color="auto"/>
            </w:tcBorders>
            <w:vAlign w:val="center"/>
          </w:tcPr>
          <w:p w14:paraId="2D8EB162" w14:textId="77777777" w:rsidR="00630EC7" w:rsidRPr="00470C32" w:rsidRDefault="00630EC7" w:rsidP="00945DB0">
            <w:pPr>
              <w:jc w:val="left"/>
              <w:rPr>
                <w:rStyle w:val="Strong"/>
              </w:rPr>
            </w:pPr>
            <w:r>
              <w:t>Automatic Cycle Start Command (</w:t>
            </w:r>
            <w:r w:rsidR="00945DB0" w:rsidRPr="00630EC7">
              <w:rPr>
                <w:lang w:val="en-GB"/>
              </w:rPr>
              <w:t xml:space="preserve">Dryer/cooler </w:t>
            </w:r>
            <w:r w:rsidRPr="00630EC7">
              <w:rPr>
                <w:lang w:val="en-GB"/>
              </w:rPr>
              <w:t>VK006</w:t>
            </w:r>
            <w:r>
              <w:t>)</w:t>
            </w:r>
          </w:p>
        </w:tc>
        <w:tc>
          <w:tcPr>
            <w:tcW w:w="4272" w:type="dxa"/>
            <w:tcBorders>
              <w:top w:val="single" w:sz="4" w:space="0" w:color="auto"/>
              <w:left w:val="single" w:sz="4" w:space="0" w:color="auto"/>
              <w:bottom w:val="single" w:sz="4" w:space="0" w:color="auto"/>
              <w:right w:val="single" w:sz="4" w:space="0" w:color="auto"/>
            </w:tcBorders>
            <w:vAlign w:val="center"/>
          </w:tcPr>
          <w:p w14:paraId="5637C043" w14:textId="77777777" w:rsidR="00630EC7" w:rsidRDefault="00630EC7" w:rsidP="00630EC7">
            <w:pPr>
              <w:jc w:val="left"/>
            </w:pPr>
          </w:p>
        </w:tc>
      </w:tr>
      <w:tr w:rsidR="00722AC7" w14:paraId="6C191B4F" w14:textId="77777777" w:rsidTr="00576833">
        <w:tc>
          <w:tcPr>
            <w:tcW w:w="907" w:type="dxa"/>
            <w:tcBorders>
              <w:top w:val="single" w:sz="4" w:space="0" w:color="auto"/>
              <w:left w:val="single" w:sz="4" w:space="0" w:color="auto"/>
              <w:bottom w:val="single" w:sz="4" w:space="0" w:color="auto"/>
              <w:right w:val="single" w:sz="4" w:space="0" w:color="auto"/>
            </w:tcBorders>
          </w:tcPr>
          <w:p w14:paraId="72E1E8F5" w14:textId="77777777" w:rsidR="00722AC7" w:rsidRDefault="00722AC7" w:rsidP="00722AC7">
            <w:pPr>
              <w:jc w:val="center"/>
            </w:pPr>
            <w:r>
              <w:t>2</w:t>
            </w:r>
          </w:p>
        </w:tc>
        <w:tc>
          <w:tcPr>
            <w:tcW w:w="4886" w:type="dxa"/>
            <w:tcBorders>
              <w:top w:val="single" w:sz="4" w:space="0" w:color="auto"/>
              <w:left w:val="single" w:sz="4" w:space="0" w:color="auto"/>
              <w:bottom w:val="single" w:sz="4" w:space="0" w:color="auto"/>
              <w:right w:val="single" w:sz="4" w:space="0" w:color="auto"/>
            </w:tcBorders>
          </w:tcPr>
          <w:p w14:paraId="5FB2F7C9" w14:textId="77777777" w:rsidR="00722AC7" w:rsidRDefault="00722AC7" w:rsidP="00722AC7">
            <w:pPr>
              <w:jc w:val="left"/>
            </w:pPr>
            <w:r>
              <w:t>Aspiration fan GK002 Starts</w:t>
            </w:r>
          </w:p>
        </w:tc>
        <w:tc>
          <w:tcPr>
            <w:tcW w:w="4272" w:type="dxa"/>
            <w:tcBorders>
              <w:top w:val="single" w:sz="4" w:space="0" w:color="auto"/>
              <w:left w:val="single" w:sz="4" w:space="0" w:color="auto"/>
              <w:bottom w:val="single" w:sz="4" w:space="0" w:color="auto"/>
              <w:right w:val="single" w:sz="4" w:space="0" w:color="auto"/>
            </w:tcBorders>
          </w:tcPr>
          <w:p w14:paraId="6FD8D2BA" w14:textId="77777777" w:rsidR="00722AC7" w:rsidRDefault="00722AC7" w:rsidP="00722AC7">
            <w:pPr>
              <w:jc w:val="left"/>
            </w:pPr>
            <w:r>
              <w:t>GK002 Running</w:t>
            </w:r>
          </w:p>
        </w:tc>
      </w:tr>
      <w:tr w:rsidR="00722AC7" w14:paraId="115E974F" w14:textId="77777777" w:rsidTr="00576833">
        <w:tc>
          <w:tcPr>
            <w:tcW w:w="907" w:type="dxa"/>
            <w:tcBorders>
              <w:top w:val="single" w:sz="4" w:space="0" w:color="auto"/>
              <w:left w:val="single" w:sz="4" w:space="0" w:color="auto"/>
              <w:bottom w:val="single" w:sz="4" w:space="0" w:color="auto"/>
              <w:right w:val="single" w:sz="4" w:space="0" w:color="auto"/>
            </w:tcBorders>
          </w:tcPr>
          <w:p w14:paraId="1A399BB7" w14:textId="77777777" w:rsidR="00722AC7" w:rsidRDefault="00722AC7" w:rsidP="00722AC7">
            <w:pPr>
              <w:jc w:val="center"/>
            </w:pPr>
            <w:r>
              <w:t>3</w:t>
            </w:r>
          </w:p>
        </w:tc>
        <w:tc>
          <w:tcPr>
            <w:tcW w:w="4886" w:type="dxa"/>
            <w:tcBorders>
              <w:top w:val="single" w:sz="4" w:space="0" w:color="auto"/>
              <w:left w:val="single" w:sz="4" w:space="0" w:color="auto"/>
              <w:bottom w:val="single" w:sz="4" w:space="0" w:color="auto"/>
              <w:right w:val="single" w:sz="4" w:space="0" w:color="auto"/>
            </w:tcBorders>
          </w:tcPr>
          <w:p w14:paraId="2F177241" w14:textId="77777777" w:rsidR="00722AC7" w:rsidRDefault="00722AC7" w:rsidP="00722AC7">
            <w:pPr>
              <w:jc w:val="left"/>
            </w:pPr>
            <w:r>
              <w:rPr>
                <w:rStyle w:val="rynqvb"/>
                <w:lang w:val="en"/>
              </w:rPr>
              <w:t xml:space="preserve">Gate seals inflate </w:t>
            </w:r>
            <w:r>
              <w:t>(Solenoid AY031 ON and Solenoid AY021 ON)</w:t>
            </w:r>
          </w:p>
        </w:tc>
        <w:tc>
          <w:tcPr>
            <w:tcW w:w="4272" w:type="dxa"/>
            <w:tcBorders>
              <w:top w:val="single" w:sz="4" w:space="0" w:color="auto"/>
              <w:left w:val="single" w:sz="4" w:space="0" w:color="auto"/>
              <w:bottom w:val="single" w:sz="4" w:space="0" w:color="auto"/>
              <w:right w:val="single" w:sz="4" w:space="0" w:color="auto"/>
            </w:tcBorders>
          </w:tcPr>
          <w:p w14:paraId="3186F8FD" w14:textId="77777777" w:rsidR="00722AC7" w:rsidRDefault="00722AC7" w:rsidP="00722AC7">
            <w:pPr>
              <w:jc w:val="left"/>
            </w:pPr>
            <w:r>
              <w:t>PSH014 active</w:t>
            </w:r>
          </w:p>
          <w:p w14:paraId="220ABF6E" w14:textId="77777777" w:rsidR="00722AC7" w:rsidRDefault="00722AC7" w:rsidP="00722AC7">
            <w:pPr>
              <w:jc w:val="left"/>
            </w:pPr>
            <w:r>
              <w:t>PSH015 active</w:t>
            </w:r>
          </w:p>
        </w:tc>
      </w:tr>
      <w:tr w:rsidR="00722AC7" w14:paraId="1C179765" w14:textId="77777777" w:rsidTr="00EC1B79">
        <w:tc>
          <w:tcPr>
            <w:tcW w:w="907" w:type="dxa"/>
            <w:tcBorders>
              <w:top w:val="single" w:sz="4" w:space="0" w:color="auto"/>
              <w:left w:val="single" w:sz="4" w:space="0" w:color="auto"/>
              <w:bottom w:val="single" w:sz="4" w:space="0" w:color="auto"/>
              <w:right w:val="single" w:sz="4" w:space="0" w:color="auto"/>
            </w:tcBorders>
          </w:tcPr>
          <w:p w14:paraId="74DF7BF3" w14:textId="77777777" w:rsidR="00722AC7" w:rsidRDefault="00722AC7" w:rsidP="00722AC7">
            <w:pPr>
              <w:jc w:val="center"/>
            </w:pPr>
            <w:r>
              <w:t>4</w:t>
            </w:r>
          </w:p>
        </w:tc>
        <w:tc>
          <w:tcPr>
            <w:tcW w:w="4886" w:type="dxa"/>
            <w:tcBorders>
              <w:top w:val="single" w:sz="4" w:space="0" w:color="auto"/>
              <w:left w:val="single" w:sz="4" w:space="0" w:color="auto"/>
              <w:bottom w:val="single" w:sz="4" w:space="0" w:color="auto"/>
              <w:right w:val="single" w:sz="4" w:space="0" w:color="auto"/>
            </w:tcBorders>
            <w:vAlign w:val="center"/>
          </w:tcPr>
          <w:p w14:paraId="3CA319B4" w14:textId="77777777" w:rsidR="00722AC7" w:rsidRDefault="00722AC7" w:rsidP="00722AC7">
            <w:pPr>
              <w:jc w:val="left"/>
            </w:pPr>
            <w:r>
              <w:t>Inspection Hatch Closed Verification</w:t>
            </w:r>
          </w:p>
        </w:tc>
        <w:tc>
          <w:tcPr>
            <w:tcW w:w="4272" w:type="dxa"/>
            <w:tcBorders>
              <w:top w:val="single" w:sz="4" w:space="0" w:color="auto"/>
              <w:left w:val="single" w:sz="4" w:space="0" w:color="auto"/>
              <w:bottom w:val="single" w:sz="4" w:space="0" w:color="auto"/>
              <w:right w:val="single" w:sz="4" w:space="0" w:color="auto"/>
            </w:tcBorders>
            <w:vAlign w:val="center"/>
          </w:tcPr>
          <w:p w14:paraId="581DF51E" w14:textId="77777777" w:rsidR="00722AC7" w:rsidRDefault="00722AC7" w:rsidP="00722AC7">
            <w:pPr>
              <w:jc w:val="left"/>
              <w:rPr>
                <w:lang w:val="it-IT"/>
              </w:rPr>
            </w:pPr>
            <w:r>
              <w:rPr>
                <w:lang w:val="it-IT"/>
              </w:rPr>
              <w:t>ZSL004.VK006 active</w:t>
            </w:r>
          </w:p>
          <w:p w14:paraId="10515ADD" w14:textId="77777777" w:rsidR="00722AC7" w:rsidRDefault="00722AC7" w:rsidP="00722AC7">
            <w:pPr>
              <w:jc w:val="left"/>
              <w:rPr>
                <w:lang w:val="it-IT"/>
              </w:rPr>
            </w:pPr>
          </w:p>
        </w:tc>
      </w:tr>
      <w:tr w:rsidR="00722AC7" w14:paraId="54B8FEC1" w14:textId="77777777" w:rsidTr="00EC1B79">
        <w:tc>
          <w:tcPr>
            <w:tcW w:w="907" w:type="dxa"/>
            <w:tcBorders>
              <w:top w:val="single" w:sz="4" w:space="0" w:color="auto"/>
              <w:left w:val="single" w:sz="4" w:space="0" w:color="auto"/>
              <w:bottom w:val="single" w:sz="4" w:space="0" w:color="auto"/>
              <w:right w:val="single" w:sz="4" w:space="0" w:color="auto"/>
            </w:tcBorders>
          </w:tcPr>
          <w:p w14:paraId="5017BFA1" w14:textId="77777777" w:rsidR="00722AC7" w:rsidRDefault="00722AC7" w:rsidP="00722AC7">
            <w:pPr>
              <w:jc w:val="center"/>
            </w:pPr>
            <w:r>
              <w:t>5</w:t>
            </w:r>
          </w:p>
        </w:tc>
        <w:tc>
          <w:tcPr>
            <w:tcW w:w="4886" w:type="dxa"/>
            <w:tcBorders>
              <w:top w:val="single" w:sz="4" w:space="0" w:color="auto"/>
              <w:left w:val="single" w:sz="4" w:space="0" w:color="auto"/>
              <w:bottom w:val="single" w:sz="4" w:space="0" w:color="auto"/>
              <w:right w:val="single" w:sz="4" w:space="0" w:color="auto"/>
            </w:tcBorders>
            <w:vAlign w:val="center"/>
          </w:tcPr>
          <w:p w14:paraId="3A1F5755" w14:textId="77777777" w:rsidR="00722AC7" w:rsidRDefault="00722AC7" w:rsidP="00722AC7">
            <w:pPr>
              <w:jc w:val="left"/>
            </w:pPr>
            <w:r>
              <w:t>Calculation of Temperature Control Values During Load (</w:t>
            </w:r>
            <w:r w:rsidRPr="00630EC7">
              <w:rPr>
                <w:lang w:val="en-GB"/>
              </w:rPr>
              <w:t>Dryer/cooler VK006</w:t>
            </w:r>
            <w:r>
              <w:t>)</w:t>
            </w:r>
          </w:p>
        </w:tc>
        <w:tc>
          <w:tcPr>
            <w:tcW w:w="4272" w:type="dxa"/>
            <w:tcBorders>
              <w:top w:val="single" w:sz="4" w:space="0" w:color="auto"/>
              <w:left w:val="single" w:sz="4" w:space="0" w:color="auto"/>
              <w:bottom w:val="single" w:sz="4" w:space="0" w:color="auto"/>
              <w:right w:val="single" w:sz="4" w:space="0" w:color="auto"/>
            </w:tcBorders>
            <w:vAlign w:val="center"/>
          </w:tcPr>
          <w:p w14:paraId="5F663B88" w14:textId="77777777" w:rsidR="00722AC7" w:rsidRPr="0041627B" w:rsidRDefault="00722AC7" w:rsidP="00722AC7">
            <w:pPr>
              <w:jc w:val="left"/>
              <w:rPr>
                <w:lang w:val="en-GB"/>
              </w:rPr>
            </w:pPr>
            <w:r w:rsidRPr="0041627B">
              <w:rPr>
                <w:lang w:val="en-GB"/>
              </w:rPr>
              <w:t>T_Min_Loading = Oil Inlet Temperature - SET_MaxDifferenceDuringLoad</w:t>
            </w:r>
          </w:p>
          <w:p w14:paraId="7006C092" w14:textId="77777777" w:rsidR="00722AC7" w:rsidRPr="0041627B" w:rsidRDefault="00722AC7" w:rsidP="00722AC7">
            <w:pPr>
              <w:jc w:val="left"/>
              <w:rPr>
                <w:lang w:val="en-GB"/>
              </w:rPr>
            </w:pPr>
          </w:p>
          <w:p w14:paraId="4E169E05" w14:textId="77777777" w:rsidR="00722AC7" w:rsidRPr="0041627B" w:rsidRDefault="00722AC7" w:rsidP="00722AC7">
            <w:pPr>
              <w:jc w:val="left"/>
              <w:rPr>
                <w:lang w:val="en-GB"/>
              </w:rPr>
            </w:pPr>
            <w:r w:rsidRPr="0041627B">
              <w:rPr>
                <w:lang w:val="en-GB"/>
              </w:rPr>
              <w:t>T_Max_Loading = T_Min_Loading + SET_HysteresisDifferenceDuringLoad</w:t>
            </w:r>
          </w:p>
        </w:tc>
      </w:tr>
      <w:tr w:rsidR="00722AC7" w14:paraId="73AF866C" w14:textId="77777777" w:rsidTr="00EC1B79">
        <w:tc>
          <w:tcPr>
            <w:tcW w:w="907" w:type="dxa"/>
            <w:tcBorders>
              <w:top w:val="single" w:sz="4" w:space="0" w:color="auto"/>
              <w:left w:val="single" w:sz="4" w:space="0" w:color="auto"/>
              <w:bottom w:val="single" w:sz="4" w:space="0" w:color="auto"/>
              <w:right w:val="single" w:sz="4" w:space="0" w:color="auto"/>
            </w:tcBorders>
          </w:tcPr>
          <w:p w14:paraId="58122341" w14:textId="77777777" w:rsidR="00722AC7" w:rsidRDefault="00722AC7" w:rsidP="00722AC7">
            <w:pPr>
              <w:jc w:val="center"/>
            </w:pPr>
            <w:r>
              <w:t>6</w:t>
            </w:r>
          </w:p>
        </w:tc>
        <w:tc>
          <w:tcPr>
            <w:tcW w:w="4886" w:type="dxa"/>
            <w:tcBorders>
              <w:top w:val="single" w:sz="4" w:space="0" w:color="auto"/>
              <w:left w:val="single" w:sz="4" w:space="0" w:color="auto"/>
              <w:bottom w:val="single" w:sz="4" w:space="0" w:color="auto"/>
              <w:right w:val="single" w:sz="4" w:space="0" w:color="auto"/>
            </w:tcBorders>
          </w:tcPr>
          <w:p w14:paraId="4ADF5917" w14:textId="77777777" w:rsidR="00722AC7" w:rsidRDefault="00722AC7" w:rsidP="00722AC7">
            <w:r w:rsidRPr="00630EC7">
              <w:rPr>
                <w:lang w:val="en-GB"/>
              </w:rPr>
              <w:t>VK006</w:t>
            </w:r>
            <w:r>
              <w:t xml:space="preserve"> system open the Load valve LP009</w:t>
            </w:r>
          </w:p>
        </w:tc>
        <w:tc>
          <w:tcPr>
            <w:tcW w:w="4272" w:type="dxa"/>
            <w:tcBorders>
              <w:top w:val="single" w:sz="4" w:space="0" w:color="auto"/>
              <w:left w:val="single" w:sz="4" w:space="0" w:color="auto"/>
              <w:bottom w:val="single" w:sz="4" w:space="0" w:color="auto"/>
              <w:right w:val="single" w:sz="4" w:space="0" w:color="auto"/>
            </w:tcBorders>
          </w:tcPr>
          <w:p w14:paraId="7569B772" w14:textId="77777777" w:rsidR="00722AC7" w:rsidRDefault="00722AC7" w:rsidP="00722AC7">
            <w:pPr>
              <w:jc w:val="left"/>
            </w:pPr>
            <w:r>
              <w:t>ZSH018 Active</w:t>
            </w:r>
          </w:p>
        </w:tc>
      </w:tr>
      <w:tr w:rsidR="00722AC7" w14:paraId="54B94199" w14:textId="77777777" w:rsidTr="00EC1B79">
        <w:tc>
          <w:tcPr>
            <w:tcW w:w="907" w:type="dxa"/>
            <w:tcBorders>
              <w:top w:val="single" w:sz="4" w:space="0" w:color="auto"/>
              <w:left w:val="single" w:sz="4" w:space="0" w:color="auto"/>
              <w:bottom w:val="single" w:sz="4" w:space="0" w:color="auto"/>
              <w:right w:val="single" w:sz="4" w:space="0" w:color="auto"/>
            </w:tcBorders>
          </w:tcPr>
          <w:p w14:paraId="2FC4E0BC" w14:textId="77777777" w:rsidR="00722AC7" w:rsidRDefault="00722AC7" w:rsidP="00722AC7">
            <w:pPr>
              <w:jc w:val="center"/>
            </w:pPr>
            <w:r>
              <w:t>7</w:t>
            </w:r>
          </w:p>
        </w:tc>
        <w:tc>
          <w:tcPr>
            <w:tcW w:w="4886" w:type="dxa"/>
            <w:tcBorders>
              <w:top w:val="single" w:sz="4" w:space="0" w:color="auto"/>
              <w:left w:val="single" w:sz="4" w:space="0" w:color="auto"/>
              <w:bottom w:val="single" w:sz="4" w:space="0" w:color="auto"/>
              <w:right w:val="single" w:sz="4" w:space="0" w:color="auto"/>
            </w:tcBorders>
          </w:tcPr>
          <w:p w14:paraId="2EEE5DBF" w14:textId="77777777" w:rsidR="00722AC7" w:rsidRDefault="00722AC7" w:rsidP="00722AC7">
            <w:r>
              <w:t>The hopper from Glove Box discharge valve opens LP006</w:t>
            </w:r>
          </w:p>
        </w:tc>
        <w:tc>
          <w:tcPr>
            <w:tcW w:w="4272" w:type="dxa"/>
            <w:tcBorders>
              <w:top w:val="single" w:sz="4" w:space="0" w:color="auto"/>
              <w:left w:val="single" w:sz="4" w:space="0" w:color="auto"/>
              <w:bottom w:val="single" w:sz="4" w:space="0" w:color="auto"/>
              <w:right w:val="single" w:sz="4" w:space="0" w:color="auto"/>
            </w:tcBorders>
          </w:tcPr>
          <w:p w14:paraId="098F2CE0" w14:textId="77777777" w:rsidR="00722AC7" w:rsidRDefault="00722AC7" w:rsidP="00722AC7">
            <w:pPr>
              <w:jc w:val="left"/>
            </w:pPr>
            <w:r>
              <w:t>ZSH017 Active</w:t>
            </w:r>
          </w:p>
        </w:tc>
      </w:tr>
      <w:tr w:rsidR="00722AC7" w14:paraId="0F32605E" w14:textId="77777777" w:rsidTr="00EC1B79">
        <w:tc>
          <w:tcPr>
            <w:tcW w:w="907" w:type="dxa"/>
            <w:tcBorders>
              <w:top w:val="single" w:sz="4" w:space="0" w:color="auto"/>
              <w:left w:val="single" w:sz="4" w:space="0" w:color="auto"/>
              <w:bottom w:val="single" w:sz="4" w:space="0" w:color="auto"/>
              <w:right w:val="single" w:sz="4" w:space="0" w:color="auto"/>
            </w:tcBorders>
          </w:tcPr>
          <w:p w14:paraId="62167B92" w14:textId="77777777" w:rsidR="00722AC7" w:rsidRDefault="00722AC7" w:rsidP="00722AC7">
            <w:pPr>
              <w:jc w:val="center"/>
            </w:pPr>
            <w:r>
              <w:t>8</w:t>
            </w:r>
          </w:p>
        </w:tc>
        <w:tc>
          <w:tcPr>
            <w:tcW w:w="4886" w:type="dxa"/>
            <w:tcBorders>
              <w:top w:val="single" w:sz="4" w:space="0" w:color="auto"/>
              <w:left w:val="single" w:sz="4" w:space="0" w:color="auto"/>
              <w:bottom w:val="single" w:sz="4" w:space="0" w:color="auto"/>
              <w:right w:val="single" w:sz="4" w:space="0" w:color="auto"/>
            </w:tcBorders>
          </w:tcPr>
          <w:p w14:paraId="138F8CF3" w14:textId="77777777" w:rsidR="00722AC7" w:rsidRDefault="00722AC7" w:rsidP="00722AC7">
            <w:r w:rsidRPr="00CA3B0F">
              <w:t>Fluidization</w:t>
            </w:r>
            <w:r>
              <w:t xml:space="preserve"> cycle start (AY001)</w:t>
            </w:r>
          </w:p>
        </w:tc>
        <w:tc>
          <w:tcPr>
            <w:tcW w:w="4272" w:type="dxa"/>
            <w:tcBorders>
              <w:top w:val="single" w:sz="4" w:space="0" w:color="auto"/>
              <w:left w:val="single" w:sz="4" w:space="0" w:color="auto"/>
              <w:bottom w:val="single" w:sz="4" w:space="0" w:color="auto"/>
              <w:right w:val="single" w:sz="4" w:space="0" w:color="auto"/>
            </w:tcBorders>
          </w:tcPr>
          <w:p w14:paraId="051EF1E4" w14:textId="77777777" w:rsidR="00722AC7" w:rsidRDefault="00722AC7" w:rsidP="00722AC7">
            <w:pPr>
              <w:jc w:val="left"/>
            </w:pPr>
            <w:r w:rsidRPr="00CA3B0F">
              <w:t>Fluidization</w:t>
            </w:r>
            <w:r>
              <w:t xml:space="preserve"> cycle Running</w:t>
            </w:r>
          </w:p>
        </w:tc>
      </w:tr>
      <w:tr w:rsidR="00722AC7" w14:paraId="6AAF7780" w14:textId="77777777" w:rsidTr="00EC1B79">
        <w:tc>
          <w:tcPr>
            <w:tcW w:w="907" w:type="dxa"/>
            <w:tcBorders>
              <w:top w:val="single" w:sz="4" w:space="0" w:color="auto"/>
              <w:left w:val="single" w:sz="4" w:space="0" w:color="auto"/>
              <w:bottom w:val="single" w:sz="4" w:space="0" w:color="auto"/>
              <w:right w:val="single" w:sz="4" w:space="0" w:color="auto"/>
            </w:tcBorders>
          </w:tcPr>
          <w:p w14:paraId="1AA7B3E4" w14:textId="77777777" w:rsidR="00722AC7" w:rsidRDefault="00722AC7" w:rsidP="00722AC7">
            <w:pPr>
              <w:jc w:val="center"/>
            </w:pPr>
            <w:r>
              <w:t>9</w:t>
            </w:r>
          </w:p>
        </w:tc>
        <w:tc>
          <w:tcPr>
            <w:tcW w:w="4886" w:type="dxa"/>
            <w:tcBorders>
              <w:top w:val="single" w:sz="4" w:space="0" w:color="auto"/>
              <w:left w:val="single" w:sz="4" w:space="0" w:color="auto"/>
              <w:bottom w:val="single" w:sz="4" w:space="0" w:color="auto"/>
              <w:right w:val="single" w:sz="4" w:space="0" w:color="auto"/>
            </w:tcBorders>
          </w:tcPr>
          <w:p w14:paraId="2EACFF15" w14:textId="77777777" w:rsidR="00722AC7" w:rsidRDefault="00722AC7" w:rsidP="00722AC7">
            <w:r>
              <w:t>The screw feeder NC005 starts at a certain speed +</w:t>
            </w:r>
            <w:r w:rsidRPr="0041627B">
              <w:rPr>
                <w:lang w:val="en-GB"/>
              </w:rPr>
              <w:t xml:space="preserve"> AY056 ON</w:t>
            </w:r>
          </w:p>
        </w:tc>
        <w:tc>
          <w:tcPr>
            <w:tcW w:w="4272" w:type="dxa"/>
            <w:tcBorders>
              <w:top w:val="single" w:sz="4" w:space="0" w:color="auto"/>
              <w:left w:val="single" w:sz="4" w:space="0" w:color="auto"/>
              <w:bottom w:val="single" w:sz="4" w:space="0" w:color="auto"/>
              <w:right w:val="single" w:sz="4" w:space="0" w:color="auto"/>
            </w:tcBorders>
          </w:tcPr>
          <w:p w14:paraId="3DC28685" w14:textId="77777777" w:rsidR="00722AC7" w:rsidRDefault="00722AC7" w:rsidP="00722AC7">
            <w:pPr>
              <w:jc w:val="left"/>
            </w:pPr>
            <w:r>
              <w:t>NC005-M02-VFD Running</w:t>
            </w:r>
          </w:p>
        </w:tc>
      </w:tr>
      <w:tr w:rsidR="00722AC7" w14:paraId="626D01FF" w14:textId="77777777" w:rsidTr="00EC1B79">
        <w:tc>
          <w:tcPr>
            <w:tcW w:w="907" w:type="dxa"/>
            <w:tcBorders>
              <w:top w:val="single" w:sz="4" w:space="0" w:color="auto"/>
              <w:left w:val="single" w:sz="4" w:space="0" w:color="auto"/>
              <w:bottom w:val="single" w:sz="4" w:space="0" w:color="auto"/>
              <w:right w:val="single" w:sz="4" w:space="0" w:color="auto"/>
            </w:tcBorders>
          </w:tcPr>
          <w:p w14:paraId="68886BE0" w14:textId="77777777" w:rsidR="00722AC7" w:rsidRDefault="00722AC7" w:rsidP="00722AC7">
            <w:pPr>
              <w:jc w:val="center"/>
            </w:pPr>
            <w:r>
              <w:t>10</w:t>
            </w:r>
          </w:p>
        </w:tc>
        <w:tc>
          <w:tcPr>
            <w:tcW w:w="4886" w:type="dxa"/>
            <w:tcBorders>
              <w:top w:val="single" w:sz="4" w:space="0" w:color="auto"/>
              <w:left w:val="single" w:sz="4" w:space="0" w:color="auto"/>
              <w:bottom w:val="single" w:sz="4" w:space="0" w:color="auto"/>
              <w:right w:val="single" w:sz="4" w:space="0" w:color="auto"/>
            </w:tcBorders>
          </w:tcPr>
          <w:p w14:paraId="549F4C50" w14:textId="77777777" w:rsidR="00722AC7" w:rsidRDefault="00722AC7" w:rsidP="00722AC7">
            <w:r>
              <w:t>Bridge Breaker NC005 starts</w:t>
            </w:r>
          </w:p>
        </w:tc>
        <w:tc>
          <w:tcPr>
            <w:tcW w:w="4272" w:type="dxa"/>
            <w:tcBorders>
              <w:top w:val="single" w:sz="4" w:space="0" w:color="auto"/>
              <w:left w:val="single" w:sz="4" w:space="0" w:color="auto"/>
              <w:bottom w:val="single" w:sz="4" w:space="0" w:color="auto"/>
              <w:right w:val="single" w:sz="4" w:space="0" w:color="auto"/>
            </w:tcBorders>
          </w:tcPr>
          <w:p w14:paraId="7E3F6E07" w14:textId="77777777" w:rsidR="00722AC7" w:rsidRDefault="00722AC7" w:rsidP="00722AC7">
            <w:pPr>
              <w:jc w:val="left"/>
            </w:pPr>
            <w:r>
              <w:t>NC005-M01 Running</w:t>
            </w:r>
          </w:p>
        </w:tc>
      </w:tr>
      <w:tr w:rsidR="0000589A" w14:paraId="37D24C25" w14:textId="77777777" w:rsidTr="00A209EA">
        <w:tc>
          <w:tcPr>
            <w:tcW w:w="907" w:type="dxa"/>
            <w:tcBorders>
              <w:top w:val="single" w:sz="4" w:space="0" w:color="auto"/>
              <w:left w:val="single" w:sz="4" w:space="0" w:color="auto"/>
              <w:bottom w:val="single" w:sz="4" w:space="0" w:color="auto"/>
              <w:right w:val="single" w:sz="4" w:space="0" w:color="auto"/>
            </w:tcBorders>
          </w:tcPr>
          <w:p w14:paraId="0AF26C6E" w14:textId="77777777" w:rsidR="0000589A" w:rsidRDefault="0000589A" w:rsidP="0000589A">
            <w:pPr>
              <w:jc w:val="center"/>
            </w:pPr>
            <w:r>
              <w:t>11</w:t>
            </w:r>
          </w:p>
        </w:tc>
        <w:tc>
          <w:tcPr>
            <w:tcW w:w="4886" w:type="dxa"/>
            <w:tcBorders>
              <w:top w:val="single" w:sz="4" w:space="0" w:color="auto"/>
              <w:left w:val="single" w:sz="4" w:space="0" w:color="auto"/>
              <w:bottom w:val="single" w:sz="4" w:space="0" w:color="auto"/>
              <w:right w:val="single" w:sz="4" w:space="0" w:color="auto"/>
            </w:tcBorders>
            <w:vAlign w:val="center"/>
          </w:tcPr>
          <w:p w14:paraId="113674CE" w14:textId="77777777" w:rsidR="0000589A" w:rsidRDefault="0000589A" w:rsidP="0000589A">
            <w:pPr>
              <w:jc w:val="left"/>
            </w:pPr>
            <w:r w:rsidRPr="0041627B">
              <w:rPr>
                <w:lang w:val="en-GB"/>
              </w:rPr>
              <w:t>Engine Startup Riboccone CMD VK006-M03-VFD ON</w:t>
            </w:r>
          </w:p>
        </w:tc>
        <w:tc>
          <w:tcPr>
            <w:tcW w:w="4272" w:type="dxa"/>
            <w:tcBorders>
              <w:top w:val="single" w:sz="4" w:space="0" w:color="auto"/>
              <w:left w:val="single" w:sz="4" w:space="0" w:color="auto"/>
              <w:bottom w:val="single" w:sz="4" w:space="0" w:color="auto"/>
              <w:right w:val="single" w:sz="4" w:space="0" w:color="auto"/>
            </w:tcBorders>
            <w:vAlign w:val="center"/>
          </w:tcPr>
          <w:p w14:paraId="712BC931" w14:textId="77777777" w:rsidR="0000589A" w:rsidRDefault="0000589A" w:rsidP="0000589A">
            <w:pPr>
              <w:jc w:val="left"/>
            </w:pPr>
            <w:r w:rsidRPr="0041627B">
              <w:rPr>
                <w:lang w:val="en-GB"/>
              </w:rPr>
              <w:t xml:space="preserve">RUN VK006.M03.VFD active </w:t>
            </w:r>
          </w:p>
        </w:tc>
      </w:tr>
      <w:tr w:rsidR="0000589A" w14:paraId="4258F9F9" w14:textId="77777777" w:rsidTr="00EC1B79">
        <w:tc>
          <w:tcPr>
            <w:tcW w:w="907" w:type="dxa"/>
            <w:tcBorders>
              <w:top w:val="single" w:sz="4" w:space="0" w:color="auto"/>
              <w:left w:val="single" w:sz="4" w:space="0" w:color="auto"/>
              <w:bottom w:val="single" w:sz="4" w:space="0" w:color="auto"/>
              <w:right w:val="single" w:sz="4" w:space="0" w:color="auto"/>
            </w:tcBorders>
          </w:tcPr>
          <w:p w14:paraId="19BFFE49" w14:textId="77777777" w:rsidR="0000589A" w:rsidRDefault="0000589A" w:rsidP="0000589A">
            <w:pPr>
              <w:jc w:val="center"/>
            </w:pPr>
            <w:r>
              <w:t>12</w:t>
            </w:r>
          </w:p>
        </w:tc>
        <w:tc>
          <w:tcPr>
            <w:tcW w:w="4886" w:type="dxa"/>
            <w:tcBorders>
              <w:top w:val="single" w:sz="4" w:space="0" w:color="auto"/>
              <w:left w:val="single" w:sz="4" w:space="0" w:color="auto"/>
              <w:bottom w:val="single" w:sz="4" w:space="0" w:color="auto"/>
              <w:right w:val="single" w:sz="4" w:space="0" w:color="auto"/>
            </w:tcBorders>
            <w:vAlign w:val="center"/>
          </w:tcPr>
          <w:p w14:paraId="758AFE00" w14:textId="77777777" w:rsidR="0000589A" w:rsidRPr="0041627B" w:rsidRDefault="0000589A" w:rsidP="0000589A">
            <w:pPr>
              <w:jc w:val="left"/>
              <w:rPr>
                <w:lang w:val="en-GB"/>
              </w:rPr>
            </w:pPr>
            <w:r w:rsidRPr="0041627B">
              <w:rPr>
                <w:lang w:val="en-GB"/>
              </w:rPr>
              <w:t xml:space="preserve">Temperature Control Activation During Load </w:t>
            </w:r>
            <w:r>
              <w:t>(</w:t>
            </w:r>
            <w:r w:rsidRPr="00630EC7">
              <w:rPr>
                <w:lang w:val="en-GB"/>
              </w:rPr>
              <w:t>Dryer/cooler VK006</w:t>
            </w:r>
            <w:r>
              <w:t>)</w:t>
            </w:r>
          </w:p>
        </w:tc>
        <w:tc>
          <w:tcPr>
            <w:tcW w:w="4272" w:type="dxa"/>
            <w:tcBorders>
              <w:top w:val="single" w:sz="4" w:space="0" w:color="auto"/>
              <w:left w:val="single" w:sz="4" w:space="0" w:color="auto"/>
              <w:bottom w:val="single" w:sz="4" w:space="0" w:color="auto"/>
              <w:right w:val="single" w:sz="4" w:space="0" w:color="auto"/>
            </w:tcBorders>
            <w:vAlign w:val="center"/>
          </w:tcPr>
          <w:p w14:paraId="703F2AC7" w14:textId="77777777" w:rsidR="0000589A" w:rsidRDefault="0000589A" w:rsidP="0000589A">
            <w:pPr>
              <w:jc w:val="left"/>
              <w:rPr>
                <w:lang w:val="it-IT"/>
              </w:rPr>
            </w:pPr>
            <w:r>
              <w:rPr>
                <w:lang w:val="it-IT"/>
              </w:rPr>
              <w:t>DryerFeedSystem active</w:t>
            </w:r>
          </w:p>
        </w:tc>
      </w:tr>
      <w:tr w:rsidR="0000589A" w14:paraId="328FA309" w14:textId="77777777" w:rsidTr="00722AC7">
        <w:tc>
          <w:tcPr>
            <w:tcW w:w="907" w:type="dxa"/>
            <w:tcBorders>
              <w:top w:val="single" w:sz="4" w:space="0" w:color="auto"/>
              <w:left w:val="single" w:sz="4" w:space="0" w:color="auto"/>
              <w:bottom w:val="single" w:sz="4" w:space="0" w:color="auto"/>
              <w:right w:val="single" w:sz="4" w:space="0" w:color="auto"/>
            </w:tcBorders>
          </w:tcPr>
          <w:p w14:paraId="6A7A8BAA" w14:textId="77777777" w:rsidR="0000589A" w:rsidRDefault="0000589A" w:rsidP="0000589A">
            <w:pPr>
              <w:jc w:val="center"/>
            </w:pPr>
            <w:r>
              <w:t>13</w:t>
            </w:r>
          </w:p>
        </w:tc>
        <w:tc>
          <w:tcPr>
            <w:tcW w:w="4886" w:type="dxa"/>
            <w:tcBorders>
              <w:top w:val="single" w:sz="4" w:space="0" w:color="auto"/>
              <w:left w:val="single" w:sz="4" w:space="0" w:color="auto"/>
              <w:bottom w:val="single" w:sz="4" w:space="0" w:color="auto"/>
              <w:right w:val="single" w:sz="4" w:space="0" w:color="auto"/>
            </w:tcBorders>
          </w:tcPr>
          <w:p w14:paraId="7A4CDA29" w14:textId="77777777" w:rsidR="0000589A" w:rsidRDefault="0000589A" w:rsidP="0000589A">
            <w:r>
              <w:t>A timer “T_UnloadNC005” starts</w:t>
            </w:r>
          </w:p>
        </w:tc>
        <w:tc>
          <w:tcPr>
            <w:tcW w:w="4272" w:type="dxa"/>
            <w:tcBorders>
              <w:top w:val="single" w:sz="4" w:space="0" w:color="auto"/>
              <w:left w:val="single" w:sz="4" w:space="0" w:color="auto"/>
              <w:bottom w:val="single" w:sz="4" w:space="0" w:color="auto"/>
              <w:right w:val="single" w:sz="4" w:space="0" w:color="auto"/>
            </w:tcBorders>
          </w:tcPr>
          <w:p w14:paraId="715A5C30" w14:textId="77777777" w:rsidR="0000589A" w:rsidRDefault="0000589A" w:rsidP="0000589A">
            <w:pPr>
              <w:jc w:val="left"/>
            </w:pPr>
          </w:p>
        </w:tc>
      </w:tr>
      <w:tr w:rsidR="0000589A" w14:paraId="7709E05B" w14:textId="77777777" w:rsidTr="00EC1B79">
        <w:tc>
          <w:tcPr>
            <w:tcW w:w="907" w:type="dxa"/>
            <w:tcBorders>
              <w:top w:val="single" w:sz="4" w:space="0" w:color="auto"/>
              <w:left w:val="single" w:sz="4" w:space="0" w:color="auto"/>
              <w:bottom w:val="single" w:sz="4" w:space="0" w:color="auto"/>
              <w:right w:val="single" w:sz="4" w:space="0" w:color="auto"/>
            </w:tcBorders>
          </w:tcPr>
          <w:p w14:paraId="4B6E6503" w14:textId="77777777" w:rsidR="0000589A" w:rsidRDefault="0000589A" w:rsidP="0000589A">
            <w:pPr>
              <w:jc w:val="center"/>
            </w:pPr>
            <w:r>
              <w:t>14</w:t>
            </w:r>
          </w:p>
        </w:tc>
        <w:tc>
          <w:tcPr>
            <w:tcW w:w="4886" w:type="dxa"/>
            <w:tcBorders>
              <w:top w:val="single" w:sz="4" w:space="0" w:color="auto"/>
              <w:left w:val="single" w:sz="4" w:space="0" w:color="auto"/>
              <w:bottom w:val="single" w:sz="4" w:space="0" w:color="auto"/>
              <w:right w:val="single" w:sz="4" w:space="0" w:color="auto"/>
            </w:tcBorders>
          </w:tcPr>
          <w:p w14:paraId="65260EA3" w14:textId="77777777" w:rsidR="0000589A" w:rsidRDefault="0000589A" w:rsidP="0000589A">
            <w:r>
              <w:t>Loading.</w:t>
            </w:r>
          </w:p>
        </w:tc>
        <w:tc>
          <w:tcPr>
            <w:tcW w:w="4272" w:type="dxa"/>
            <w:tcBorders>
              <w:top w:val="single" w:sz="4" w:space="0" w:color="auto"/>
              <w:left w:val="single" w:sz="4" w:space="0" w:color="auto"/>
              <w:bottom w:val="single" w:sz="4" w:space="0" w:color="auto"/>
              <w:right w:val="single" w:sz="4" w:space="0" w:color="auto"/>
            </w:tcBorders>
          </w:tcPr>
          <w:p w14:paraId="000C684C" w14:textId="77777777" w:rsidR="0000589A" w:rsidRDefault="0000589A" w:rsidP="0000589A">
            <w:pPr>
              <w:jc w:val="left"/>
            </w:pPr>
            <w:r>
              <w:t>T_UnloadNC005 elapsed</w:t>
            </w:r>
          </w:p>
        </w:tc>
      </w:tr>
      <w:tr w:rsidR="0000589A" w14:paraId="0AE948ED" w14:textId="77777777" w:rsidTr="00A94177">
        <w:tc>
          <w:tcPr>
            <w:tcW w:w="907" w:type="dxa"/>
            <w:tcBorders>
              <w:top w:val="single" w:sz="4" w:space="0" w:color="auto"/>
              <w:left w:val="single" w:sz="4" w:space="0" w:color="auto"/>
              <w:bottom w:val="single" w:sz="4" w:space="0" w:color="auto"/>
              <w:right w:val="single" w:sz="4" w:space="0" w:color="auto"/>
            </w:tcBorders>
          </w:tcPr>
          <w:p w14:paraId="50F0FE77" w14:textId="77777777" w:rsidR="0000589A" w:rsidRDefault="0000589A" w:rsidP="0000589A">
            <w:pPr>
              <w:jc w:val="center"/>
            </w:pPr>
            <w:r>
              <w:t>15</w:t>
            </w:r>
          </w:p>
        </w:tc>
        <w:tc>
          <w:tcPr>
            <w:tcW w:w="4886" w:type="dxa"/>
            <w:tcBorders>
              <w:top w:val="single" w:sz="4" w:space="0" w:color="auto"/>
              <w:left w:val="single" w:sz="4" w:space="0" w:color="auto"/>
              <w:bottom w:val="single" w:sz="4" w:space="0" w:color="auto"/>
              <w:right w:val="single" w:sz="4" w:space="0" w:color="auto"/>
            </w:tcBorders>
            <w:vAlign w:val="center"/>
          </w:tcPr>
          <w:p w14:paraId="485F0900" w14:textId="77777777" w:rsidR="0000589A" w:rsidRDefault="0000589A" w:rsidP="0000589A">
            <w:r>
              <w:rPr>
                <w:lang w:val="it-IT"/>
              </w:rPr>
              <w:t>Load Terminated</w:t>
            </w:r>
          </w:p>
        </w:tc>
        <w:tc>
          <w:tcPr>
            <w:tcW w:w="4272" w:type="dxa"/>
            <w:tcBorders>
              <w:top w:val="single" w:sz="4" w:space="0" w:color="auto"/>
              <w:left w:val="single" w:sz="4" w:space="0" w:color="auto"/>
              <w:bottom w:val="single" w:sz="4" w:space="0" w:color="auto"/>
              <w:right w:val="single" w:sz="4" w:space="0" w:color="auto"/>
            </w:tcBorders>
            <w:vAlign w:val="center"/>
          </w:tcPr>
          <w:p w14:paraId="00E922D0" w14:textId="77777777" w:rsidR="0000589A" w:rsidRDefault="0000589A" w:rsidP="0000589A">
            <w:pPr>
              <w:jc w:val="left"/>
            </w:pPr>
            <w:r>
              <w:rPr>
                <w:lang w:val="it-IT"/>
              </w:rPr>
              <w:t>Load_Finished</w:t>
            </w:r>
          </w:p>
        </w:tc>
      </w:tr>
      <w:tr w:rsidR="0000589A" w14:paraId="1159BE4F" w14:textId="77777777" w:rsidTr="000578F4">
        <w:tc>
          <w:tcPr>
            <w:tcW w:w="907" w:type="dxa"/>
            <w:tcBorders>
              <w:top w:val="single" w:sz="4" w:space="0" w:color="auto"/>
              <w:left w:val="single" w:sz="4" w:space="0" w:color="auto"/>
              <w:bottom w:val="single" w:sz="4" w:space="0" w:color="auto"/>
              <w:right w:val="single" w:sz="4" w:space="0" w:color="auto"/>
            </w:tcBorders>
          </w:tcPr>
          <w:p w14:paraId="329F6AE4" w14:textId="77777777" w:rsidR="0000589A" w:rsidRDefault="0000589A" w:rsidP="0000589A">
            <w:pPr>
              <w:jc w:val="center"/>
            </w:pPr>
            <w:r>
              <w:t>16</w:t>
            </w:r>
          </w:p>
        </w:tc>
        <w:tc>
          <w:tcPr>
            <w:tcW w:w="4886" w:type="dxa"/>
            <w:tcBorders>
              <w:top w:val="single" w:sz="4" w:space="0" w:color="auto"/>
              <w:left w:val="single" w:sz="4" w:space="0" w:color="auto"/>
              <w:bottom w:val="single" w:sz="4" w:space="0" w:color="auto"/>
              <w:right w:val="single" w:sz="4" w:space="0" w:color="auto"/>
            </w:tcBorders>
            <w:vAlign w:val="center"/>
          </w:tcPr>
          <w:p w14:paraId="28D4740D" w14:textId="77777777" w:rsidR="0000589A" w:rsidRDefault="0000589A" w:rsidP="0000589A">
            <w:r w:rsidRPr="0041627B">
              <w:rPr>
                <w:lang w:val="en-GB"/>
              </w:rPr>
              <w:t xml:space="preserve">Stop Temperature Control During Loading </w:t>
            </w:r>
            <w:r>
              <w:t>(</w:t>
            </w:r>
            <w:r w:rsidRPr="00630EC7">
              <w:rPr>
                <w:lang w:val="en-GB"/>
              </w:rPr>
              <w:t>Dryer/cooler VK006</w:t>
            </w:r>
            <w:r>
              <w:t>)</w:t>
            </w:r>
          </w:p>
        </w:tc>
        <w:tc>
          <w:tcPr>
            <w:tcW w:w="4272" w:type="dxa"/>
            <w:tcBorders>
              <w:top w:val="single" w:sz="4" w:space="0" w:color="auto"/>
              <w:left w:val="single" w:sz="4" w:space="0" w:color="auto"/>
              <w:bottom w:val="single" w:sz="4" w:space="0" w:color="auto"/>
              <w:right w:val="single" w:sz="4" w:space="0" w:color="auto"/>
            </w:tcBorders>
            <w:vAlign w:val="center"/>
          </w:tcPr>
          <w:p w14:paraId="7974CFED" w14:textId="77777777" w:rsidR="0000589A" w:rsidRDefault="0000589A" w:rsidP="0000589A">
            <w:pPr>
              <w:jc w:val="left"/>
            </w:pPr>
            <w:r>
              <w:rPr>
                <w:lang w:val="it-IT"/>
              </w:rPr>
              <w:t>DryerFeedSystem not active</w:t>
            </w:r>
          </w:p>
        </w:tc>
      </w:tr>
      <w:tr w:rsidR="0000589A" w:rsidRPr="00457F02" w14:paraId="6EA7E618" w14:textId="77777777" w:rsidTr="00722AC7">
        <w:tc>
          <w:tcPr>
            <w:tcW w:w="907" w:type="dxa"/>
            <w:tcBorders>
              <w:top w:val="single" w:sz="4" w:space="0" w:color="auto"/>
              <w:left w:val="single" w:sz="4" w:space="0" w:color="auto"/>
              <w:bottom w:val="single" w:sz="4" w:space="0" w:color="auto"/>
              <w:right w:val="single" w:sz="4" w:space="0" w:color="auto"/>
            </w:tcBorders>
          </w:tcPr>
          <w:p w14:paraId="3AE69AAA" w14:textId="77777777" w:rsidR="0000589A" w:rsidRDefault="0000589A" w:rsidP="0000589A">
            <w:pPr>
              <w:jc w:val="center"/>
            </w:pPr>
            <w:r>
              <w:lastRenderedPageBreak/>
              <w:t>17</w:t>
            </w:r>
          </w:p>
        </w:tc>
        <w:tc>
          <w:tcPr>
            <w:tcW w:w="4886" w:type="dxa"/>
            <w:tcBorders>
              <w:top w:val="single" w:sz="4" w:space="0" w:color="auto"/>
              <w:left w:val="single" w:sz="4" w:space="0" w:color="auto"/>
              <w:bottom w:val="single" w:sz="4" w:space="0" w:color="auto"/>
              <w:right w:val="single" w:sz="4" w:space="0" w:color="auto"/>
            </w:tcBorders>
          </w:tcPr>
          <w:p w14:paraId="3BC84DEA" w14:textId="77777777" w:rsidR="0000589A" w:rsidRPr="00854C1E" w:rsidRDefault="0000589A" w:rsidP="0000589A">
            <w:r>
              <w:t>Once loading is completed, by the elapsing of the timer, the bridge breaker and the screw feeder will be deactivated</w:t>
            </w:r>
          </w:p>
        </w:tc>
        <w:tc>
          <w:tcPr>
            <w:tcW w:w="4272" w:type="dxa"/>
            <w:tcBorders>
              <w:top w:val="single" w:sz="4" w:space="0" w:color="auto"/>
              <w:left w:val="single" w:sz="4" w:space="0" w:color="auto"/>
              <w:bottom w:val="single" w:sz="4" w:space="0" w:color="auto"/>
              <w:right w:val="single" w:sz="4" w:space="0" w:color="auto"/>
            </w:tcBorders>
          </w:tcPr>
          <w:p w14:paraId="0E61E1E7" w14:textId="77777777" w:rsidR="0000589A" w:rsidRDefault="0000589A" w:rsidP="0000589A">
            <w:r>
              <w:t>NC005-M01 Stopped</w:t>
            </w:r>
          </w:p>
          <w:p w14:paraId="5C2410DD" w14:textId="77777777" w:rsidR="0000589A" w:rsidRPr="002658F2" w:rsidRDefault="0000589A" w:rsidP="0000589A">
            <w:r>
              <w:t>NC005-M02-VFD Stopped</w:t>
            </w:r>
            <w:r w:rsidRPr="002658F2">
              <w:t xml:space="preserve"> </w:t>
            </w:r>
          </w:p>
        </w:tc>
      </w:tr>
      <w:tr w:rsidR="0000589A" w:rsidRPr="00457F02" w14:paraId="44B0E834" w14:textId="77777777" w:rsidTr="00EC1B79">
        <w:tc>
          <w:tcPr>
            <w:tcW w:w="907" w:type="dxa"/>
            <w:tcBorders>
              <w:top w:val="single" w:sz="4" w:space="0" w:color="auto"/>
              <w:left w:val="single" w:sz="4" w:space="0" w:color="auto"/>
              <w:bottom w:val="single" w:sz="4" w:space="0" w:color="auto"/>
              <w:right w:val="single" w:sz="4" w:space="0" w:color="auto"/>
            </w:tcBorders>
          </w:tcPr>
          <w:p w14:paraId="3A331191" w14:textId="77777777" w:rsidR="0000589A" w:rsidRDefault="0000589A" w:rsidP="0000589A">
            <w:pPr>
              <w:jc w:val="center"/>
            </w:pPr>
            <w:r>
              <w:t>18</w:t>
            </w:r>
          </w:p>
        </w:tc>
        <w:tc>
          <w:tcPr>
            <w:tcW w:w="4886" w:type="dxa"/>
            <w:tcBorders>
              <w:top w:val="single" w:sz="4" w:space="0" w:color="auto"/>
              <w:left w:val="single" w:sz="4" w:space="0" w:color="auto"/>
              <w:bottom w:val="single" w:sz="4" w:space="0" w:color="auto"/>
              <w:right w:val="single" w:sz="4" w:space="0" w:color="auto"/>
            </w:tcBorders>
          </w:tcPr>
          <w:p w14:paraId="5435C26A" w14:textId="77777777" w:rsidR="0000589A" w:rsidRDefault="0000589A" w:rsidP="0000589A">
            <w:r>
              <w:t>The hopper from Glove Box discharge valve LP006 closes</w:t>
            </w:r>
          </w:p>
        </w:tc>
        <w:tc>
          <w:tcPr>
            <w:tcW w:w="4272" w:type="dxa"/>
            <w:tcBorders>
              <w:top w:val="single" w:sz="4" w:space="0" w:color="auto"/>
              <w:left w:val="single" w:sz="4" w:space="0" w:color="auto"/>
              <w:bottom w:val="single" w:sz="4" w:space="0" w:color="auto"/>
              <w:right w:val="single" w:sz="4" w:space="0" w:color="auto"/>
            </w:tcBorders>
          </w:tcPr>
          <w:p w14:paraId="2D703513" w14:textId="77777777" w:rsidR="0000589A" w:rsidRPr="00854C1E" w:rsidRDefault="0000589A" w:rsidP="0000589A">
            <w:r>
              <w:t>ZSL017 Active</w:t>
            </w:r>
          </w:p>
        </w:tc>
      </w:tr>
      <w:tr w:rsidR="0000589A" w:rsidRPr="00457F02" w14:paraId="10DB2FFE" w14:textId="77777777" w:rsidTr="00EC1B79">
        <w:tc>
          <w:tcPr>
            <w:tcW w:w="907" w:type="dxa"/>
            <w:tcBorders>
              <w:top w:val="single" w:sz="4" w:space="0" w:color="auto"/>
              <w:left w:val="single" w:sz="4" w:space="0" w:color="auto"/>
              <w:bottom w:val="single" w:sz="4" w:space="0" w:color="auto"/>
              <w:right w:val="single" w:sz="4" w:space="0" w:color="auto"/>
            </w:tcBorders>
          </w:tcPr>
          <w:p w14:paraId="51C8E59C" w14:textId="77777777" w:rsidR="0000589A" w:rsidRDefault="0000589A" w:rsidP="0000589A">
            <w:pPr>
              <w:jc w:val="center"/>
            </w:pPr>
            <w:r>
              <w:t>19</w:t>
            </w:r>
          </w:p>
        </w:tc>
        <w:tc>
          <w:tcPr>
            <w:tcW w:w="4886" w:type="dxa"/>
            <w:tcBorders>
              <w:top w:val="single" w:sz="4" w:space="0" w:color="auto"/>
              <w:left w:val="single" w:sz="4" w:space="0" w:color="auto"/>
              <w:bottom w:val="single" w:sz="4" w:space="0" w:color="auto"/>
              <w:right w:val="single" w:sz="4" w:space="0" w:color="auto"/>
            </w:tcBorders>
          </w:tcPr>
          <w:p w14:paraId="231D7FE5" w14:textId="77777777" w:rsidR="0000589A" w:rsidRDefault="0000589A" w:rsidP="0000589A">
            <w:r w:rsidRPr="00630EC7">
              <w:rPr>
                <w:lang w:val="en-GB"/>
              </w:rPr>
              <w:t>VK006</w:t>
            </w:r>
            <w:r>
              <w:t xml:space="preserve"> system closes the Load valve LP009</w:t>
            </w:r>
          </w:p>
        </w:tc>
        <w:tc>
          <w:tcPr>
            <w:tcW w:w="4272" w:type="dxa"/>
            <w:tcBorders>
              <w:top w:val="single" w:sz="4" w:space="0" w:color="auto"/>
              <w:left w:val="single" w:sz="4" w:space="0" w:color="auto"/>
              <w:bottom w:val="single" w:sz="4" w:space="0" w:color="auto"/>
              <w:right w:val="single" w:sz="4" w:space="0" w:color="auto"/>
            </w:tcBorders>
          </w:tcPr>
          <w:p w14:paraId="3DC02F16" w14:textId="77777777" w:rsidR="0000589A" w:rsidRDefault="0000589A" w:rsidP="0000589A">
            <w:r>
              <w:t>ZSL018 Active</w:t>
            </w:r>
          </w:p>
        </w:tc>
      </w:tr>
      <w:tr w:rsidR="00DD0A10" w:rsidRPr="00457F02" w14:paraId="0628220E" w14:textId="77777777" w:rsidTr="00DD0A10">
        <w:tc>
          <w:tcPr>
            <w:tcW w:w="907" w:type="dxa"/>
            <w:tcBorders>
              <w:top w:val="single" w:sz="4" w:space="0" w:color="auto"/>
              <w:left w:val="single" w:sz="4" w:space="0" w:color="auto"/>
              <w:bottom w:val="single" w:sz="4" w:space="0" w:color="auto"/>
              <w:right w:val="single" w:sz="4" w:space="0" w:color="auto"/>
            </w:tcBorders>
          </w:tcPr>
          <w:p w14:paraId="43CCE450" w14:textId="77777777" w:rsidR="00DD0A10" w:rsidRDefault="00DD0A10" w:rsidP="00DD0A10">
            <w:pPr>
              <w:jc w:val="center"/>
            </w:pPr>
            <w:r>
              <w:t>20</w:t>
            </w:r>
          </w:p>
        </w:tc>
        <w:tc>
          <w:tcPr>
            <w:tcW w:w="4886" w:type="dxa"/>
            <w:tcBorders>
              <w:top w:val="single" w:sz="4" w:space="0" w:color="auto"/>
              <w:left w:val="single" w:sz="4" w:space="0" w:color="auto"/>
              <w:bottom w:val="single" w:sz="4" w:space="0" w:color="auto"/>
              <w:right w:val="single" w:sz="4" w:space="0" w:color="auto"/>
            </w:tcBorders>
          </w:tcPr>
          <w:p w14:paraId="265F9E04" w14:textId="77777777" w:rsidR="00DD0A10" w:rsidRPr="00854C1E" w:rsidRDefault="00DD0A10" w:rsidP="00DD0A10">
            <w:r w:rsidRPr="00CA3B0F">
              <w:t>Fluidization</w:t>
            </w:r>
            <w:r>
              <w:t xml:space="preserve"> cycle stops (AY0001) and timer “T_RunGK002” starts</w:t>
            </w:r>
          </w:p>
        </w:tc>
        <w:tc>
          <w:tcPr>
            <w:tcW w:w="4272" w:type="dxa"/>
            <w:tcBorders>
              <w:top w:val="single" w:sz="4" w:space="0" w:color="auto"/>
              <w:left w:val="single" w:sz="4" w:space="0" w:color="auto"/>
              <w:bottom w:val="single" w:sz="4" w:space="0" w:color="auto"/>
              <w:right w:val="single" w:sz="4" w:space="0" w:color="auto"/>
            </w:tcBorders>
            <w:hideMark/>
          </w:tcPr>
          <w:p w14:paraId="3D3DC7D6" w14:textId="77777777" w:rsidR="00DD0A10" w:rsidRPr="00854C1E" w:rsidRDefault="00DD0A10" w:rsidP="00DD0A10">
            <w:r w:rsidRPr="00CA3B0F">
              <w:t>Fluidization</w:t>
            </w:r>
            <w:r>
              <w:t xml:space="preserve"> cycle stops</w:t>
            </w:r>
          </w:p>
        </w:tc>
      </w:tr>
      <w:tr w:rsidR="00DD0A10" w:rsidRPr="00457F02" w14:paraId="52184E63" w14:textId="77777777" w:rsidTr="00EC1B79">
        <w:tc>
          <w:tcPr>
            <w:tcW w:w="907" w:type="dxa"/>
            <w:tcBorders>
              <w:top w:val="single" w:sz="4" w:space="0" w:color="auto"/>
              <w:left w:val="single" w:sz="4" w:space="0" w:color="auto"/>
              <w:bottom w:val="single" w:sz="4" w:space="0" w:color="auto"/>
              <w:right w:val="single" w:sz="4" w:space="0" w:color="auto"/>
            </w:tcBorders>
          </w:tcPr>
          <w:p w14:paraId="4CAF273C" w14:textId="77777777" w:rsidR="00DD0A10" w:rsidRDefault="00DD0A10" w:rsidP="00DD0A10">
            <w:pPr>
              <w:jc w:val="center"/>
            </w:pPr>
            <w:r>
              <w:t>21</w:t>
            </w:r>
          </w:p>
        </w:tc>
        <w:tc>
          <w:tcPr>
            <w:tcW w:w="4886" w:type="dxa"/>
            <w:tcBorders>
              <w:top w:val="single" w:sz="4" w:space="0" w:color="auto"/>
              <w:left w:val="single" w:sz="4" w:space="0" w:color="auto"/>
              <w:bottom w:val="single" w:sz="4" w:space="0" w:color="auto"/>
              <w:right w:val="single" w:sz="4" w:space="0" w:color="auto"/>
            </w:tcBorders>
          </w:tcPr>
          <w:p w14:paraId="768112D1" w14:textId="77777777" w:rsidR="00DD0A10" w:rsidRDefault="00DD0A10" w:rsidP="00DD0A10">
            <w:r>
              <w:t>If the timer “T_RunGK002” elapse the system will Stop GK002.</w:t>
            </w:r>
          </w:p>
        </w:tc>
        <w:tc>
          <w:tcPr>
            <w:tcW w:w="4272" w:type="dxa"/>
            <w:tcBorders>
              <w:top w:val="single" w:sz="4" w:space="0" w:color="auto"/>
              <w:left w:val="single" w:sz="4" w:space="0" w:color="auto"/>
              <w:bottom w:val="single" w:sz="4" w:space="0" w:color="auto"/>
              <w:right w:val="single" w:sz="4" w:space="0" w:color="auto"/>
            </w:tcBorders>
          </w:tcPr>
          <w:p w14:paraId="50BBDCF4" w14:textId="77777777" w:rsidR="00DD0A10" w:rsidRDefault="00DD0A10" w:rsidP="00DD0A10">
            <w:r>
              <w:t>GK002 Stop</w:t>
            </w:r>
          </w:p>
        </w:tc>
      </w:tr>
    </w:tbl>
    <w:p w14:paraId="09840C54" w14:textId="77777777" w:rsidR="00630EC7" w:rsidRDefault="00630EC7" w:rsidP="00630EC7">
      <w:pPr>
        <w:rPr>
          <w:rFonts w:cs="Arial"/>
        </w:rPr>
      </w:pPr>
    </w:p>
    <w:p w14:paraId="29D99642" w14:textId="77777777" w:rsidR="000D2A86" w:rsidRDefault="000D2A86" w:rsidP="000D2A86">
      <w:pPr>
        <w:rPr>
          <w:rFonts w:cs="Arial"/>
        </w:rPr>
      </w:pPr>
    </w:p>
    <w:p w14:paraId="1B662E1B" w14:textId="77777777" w:rsidR="000D2A86" w:rsidRPr="00FB239E" w:rsidRDefault="00C87A69" w:rsidP="000D2A86">
      <w:pPr>
        <w:pStyle w:val="Heading3"/>
      </w:pPr>
      <w:bookmarkStart w:id="759" w:name="_Toc149556460"/>
      <w:r>
        <w:t>CB system</w:t>
      </w:r>
      <w:r w:rsidR="000D2A86">
        <w:t>.</w:t>
      </w:r>
      <w:r>
        <w:t xml:space="preserve"> </w:t>
      </w:r>
      <w:r w:rsidR="000D2A86" w:rsidRPr="009C29B9">
        <w:rPr>
          <w:iCs/>
          <w:szCs w:val="28"/>
        </w:rPr>
        <w:t>Dryer/cooler</w:t>
      </w:r>
      <w:r w:rsidR="000D2A86" w:rsidRPr="0041627B">
        <w:rPr>
          <w:lang w:val="en-GB"/>
        </w:rPr>
        <w:t xml:space="preserve"> VK006</w:t>
      </w:r>
      <w:r w:rsidR="000D2A86" w:rsidRPr="005D295B">
        <w:t xml:space="preserve"> sequence</w:t>
      </w:r>
      <w:r w:rsidR="000D2A86">
        <w:t>.</w:t>
      </w:r>
      <w:bookmarkEnd w:id="759"/>
    </w:p>
    <w:p w14:paraId="3A038A44" w14:textId="77777777" w:rsidR="000D2A86" w:rsidRPr="00DD1320" w:rsidRDefault="000D2A86" w:rsidP="000D2A86"/>
    <w:p w14:paraId="34DC1EFB" w14:textId="77777777" w:rsidR="007125D8" w:rsidRDefault="000D2A86" w:rsidP="007125D8">
      <w:pPr>
        <w:rPr>
          <w:lang w:val="en-GB"/>
        </w:rPr>
      </w:pPr>
      <w:r w:rsidRPr="005D295B">
        <w:rPr>
          <w:lang w:val="en-GB"/>
        </w:rPr>
        <w:t xml:space="preserve">The following sequence shows the main actions that the </w:t>
      </w:r>
      <w:r w:rsidRPr="000D2A86">
        <w:rPr>
          <w:lang w:val="en-GB"/>
        </w:rPr>
        <w:t>Dryer/</w:t>
      </w:r>
      <w:r>
        <w:rPr>
          <w:lang w:val="en-GB"/>
        </w:rPr>
        <w:t>C</w:t>
      </w:r>
      <w:r w:rsidRPr="000D2A86">
        <w:rPr>
          <w:lang w:val="en-GB"/>
        </w:rPr>
        <w:t>ooler</w:t>
      </w:r>
      <w:r w:rsidRPr="005D295B">
        <w:rPr>
          <w:lang w:val="en-GB"/>
        </w:rPr>
        <w:t xml:space="preserve"> performs during its process.</w:t>
      </w:r>
    </w:p>
    <w:p w14:paraId="7B9D5993" w14:textId="77777777" w:rsidR="007125D8" w:rsidRPr="007125D8" w:rsidRDefault="007125D8" w:rsidP="007125D8">
      <w:pP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4129"/>
        <w:gridCol w:w="4272"/>
      </w:tblGrid>
      <w:tr w:rsidR="007125D8" w14:paraId="46E2FD9D" w14:textId="77777777" w:rsidTr="007125D8">
        <w:tc>
          <w:tcPr>
            <w:tcW w:w="952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5E8246CD" w14:textId="77777777" w:rsidR="007125D8" w:rsidRDefault="007125D8">
            <w:pPr>
              <w:jc w:val="left"/>
            </w:pPr>
            <w:bookmarkStart w:id="760" w:name="_Hlk130900139"/>
            <w:r>
              <w:t>Necessary conditions</w:t>
            </w:r>
          </w:p>
        </w:tc>
      </w:tr>
      <w:tr w:rsidR="007125D8" w14:paraId="182976BB" w14:textId="77777777" w:rsidTr="007125D8">
        <w:tc>
          <w:tcPr>
            <w:tcW w:w="952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285365" w14:textId="77777777" w:rsidR="007125D8" w:rsidRPr="0041627B" w:rsidRDefault="007125D8">
            <w:pPr>
              <w:jc w:val="left"/>
              <w:rPr>
                <w:lang w:val="en-GB"/>
              </w:rPr>
            </w:pPr>
            <w:r w:rsidRPr="0041627B">
              <w:rPr>
                <w:lang w:val="en-GB"/>
              </w:rPr>
              <w:t>*Add alarms that you consider essential OKAWARA has not considered any*</w:t>
            </w:r>
          </w:p>
          <w:p w14:paraId="5F13F79F" w14:textId="77777777" w:rsidR="007125D8" w:rsidRDefault="007125D8">
            <w:pPr>
              <w:jc w:val="left"/>
              <w:rPr>
                <w:lang w:val="it-IT"/>
              </w:rPr>
            </w:pPr>
            <w:r>
              <w:rPr>
                <w:lang w:val="it-IT"/>
              </w:rPr>
              <w:t>Automatic mode</w:t>
            </w:r>
          </w:p>
          <w:p w14:paraId="1C0F75DE" w14:textId="77777777" w:rsidR="007125D8" w:rsidRDefault="007125D8">
            <w:pPr>
              <w:jc w:val="left"/>
            </w:pPr>
          </w:p>
        </w:tc>
      </w:tr>
      <w:tr w:rsidR="007125D8" w14:paraId="69D12603" w14:textId="77777777" w:rsidTr="007125D8">
        <w:tc>
          <w:tcPr>
            <w:tcW w:w="111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9BC9670" w14:textId="77777777" w:rsidR="007125D8" w:rsidRDefault="007125D8">
            <w:pPr>
              <w:jc w:val="center"/>
            </w:pPr>
            <w:r>
              <w:t>Step</w:t>
            </w:r>
          </w:p>
        </w:tc>
        <w:tc>
          <w:tcPr>
            <w:tcW w:w="412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2E40A80" w14:textId="77777777" w:rsidR="007125D8" w:rsidRDefault="007125D8">
            <w:pPr>
              <w:jc w:val="left"/>
            </w:pPr>
            <w:r>
              <w:t>Action</w:t>
            </w:r>
          </w:p>
        </w:tc>
        <w:tc>
          <w:tcPr>
            <w:tcW w:w="4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17392BD" w14:textId="77777777" w:rsidR="007125D8" w:rsidRDefault="007125D8">
            <w:pPr>
              <w:jc w:val="left"/>
            </w:pPr>
            <w:r>
              <w:t>Completion criterion</w:t>
            </w:r>
          </w:p>
        </w:tc>
      </w:tr>
      <w:tr w:rsidR="009B5695" w14:paraId="3A580B9E"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17AC3AA0" w14:textId="77777777" w:rsidR="009B5695" w:rsidRDefault="009B5695" w:rsidP="009B5695">
            <w:pPr>
              <w:jc w:val="center"/>
            </w:pPr>
            <w:r>
              <w:t>1</w:t>
            </w:r>
          </w:p>
        </w:tc>
        <w:tc>
          <w:tcPr>
            <w:tcW w:w="4129" w:type="dxa"/>
            <w:tcBorders>
              <w:top w:val="single" w:sz="4" w:space="0" w:color="auto"/>
              <w:left w:val="single" w:sz="4" w:space="0" w:color="auto"/>
              <w:bottom w:val="single" w:sz="4" w:space="0" w:color="auto"/>
              <w:right w:val="single" w:sz="4" w:space="0" w:color="auto"/>
            </w:tcBorders>
            <w:vAlign w:val="center"/>
          </w:tcPr>
          <w:p w14:paraId="4551D76E" w14:textId="77777777" w:rsidR="009B5695" w:rsidRPr="0041627B" w:rsidRDefault="009B5695" w:rsidP="009B5695">
            <w:pPr>
              <w:jc w:val="left"/>
              <w:rPr>
                <w:lang w:val="en-GB"/>
              </w:rPr>
            </w:pPr>
            <w:r w:rsidRPr="0041627B">
              <w:rPr>
                <w:lang w:val="en-GB"/>
              </w:rPr>
              <w:t>Vacuum Pump Motor Start CMD PG001-M05-VFD ON +</w:t>
            </w:r>
          </w:p>
          <w:p w14:paraId="6FC25F7D" w14:textId="77777777" w:rsidR="009B5695" w:rsidRPr="0041627B" w:rsidRDefault="009B5695" w:rsidP="009B5695">
            <w:pPr>
              <w:jc w:val="left"/>
              <w:rPr>
                <w:lang w:val="en-GB"/>
              </w:rPr>
            </w:pPr>
          </w:p>
          <w:p w14:paraId="0ED63806" w14:textId="77777777" w:rsidR="009B5695" w:rsidRPr="0041627B" w:rsidRDefault="009B5695" w:rsidP="009B5695">
            <w:pPr>
              <w:jc w:val="left"/>
              <w:rPr>
                <w:lang w:val="en-GB"/>
              </w:rPr>
            </w:pPr>
            <w:r w:rsidRPr="0041627B">
              <w:rPr>
                <w:lang w:val="en-GB"/>
              </w:rPr>
              <w:t>HY013.VK006 vacuum breaker solenoid valve opening control</w:t>
            </w:r>
          </w:p>
          <w:p w14:paraId="4B2FEA2A" w14:textId="77777777" w:rsidR="009B5695" w:rsidRPr="0041627B" w:rsidRDefault="009B5695" w:rsidP="009B5695">
            <w:pPr>
              <w:jc w:val="left"/>
              <w:rPr>
                <w:lang w:val="en-GB"/>
              </w:rPr>
            </w:pPr>
            <w:r w:rsidRPr="0041627B">
              <w:rPr>
                <w:lang w:val="en-GB"/>
              </w:rPr>
              <w:t>AY013.VK006 ON +</w:t>
            </w:r>
          </w:p>
          <w:p w14:paraId="083718A4" w14:textId="77777777" w:rsidR="009B5695" w:rsidRPr="0041627B" w:rsidRDefault="009B5695" w:rsidP="009B5695">
            <w:pPr>
              <w:jc w:val="left"/>
              <w:rPr>
                <w:lang w:val="en-GB"/>
              </w:rPr>
            </w:pPr>
          </w:p>
          <w:p w14:paraId="44B8F4B7" w14:textId="77777777" w:rsidR="009B5695" w:rsidRDefault="009B5695" w:rsidP="009B5695">
            <w:pPr>
              <w:jc w:val="left"/>
            </w:pPr>
            <w:r w:rsidRPr="0041627B">
              <w:rPr>
                <w:lang w:val="en-GB"/>
              </w:rPr>
              <w:t>Waiting Time Vacuum Pump Startup</w:t>
            </w:r>
          </w:p>
        </w:tc>
        <w:tc>
          <w:tcPr>
            <w:tcW w:w="4272" w:type="dxa"/>
            <w:tcBorders>
              <w:top w:val="single" w:sz="4" w:space="0" w:color="auto"/>
              <w:left w:val="single" w:sz="4" w:space="0" w:color="auto"/>
              <w:bottom w:val="single" w:sz="4" w:space="0" w:color="auto"/>
              <w:right w:val="single" w:sz="4" w:space="0" w:color="auto"/>
            </w:tcBorders>
            <w:vAlign w:val="center"/>
          </w:tcPr>
          <w:p w14:paraId="0690DF9C" w14:textId="77777777" w:rsidR="009B5695" w:rsidRPr="0041627B" w:rsidRDefault="009B5695" w:rsidP="009B5695">
            <w:pPr>
              <w:jc w:val="left"/>
              <w:rPr>
                <w:lang w:val="en-GB"/>
              </w:rPr>
            </w:pPr>
            <w:r w:rsidRPr="0041627B">
              <w:rPr>
                <w:lang w:val="en-GB"/>
              </w:rPr>
              <w:t>RUN PG001-M05-VFD active +</w:t>
            </w:r>
          </w:p>
          <w:p w14:paraId="7EDF0FF3" w14:textId="77777777" w:rsidR="009B5695" w:rsidRPr="0041627B" w:rsidRDefault="009B5695" w:rsidP="009B5695">
            <w:pPr>
              <w:jc w:val="left"/>
              <w:rPr>
                <w:lang w:val="en-GB"/>
              </w:rPr>
            </w:pPr>
          </w:p>
          <w:p w14:paraId="4E73EAE4" w14:textId="77777777" w:rsidR="009B5695" w:rsidRPr="0041627B" w:rsidRDefault="009B5695" w:rsidP="009B5695">
            <w:pPr>
              <w:jc w:val="left"/>
              <w:rPr>
                <w:lang w:val="en-GB"/>
              </w:rPr>
            </w:pPr>
            <w:r w:rsidRPr="0041627B">
              <w:rPr>
                <w:lang w:val="en-GB"/>
              </w:rPr>
              <w:t>Elapsed Vacuum Pump Start Time DLYT_VacuumPump_SwitchOn</w:t>
            </w:r>
          </w:p>
          <w:p w14:paraId="5007125B" w14:textId="77777777" w:rsidR="009B5695" w:rsidRDefault="009B5695" w:rsidP="009B5695">
            <w:pPr>
              <w:jc w:val="left"/>
            </w:pPr>
          </w:p>
        </w:tc>
      </w:tr>
      <w:tr w:rsidR="009B5695" w14:paraId="40BB4795"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5EC28F14" w14:textId="77777777" w:rsidR="009B5695" w:rsidRDefault="009B5695" w:rsidP="009B5695">
            <w:pPr>
              <w:jc w:val="center"/>
            </w:pPr>
            <w:r>
              <w:t>2</w:t>
            </w:r>
          </w:p>
        </w:tc>
        <w:tc>
          <w:tcPr>
            <w:tcW w:w="4129" w:type="dxa"/>
            <w:tcBorders>
              <w:top w:val="single" w:sz="4" w:space="0" w:color="auto"/>
              <w:left w:val="single" w:sz="4" w:space="0" w:color="auto"/>
              <w:bottom w:val="single" w:sz="4" w:space="0" w:color="auto"/>
              <w:right w:val="single" w:sz="4" w:space="0" w:color="auto"/>
            </w:tcBorders>
            <w:vAlign w:val="center"/>
          </w:tcPr>
          <w:p w14:paraId="68F7D492" w14:textId="77777777" w:rsidR="009B5695" w:rsidRPr="0041627B" w:rsidRDefault="009B5695" w:rsidP="009B5695">
            <w:pPr>
              <w:jc w:val="left"/>
              <w:rPr>
                <w:lang w:val="en-GB"/>
              </w:rPr>
            </w:pPr>
            <w:r w:rsidRPr="0041627B">
              <w:rPr>
                <w:lang w:val="en-GB"/>
              </w:rPr>
              <w:t>LP003 Vacuum Breaker Solenoid Valve Closure</w:t>
            </w:r>
          </w:p>
          <w:p w14:paraId="06A2CADF" w14:textId="77777777" w:rsidR="009B5695" w:rsidRPr="0041627B" w:rsidRDefault="009B5695" w:rsidP="009B5695">
            <w:pPr>
              <w:jc w:val="left"/>
              <w:rPr>
                <w:lang w:val="en-GB"/>
              </w:rPr>
            </w:pPr>
            <w:r w:rsidRPr="0041627B">
              <w:rPr>
                <w:lang w:val="en-GB"/>
              </w:rPr>
              <w:t>AY013.VK006 OFF+</w:t>
            </w:r>
          </w:p>
          <w:p w14:paraId="2E4D7AB8" w14:textId="77777777" w:rsidR="009B5695" w:rsidRPr="0041627B" w:rsidRDefault="009B5695" w:rsidP="009B5695">
            <w:pPr>
              <w:jc w:val="left"/>
              <w:rPr>
                <w:lang w:val="en-GB"/>
              </w:rPr>
            </w:pPr>
          </w:p>
          <w:p w14:paraId="6D69B70A" w14:textId="77777777" w:rsidR="009B5695" w:rsidRPr="0041627B" w:rsidRDefault="009B5695" w:rsidP="009B5695">
            <w:pPr>
              <w:jc w:val="left"/>
              <w:rPr>
                <w:lang w:val="en-GB"/>
              </w:rPr>
            </w:pPr>
            <w:r w:rsidRPr="0041627B">
              <w:rPr>
                <w:lang w:val="en-GB"/>
              </w:rPr>
              <w:t xml:space="preserve">Solenoid valve opening command Cleaning with Gas from Below </w:t>
            </w:r>
          </w:p>
          <w:p w14:paraId="0B9FDE71" w14:textId="77777777" w:rsidR="009B5695" w:rsidRPr="0041627B" w:rsidRDefault="009B5695" w:rsidP="009B5695">
            <w:pPr>
              <w:jc w:val="left"/>
              <w:rPr>
                <w:lang w:val="en-GB"/>
              </w:rPr>
            </w:pPr>
            <w:r w:rsidRPr="0041627B">
              <w:rPr>
                <w:lang w:val="en-GB"/>
              </w:rPr>
              <w:t>AY024.VK006 ON+</w:t>
            </w:r>
          </w:p>
          <w:p w14:paraId="0F25466F" w14:textId="77777777" w:rsidR="009B5695" w:rsidRPr="0041627B" w:rsidRDefault="009B5695" w:rsidP="009B5695">
            <w:pPr>
              <w:jc w:val="left"/>
              <w:rPr>
                <w:lang w:val="en-GB"/>
              </w:rPr>
            </w:pPr>
          </w:p>
          <w:p w14:paraId="240BB857" w14:textId="77777777" w:rsidR="009B5695" w:rsidRPr="0041627B" w:rsidRDefault="009B5695" w:rsidP="009B5695">
            <w:pPr>
              <w:jc w:val="left"/>
              <w:rPr>
                <w:lang w:val="en-GB"/>
              </w:rPr>
            </w:pPr>
            <w:r w:rsidRPr="0041627B">
              <w:rPr>
                <w:lang w:val="en-GB"/>
              </w:rPr>
              <w:t>Vacuum Control Activation</w:t>
            </w:r>
          </w:p>
          <w:p w14:paraId="70AB94EE" w14:textId="77777777" w:rsidR="009B5695" w:rsidRDefault="009B5695" w:rsidP="009B5695">
            <w:pPr>
              <w:jc w:val="left"/>
            </w:pPr>
            <w:r w:rsidRPr="0041627B">
              <w:rPr>
                <w:lang w:val="en-GB"/>
              </w:rPr>
              <w:t>PRV012 valve controlled by differential pressure PDIT001 loop.</w:t>
            </w:r>
          </w:p>
        </w:tc>
        <w:tc>
          <w:tcPr>
            <w:tcW w:w="4272" w:type="dxa"/>
            <w:tcBorders>
              <w:top w:val="single" w:sz="4" w:space="0" w:color="auto"/>
              <w:left w:val="single" w:sz="4" w:space="0" w:color="auto"/>
              <w:bottom w:val="single" w:sz="4" w:space="0" w:color="auto"/>
              <w:right w:val="single" w:sz="4" w:space="0" w:color="auto"/>
            </w:tcBorders>
            <w:vAlign w:val="center"/>
          </w:tcPr>
          <w:p w14:paraId="017D5890" w14:textId="77777777" w:rsidR="009B5695" w:rsidRDefault="009B5695" w:rsidP="009B5695">
            <w:pPr>
              <w:jc w:val="left"/>
              <w:rPr>
                <w:lang w:val="it-IT"/>
              </w:rPr>
            </w:pPr>
            <w:r>
              <w:rPr>
                <w:lang w:val="it-IT"/>
              </w:rPr>
              <w:lastRenderedPageBreak/>
              <w:t>VacuumControlActive ON</w:t>
            </w:r>
          </w:p>
        </w:tc>
      </w:tr>
      <w:tr w:rsidR="009B5695" w14:paraId="318E4C17"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6BB5EC9B" w14:textId="77777777" w:rsidR="009B5695" w:rsidRDefault="009B5695" w:rsidP="009B5695">
            <w:pPr>
              <w:jc w:val="center"/>
            </w:pPr>
            <w:r>
              <w:t>3</w:t>
            </w:r>
          </w:p>
        </w:tc>
        <w:tc>
          <w:tcPr>
            <w:tcW w:w="4129" w:type="dxa"/>
            <w:tcBorders>
              <w:top w:val="single" w:sz="4" w:space="0" w:color="auto"/>
              <w:left w:val="single" w:sz="4" w:space="0" w:color="auto"/>
              <w:bottom w:val="single" w:sz="4" w:space="0" w:color="auto"/>
              <w:right w:val="single" w:sz="4" w:space="0" w:color="auto"/>
            </w:tcBorders>
            <w:vAlign w:val="center"/>
          </w:tcPr>
          <w:p w14:paraId="3D42D492" w14:textId="77777777" w:rsidR="009B5695" w:rsidRDefault="009B5695" w:rsidP="009B5695">
            <w:pPr>
              <w:jc w:val="left"/>
            </w:pPr>
            <w:r>
              <w:rPr>
                <w:lang w:val="it-IT"/>
              </w:rPr>
              <w:t>Waiting time Filter cleaning</w:t>
            </w:r>
          </w:p>
        </w:tc>
        <w:tc>
          <w:tcPr>
            <w:tcW w:w="4272" w:type="dxa"/>
            <w:tcBorders>
              <w:top w:val="single" w:sz="4" w:space="0" w:color="auto"/>
              <w:left w:val="single" w:sz="4" w:space="0" w:color="auto"/>
              <w:bottom w:val="single" w:sz="4" w:space="0" w:color="auto"/>
              <w:right w:val="single" w:sz="4" w:space="0" w:color="auto"/>
            </w:tcBorders>
            <w:vAlign w:val="center"/>
          </w:tcPr>
          <w:p w14:paraId="47E1ABFF" w14:textId="77777777" w:rsidR="009B5695" w:rsidRPr="0041627B" w:rsidRDefault="009B5695" w:rsidP="009B5695">
            <w:pPr>
              <w:jc w:val="left"/>
              <w:rPr>
                <w:lang w:val="en-GB"/>
              </w:rPr>
            </w:pPr>
            <w:r w:rsidRPr="0041627B">
              <w:rPr>
                <w:lang w:val="en-GB"/>
              </w:rPr>
              <w:t>Elapsed Filter Cleaning Time DLYT_Cleaning_Filter</w:t>
            </w:r>
          </w:p>
          <w:p w14:paraId="37903000" w14:textId="77777777" w:rsidR="009B5695" w:rsidRPr="0041627B" w:rsidRDefault="009B5695" w:rsidP="009B5695">
            <w:pPr>
              <w:jc w:val="left"/>
              <w:rPr>
                <w:lang w:val="en-GB"/>
              </w:rPr>
            </w:pPr>
          </w:p>
        </w:tc>
      </w:tr>
      <w:tr w:rsidR="009B5695" w14:paraId="6A6D554C"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3B09CAE6" w14:textId="77777777" w:rsidR="009B5695" w:rsidRDefault="009B5695" w:rsidP="009B5695">
            <w:pPr>
              <w:jc w:val="center"/>
            </w:pPr>
            <w:r>
              <w:t>4</w:t>
            </w:r>
          </w:p>
        </w:tc>
        <w:tc>
          <w:tcPr>
            <w:tcW w:w="4129" w:type="dxa"/>
            <w:tcBorders>
              <w:top w:val="single" w:sz="4" w:space="0" w:color="auto"/>
              <w:left w:val="single" w:sz="4" w:space="0" w:color="auto"/>
              <w:bottom w:val="single" w:sz="4" w:space="0" w:color="auto"/>
              <w:right w:val="single" w:sz="4" w:space="0" w:color="auto"/>
            </w:tcBorders>
            <w:vAlign w:val="center"/>
          </w:tcPr>
          <w:p w14:paraId="01B9AA68" w14:textId="77777777" w:rsidR="009B5695" w:rsidRDefault="009B5695" w:rsidP="009B5695">
            <w:pPr>
              <w:jc w:val="left"/>
            </w:pPr>
            <w:r>
              <w:rPr>
                <w:lang w:val="it-IT"/>
              </w:rPr>
              <w:t>Reaching Internal Temperature Threshold</w:t>
            </w:r>
          </w:p>
        </w:tc>
        <w:tc>
          <w:tcPr>
            <w:tcW w:w="4272" w:type="dxa"/>
            <w:tcBorders>
              <w:top w:val="single" w:sz="4" w:space="0" w:color="auto"/>
              <w:left w:val="single" w:sz="4" w:space="0" w:color="auto"/>
              <w:bottom w:val="single" w:sz="4" w:space="0" w:color="auto"/>
              <w:right w:val="single" w:sz="4" w:space="0" w:color="auto"/>
            </w:tcBorders>
            <w:vAlign w:val="center"/>
          </w:tcPr>
          <w:p w14:paraId="4ACB0AE2" w14:textId="77777777" w:rsidR="009B5695" w:rsidRPr="0041627B" w:rsidRDefault="009B5695" w:rsidP="009B5695">
            <w:pPr>
              <w:jc w:val="left"/>
              <w:rPr>
                <w:lang w:val="en-GB"/>
              </w:rPr>
            </w:pPr>
            <w:r w:rsidRPr="0041627B">
              <w:rPr>
                <w:lang w:val="en-GB"/>
              </w:rPr>
              <w:t>Indoor Temperature &gt; SP_HotProduction_Temperature</w:t>
            </w:r>
          </w:p>
        </w:tc>
      </w:tr>
      <w:tr w:rsidR="009B5695" w14:paraId="4C1E1AFB"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7F6E233E" w14:textId="77777777" w:rsidR="009B5695" w:rsidRDefault="009B5695" w:rsidP="009B5695">
            <w:pPr>
              <w:jc w:val="center"/>
            </w:pPr>
            <w:r>
              <w:t>5</w:t>
            </w:r>
          </w:p>
        </w:tc>
        <w:tc>
          <w:tcPr>
            <w:tcW w:w="4129" w:type="dxa"/>
            <w:tcBorders>
              <w:top w:val="single" w:sz="4" w:space="0" w:color="auto"/>
              <w:left w:val="single" w:sz="4" w:space="0" w:color="auto"/>
              <w:bottom w:val="single" w:sz="4" w:space="0" w:color="auto"/>
              <w:right w:val="single" w:sz="4" w:space="0" w:color="auto"/>
            </w:tcBorders>
            <w:vAlign w:val="center"/>
          </w:tcPr>
          <w:p w14:paraId="3F4AEB2C" w14:textId="77777777" w:rsidR="009B5695" w:rsidRDefault="009B5695" w:rsidP="009B5695">
            <w:pPr>
              <w:jc w:val="left"/>
            </w:pPr>
            <w:r>
              <w:rPr>
                <w:lang w:val="it-IT"/>
              </w:rPr>
              <w:t>Waiting Time Execution Process</w:t>
            </w:r>
          </w:p>
        </w:tc>
        <w:tc>
          <w:tcPr>
            <w:tcW w:w="4272" w:type="dxa"/>
            <w:tcBorders>
              <w:top w:val="single" w:sz="4" w:space="0" w:color="auto"/>
              <w:left w:val="single" w:sz="4" w:space="0" w:color="auto"/>
              <w:bottom w:val="single" w:sz="4" w:space="0" w:color="auto"/>
              <w:right w:val="single" w:sz="4" w:space="0" w:color="auto"/>
            </w:tcBorders>
            <w:vAlign w:val="center"/>
          </w:tcPr>
          <w:p w14:paraId="382CD552" w14:textId="77777777" w:rsidR="009B5695" w:rsidRPr="0041627B" w:rsidRDefault="009B5695" w:rsidP="009B5695">
            <w:pPr>
              <w:jc w:val="left"/>
              <w:rPr>
                <w:lang w:val="en-GB"/>
              </w:rPr>
            </w:pPr>
            <w:r w:rsidRPr="0041627B">
              <w:rPr>
                <w:lang w:val="en-GB"/>
              </w:rPr>
              <w:t>Elapsed Process Execution Time DLYT_Production_Duration</w:t>
            </w:r>
          </w:p>
          <w:p w14:paraId="2B007891" w14:textId="77777777" w:rsidR="009B5695" w:rsidRDefault="009B5695" w:rsidP="009B5695">
            <w:pPr>
              <w:jc w:val="left"/>
            </w:pPr>
          </w:p>
        </w:tc>
      </w:tr>
      <w:tr w:rsidR="009B5695" w14:paraId="01BF9C27"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39FDF3E3" w14:textId="77777777" w:rsidR="009B5695" w:rsidRDefault="009B5695" w:rsidP="009B5695">
            <w:pPr>
              <w:jc w:val="center"/>
            </w:pPr>
            <w:r>
              <w:t>6</w:t>
            </w:r>
          </w:p>
        </w:tc>
        <w:tc>
          <w:tcPr>
            <w:tcW w:w="4129" w:type="dxa"/>
            <w:tcBorders>
              <w:top w:val="single" w:sz="4" w:space="0" w:color="auto"/>
              <w:left w:val="single" w:sz="4" w:space="0" w:color="auto"/>
              <w:bottom w:val="single" w:sz="4" w:space="0" w:color="auto"/>
              <w:right w:val="single" w:sz="4" w:space="0" w:color="auto"/>
            </w:tcBorders>
            <w:vAlign w:val="center"/>
          </w:tcPr>
          <w:p w14:paraId="5E822A19" w14:textId="77777777" w:rsidR="009B5695" w:rsidRPr="0041627B" w:rsidRDefault="009B5695" w:rsidP="009B5695">
            <w:pPr>
              <w:jc w:val="left"/>
              <w:rPr>
                <w:lang w:val="en-GB"/>
              </w:rPr>
            </w:pPr>
            <w:r w:rsidRPr="0041627B">
              <w:rPr>
                <w:lang w:val="en-GB"/>
              </w:rPr>
              <w:t xml:space="preserve">Solenoid valve closing command Cleaning with Gas from Below </w:t>
            </w:r>
          </w:p>
          <w:p w14:paraId="4295EABB" w14:textId="77777777" w:rsidR="009B5695" w:rsidRPr="0041627B" w:rsidRDefault="009B5695" w:rsidP="009B5695">
            <w:pPr>
              <w:jc w:val="left"/>
              <w:rPr>
                <w:lang w:val="en-GB"/>
              </w:rPr>
            </w:pPr>
            <w:r w:rsidRPr="0041627B">
              <w:rPr>
                <w:lang w:val="en-GB"/>
              </w:rPr>
              <w:t>AY024.VK006 OFF+</w:t>
            </w:r>
          </w:p>
          <w:p w14:paraId="0C5AE61F" w14:textId="77777777" w:rsidR="009B5695" w:rsidRPr="0041627B" w:rsidRDefault="009B5695" w:rsidP="009B5695">
            <w:pPr>
              <w:jc w:val="left"/>
              <w:rPr>
                <w:lang w:val="en-GB"/>
              </w:rPr>
            </w:pPr>
          </w:p>
          <w:p w14:paraId="163AF31A" w14:textId="77777777" w:rsidR="009B5695" w:rsidRDefault="009B5695" w:rsidP="009B5695">
            <w:pPr>
              <w:jc w:val="left"/>
            </w:pPr>
            <w:r>
              <w:t>deactivation of Hot Oil + request signal</w:t>
            </w:r>
          </w:p>
          <w:p w14:paraId="6E8CFCFE" w14:textId="77777777" w:rsidR="009B5695" w:rsidRDefault="009B5695" w:rsidP="009B5695">
            <w:pPr>
              <w:jc w:val="left"/>
            </w:pPr>
            <w:r>
              <w:t>Sending Cold Oil Request Signal +</w:t>
            </w:r>
          </w:p>
          <w:p w14:paraId="31D2803B" w14:textId="77777777" w:rsidR="009B5695" w:rsidRPr="0041627B" w:rsidRDefault="009B5695" w:rsidP="009B5695">
            <w:pPr>
              <w:jc w:val="left"/>
              <w:rPr>
                <w:lang w:val="en-GB"/>
              </w:rPr>
            </w:pPr>
            <w:r w:rsidRPr="0041627B">
              <w:rPr>
                <w:lang w:val="en-GB"/>
              </w:rPr>
              <w:t>Temperature Control Activation During Process</w:t>
            </w:r>
          </w:p>
        </w:tc>
        <w:tc>
          <w:tcPr>
            <w:tcW w:w="4272" w:type="dxa"/>
            <w:tcBorders>
              <w:top w:val="single" w:sz="4" w:space="0" w:color="auto"/>
              <w:left w:val="single" w:sz="4" w:space="0" w:color="auto"/>
              <w:bottom w:val="single" w:sz="4" w:space="0" w:color="auto"/>
              <w:right w:val="single" w:sz="4" w:space="0" w:color="auto"/>
            </w:tcBorders>
            <w:vAlign w:val="center"/>
          </w:tcPr>
          <w:p w14:paraId="738E16E5" w14:textId="77777777" w:rsidR="009B5695" w:rsidRPr="0041627B" w:rsidRDefault="009B5695" w:rsidP="009B5695">
            <w:pPr>
              <w:jc w:val="left"/>
              <w:rPr>
                <w:lang w:val="en-GB"/>
              </w:rPr>
            </w:pPr>
            <w:r w:rsidRPr="0041627B">
              <w:rPr>
                <w:lang w:val="en-GB"/>
              </w:rPr>
              <w:t>HotOil_REQ not active +</w:t>
            </w:r>
          </w:p>
          <w:p w14:paraId="2D1149A0" w14:textId="77777777" w:rsidR="009B5695" w:rsidRPr="0041627B" w:rsidRDefault="009B5695" w:rsidP="009B5695">
            <w:pPr>
              <w:jc w:val="left"/>
              <w:rPr>
                <w:lang w:val="en-GB"/>
              </w:rPr>
            </w:pPr>
          </w:p>
          <w:p w14:paraId="0B42517A" w14:textId="77777777" w:rsidR="009B5695" w:rsidRPr="0041627B" w:rsidRDefault="009B5695" w:rsidP="009B5695">
            <w:pPr>
              <w:jc w:val="left"/>
              <w:rPr>
                <w:lang w:val="en-GB"/>
              </w:rPr>
            </w:pPr>
            <w:r w:rsidRPr="0041627B">
              <w:rPr>
                <w:lang w:val="en-GB"/>
              </w:rPr>
              <w:t>CoolOil_REQ active +</w:t>
            </w:r>
          </w:p>
          <w:p w14:paraId="0A3C5A57" w14:textId="77777777" w:rsidR="009B5695" w:rsidRPr="0041627B" w:rsidRDefault="009B5695" w:rsidP="009B5695">
            <w:pPr>
              <w:jc w:val="left"/>
              <w:rPr>
                <w:lang w:val="en-GB"/>
              </w:rPr>
            </w:pPr>
          </w:p>
          <w:p w14:paraId="486264BE" w14:textId="77777777" w:rsidR="009B5695" w:rsidRDefault="009B5695" w:rsidP="009B5695">
            <w:pPr>
              <w:jc w:val="left"/>
              <w:rPr>
                <w:lang w:val="it-IT"/>
              </w:rPr>
            </w:pPr>
            <w:r>
              <w:rPr>
                <w:lang w:val="it-IT"/>
              </w:rPr>
              <w:t>Active CoolerFeedSystem</w:t>
            </w:r>
          </w:p>
        </w:tc>
      </w:tr>
      <w:tr w:rsidR="009B5695" w14:paraId="7BA89EA7"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2ED63074" w14:textId="77777777" w:rsidR="009B5695" w:rsidRDefault="009B5695" w:rsidP="009B5695">
            <w:pPr>
              <w:jc w:val="center"/>
            </w:pPr>
            <w:r>
              <w:t>7</w:t>
            </w:r>
          </w:p>
        </w:tc>
        <w:tc>
          <w:tcPr>
            <w:tcW w:w="4129" w:type="dxa"/>
            <w:tcBorders>
              <w:top w:val="single" w:sz="4" w:space="0" w:color="auto"/>
              <w:left w:val="single" w:sz="4" w:space="0" w:color="auto"/>
              <w:bottom w:val="single" w:sz="4" w:space="0" w:color="auto"/>
              <w:right w:val="single" w:sz="4" w:space="0" w:color="auto"/>
            </w:tcBorders>
            <w:vAlign w:val="center"/>
          </w:tcPr>
          <w:p w14:paraId="6A0D9307" w14:textId="77777777" w:rsidR="009B5695" w:rsidRDefault="009B5695" w:rsidP="009B5695">
            <w:pPr>
              <w:jc w:val="left"/>
              <w:rPr>
                <w:lang w:val="it-IT"/>
              </w:rPr>
            </w:pPr>
            <w:r>
              <w:rPr>
                <w:lang w:val="it-IT"/>
              </w:rPr>
              <w:t>Reaching Internal Temperature Threshold</w:t>
            </w:r>
          </w:p>
        </w:tc>
        <w:tc>
          <w:tcPr>
            <w:tcW w:w="4272" w:type="dxa"/>
            <w:tcBorders>
              <w:top w:val="single" w:sz="4" w:space="0" w:color="auto"/>
              <w:left w:val="single" w:sz="4" w:space="0" w:color="auto"/>
              <w:bottom w:val="single" w:sz="4" w:space="0" w:color="auto"/>
              <w:right w:val="single" w:sz="4" w:space="0" w:color="auto"/>
            </w:tcBorders>
            <w:vAlign w:val="center"/>
          </w:tcPr>
          <w:p w14:paraId="25CE6FED" w14:textId="77777777" w:rsidR="009B5695" w:rsidRPr="0041627B" w:rsidRDefault="009B5695" w:rsidP="009B5695">
            <w:pPr>
              <w:jc w:val="left"/>
              <w:rPr>
                <w:lang w:val="en-GB"/>
              </w:rPr>
            </w:pPr>
            <w:r w:rsidRPr="0041627B">
              <w:rPr>
                <w:lang w:val="en-GB"/>
              </w:rPr>
              <w:t>Indoor Temperature &lt; SP_CoolProduction_Temperature</w:t>
            </w:r>
          </w:p>
        </w:tc>
      </w:tr>
      <w:tr w:rsidR="009B5695" w14:paraId="25C6DABC"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0EDB586B" w14:textId="77777777" w:rsidR="009B5695" w:rsidRDefault="009B5695" w:rsidP="009B5695">
            <w:pPr>
              <w:jc w:val="center"/>
            </w:pPr>
            <w:r>
              <w:t>8</w:t>
            </w:r>
          </w:p>
        </w:tc>
        <w:tc>
          <w:tcPr>
            <w:tcW w:w="4129" w:type="dxa"/>
            <w:tcBorders>
              <w:top w:val="single" w:sz="4" w:space="0" w:color="auto"/>
              <w:left w:val="single" w:sz="4" w:space="0" w:color="auto"/>
              <w:bottom w:val="single" w:sz="4" w:space="0" w:color="auto"/>
              <w:right w:val="single" w:sz="4" w:space="0" w:color="auto"/>
            </w:tcBorders>
            <w:vAlign w:val="center"/>
          </w:tcPr>
          <w:p w14:paraId="0FDBBC25" w14:textId="77777777" w:rsidR="009B5695" w:rsidRPr="0041627B" w:rsidRDefault="009B5695" w:rsidP="009B5695">
            <w:pPr>
              <w:jc w:val="left"/>
              <w:rPr>
                <w:lang w:val="en-GB"/>
              </w:rPr>
            </w:pPr>
            <w:r w:rsidRPr="0041627B">
              <w:rPr>
                <w:lang w:val="en-GB"/>
              </w:rPr>
              <w:t>Vacuum Pump Motor Stop CMDPG001.M05.VFD OFF +</w:t>
            </w:r>
          </w:p>
          <w:p w14:paraId="7BCD7E8D" w14:textId="77777777" w:rsidR="009B5695" w:rsidRPr="0041627B" w:rsidRDefault="009B5695" w:rsidP="009B5695">
            <w:pPr>
              <w:jc w:val="left"/>
              <w:rPr>
                <w:lang w:val="en-GB"/>
              </w:rPr>
            </w:pPr>
          </w:p>
          <w:p w14:paraId="157CE062" w14:textId="77777777" w:rsidR="009B5695" w:rsidRPr="0041627B" w:rsidRDefault="009B5695" w:rsidP="009B5695">
            <w:pPr>
              <w:jc w:val="left"/>
              <w:rPr>
                <w:lang w:val="en-GB"/>
              </w:rPr>
            </w:pPr>
            <w:r w:rsidRPr="0041627B">
              <w:rPr>
                <w:lang w:val="en-GB"/>
              </w:rPr>
              <w:t>Stop Vacuum Control +</w:t>
            </w:r>
          </w:p>
          <w:p w14:paraId="72B8DE80" w14:textId="77777777" w:rsidR="009B5695" w:rsidRPr="0041627B" w:rsidRDefault="009B5695" w:rsidP="009B5695">
            <w:pPr>
              <w:jc w:val="left"/>
              <w:rPr>
                <w:lang w:val="en-GB"/>
              </w:rPr>
            </w:pPr>
          </w:p>
          <w:p w14:paraId="393CB89B" w14:textId="77777777" w:rsidR="009B5695" w:rsidRDefault="009B5695" w:rsidP="009B5695">
            <w:pPr>
              <w:jc w:val="left"/>
            </w:pPr>
            <w:r>
              <w:t>deactivation of Cold Oil demand signal +</w:t>
            </w:r>
          </w:p>
          <w:p w14:paraId="6982DF8F" w14:textId="77777777" w:rsidR="009B5695" w:rsidRDefault="009B5695" w:rsidP="009B5695">
            <w:pPr>
              <w:jc w:val="left"/>
            </w:pPr>
          </w:p>
          <w:p w14:paraId="5CC75534" w14:textId="77777777" w:rsidR="009B5695" w:rsidRPr="0041627B" w:rsidRDefault="009B5695" w:rsidP="009B5695">
            <w:pPr>
              <w:jc w:val="left"/>
              <w:rPr>
                <w:lang w:val="en-GB"/>
              </w:rPr>
            </w:pPr>
            <w:r w:rsidRPr="0041627B">
              <w:rPr>
                <w:lang w:val="en-GB"/>
              </w:rPr>
              <w:t>Temperature Control Deactivation During Process</w:t>
            </w:r>
          </w:p>
        </w:tc>
        <w:tc>
          <w:tcPr>
            <w:tcW w:w="4272" w:type="dxa"/>
            <w:tcBorders>
              <w:top w:val="single" w:sz="4" w:space="0" w:color="auto"/>
              <w:left w:val="single" w:sz="4" w:space="0" w:color="auto"/>
              <w:bottom w:val="single" w:sz="4" w:space="0" w:color="auto"/>
              <w:right w:val="single" w:sz="4" w:space="0" w:color="auto"/>
            </w:tcBorders>
            <w:vAlign w:val="center"/>
          </w:tcPr>
          <w:p w14:paraId="661C8714" w14:textId="77777777" w:rsidR="009B5695" w:rsidRPr="0041627B" w:rsidRDefault="009B5695" w:rsidP="009B5695">
            <w:pPr>
              <w:jc w:val="left"/>
              <w:rPr>
                <w:lang w:val="en-GB"/>
              </w:rPr>
            </w:pPr>
            <w:r w:rsidRPr="0041627B">
              <w:rPr>
                <w:lang w:val="en-GB"/>
              </w:rPr>
              <w:lastRenderedPageBreak/>
              <w:t>RUN PG001-M03-VFD inactive +</w:t>
            </w:r>
          </w:p>
          <w:p w14:paraId="6F76E646" w14:textId="77777777" w:rsidR="009B5695" w:rsidRPr="0041627B" w:rsidRDefault="009B5695" w:rsidP="009B5695">
            <w:pPr>
              <w:jc w:val="left"/>
              <w:rPr>
                <w:lang w:val="en-GB"/>
              </w:rPr>
            </w:pPr>
          </w:p>
          <w:p w14:paraId="3F6D0DBB" w14:textId="77777777" w:rsidR="009B5695" w:rsidRPr="0041627B" w:rsidRDefault="009B5695" w:rsidP="009B5695">
            <w:pPr>
              <w:jc w:val="left"/>
              <w:rPr>
                <w:lang w:val="en-GB"/>
              </w:rPr>
            </w:pPr>
            <w:r w:rsidRPr="0041627B">
              <w:rPr>
                <w:lang w:val="en-GB"/>
              </w:rPr>
              <w:t>VacuumControlActive not active +</w:t>
            </w:r>
          </w:p>
          <w:p w14:paraId="55B493FA" w14:textId="77777777" w:rsidR="009B5695" w:rsidRPr="0041627B" w:rsidRDefault="009B5695" w:rsidP="009B5695">
            <w:pPr>
              <w:jc w:val="left"/>
              <w:rPr>
                <w:lang w:val="en-GB"/>
              </w:rPr>
            </w:pPr>
          </w:p>
          <w:p w14:paraId="0B9DBDE2" w14:textId="77777777" w:rsidR="009B5695" w:rsidRPr="0041627B" w:rsidRDefault="009B5695" w:rsidP="009B5695">
            <w:pPr>
              <w:jc w:val="left"/>
              <w:rPr>
                <w:lang w:val="en-GB"/>
              </w:rPr>
            </w:pPr>
            <w:r w:rsidRPr="0041627B">
              <w:rPr>
                <w:lang w:val="en-GB"/>
              </w:rPr>
              <w:t>CoolOil_REQ not active +</w:t>
            </w:r>
          </w:p>
          <w:p w14:paraId="3D8A3555" w14:textId="77777777" w:rsidR="009B5695" w:rsidRPr="0041627B" w:rsidRDefault="009B5695" w:rsidP="009B5695">
            <w:pPr>
              <w:jc w:val="left"/>
              <w:rPr>
                <w:lang w:val="en-GB"/>
              </w:rPr>
            </w:pPr>
          </w:p>
          <w:p w14:paraId="7A2CDA7D" w14:textId="77777777" w:rsidR="009B5695" w:rsidRDefault="009B5695" w:rsidP="009B5695">
            <w:pPr>
              <w:jc w:val="left"/>
              <w:rPr>
                <w:lang w:val="it-IT"/>
              </w:rPr>
            </w:pPr>
            <w:r>
              <w:rPr>
                <w:lang w:val="it-IT"/>
              </w:rPr>
              <w:lastRenderedPageBreak/>
              <w:t>CoolerFeedSystem not active</w:t>
            </w:r>
          </w:p>
        </w:tc>
      </w:tr>
      <w:tr w:rsidR="009B5695" w14:paraId="61BBA5D1"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58C2125F" w14:textId="77777777" w:rsidR="009B5695" w:rsidRDefault="009B5695" w:rsidP="009B5695">
            <w:pPr>
              <w:jc w:val="center"/>
            </w:pPr>
            <w:r>
              <w:lastRenderedPageBreak/>
              <w:t>9</w:t>
            </w:r>
          </w:p>
        </w:tc>
        <w:tc>
          <w:tcPr>
            <w:tcW w:w="4129" w:type="dxa"/>
            <w:tcBorders>
              <w:top w:val="single" w:sz="4" w:space="0" w:color="auto"/>
              <w:left w:val="single" w:sz="4" w:space="0" w:color="auto"/>
              <w:bottom w:val="single" w:sz="4" w:space="0" w:color="auto"/>
              <w:right w:val="single" w:sz="4" w:space="0" w:color="auto"/>
            </w:tcBorders>
            <w:vAlign w:val="center"/>
          </w:tcPr>
          <w:p w14:paraId="2847A992" w14:textId="77777777" w:rsidR="009B5695" w:rsidRPr="0041627B" w:rsidRDefault="009B5695" w:rsidP="009B5695">
            <w:pPr>
              <w:jc w:val="left"/>
              <w:rPr>
                <w:lang w:val="en-GB"/>
              </w:rPr>
            </w:pPr>
            <w:r w:rsidRPr="0041627B">
              <w:rPr>
                <w:lang w:val="en-GB"/>
              </w:rPr>
              <w:t>Activating Filter Cleaning Sequence +</w:t>
            </w:r>
          </w:p>
          <w:p w14:paraId="6040FE75" w14:textId="77777777" w:rsidR="009B5695" w:rsidRPr="0041627B" w:rsidRDefault="009B5695" w:rsidP="009B5695">
            <w:pPr>
              <w:jc w:val="left"/>
              <w:rPr>
                <w:lang w:val="en-GB"/>
              </w:rPr>
            </w:pPr>
            <w:r w:rsidRPr="0041627B">
              <w:rPr>
                <w:lang w:val="en-GB"/>
              </w:rPr>
              <w:t>Waiting time Filter cleaning</w:t>
            </w:r>
          </w:p>
          <w:p w14:paraId="386EC617" w14:textId="77777777" w:rsidR="009B5695" w:rsidRPr="0041627B" w:rsidRDefault="009B5695" w:rsidP="009B5695">
            <w:pPr>
              <w:jc w:val="left"/>
              <w:rPr>
                <w:lang w:val="en-GB"/>
              </w:rPr>
            </w:pPr>
          </w:p>
        </w:tc>
        <w:tc>
          <w:tcPr>
            <w:tcW w:w="4272" w:type="dxa"/>
            <w:tcBorders>
              <w:top w:val="single" w:sz="4" w:space="0" w:color="auto"/>
              <w:left w:val="single" w:sz="4" w:space="0" w:color="auto"/>
              <w:bottom w:val="single" w:sz="4" w:space="0" w:color="auto"/>
              <w:right w:val="single" w:sz="4" w:space="0" w:color="auto"/>
            </w:tcBorders>
            <w:vAlign w:val="center"/>
          </w:tcPr>
          <w:p w14:paraId="0CB2364D" w14:textId="77777777" w:rsidR="009B5695" w:rsidRPr="0041627B" w:rsidRDefault="009B5695" w:rsidP="009B5695">
            <w:pPr>
              <w:jc w:val="left"/>
              <w:rPr>
                <w:lang w:val="en-GB"/>
              </w:rPr>
            </w:pPr>
            <w:r w:rsidRPr="0041627B">
              <w:rPr>
                <w:lang w:val="en-GB"/>
              </w:rPr>
              <w:t>Elapsed Filter Cleaning Time DLYT_Cleaning_Filter</w:t>
            </w:r>
          </w:p>
          <w:p w14:paraId="2BD9E890" w14:textId="77777777" w:rsidR="009B5695" w:rsidRPr="0041627B" w:rsidRDefault="009B5695" w:rsidP="009B5695">
            <w:pPr>
              <w:jc w:val="left"/>
              <w:rPr>
                <w:lang w:val="en-GB"/>
              </w:rPr>
            </w:pPr>
          </w:p>
        </w:tc>
      </w:tr>
      <w:tr w:rsidR="009B5695" w14:paraId="4C492EF8"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76D52408" w14:textId="77777777" w:rsidR="009B5695" w:rsidRDefault="009B5695" w:rsidP="009B5695">
            <w:pPr>
              <w:jc w:val="center"/>
            </w:pPr>
            <w:r>
              <w:t>10</w:t>
            </w:r>
          </w:p>
        </w:tc>
        <w:tc>
          <w:tcPr>
            <w:tcW w:w="4129" w:type="dxa"/>
            <w:tcBorders>
              <w:top w:val="single" w:sz="4" w:space="0" w:color="auto"/>
              <w:left w:val="single" w:sz="4" w:space="0" w:color="auto"/>
              <w:bottom w:val="single" w:sz="4" w:space="0" w:color="auto"/>
              <w:right w:val="single" w:sz="4" w:space="0" w:color="auto"/>
            </w:tcBorders>
            <w:vAlign w:val="center"/>
          </w:tcPr>
          <w:p w14:paraId="69D43054" w14:textId="77777777" w:rsidR="009B5695" w:rsidRDefault="009B5695" w:rsidP="009B5695">
            <w:pPr>
              <w:jc w:val="left"/>
              <w:rPr>
                <w:lang w:val="it-IT"/>
              </w:rPr>
            </w:pPr>
            <w:r>
              <w:rPr>
                <w:lang w:val="it-IT"/>
              </w:rPr>
              <w:t>Stop Filter Cleaning Sequence</w:t>
            </w:r>
          </w:p>
        </w:tc>
        <w:tc>
          <w:tcPr>
            <w:tcW w:w="4272" w:type="dxa"/>
            <w:tcBorders>
              <w:top w:val="single" w:sz="4" w:space="0" w:color="auto"/>
              <w:left w:val="single" w:sz="4" w:space="0" w:color="auto"/>
              <w:bottom w:val="single" w:sz="4" w:space="0" w:color="auto"/>
              <w:right w:val="single" w:sz="4" w:space="0" w:color="auto"/>
            </w:tcBorders>
            <w:vAlign w:val="center"/>
          </w:tcPr>
          <w:p w14:paraId="0C4EF63D" w14:textId="77777777" w:rsidR="009B5695" w:rsidRDefault="009B5695" w:rsidP="009B5695">
            <w:pPr>
              <w:jc w:val="left"/>
              <w:rPr>
                <w:lang w:val="it-IT"/>
              </w:rPr>
            </w:pPr>
          </w:p>
        </w:tc>
      </w:tr>
      <w:tr w:rsidR="009B5695" w14:paraId="6CC30E3B" w14:textId="77777777" w:rsidTr="007125D8">
        <w:tc>
          <w:tcPr>
            <w:tcW w:w="1119" w:type="dxa"/>
            <w:tcBorders>
              <w:top w:val="single" w:sz="4" w:space="0" w:color="auto"/>
              <w:left w:val="single" w:sz="4" w:space="0" w:color="auto"/>
              <w:bottom w:val="single" w:sz="4" w:space="0" w:color="auto"/>
              <w:right w:val="single" w:sz="4" w:space="0" w:color="auto"/>
            </w:tcBorders>
            <w:vAlign w:val="center"/>
            <w:hideMark/>
          </w:tcPr>
          <w:p w14:paraId="2E9BAB66" w14:textId="77777777" w:rsidR="009B5695" w:rsidRDefault="009B5695" w:rsidP="009B5695">
            <w:pPr>
              <w:jc w:val="center"/>
            </w:pPr>
            <w:r>
              <w:t>11</w:t>
            </w:r>
          </w:p>
        </w:tc>
        <w:tc>
          <w:tcPr>
            <w:tcW w:w="4129" w:type="dxa"/>
            <w:tcBorders>
              <w:top w:val="single" w:sz="4" w:space="0" w:color="auto"/>
              <w:left w:val="single" w:sz="4" w:space="0" w:color="auto"/>
              <w:bottom w:val="single" w:sz="4" w:space="0" w:color="auto"/>
              <w:right w:val="single" w:sz="4" w:space="0" w:color="auto"/>
            </w:tcBorders>
            <w:vAlign w:val="center"/>
          </w:tcPr>
          <w:p w14:paraId="250B3096" w14:textId="77777777" w:rsidR="009B5695" w:rsidRPr="0041627B" w:rsidRDefault="009B5695" w:rsidP="009B5695">
            <w:pPr>
              <w:jc w:val="left"/>
              <w:rPr>
                <w:lang w:val="en-GB"/>
              </w:rPr>
            </w:pPr>
            <w:r w:rsidRPr="0041627B">
              <w:rPr>
                <w:lang w:val="en-GB"/>
              </w:rPr>
              <w:t xml:space="preserve">Solenoid valve opening command Cleaning with Gas from Below </w:t>
            </w:r>
          </w:p>
          <w:p w14:paraId="3953BDBD" w14:textId="77777777" w:rsidR="009B5695" w:rsidRDefault="009B5695" w:rsidP="009B5695">
            <w:pPr>
              <w:jc w:val="left"/>
              <w:rPr>
                <w:lang w:val="it-IT"/>
              </w:rPr>
            </w:pPr>
            <w:r>
              <w:rPr>
                <w:lang w:val="it-IT"/>
              </w:rPr>
              <w:t>AY024.VK006 ON</w:t>
            </w:r>
          </w:p>
        </w:tc>
        <w:tc>
          <w:tcPr>
            <w:tcW w:w="4272" w:type="dxa"/>
            <w:tcBorders>
              <w:top w:val="single" w:sz="4" w:space="0" w:color="auto"/>
              <w:left w:val="single" w:sz="4" w:space="0" w:color="auto"/>
              <w:bottom w:val="single" w:sz="4" w:space="0" w:color="auto"/>
              <w:right w:val="single" w:sz="4" w:space="0" w:color="auto"/>
            </w:tcBorders>
            <w:vAlign w:val="center"/>
          </w:tcPr>
          <w:p w14:paraId="5CA2CDEE" w14:textId="77777777" w:rsidR="009B5695" w:rsidRDefault="009B5695" w:rsidP="009B5695">
            <w:pPr>
              <w:jc w:val="left"/>
              <w:rPr>
                <w:lang w:val="it-IT"/>
              </w:rPr>
            </w:pPr>
            <w:r>
              <w:rPr>
                <w:lang w:val="it-IT"/>
              </w:rPr>
              <w:t>Internal Pressure &gt; TH_ProductionVacuum</w:t>
            </w:r>
          </w:p>
        </w:tc>
      </w:tr>
      <w:tr w:rsidR="009B5695" w14:paraId="61821225" w14:textId="77777777" w:rsidTr="009B5695">
        <w:tc>
          <w:tcPr>
            <w:tcW w:w="1119" w:type="dxa"/>
            <w:tcBorders>
              <w:top w:val="single" w:sz="4" w:space="0" w:color="auto"/>
              <w:left w:val="single" w:sz="4" w:space="0" w:color="auto"/>
              <w:bottom w:val="single" w:sz="4" w:space="0" w:color="auto"/>
              <w:right w:val="single" w:sz="4" w:space="0" w:color="auto"/>
            </w:tcBorders>
            <w:vAlign w:val="center"/>
            <w:hideMark/>
          </w:tcPr>
          <w:p w14:paraId="1205E76C" w14:textId="77777777" w:rsidR="009B5695" w:rsidRDefault="009B5695" w:rsidP="009B5695">
            <w:pPr>
              <w:jc w:val="center"/>
            </w:pPr>
            <w:r>
              <w:t>12</w:t>
            </w:r>
          </w:p>
        </w:tc>
        <w:tc>
          <w:tcPr>
            <w:tcW w:w="4129" w:type="dxa"/>
            <w:tcBorders>
              <w:top w:val="single" w:sz="4" w:space="0" w:color="auto"/>
              <w:left w:val="single" w:sz="4" w:space="0" w:color="auto"/>
              <w:bottom w:val="single" w:sz="4" w:space="0" w:color="auto"/>
              <w:right w:val="single" w:sz="4" w:space="0" w:color="auto"/>
            </w:tcBorders>
            <w:vAlign w:val="center"/>
          </w:tcPr>
          <w:p w14:paraId="078BC2A0" w14:textId="77777777" w:rsidR="009B5695" w:rsidRPr="0041627B" w:rsidRDefault="009B5695" w:rsidP="009B5695">
            <w:pPr>
              <w:jc w:val="left"/>
              <w:rPr>
                <w:lang w:val="en-GB"/>
              </w:rPr>
            </w:pPr>
            <w:r w:rsidRPr="0041627B">
              <w:rPr>
                <w:lang w:val="en-GB"/>
              </w:rPr>
              <w:t xml:space="preserve">Solenoid valve closing command Cleaning with Gas from Below </w:t>
            </w:r>
          </w:p>
          <w:p w14:paraId="17B623EF" w14:textId="77777777" w:rsidR="009B5695" w:rsidRDefault="009B5695" w:rsidP="009B5695">
            <w:pPr>
              <w:jc w:val="left"/>
              <w:rPr>
                <w:lang w:val="it-IT"/>
              </w:rPr>
            </w:pPr>
            <w:r>
              <w:rPr>
                <w:lang w:val="it-IT"/>
              </w:rPr>
              <w:t>AY024.VK006 OFF</w:t>
            </w:r>
          </w:p>
        </w:tc>
        <w:tc>
          <w:tcPr>
            <w:tcW w:w="4272" w:type="dxa"/>
            <w:tcBorders>
              <w:top w:val="single" w:sz="4" w:space="0" w:color="auto"/>
              <w:left w:val="single" w:sz="4" w:space="0" w:color="auto"/>
              <w:bottom w:val="single" w:sz="4" w:space="0" w:color="auto"/>
              <w:right w:val="single" w:sz="4" w:space="0" w:color="auto"/>
            </w:tcBorders>
            <w:vAlign w:val="center"/>
          </w:tcPr>
          <w:p w14:paraId="418D36F4" w14:textId="77777777" w:rsidR="009B5695" w:rsidRDefault="009B5695" w:rsidP="009B5695">
            <w:pPr>
              <w:jc w:val="left"/>
              <w:rPr>
                <w:lang w:val="it-IT"/>
              </w:rPr>
            </w:pPr>
          </w:p>
        </w:tc>
      </w:tr>
      <w:tr w:rsidR="009B5695" w14:paraId="1B19D9CF" w14:textId="77777777" w:rsidTr="009B5695">
        <w:tc>
          <w:tcPr>
            <w:tcW w:w="1119" w:type="dxa"/>
            <w:tcBorders>
              <w:top w:val="single" w:sz="4" w:space="0" w:color="auto"/>
              <w:left w:val="single" w:sz="4" w:space="0" w:color="auto"/>
              <w:bottom w:val="single" w:sz="4" w:space="0" w:color="auto"/>
              <w:right w:val="single" w:sz="4" w:space="0" w:color="auto"/>
            </w:tcBorders>
            <w:vAlign w:val="center"/>
            <w:hideMark/>
          </w:tcPr>
          <w:p w14:paraId="55FEF7AC" w14:textId="77777777" w:rsidR="009B5695" w:rsidRDefault="009B5695" w:rsidP="009B5695">
            <w:pPr>
              <w:jc w:val="center"/>
            </w:pPr>
            <w:r>
              <w:t>13</w:t>
            </w:r>
          </w:p>
        </w:tc>
        <w:tc>
          <w:tcPr>
            <w:tcW w:w="4129" w:type="dxa"/>
            <w:tcBorders>
              <w:top w:val="single" w:sz="4" w:space="0" w:color="auto"/>
              <w:left w:val="single" w:sz="4" w:space="0" w:color="auto"/>
              <w:bottom w:val="single" w:sz="4" w:space="0" w:color="auto"/>
              <w:right w:val="single" w:sz="4" w:space="0" w:color="auto"/>
            </w:tcBorders>
            <w:vAlign w:val="center"/>
          </w:tcPr>
          <w:p w14:paraId="31706058" w14:textId="77777777" w:rsidR="009B5695" w:rsidRPr="0041627B" w:rsidRDefault="009B5695" w:rsidP="009B5695">
            <w:pPr>
              <w:jc w:val="left"/>
              <w:rPr>
                <w:lang w:val="en-GB"/>
              </w:rPr>
            </w:pPr>
            <w:r w:rsidRPr="0041627B">
              <w:rPr>
                <w:lang w:val="en-GB"/>
              </w:rPr>
              <w:t>Stop Motor Rebound CMDVK006.M03.VFD OFF</w:t>
            </w:r>
          </w:p>
        </w:tc>
        <w:tc>
          <w:tcPr>
            <w:tcW w:w="4272" w:type="dxa"/>
            <w:tcBorders>
              <w:top w:val="single" w:sz="4" w:space="0" w:color="auto"/>
              <w:left w:val="single" w:sz="4" w:space="0" w:color="auto"/>
              <w:bottom w:val="single" w:sz="4" w:space="0" w:color="auto"/>
              <w:right w:val="single" w:sz="4" w:space="0" w:color="auto"/>
            </w:tcBorders>
            <w:vAlign w:val="center"/>
          </w:tcPr>
          <w:p w14:paraId="3F2CE829" w14:textId="77777777" w:rsidR="009B5695" w:rsidRDefault="009B5695" w:rsidP="009B5695">
            <w:pPr>
              <w:jc w:val="left"/>
              <w:rPr>
                <w:lang w:val="it-IT"/>
              </w:rPr>
            </w:pPr>
            <w:r>
              <w:rPr>
                <w:lang w:val="it-IT"/>
              </w:rPr>
              <w:t>RUN VK006-M03-VFD inactive</w:t>
            </w:r>
          </w:p>
          <w:p w14:paraId="38D33EB8" w14:textId="77777777" w:rsidR="009B5695" w:rsidRDefault="009B5695" w:rsidP="009B5695">
            <w:pPr>
              <w:jc w:val="left"/>
              <w:rPr>
                <w:lang w:val="it-IT"/>
              </w:rPr>
            </w:pPr>
          </w:p>
        </w:tc>
      </w:tr>
      <w:tr w:rsidR="009B5695" w14:paraId="2DF08A10" w14:textId="77777777" w:rsidTr="009B5695">
        <w:tc>
          <w:tcPr>
            <w:tcW w:w="1119" w:type="dxa"/>
            <w:tcBorders>
              <w:top w:val="single" w:sz="4" w:space="0" w:color="auto"/>
              <w:left w:val="single" w:sz="4" w:space="0" w:color="auto"/>
              <w:bottom w:val="single" w:sz="4" w:space="0" w:color="auto"/>
              <w:right w:val="single" w:sz="4" w:space="0" w:color="auto"/>
            </w:tcBorders>
            <w:vAlign w:val="center"/>
            <w:hideMark/>
          </w:tcPr>
          <w:p w14:paraId="49C5A02F" w14:textId="77777777" w:rsidR="009B5695" w:rsidRDefault="009B5695" w:rsidP="009B5695">
            <w:pPr>
              <w:jc w:val="center"/>
            </w:pPr>
            <w:r>
              <w:t>14</w:t>
            </w:r>
          </w:p>
        </w:tc>
        <w:tc>
          <w:tcPr>
            <w:tcW w:w="4129" w:type="dxa"/>
            <w:tcBorders>
              <w:top w:val="single" w:sz="4" w:space="0" w:color="auto"/>
              <w:left w:val="single" w:sz="4" w:space="0" w:color="auto"/>
              <w:bottom w:val="single" w:sz="4" w:space="0" w:color="auto"/>
              <w:right w:val="single" w:sz="4" w:space="0" w:color="auto"/>
            </w:tcBorders>
            <w:vAlign w:val="center"/>
          </w:tcPr>
          <w:p w14:paraId="3D9EF794" w14:textId="77777777" w:rsidR="009B5695" w:rsidRPr="0041627B" w:rsidRDefault="009B5695" w:rsidP="009B5695">
            <w:pPr>
              <w:jc w:val="left"/>
              <w:rPr>
                <w:lang w:val="en-GB"/>
              </w:rPr>
            </w:pPr>
            <w:r w:rsidRPr="0041627B">
              <w:rPr>
                <w:lang w:val="en-GB"/>
              </w:rPr>
              <w:t>Sending Signal For Discharge Enablement Request</w:t>
            </w:r>
          </w:p>
        </w:tc>
        <w:tc>
          <w:tcPr>
            <w:tcW w:w="4272" w:type="dxa"/>
            <w:tcBorders>
              <w:top w:val="single" w:sz="4" w:space="0" w:color="auto"/>
              <w:left w:val="single" w:sz="4" w:space="0" w:color="auto"/>
              <w:bottom w:val="single" w:sz="4" w:space="0" w:color="auto"/>
              <w:right w:val="single" w:sz="4" w:space="0" w:color="auto"/>
            </w:tcBorders>
            <w:vAlign w:val="center"/>
          </w:tcPr>
          <w:p w14:paraId="168CADB4" w14:textId="77777777" w:rsidR="009B5695" w:rsidRDefault="009B5695" w:rsidP="009B5695">
            <w:pPr>
              <w:jc w:val="left"/>
              <w:rPr>
                <w:lang w:val="it-IT"/>
              </w:rPr>
            </w:pPr>
            <w:r>
              <w:rPr>
                <w:lang w:val="it-IT"/>
              </w:rPr>
              <w:t>Discharge_ON active</w:t>
            </w:r>
          </w:p>
        </w:tc>
      </w:tr>
      <w:bookmarkEnd w:id="760"/>
    </w:tbl>
    <w:p w14:paraId="7FED6013" w14:textId="77777777" w:rsidR="007125D8" w:rsidRDefault="007125D8" w:rsidP="007125D8">
      <w:pPr>
        <w:rPr>
          <w:lang w:val="it-IT"/>
        </w:rPr>
      </w:pPr>
    </w:p>
    <w:p w14:paraId="508BB80E" w14:textId="77777777" w:rsidR="007125D8" w:rsidRDefault="007125D8" w:rsidP="007125D8">
      <w:pPr>
        <w:rPr>
          <w:lang w:val="it-IT"/>
        </w:rPr>
      </w:pPr>
    </w:p>
    <w:p w14:paraId="1B20D45E" w14:textId="77777777" w:rsidR="00BE03E0" w:rsidRDefault="00BE03E0" w:rsidP="007125D8">
      <w:pPr>
        <w:rPr>
          <w:lang w:val="it-IT"/>
        </w:rPr>
      </w:pPr>
    </w:p>
    <w:p w14:paraId="557FE779" w14:textId="77777777" w:rsidR="00BE03E0" w:rsidRDefault="00BE03E0" w:rsidP="007125D8">
      <w:pPr>
        <w:rPr>
          <w:lang w:val="it-IT"/>
        </w:rPr>
      </w:pPr>
    </w:p>
    <w:p w14:paraId="26DFF82E" w14:textId="77777777" w:rsidR="00C15D8A" w:rsidRDefault="00C15D8A" w:rsidP="007125D8">
      <w:pPr>
        <w:rPr>
          <w:lang w:val="it-IT"/>
        </w:rPr>
      </w:pPr>
    </w:p>
    <w:p w14:paraId="7940D3C6" w14:textId="77777777" w:rsidR="00C15D8A" w:rsidRDefault="00C15D8A" w:rsidP="007125D8">
      <w:pPr>
        <w:rPr>
          <w:lang w:val="it-IT"/>
        </w:rPr>
      </w:pPr>
    </w:p>
    <w:p w14:paraId="470955AE" w14:textId="77777777" w:rsidR="00C87A69" w:rsidRDefault="00C87A69" w:rsidP="00C87A69">
      <w:pPr>
        <w:rPr>
          <w:rFonts w:cs="Arial"/>
        </w:rPr>
      </w:pPr>
    </w:p>
    <w:p w14:paraId="4C28CCB3" w14:textId="77777777" w:rsidR="00C87A69" w:rsidRPr="00FB239E" w:rsidRDefault="00C87A69" w:rsidP="00C87A69">
      <w:pPr>
        <w:pStyle w:val="Heading3"/>
      </w:pPr>
      <w:bookmarkStart w:id="761" w:name="_Toc149556461"/>
      <w:r>
        <w:t xml:space="preserve">CB system. </w:t>
      </w:r>
      <w:r w:rsidRPr="006B1D58">
        <w:t xml:space="preserve">Unloading from </w:t>
      </w:r>
      <w:r w:rsidRPr="00C87A69">
        <w:rPr>
          <w:iCs/>
          <w:szCs w:val="28"/>
        </w:rPr>
        <w:t>Dryer/cooler</w:t>
      </w:r>
      <w:r w:rsidRPr="0041627B">
        <w:rPr>
          <w:lang w:val="en-GB"/>
        </w:rPr>
        <w:t xml:space="preserve"> VK006</w:t>
      </w:r>
      <w:r w:rsidRPr="005D295B">
        <w:t xml:space="preserve"> </w:t>
      </w:r>
      <w:r w:rsidRPr="006B1D58">
        <w:t>to VZ0</w:t>
      </w:r>
      <w:r>
        <w:t>07</w:t>
      </w:r>
      <w:bookmarkEnd w:id="761"/>
    </w:p>
    <w:p w14:paraId="5441DCB9" w14:textId="77777777" w:rsidR="00C87A69" w:rsidRDefault="00C87A69" w:rsidP="00C87A69"/>
    <w:p w14:paraId="7DBD7C0C" w14:textId="77777777" w:rsidR="00C87A69" w:rsidRDefault="00C87A69" w:rsidP="00C87A69">
      <w:r>
        <w:t xml:space="preserve">Once the heating/cooling phase is completed, the powder will be transported by the </w:t>
      </w:r>
      <w:r w:rsidR="00C15D8A">
        <w:t>S</w:t>
      </w:r>
      <w:r>
        <w:t>martjet VZ007 to the hopper TE009</w:t>
      </w:r>
      <w:r w:rsidR="00C15D8A">
        <w:t xml:space="preserve">. </w:t>
      </w:r>
      <w:r w:rsidR="00C15D8A" w:rsidRPr="00C15D8A">
        <w:t>The following table shows the transport loading sequence.</w:t>
      </w:r>
    </w:p>
    <w:p w14:paraId="694CC634" w14:textId="77777777" w:rsidR="00741E9D" w:rsidRDefault="00741E9D" w:rsidP="00741E9D">
      <w:pPr>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5600"/>
        <w:gridCol w:w="3472"/>
      </w:tblGrid>
      <w:tr w:rsidR="0090592D" w14:paraId="191F4E78" w14:textId="77777777" w:rsidTr="00EC1B79">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415C9DD2" w14:textId="77777777" w:rsidR="0090592D" w:rsidRDefault="0090592D" w:rsidP="00EC1B79">
            <w:pPr>
              <w:jc w:val="left"/>
            </w:pPr>
            <w:r>
              <w:t>Permissive list</w:t>
            </w:r>
          </w:p>
        </w:tc>
      </w:tr>
      <w:tr w:rsidR="0090592D" w:rsidRPr="00373BC7" w14:paraId="6D09CE47" w14:textId="77777777" w:rsidTr="00EC1B79">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120884" w14:textId="77777777" w:rsidR="0090592D" w:rsidRDefault="0090592D" w:rsidP="00EC1B79">
            <w:pPr>
              <w:rPr>
                <w:lang w:val="en-GB"/>
              </w:rPr>
            </w:pPr>
            <w:r>
              <w:rPr>
                <w:lang w:val="en-GB"/>
              </w:rPr>
              <w:t>No High level on VZ0</w:t>
            </w:r>
            <w:r w:rsidR="005C238E">
              <w:rPr>
                <w:lang w:val="en-GB"/>
              </w:rPr>
              <w:t>0</w:t>
            </w:r>
            <w:r>
              <w:rPr>
                <w:lang w:val="en-GB"/>
              </w:rPr>
              <w:t>7 (LSH</w:t>
            </w:r>
            <w:r w:rsidR="005C238E">
              <w:rPr>
                <w:lang w:val="en-GB"/>
              </w:rPr>
              <w:t>002</w:t>
            </w:r>
            <w:r>
              <w:rPr>
                <w:lang w:val="en-GB"/>
              </w:rPr>
              <w:t xml:space="preserve"> not active)</w:t>
            </w:r>
          </w:p>
          <w:p w14:paraId="0BDD8F44" w14:textId="77777777" w:rsidR="0090592D" w:rsidRDefault="0090592D" w:rsidP="00EC1B79">
            <w:pPr>
              <w:rPr>
                <w:lang w:val="en-GB"/>
              </w:rPr>
            </w:pPr>
            <w:r>
              <w:rPr>
                <w:lang w:val="en-GB"/>
              </w:rPr>
              <w:lastRenderedPageBreak/>
              <w:t>VZ0</w:t>
            </w:r>
            <w:r w:rsidR="005C238E">
              <w:rPr>
                <w:lang w:val="en-GB"/>
              </w:rPr>
              <w:t>0</w:t>
            </w:r>
            <w:r>
              <w:rPr>
                <w:lang w:val="en-GB"/>
              </w:rPr>
              <w:t xml:space="preserve">7 </w:t>
            </w:r>
            <w:r w:rsidRPr="00D35E37">
              <w:rPr>
                <w:lang w:val="en-GB"/>
              </w:rPr>
              <w:t>must be available and not running.</w:t>
            </w:r>
          </w:p>
          <w:p w14:paraId="4DCDD8FA" w14:textId="77777777" w:rsidR="0090592D" w:rsidRPr="00373BC7" w:rsidRDefault="0090592D" w:rsidP="00EC1B79">
            <w:pPr>
              <w:rPr>
                <w:lang w:val="en-GB"/>
              </w:rPr>
            </w:pPr>
            <w:r w:rsidRPr="00373BC7">
              <w:rPr>
                <w:lang w:val="en-GB"/>
              </w:rPr>
              <w:t>No emergency alarms present</w:t>
            </w:r>
          </w:p>
        </w:tc>
      </w:tr>
      <w:tr w:rsidR="0090592D" w14:paraId="3612A23D" w14:textId="77777777" w:rsidTr="00EC1B79">
        <w:tc>
          <w:tcPr>
            <w:tcW w:w="993" w:type="dxa"/>
            <w:tcBorders>
              <w:top w:val="single" w:sz="4" w:space="0" w:color="auto"/>
              <w:left w:val="single" w:sz="4" w:space="0" w:color="auto"/>
              <w:bottom w:val="single" w:sz="4" w:space="0" w:color="auto"/>
              <w:right w:val="single" w:sz="4" w:space="0" w:color="auto"/>
            </w:tcBorders>
            <w:shd w:val="clear" w:color="auto" w:fill="D9D9D9"/>
            <w:hideMark/>
          </w:tcPr>
          <w:p w14:paraId="2C3B635E" w14:textId="77777777" w:rsidR="0090592D" w:rsidRDefault="0090592D" w:rsidP="00EC1B79">
            <w:pPr>
              <w:jc w:val="center"/>
            </w:pPr>
            <w:r>
              <w:lastRenderedPageBreak/>
              <w:t>Step</w:t>
            </w:r>
          </w:p>
        </w:tc>
        <w:tc>
          <w:tcPr>
            <w:tcW w:w="5600" w:type="dxa"/>
            <w:tcBorders>
              <w:top w:val="single" w:sz="4" w:space="0" w:color="auto"/>
              <w:left w:val="single" w:sz="4" w:space="0" w:color="auto"/>
              <w:bottom w:val="single" w:sz="4" w:space="0" w:color="auto"/>
              <w:right w:val="single" w:sz="4" w:space="0" w:color="auto"/>
            </w:tcBorders>
            <w:shd w:val="clear" w:color="auto" w:fill="D9D9D9"/>
            <w:hideMark/>
          </w:tcPr>
          <w:p w14:paraId="7D5FE470" w14:textId="77777777" w:rsidR="0090592D" w:rsidRDefault="0090592D" w:rsidP="00EC1B79">
            <w:pPr>
              <w:jc w:val="left"/>
            </w:pPr>
            <w:r>
              <w:t>Action</w:t>
            </w:r>
          </w:p>
        </w:tc>
        <w:tc>
          <w:tcPr>
            <w:tcW w:w="3472" w:type="dxa"/>
            <w:tcBorders>
              <w:top w:val="single" w:sz="4" w:space="0" w:color="auto"/>
              <w:left w:val="single" w:sz="4" w:space="0" w:color="auto"/>
              <w:bottom w:val="single" w:sz="4" w:space="0" w:color="auto"/>
              <w:right w:val="single" w:sz="4" w:space="0" w:color="auto"/>
            </w:tcBorders>
            <w:shd w:val="clear" w:color="auto" w:fill="D9D9D9"/>
            <w:hideMark/>
          </w:tcPr>
          <w:p w14:paraId="62CB8DFA" w14:textId="77777777" w:rsidR="0090592D" w:rsidRDefault="0090592D" w:rsidP="00EC1B79">
            <w:pPr>
              <w:jc w:val="left"/>
            </w:pPr>
            <w:r>
              <w:t>Completion criteria</w:t>
            </w:r>
          </w:p>
        </w:tc>
      </w:tr>
      <w:tr w:rsidR="000D63F8" w14:paraId="1A8DA1B4" w14:textId="77777777" w:rsidTr="00EC1B79">
        <w:tc>
          <w:tcPr>
            <w:tcW w:w="993" w:type="dxa"/>
            <w:tcBorders>
              <w:top w:val="single" w:sz="4" w:space="0" w:color="auto"/>
              <w:left w:val="single" w:sz="4" w:space="0" w:color="auto"/>
              <w:bottom w:val="single" w:sz="4" w:space="0" w:color="auto"/>
              <w:right w:val="single" w:sz="4" w:space="0" w:color="auto"/>
            </w:tcBorders>
          </w:tcPr>
          <w:p w14:paraId="03E6BFA7" w14:textId="77777777" w:rsidR="000D63F8" w:rsidRDefault="000D63F8" w:rsidP="000D63F8">
            <w:pPr>
              <w:jc w:val="center"/>
            </w:pPr>
            <w:r>
              <w:t>1</w:t>
            </w:r>
          </w:p>
        </w:tc>
        <w:tc>
          <w:tcPr>
            <w:tcW w:w="5600" w:type="dxa"/>
            <w:tcBorders>
              <w:top w:val="single" w:sz="4" w:space="0" w:color="auto"/>
              <w:left w:val="single" w:sz="4" w:space="0" w:color="auto"/>
              <w:bottom w:val="single" w:sz="4" w:space="0" w:color="auto"/>
              <w:right w:val="single" w:sz="4" w:space="0" w:color="auto"/>
            </w:tcBorders>
          </w:tcPr>
          <w:p w14:paraId="465313B4" w14:textId="77777777" w:rsidR="000D63F8" w:rsidRDefault="000D63F8" w:rsidP="000D63F8">
            <w:r w:rsidRPr="00652386">
              <w:t xml:space="preserve">Sending Signal </w:t>
            </w:r>
            <w:r>
              <w:t>f</w:t>
            </w:r>
            <w:r w:rsidRPr="00652386">
              <w:t>or Charge Enablement Request</w:t>
            </w:r>
            <w:r>
              <w:t xml:space="preserve"> (VZ007).</w:t>
            </w:r>
          </w:p>
        </w:tc>
        <w:tc>
          <w:tcPr>
            <w:tcW w:w="3472" w:type="dxa"/>
            <w:tcBorders>
              <w:top w:val="single" w:sz="4" w:space="0" w:color="auto"/>
              <w:left w:val="single" w:sz="4" w:space="0" w:color="auto"/>
              <w:bottom w:val="single" w:sz="4" w:space="0" w:color="auto"/>
              <w:right w:val="single" w:sz="4" w:space="0" w:color="auto"/>
            </w:tcBorders>
          </w:tcPr>
          <w:p w14:paraId="7C27B668" w14:textId="77777777" w:rsidR="000D63F8" w:rsidRDefault="000D63F8" w:rsidP="000D63F8">
            <w:pPr>
              <w:jc w:val="left"/>
            </w:pPr>
          </w:p>
        </w:tc>
      </w:tr>
      <w:tr w:rsidR="000D63F8" w14:paraId="20EDAD9A" w14:textId="77777777" w:rsidTr="00EC1B79">
        <w:tc>
          <w:tcPr>
            <w:tcW w:w="993" w:type="dxa"/>
            <w:tcBorders>
              <w:top w:val="single" w:sz="4" w:space="0" w:color="auto"/>
              <w:left w:val="single" w:sz="4" w:space="0" w:color="auto"/>
              <w:bottom w:val="single" w:sz="4" w:space="0" w:color="auto"/>
              <w:right w:val="single" w:sz="4" w:space="0" w:color="auto"/>
            </w:tcBorders>
          </w:tcPr>
          <w:p w14:paraId="46813BD9" w14:textId="77777777" w:rsidR="000D63F8" w:rsidRDefault="000D63F8" w:rsidP="000D63F8">
            <w:pPr>
              <w:jc w:val="center"/>
            </w:pPr>
            <w:r>
              <w:t>2</w:t>
            </w:r>
          </w:p>
        </w:tc>
        <w:tc>
          <w:tcPr>
            <w:tcW w:w="5600" w:type="dxa"/>
            <w:tcBorders>
              <w:top w:val="single" w:sz="4" w:space="0" w:color="auto"/>
              <w:left w:val="single" w:sz="4" w:space="0" w:color="auto"/>
              <w:bottom w:val="single" w:sz="4" w:space="0" w:color="auto"/>
              <w:right w:val="single" w:sz="4" w:space="0" w:color="auto"/>
            </w:tcBorders>
          </w:tcPr>
          <w:p w14:paraId="66E1DC48" w14:textId="77777777" w:rsidR="000D63F8" w:rsidRDefault="000D63F8" w:rsidP="000D63F8">
            <w:r>
              <w:t>Transporter inlet valve LP001 Opens</w:t>
            </w:r>
          </w:p>
        </w:tc>
        <w:tc>
          <w:tcPr>
            <w:tcW w:w="3472" w:type="dxa"/>
            <w:tcBorders>
              <w:top w:val="single" w:sz="4" w:space="0" w:color="auto"/>
              <w:left w:val="single" w:sz="4" w:space="0" w:color="auto"/>
              <w:bottom w:val="single" w:sz="4" w:space="0" w:color="auto"/>
              <w:right w:val="single" w:sz="4" w:space="0" w:color="auto"/>
            </w:tcBorders>
          </w:tcPr>
          <w:p w14:paraId="01CC97F1" w14:textId="77777777" w:rsidR="000D63F8" w:rsidRDefault="000D63F8" w:rsidP="000D63F8">
            <w:pPr>
              <w:jc w:val="left"/>
            </w:pPr>
            <w:r>
              <w:t>ZSH005 active</w:t>
            </w:r>
          </w:p>
        </w:tc>
      </w:tr>
      <w:tr w:rsidR="000D63F8" w14:paraId="18973899" w14:textId="77777777" w:rsidTr="004B0FA1">
        <w:tc>
          <w:tcPr>
            <w:tcW w:w="993" w:type="dxa"/>
            <w:tcBorders>
              <w:top w:val="single" w:sz="4" w:space="0" w:color="auto"/>
              <w:left w:val="single" w:sz="4" w:space="0" w:color="auto"/>
              <w:bottom w:val="single" w:sz="4" w:space="0" w:color="auto"/>
              <w:right w:val="single" w:sz="4" w:space="0" w:color="auto"/>
            </w:tcBorders>
          </w:tcPr>
          <w:p w14:paraId="5929B780" w14:textId="77777777" w:rsidR="000D63F8" w:rsidRDefault="000D63F8" w:rsidP="000D63F8">
            <w:pPr>
              <w:jc w:val="center"/>
            </w:pPr>
            <w:r>
              <w:t>3</w:t>
            </w:r>
          </w:p>
        </w:tc>
        <w:tc>
          <w:tcPr>
            <w:tcW w:w="5600" w:type="dxa"/>
            <w:tcBorders>
              <w:top w:val="single" w:sz="4" w:space="0" w:color="auto"/>
              <w:left w:val="single" w:sz="4" w:space="0" w:color="auto"/>
              <w:bottom w:val="single" w:sz="4" w:space="0" w:color="auto"/>
              <w:right w:val="single" w:sz="4" w:space="0" w:color="auto"/>
            </w:tcBorders>
            <w:vAlign w:val="center"/>
          </w:tcPr>
          <w:p w14:paraId="30719014" w14:textId="77777777" w:rsidR="000D63F8" w:rsidRDefault="000D63F8" w:rsidP="000D63F8">
            <w:r w:rsidRPr="0041627B">
              <w:rPr>
                <w:lang w:val="en-GB"/>
              </w:rPr>
              <w:t>Receiving Valley Station Signal of Discharge Enablement (VK006).</w:t>
            </w:r>
          </w:p>
        </w:tc>
        <w:tc>
          <w:tcPr>
            <w:tcW w:w="3472" w:type="dxa"/>
            <w:tcBorders>
              <w:top w:val="single" w:sz="4" w:space="0" w:color="auto"/>
              <w:left w:val="single" w:sz="4" w:space="0" w:color="auto"/>
              <w:bottom w:val="single" w:sz="4" w:space="0" w:color="auto"/>
              <w:right w:val="single" w:sz="4" w:space="0" w:color="auto"/>
            </w:tcBorders>
            <w:vAlign w:val="center"/>
          </w:tcPr>
          <w:p w14:paraId="0FB11C4C" w14:textId="77777777" w:rsidR="000D63F8" w:rsidRDefault="000D63F8" w:rsidP="000D63F8">
            <w:pPr>
              <w:jc w:val="left"/>
            </w:pPr>
            <w:r>
              <w:rPr>
                <w:lang w:val="it-IT"/>
              </w:rPr>
              <w:t>Discharge_Release active</w:t>
            </w:r>
          </w:p>
        </w:tc>
      </w:tr>
      <w:tr w:rsidR="000D63F8" w14:paraId="428B6283" w14:textId="77777777" w:rsidTr="00E762C6">
        <w:tc>
          <w:tcPr>
            <w:tcW w:w="993" w:type="dxa"/>
            <w:tcBorders>
              <w:top w:val="single" w:sz="4" w:space="0" w:color="auto"/>
              <w:left w:val="single" w:sz="4" w:space="0" w:color="auto"/>
              <w:bottom w:val="single" w:sz="4" w:space="0" w:color="auto"/>
              <w:right w:val="single" w:sz="4" w:space="0" w:color="auto"/>
            </w:tcBorders>
          </w:tcPr>
          <w:p w14:paraId="7C6306C4" w14:textId="77777777" w:rsidR="000D63F8" w:rsidRDefault="000D63F8" w:rsidP="000D63F8">
            <w:pPr>
              <w:jc w:val="center"/>
            </w:pPr>
            <w:r>
              <w:t>4</w:t>
            </w:r>
          </w:p>
        </w:tc>
        <w:tc>
          <w:tcPr>
            <w:tcW w:w="5600" w:type="dxa"/>
            <w:tcBorders>
              <w:top w:val="single" w:sz="4" w:space="0" w:color="auto"/>
              <w:left w:val="single" w:sz="4" w:space="0" w:color="auto"/>
              <w:bottom w:val="single" w:sz="4" w:space="0" w:color="auto"/>
              <w:right w:val="single" w:sz="4" w:space="0" w:color="auto"/>
            </w:tcBorders>
            <w:vAlign w:val="center"/>
          </w:tcPr>
          <w:p w14:paraId="7E078E73" w14:textId="77777777" w:rsidR="000D63F8" w:rsidRPr="0041627B" w:rsidRDefault="000D63F8" w:rsidP="000D63F8">
            <w:pPr>
              <w:jc w:val="left"/>
              <w:rPr>
                <w:lang w:val="en-GB"/>
              </w:rPr>
            </w:pPr>
            <w:r w:rsidRPr="0041627B">
              <w:rPr>
                <w:lang w:val="en-GB"/>
              </w:rPr>
              <w:t>HY007A/B.VK006 exhaust solenoid valve opening control</w:t>
            </w:r>
          </w:p>
          <w:p w14:paraId="02F0DEB9" w14:textId="77777777" w:rsidR="000D63F8" w:rsidRPr="0041627B" w:rsidRDefault="000D63F8" w:rsidP="000D63F8">
            <w:pPr>
              <w:jc w:val="left"/>
              <w:rPr>
                <w:lang w:val="en-GB"/>
              </w:rPr>
            </w:pPr>
            <w:r w:rsidRPr="0041627B">
              <w:rPr>
                <w:lang w:val="en-GB"/>
              </w:rPr>
              <w:t>AY007A.VK006 ON</w:t>
            </w:r>
          </w:p>
          <w:p w14:paraId="6D9D05F1" w14:textId="77777777" w:rsidR="000D63F8" w:rsidRPr="0041627B" w:rsidRDefault="000D63F8" w:rsidP="000D63F8">
            <w:pPr>
              <w:jc w:val="left"/>
              <w:rPr>
                <w:lang w:val="en-GB"/>
              </w:rPr>
            </w:pPr>
            <w:r w:rsidRPr="0041627B">
              <w:rPr>
                <w:lang w:val="en-GB"/>
              </w:rPr>
              <w:t>AY007B.VK006 OFF +</w:t>
            </w:r>
          </w:p>
          <w:p w14:paraId="3BF9EB3C" w14:textId="77777777" w:rsidR="000D63F8" w:rsidRPr="0041627B" w:rsidRDefault="000D63F8" w:rsidP="000D63F8">
            <w:pPr>
              <w:jc w:val="left"/>
              <w:rPr>
                <w:lang w:val="en-GB"/>
              </w:rPr>
            </w:pPr>
          </w:p>
          <w:p w14:paraId="7DC230F0" w14:textId="77777777" w:rsidR="000D63F8" w:rsidRPr="00652386" w:rsidRDefault="000D63F8" w:rsidP="000D63F8">
            <w:r w:rsidRPr="0041627B">
              <w:rPr>
                <w:lang w:val="en-GB"/>
              </w:rPr>
              <w:t>AirKnocker Sequence Activation (AY008.VK006)</w:t>
            </w:r>
          </w:p>
        </w:tc>
        <w:tc>
          <w:tcPr>
            <w:tcW w:w="3472" w:type="dxa"/>
            <w:tcBorders>
              <w:top w:val="single" w:sz="4" w:space="0" w:color="auto"/>
              <w:left w:val="single" w:sz="4" w:space="0" w:color="auto"/>
              <w:bottom w:val="single" w:sz="4" w:space="0" w:color="auto"/>
              <w:right w:val="single" w:sz="4" w:space="0" w:color="auto"/>
            </w:tcBorders>
            <w:vAlign w:val="center"/>
          </w:tcPr>
          <w:p w14:paraId="1DDC66B8" w14:textId="77777777" w:rsidR="000D63F8" w:rsidRPr="0041627B" w:rsidRDefault="000D63F8" w:rsidP="000D63F8">
            <w:pPr>
              <w:jc w:val="left"/>
              <w:rPr>
                <w:lang w:val="en-GB"/>
              </w:rPr>
            </w:pPr>
            <w:r w:rsidRPr="0041627B">
              <w:rPr>
                <w:lang w:val="en-GB"/>
              </w:rPr>
              <w:t>ZSH004.VK006 not active +</w:t>
            </w:r>
          </w:p>
          <w:p w14:paraId="2B5D5A51" w14:textId="77777777" w:rsidR="000D63F8" w:rsidRPr="0041627B" w:rsidRDefault="000D63F8" w:rsidP="000D63F8">
            <w:pPr>
              <w:jc w:val="left"/>
              <w:rPr>
                <w:lang w:val="en-GB"/>
              </w:rPr>
            </w:pPr>
          </w:p>
          <w:p w14:paraId="375E951E" w14:textId="77777777" w:rsidR="000D63F8" w:rsidRDefault="000D63F8" w:rsidP="000D63F8">
            <w:pPr>
              <w:jc w:val="left"/>
            </w:pPr>
            <w:r w:rsidRPr="0041627B">
              <w:rPr>
                <w:lang w:val="en-GB"/>
              </w:rPr>
              <w:t>AirKnocker_ON active</w:t>
            </w:r>
          </w:p>
        </w:tc>
      </w:tr>
      <w:tr w:rsidR="000D63F8" w14:paraId="598BD07B" w14:textId="77777777" w:rsidTr="00EC1B79">
        <w:tc>
          <w:tcPr>
            <w:tcW w:w="993" w:type="dxa"/>
            <w:tcBorders>
              <w:top w:val="single" w:sz="4" w:space="0" w:color="auto"/>
              <w:left w:val="single" w:sz="4" w:space="0" w:color="auto"/>
              <w:bottom w:val="single" w:sz="4" w:space="0" w:color="auto"/>
              <w:right w:val="single" w:sz="4" w:space="0" w:color="auto"/>
            </w:tcBorders>
          </w:tcPr>
          <w:p w14:paraId="784F016B" w14:textId="77777777" w:rsidR="000D63F8" w:rsidRDefault="000D63F8" w:rsidP="000D63F8">
            <w:pPr>
              <w:jc w:val="center"/>
            </w:pPr>
            <w:r>
              <w:t>5</w:t>
            </w:r>
          </w:p>
        </w:tc>
        <w:tc>
          <w:tcPr>
            <w:tcW w:w="5600" w:type="dxa"/>
            <w:tcBorders>
              <w:top w:val="single" w:sz="4" w:space="0" w:color="auto"/>
              <w:left w:val="single" w:sz="4" w:space="0" w:color="auto"/>
              <w:bottom w:val="single" w:sz="4" w:space="0" w:color="auto"/>
              <w:right w:val="single" w:sz="4" w:space="0" w:color="auto"/>
            </w:tcBorders>
            <w:vAlign w:val="center"/>
          </w:tcPr>
          <w:p w14:paraId="09F6712B" w14:textId="77777777" w:rsidR="000D63F8" w:rsidRDefault="000D63F8" w:rsidP="000D63F8">
            <w:r>
              <w:rPr>
                <w:lang w:val="it-IT"/>
              </w:rPr>
              <w:t>Waiting time Discharge</w:t>
            </w:r>
          </w:p>
        </w:tc>
        <w:tc>
          <w:tcPr>
            <w:tcW w:w="3472" w:type="dxa"/>
            <w:tcBorders>
              <w:top w:val="single" w:sz="4" w:space="0" w:color="auto"/>
              <w:left w:val="single" w:sz="4" w:space="0" w:color="auto"/>
              <w:bottom w:val="single" w:sz="4" w:space="0" w:color="auto"/>
              <w:right w:val="single" w:sz="4" w:space="0" w:color="auto"/>
            </w:tcBorders>
            <w:vAlign w:val="center"/>
          </w:tcPr>
          <w:p w14:paraId="4E602582" w14:textId="77777777" w:rsidR="000D63F8" w:rsidRDefault="000D63F8" w:rsidP="000D63F8">
            <w:pPr>
              <w:jc w:val="left"/>
            </w:pPr>
            <w:r w:rsidRPr="0041627B">
              <w:rPr>
                <w:lang w:val="en-GB"/>
              </w:rPr>
              <w:t>Elapsed Discharge Time DLYT_Discharge</w:t>
            </w:r>
          </w:p>
        </w:tc>
      </w:tr>
      <w:tr w:rsidR="000D63F8" w14:paraId="4686D0D0" w14:textId="77777777" w:rsidTr="00EC1B79">
        <w:tc>
          <w:tcPr>
            <w:tcW w:w="993" w:type="dxa"/>
            <w:tcBorders>
              <w:top w:val="single" w:sz="4" w:space="0" w:color="auto"/>
              <w:left w:val="single" w:sz="4" w:space="0" w:color="auto"/>
              <w:bottom w:val="single" w:sz="4" w:space="0" w:color="auto"/>
              <w:right w:val="single" w:sz="4" w:space="0" w:color="auto"/>
            </w:tcBorders>
          </w:tcPr>
          <w:p w14:paraId="63C9D9DF" w14:textId="77777777" w:rsidR="000D63F8" w:rsidRDefault="000D63F8" w:rsidP="000D63F8">
            <w:pPr>
              <w:jc w:val="center"/>
            </w:pPr>
            <w:r>
              <w:t>6</w:t>
            </w:r>
          </w:p>
        </w:tc>
        <w:tc>
          <w:tcPr>
            <w:tcW w:w="5600" w:type="dxa"/>
            <w:tcBorders>
              <w:top w:val="single" w:sz="4" w:space="0" w:color="auto"/>
              <w:left w:val="single" w:sz="4" w:space="0" w:color="auto"/>
              <w:bottom w:val="single" w:sz="4" w:space="0" w:color="auto"/>
              <w:right w:val="single" w:sz="4" w:space="0" w:color="auto"/>
            </w:tcBorders>
            <w:vAlign w:val="center"/>
          </w:tcPr>
          <w:p w14:paraId="51B81C06" w14:textId="77777777" w:rsidR="000D63F8" w:rsidRPr="0041627B" w:rsidRDefault="000D63F8" w:rsidP="000D63F8">
            <w:pPr>
              <w:jc w:val="left"/>
              <w:rPr>
                <w:lang w:val="en-GB"/>
              </w:rPr>
            </w:pPr>
            <w:r w:rsidRPr="0041627B">
              <w:rPr>
                <w:lang w:val="en-GB"/>
              </w:rPr>
              <w:t xml:space="preserve">Electrovalve opening command for cleaning Blades Riboccone </w:t>
            </w:r>
          </w:p>
          <w:p w14:paraId="1F17EE1E" w14:textId="77777777" w:rsidR="000D63F8" w:rsidRPr="0041627B" w:rsidRDefault="000D63F8" w:rsidP="000D63F8">
            <w:pPr>
              <w:jc w:val="left"/>
              <w:rPr>
                <w:lang w:val="en-GB"/>
              </w:rPr>
            </w:pPr>
            <w:r w:rsidRPr="0041627B">
              <w:rPr>
                <w:lang w:val="en-GB"/>
              </w:rPr>
              <w:t xml:space="preserve">AY023.VK006 ON + </w:t>
            </w:r>
          </w:p>
          <w:p w14:paraId="7416C9DD" w14:textId="77777777" w:rsidR="000D63F8" w:rsidRPr="0041627B" w:rsidRDefault="000D63F8" w:rsidP="000D63F8">
            <w:pPr>
              <w:jc w:val="left"/>
              <w:rPr>
                <w:lang w:val="en-GB"/>
              </w:rPr>
            </w:pPr>
            <w:r w:rsidRPr="0041627B">
              <w:rPr>
                <w:lang w:val="en-GB"/>
              </w:rPr>
              <w:t xml:space="preserve">AY028.VK006 ON + </w:t>
            </w:r>
          </w:p>
          <w:p w14:paraId="294B22BD" w14:textId="77777777" w:rsidR="000D63F8" w:rsidRPr="0041627B" w:rsidRDefault="000D63F8" w:rsidP="000D63F8">
            <w:pPr>
              <w:jc w:val="left"/>
              <w:rPr>
                <w:lang w:val="en-GB"/>
              </w:rPr>
            </w:pPr>
          </w:p>
          <w:p w14:paraId="42808573" w14:textId="77777777" w:rsidR="000D63F8" w:rsidRDefault="000D63F8" w:rsidP="000D63F8">
            <w:r w:rsidRPr="0041627B">
              <w:rPr>
                <w:lang w:val="en-GB"/>
              </w:rPr>
              <w:t>Engine Startup Riboccone CMD VK006-M03-VFD ON</w:t>
            </w:r>
          </w:p>
        </w:tc>
        <w:tc>
          <w:tcPr>
            <w:tcW w:w="3472" w:type="dxa"/>
            <w:tcBorders>
              <w:top w:val="single" w:sz="4" w:space="0" w:color="auto"/>
              <w:left w:val="single" w:sz="4" w:space="0" w:color="auto"/>
              <w:bottom w:val="single" w:sz="4" w:space="0" w:color="auto"/>
              <w:right w:val="single" w:sz="4" w:space="0" w:color="auto"/>
            </w:tcBorders>
            <w:vAlign w:val="center"/>
          </w:tcPr>
          <w:p w14:paraId="578C6FFB" w14:textId="77777777" w:rsidR="000D63F8" w:rsidRPr="0041627B" w:rsidRDefault="000D63F8" w:rsidP="000D63F8">
            <w:pPr>
              <w:jc w:val="left"/>
              <w:rPr>
                <w:lang w:val="en-GB"/>
              </w:rPr>
            </w:pPr>
          </w:p>
          <w:p w14:paraId="41B0DCE8" w14:textId="77777777" w:rsidR="000D63F8" w:rsidRDefault="000D63F8" w:rsidP="000D63F8">
            <w:pPr>
              <w:jc w:val="left"/>
              <w:rPr>
                <w:lang w:val="it-IT"/>
              </w:rPr>
            </w:pPr>
            <w:r>
              <w:rPr>
                <w:lang w:val="it-IT"/>
              </w:rPr>
              <w:t>RUN VK006-M03-VFD active</w:t>
            </w:r>
          </w:p>
          <w:p w14:paraId="39177943" w14:textId="77777777" w:rsidR="000D63F8" w:rsidRDefault="000D63F8" w:rsidP="000D63F8">
            <w:pPr>
              <w:jc w:val="left"/>
              <w:rPr>
                <w:lang w:val="it-IT"/>
              </w:rPr>
            </w:pPr>
          </w:p>
          <w:p w14:paraId="5493D608" w14:textId="77777777" w:rsidR="000D63F8" w:rsidRDefault="000D63F8" w:rsidP="000D63F8">
            <w:pPr>
              <w:jc w:val="left"/>
            </w:pPr>
          </w:p>
        </w:tc>
      </w:tr>
      <w:tr w:rsidR="000D63F8" w14:paraId="2836D286" w14:textId="77777777" w:rsidTr="00EC1B79">
        <w:tc>
          <w:tcPr>
            <w:tcW w:w="993" w:type="dxa"/>
            <w:tcBorders>
              <w:top w:val="single" w:sz="4" w:space="0" w:color="auto"/>
              <w:left w:val="single" w:sz="4" w:space="0" w:color="auto"/>
              <w:bottom w:val="single" w:sz="4" w:space="0" w:color="auto"/>
              <w:right w:val="single" w:sz="4" w:space="0" w:color="auto"/>
            </w:tcBorders>
          </w:tcPr>
          <w:p w14:paraId="3D05A895" w14:textId="77777777" w:rsidR="000D63F8" w:rsidRDefault="000D63F8" w:rsidP="000D63F8">
            <w:pPr>
              <w:jc w:val="center"/>
            </w:pPr>
            <w:r>
              <w:t>7</w:t>
            </w:r>
          </w:p>
        </w:tc>
        <w:tc>
          <w:tcPr>
            <w:tcW w:w="5600" w:type="dxa"/>
            <w:tcBorders>
              <w:top w:val="single" w:sz="4" w:space="0" w:color="auto"/>
              <w:left w:val="single" w:sz="4" w:space="0" w:color="auto"/>
              <w:bottom w:val="single" w:sz="4" w:space="0" w:color="auto"/>
              <w:right w:val="single" w:sz="4" w:space="0" w:color="auto"/>
            </w:tcBorders>
            <w:vAlign w:val="center"/>
          </w:tcPr>
          <w:p w14:paraId="1D2140FC" w14:textId="77777777" w:rsidR="000D63F8" w:rsidRDefault="000D63F8" w:rsidP="000D63F8">
            <w:r w:rsidRPr="0041627B">
              <w:rPr>
                <w:lang w:val="en-GB"/>
              </w:rPr>
              <w:t>Waiting Time Cleaning Blades Riboccone</w:t>
            </w:r>
          </w:p>
        </w:tc>
        <w:tc>
          <w:tcPr>
            <w:tcW w:w="3472" w:type="dxa"/>
            <w:tcBorders>
              <w:top w:val="single" w:sz="4" w:space="0" w:color="auto"/>
              <w:left w:val="single" w:sz="4" w:space="0" w:color="auto"/>
              <w:bottom w:val="single" w:sz="4" w:space="0" w:color="auto"/>
              <w:right w:val="single" w:sz="4" w:space="0" w:color="auto"/>
            </w:tcBorders>
            <w:vAlign w:val="center"/>
          </w:tcPr>
          <w:p w14:paraId="1FC6C9C2" w14:textId="77777777" w:rsidR="000D63F8" w:rsidRDefault="000D63F8" w:rsidP="000D63F8">
            <w:pPr>
              <w:jc w:val="left"/>
            </w:pPr>
            <w:r w:rsidRPr="0041627B">
              <w:rPr>
                <w:lang w:val="en-GB"/>
              </w:rPr>
              <w:t>Time Cleaning Ribbon Blades spent DLYT_CleaningRibbonBlade</w:t>
            </w:r>
          </w:p>
        </w:tc>
      </w:tr>
      <w:tr w:rsidR="000D63F8" w14:paraId="0C0AE59C" w14:textId="77777777" w:rsidTr="00EC1B79">
        <w:tc>
          <w:tcPr>
            <w:tcW w:w="993" w:type="dxa"/>
            <w:tcBorders>
              <w:top w:val="single" w:sz="4" w:space="0" w:color="auto"/>
              <w:left w:val="single" w:sz="4" w:space="0" w:color="auto"/>
              <w:bottom w:val="single" w:sz="4" w:space="0" w:color="auto"/>
              <w:right w:val="single" w:sz="4" w:space="0" w:color="auto"/>
            </w:tcBorders>
          </w:tcPr>
          <w:p w14:paraId="5A371740" w14:textId="77777777" w:rsidR="000D63F8" w:rsidRDefault="000D63F8" w:rsidP="000D63F8">
            <w:pPr>
              <w:jc w:val="center"/>
            </w:pPr>
            <w:r>
              <w:t>8</w:t>
            </w:r>
          </w:p>
        </w:tc>
        <w:tc>
          <w:tcPr>
            <w:tcW w:w="5600" w:type="dxa"/>
            <w:tcBorders>
              <w:top w:val="single" w:sz="4" w:space="0" w:color="auto"/>
              <w:left w:val="single" w:sz="4" w:space="0" w:color="auto"/>
              <w:bottom w:val="single" w:sz="4" w:space="0" w:color="auto"/>
              <w:right w:val="single" w:sz="4" w:space="0" w:color="auto"/>
            </w:tcBorders>
            <w:vAlign w:val="center"/>
          </w:tcPr>
          <w:p w14:paraId="0E83D16A" w14:textId="77777777" w:rsidR="000D63F8" w:rsidRPr="0041627B" w:rsidRDefault="000D63F8" w:rsidP="000D63F8">
            <w:pPr>
              <w:jc w:val="left"/>
              <w:rPr>
                <w:lang w:val="en-GB"/>
              </w:rPr>
            </w:pPr>
            <w:r w:rsidRPr="0041627B">
              <w:rPr>
                <w:lang w:val="en-GB"/>
              </w:rPr>
              <w:t>Stop Motor Rebound CMD VK006-M03-VFD OFF +</w:t>
            </w:r>
          </w:p>
          <w:p w14:paraId="720576D8" w14:textId="77777777" w:rsidR="000D63F8" w:rsidRPr="0041627B" w:rsidRDefault="000D63F8" w:rsidP="000D63F8">
            <w:pPr>
              <w:jc w:val="left"/>
              <w:rPr>
                <w:lang w:val="en-GB"/>
              </w:rPr>
            </w:pPr>
          </w:p>
          <w:p w14:paraId="56AD242B" w14:textId="77777777" w:rsidR="000D63F8" w:rsidRPr="0041627B" w:rsidRDefault="000D63F8" w:rsidP="000D63F8">
            <w:pPr>
              <w:jc w:val="left"/>
              <w:rPr>
                <w:lang w:val="en-GB"/>
              </w:rPr>
            </w:pPr>
            <w:r w:rsidRPr="0041627B">
              <w:rPr>
                <w:lang w:val="en-GB"/>
              </w:rPr>
              <w:t>AirKnocker Sequence Stop (AY008.VK006) +</w:t>
            </w:r>
          </w:p>
          <w:p w14:paraId="4B516E72" w14:textId="77777777" w:rsidR="000D63F8" w:rsidRPr="0041627B" w:rsidRDefault="000D63F8" w:rsidP="000D63F8">
            <w:pPr>
              <w:jc w:val="left"/>
              <w:rPr>
                <w:lang w:val="en-GB"/>
              </w:rPr>
            </w:pPr>
          </w:p>
          <w:p w14:paraId="0E06E9AD" w14:textId="77777777" w:rsidR="000D63F8" w:rsidRPr="0041627B" w:rsidRDefault="000D63F8" w:rsidP="000D63F8">
            <w:pPr>
              <w:jc w:val="left"/>
              <w:rPr>
                <w:lang w:val="en-GB"/>
              </w:rPr>
            </w:pPr>
            <w:r w:rsidRPr="0041627B">
              <w:rPr>
                <w:lang w:val="en-GB"/>
              </w:rPr>
              <w:t xml:space="preserve">Solenoid valve cleaning opening control Exhaust valve gasket </w:t>
            </w:r>
          </w:p>
          <w:p w14:paraId="3A3F58A8" w14:textId="77777777" w:rsidR="000D63F8" w:rsidRPr="0041627B" w:rsidRDefault="000D63F8" w:rsidP="000D63F8">
            <w:pPr>
              <w:jc w:val="left"/>
              <w:rPr>
                <w:lang w:val="en-GB"/>
              </w:rPr>
            </w:pPr>
            <w:r w:rsidRPr="0041627B">
              <w:rPr>
                <w:lang w:val="en-GB"/>
              </w:rPr>
              <w:t>AY014.VK006 ON +</w:t>
            </w:r>
          </w:p>
          <w:p w14:paraId="2B38F176" w14:textId="77777777" w:rsidR="000D63F8" w:rsidRPr="0041627B" w:rsidRDefault="000D63F8" w:rsidP="000D63F8">
            <w:pPr>
              <w:jc w:val="left"/>
              <w:rPr>
                <w:lang w:val="en-GB"/>
              </w:rPr>
            </w:pPr>
            <w:r w:rsidRPr="0041627B">
              <w:rPr>
                <w:lang w:val="en-GB"/>
              </w:rPr>
              <w:lastRenderedPageBreak/>
              <w:t>AY015.VK006 ON +</w:t>
            </w:r>
          </w:p>
          <w:p w14:paraId="4293F9D5" w14:textId="77777777" w:rsidR="000D63F8" w:rsidRPr="0041627B" w:rsidRDefault="000D63F8" w:rsidP="000D63F8">
            <w:pPr>
              <w:jc w:val="left"/>
              <w:rPr>
                <w:lang w:val="en-GB"/>
              </w:rPr>
            </w:pPr>
          </w:p>
          <w:p w14:paraId="41E44289" w14:textId="77777777" w:rsidR="000D63F8" w:rsidRPr="0041627B" w:rsidRDefault="000D63F8" w:rsidP="000D63F8">
            <w:pPr>
              <w:jc w:val="left"/>
              <w:rPr>
                <w:lang w:val="en-GB"/>
              </w:rPr>
            </w:pPr>
            <w:r w:rsidRPr="0041627B">
              <w:rPr>
                <w:lang w:val="en-GB"/>
              </w:rPr>
              <w:t>Electrovalve Cleaning Blades Riboccone closing command</w:t>
            </w:r>
          </w:p>
          <w:p w14:paraId="6CD959A8" w14:textId="77777777" w:rsidR="000D63F8" w:rsidRPr="0041627B" w:rsidRDefault="000D63F8" w:rsidP="000D63F8">
            <w:pPr>
              <w:jc w:val="left"/>
              <w:rPr>
                <w:lang w:val="en-GB"/>
              </w:rPr>
            </w:pPr>
            <w:r w:rsidRPr="0041627B">
              <w:rPr>
                <w:lang w:val="en-GB"/>
              </w:rPr>
              <w:t>AY023.VK006 OFF + +</w:t>
            </w:r>
          </w:p>
          <w:p w14:paraId="695184B4" w14:textId="77777777" w:rsidR="000D63F8" w:rsidRPr="0041627B" w:rsidRDefault="000D63F8" w:rsidP="000D63F8">
            <w:pPr>
              <w:jc w:val="left"/>
              <w:rPr>
                <w:lang w:val="en-GB"/>
              </w:rPr>
            </w:pPr>
            <w:r w:rsidRPr="0041627B">
              <w:rPr>
                <w:lang w:val="en-GB"/>
              </w:rPr>
              <w:t>AY028.VK006 OFF</w:t>
            </w:r>
          </w:p>
          <w:p w14:paraId="775CE533" w14:textId="77777777" w:rsidR="000D63F8" w:rsidRDefault="000D63F8" w:rsidP="000D63F8"/>
        </w:tc>
        <w:tc>
          <w:tcPr>
            <w:tcW w:w="3472" w:type="dxa"/>
            <w:tcBorders>
              <w:top w:val="single" w:sz="4" w:space="0" w:color="auto"/>
              <w:left w:val="single" w:sz="4" w:space="0" w:color="auto"/>
              <w:bottom w:val="single" w:sz="4" w:space="0" w:color="auto"/>
              <w:right w:val="single" w:sz="4" w:space="0" w:color="auto"/>
            </w:tcBorders>
            <w:vAlign w:val="center"/>
          </w:tcPr>
          <w:p w14:paraId="41D1C060" w14:textId="77777777" w:rsidR="000D63F8" w:rsidRPr="0041627B" w:rsidRDefault="000D63F8" w:rsidP="000D63F8">
            <w:pPr>
              <w:jc w:val="left"/>
              <w:rPr>
                <w:lang w:val="en-GB"/>
              </w:rPr>
            </w:pPr>
            <w:r w:rsidRPr="0041627B">
              <w:rPr>
                <w:lang w:val="en-GB"/>
              </w:rPr>
              <w:lastRenderedPageBreak/>
              <w:t>RUN</w:t>
            </w:r>
            <w:r w:rsidR="007F073A" w:rsidRPr="0041627B">
              <w:rPr>
                <w:lang w:val="en-GB"/>
              </w:rPr>
              <w:t xml:space="preserve"> </w:t>
            </w:r>
            <w:r w:rsidRPr="0041627B">
              <w:rPr>
                <w:lang w:val="en-GB"/>
              </w:rPr>
              <w:t>VK006</w:t>
            </w:r>
            <w:r w:rsidR="007F073A" w:rsidRPr="0041627B">
              <w:rPr>
                <w:lang w:val="en-GB"/>
              </w:rPr>
              <w:t>-</w:t>
            </w:r>
            <w:r w:rsidRPr="0041627B">
              <w:rPr>
                <w:lang w:val="en-GB"/>
              </w:rPr>
              <w:t>M03</w:t>
            </w:r>
            <w:r w:rsidR="007F073A" w:rsidRPr="0041627B">
              <w:rPr>
                <w:lang w:val="en-GB"/>
              </w:rPr>
              <w:t>-</w:t>
            </w:r>
            <w:r w:rsidRPr="0041627B">
              <w:rPr>
                <w:lang w:val="en-GB"/>
              </w:rPr>
              <w:t>VFD not active +</w:t>
            </w:r>
          </w:p>
          <w:p w14:paraId="26CDFD9D" w14:textId="77777777" w:rsidR="000D63F8" w:rsidRPr="0041627B" w:rsidRDefault="000D63F8" w:rsidP="000D63F8">
            <w:pPr>
              <w:jc w:val="left"/>
              <w:rPr>
                <w:lang w:val="en-GB"/>
              </w:rPr>
            </w:pPr>
          </w:p>
          <w:p w14:paraId="4787489A" w14:textId="77777777" w:rsidR="000D63F8" w:rsidRDefault="000D63F8" w:rsidP="000D63F8">
            <w:pPr>
              <w:jc w:val="left"/>
              <w:rPr>
                <w:lang w:val="it-IT"/>
              </w:rPr>
            </w:pPr>
            <w:r>
              <w:rPr>
                <w:lang w:val="it-IT"/>
              </w:rPr>
              <w:t>AirKnocker_ON not active</w:t>
            </w:r>
          </w:p>
          <w:p w14:paraId="2BF90A3F" w14:textId="77777777" w:rsidR="000D63F8" w:rsidRDefault="000D63F8" w:rsidP="000D63F8">
            <w:pPr>
              <w:jc w:val="left"/>
            </w:pPr>
          </w:p>
        </w:tc>
      </w:tr>
      <w:tr w:rsidR="007F073A" w14:paraId="490E7C7F" w14:textId="77777777" w:rsidTr="00EC1B79">
        <w:tc>
          <w:tcPr>
            <w:tcW w:w="993" w:type="dxa"/>
            <w:tcBorders>
              <w:top w:val="single" w:sz="4" w:space="0" w:color="auto"/>
              <w:left w:val="single" w:sz="4" w:space="0" w:color="auto"/>
              <w:bottom w:val="single" w:sz="4" w:space="0" w:color="auto"/>
              <w:right w:val="single" w:sz="4" w:space="0" w:color="auto"/>
            </w:tcBorders>
          </w:tcPr>
          <w:p w14:paraId="19175988" w14:textId="77777777" w:rsidR="007F073A" w:rsidRDefault="007F073A" w:rsidP="007F073A">
            <w:pPr>
              <w:jc w:val="center"/>
            </w:pPr>
            <w:r>
              <w:t>9</w:t>
            </w:r>
          </w:p>
        </w:tc>
        <w:tc>
          <w:tcPr>
            <w:tcW w:w="5600" w:type="dxa"/>
            <w:tcBorders>
              <w:top w:val="single" w:sz="4" w:space="0" w:color="auto"/>
              <w:left w:val="single" w:sz="4" w:space="0" w:color="auto"/>
              <w:bottom w:val="single" w:sz="4" w:space="0" w:color="auto"/>
              <w:right w:val="single" w:sz="4" w:space="0" w:color="auto"/>
            </w:tcBorders>
            <w:vAlign w:val="center"/>
          </w:tcPr>
          <w:p w14:paraId="2FD2714D" w14:textId="77777777" w:rsidR="007F073A" w:rsidRDefault="007F073A" w:rsidP="007F073A">
            <w:r w:rsidRPr="0041627B">
              <w:rPr>
                <w:lang w:val="en-GB"/>
              </w:rPr>
              <w:t>Waiting Time Cleaning Exhaust Valve Gasket</w:t>
            </w:r>
          </w:p>
        </w:tc>
        <w:tc>
          <w:tcPr>
            <w:tcW w:w="3472" w:type="dxa"/>
            <w:tcBorders>
              <w:top w:val="single" w:sz="4" w:space="0" w:color="auto"/>
              <w:left w:val="single" w:sz="4" w:space="0" w:color="auto"/>
              <w:bottom w:val="single" w:sz="4" w:space="0" w:color="auto"/>
              <w:right w:val="single" w:sz="4" w:space="0" w:color="auto"/>
            </w:tcBorders>
            <w:vAlign w:val="center"/>
          </w:tcPr>
          <w:p w14:paraId="375167F9" w14:textId="77777777" w:rsidR="007F073A" w:rsidRDefault="007F073A" w:rsidP="007F073A">
            <w:pPr>
              <w:jc w:val="left"/>
            </w:pPr>
            <w:r w:rsidRPr="0041627B">
              <w:rPr>
                <w:lang w:val="en-GB"/>
              </w:rPr>
              <w:t>Time spent cleaning Exhaust Valve Gasket DLYT_CleaningDischargeSeal</w:t>
            </w:r>
          </w:p>
        </w:tc>
      </w:tr>
      <w:tr w:rsidR="007F073A" w14:paraId="00D74E9C" w14:textId="77777777" w:rsidTr="00F53520">
        <w:tc>
          <w:tcPr>
            <w:tcW w:w="993" w:type="dxa"/>
            <w:tcBorders>
              <w:top w:val="single" w:sz="4" w:space="0" w:color="auto"/>
              <w:left w:val="single" w:sz="4" w:space="0" w:color="auto"/>
              <w:bottom w:val="single" w:sz="4" w:space="0" w:color="auto"/>
              <w:right w:val="single" w:sz="4" w:space="0" w:color="auto"/>
            </w:tcBorders>
          </w:tcPr>
          <w:p w14:paraId="4BCAE116" w14:textId="77777777" w:rsidR="007F073A" w:rsidRDefault="007F073A" w:rsidP="007F073A">
            <w:pPr>
              <w:jc w:val="center"/>
            </w:pPr>
            <w:r>
              <w:t>10</w:t>
            </w:r>
          </w:p>
        </w:tc>
        <w:tc>
          <w:tcPr>
            <w:tcW w:w="5600" w:type="dxa"/>
            <w:tcBorders>
              <w:top w:val="single" w:sz="4" w:space="0" w:color="auto"/>
              <w:left w:val="single" w:sz="4" w:space="0" w:color="auto"/>
              <w:bottom w:val="single" w:sz="4" w:space="0" w:color="auto"/>
              <w:right w:val="single" w:sz="4" w:space="0" w:color="auto"/>
            </w:tcBorders>
          </w:tcPr>
          <w:p w14:paraId="4129F7BD" w14:textId="77777777" w:rsidR="007F073A" w:rsidRDefault="007F073A" w:rsidP="007F073A">
            <w:r>
              <w:t>A timer “T_loadVZ007” starts</w:t>
            </w:r>
          </w:p>
        </w:tc>
        <w:tc>
          <w:tcPr>
            <w:tcW w:w="3472" w:type="dxa"/>
            <w:tcBorders>
              <w:top w:val="single" w:sz="4" w:space="0" w:color="auto"/>
              <w:left w:val="single" w:sz="4" w:space="0" w:color="auto"/>
              <w:bottom w:val="single" w:sz="4" w:space="0" w:color="auto"/>
              <w:right w:val="single" w:sz="4" w:space="0" w:color="auto"/>
            </w:tcBorders>
            <w:vAlign w:val="center"/>
          </w:tcPr>
          <w:p w14:paraId="0211D2F9" w14:textId="77777777" w:rsidR="007F073A" w:rsidRDefault="007F073A" w:rsidP="007F073A">
            <w:pPr>
              <w:jc w:val="left"/>
            </w:pPr>
          </w:p>
        </w:tc>
      </w:tr>
      <w:tr w:rsidR="007F073A" w14:paraId="35733F73" w14:textId="77777777" w:rsidTr="007D73C7">
        <w:tc>
          <w:tcPr>
            <w:tcW w:w="993" w:type="dxa"/>
            <w:tcBorders>
              <w:top w:val="single" w:sz="4" w:space="0" w:color="auto"/>
              <w:left w:val="single" w:sz="4" w:space="0" w:color="auto"/>
              <w:bottom w:val="single" w:sz="4" w:space="0" w:color="auto"/>
              <w:right w:val="single" w:sz="4" w:space="0" w:color="auto"/>
            </w:tcBorders>
          </w:tcPr>
          <w:p w14:paraId="5EEF7A55" w14:textId="77777777" w:rsidR="007F073A" w:rsidRDefault="007F073A" w:rsidP="007F073A">
            <w:pPr>
              <w:jc w:val="center"/>
            </w:pPr>
            <w:r>
              <w:t>11</w:t>
            </w:r>
          </w:p>
        </w:tc>
        <w:tc>
          <w:tcPr>
            <w:tcW w:w="5600" w:type="dxa"/>
            <w:tcBorders>
              <w:top w:val="single" w:sz="4" w:space="0" w:color="auto"/>
              <w:left w:val="single" w:sz="4" w:space="0" w:color="auto"/>
              <w:bottom w:val="single" w:sz="4" w:space="0" w:color="auto"/>
              <w:right w:val="single" w:sz="4" w:space="0" w:color="auto"/>
            </w:tcBorders>
          </w:tcPr>
          <w:p w14:paraId="2435008B" w14:textId="77777777" w:rsidR="007F073A" w:rsidRDefault="007F073A" w:rsidP="007F073A">
            <w:r>
              <w:t>Loading.</w:t>
            </w:r>
          </w:p>
        </w:tc>
        <w:tc>
          <w:tcPr>
            <w:tcW w:w="3472" w:type="dxa"/>
            <w:tcBorders>
              <w:top w:val="single" w:sz="4" w:space="0" w:color="auto"/>
              <w:left w:val="single" w:sz="4" w:space="0" w:color="auto"/>
              <w:bottom w:val="single" w:sz="4" w:space="0" w:color="auto"/>
              <w:right w:val="single" w:sz="4" w:space="0" w:color="auto"/>
            </w:tcBorders>
          </w:tcPr>
          <w:p w14:paraId="206289EC" w14:textId="77777777" w:rsidR="007F073A" w:rsidRDefault="007F073A" w:rsidP="007F073A">
            <w:pPr>
              <w:jc w:val="left"/>
            </w:pPr>
            <w:r>
              <w:t>High level of the transporter</w:t>
            </w:r>
          </w:p>
          <w:p w14:paraId="7F51E9C3" w14:textId="77777777" w:rsidR="007F073A" w:rsidRDefault="007F073A" w:rsidP="007F073A">
            <w:pPr>
              <w:jc w:val="left"/>
            </w:pPr>
            <w:r>
              <w:t>(</w:t>
            </w:r>
            <w:r>
              <w:rPr>
                <w:b/>
                <w:bCs/>
              </w:rPr>
              <w:t>LSH002</w:t>
            </w:r>
            <w:r>
              <w:t>ACTIVE)</w:t>
            </w:r>
          </w:p>
          <w:p w14:paraId="0481E58A" w14:textId="77777777" w:rsidR="007F073A" w:rsidRDefault="007F073A" w:rsidP="007F073A">
            <w:pPr>
              <w:jc w:val="left"/>
            </w:pPr>
            <w:r>
              <w:t>OR</w:t>
            </w:r>
          </w:p>
          <w:p w14:paraId="064F90D0" w14:textId="77777777" w:rsidR="007F073A" w:rsidRDefault="007F073A" w:rsidP="007F073A">
            <w:pPr>
              <w:jc w:val="left"/>
            </w:pPr>
            <w:r>
              <w:t>T_loadVZ007 elapsed</w:t>
            </w:r>
          </w:p>
        </w:tc>
      </w:tr>
      <w:tr w:rsidR="007F073A" w14:paraId="1D22F9C0" w14:textId="77777777" w:rsidTr="00EC1B79">
        <w:tc>
          <w:tcPr>
            <w:tcW w:w="993" w:type="dxa"/>
            <w:tcBorders>
              <w:top w:val="single" w:sz="4" w:space="0" w:color="auto"/>
              <w:left w:val="single" w:sz="4" w:space="0" w:color="auto"/>
              <w:bottom w:val="single" w:sz="4" w:space="0" w:color="auto"/>
              <w:right w:val="single" w:sz="4" w:space="0" w:color="auto"/>
            </w:tcBorders>
          </w:tcPr>
          <w:p w14:paraId="2155E7FC" w14:textId="77777777" w:rsidR="007F073A" w:rsidRDefault="007F073A" w:rsidP="007F073A">
            <w:pPr>
              <w:jc w:val="center"/>
            </w:pPr>
            <w:r>
              <w:t>12</w:t>
            </w:r>
          </w:p>
        </w:tc>
        <w:tc>
          <w:tcPr>
            <w:tcW w:w="5600" w:type="dxa"/>
            <w:tcBorders>
              <w:top w:val="single" w:sz="4" w:space="0" w:color="auto"/>
              <w:left w:val="single" w:sz="4" w:space="0" w:color="auto"/>
              <w:bottom w:val="single" w:sz="4" w:space="0" w:color="auto"/>
              <w:right w:val="single" w:sz="4" w:space="0" w:color="auto"/>
            </w:tcBorders>
            <w:vAlign w:val="center"/>
          </w:tcPr>
          <w:p w14:paraId="77B173C7" w14:textId="77777777" w:rsidR="007F073A" w:rsidRDefault="007F073A" w:rsidP="007F073A">
            <w:r>
              <w:t>loading is completed, by the level activation or by the elapsing of the timer</w:t>
            </w:r>
          </w:p>
        </w:tc>
        <w:tc>
          <w:tcPr>
            <w:tcW w:w="3472" w:type="dxa"/>
            <w:tcBorders>
              <w:top w:val="single" w:sz="4" w:space="0" w:color="auto"/>
              <w:left w:val="single" w:sz="4" w:space="0" w:color="auto"/>
              <w:bottom w:val="single" w:sz="4" w:space="0" w:color="auto"/>
              <w:right w:val="single" w:sz="4" w:space="0" w:color="auto"/>
            </w:tcBorders>
            <w:vAlign w:val="center"/>
          </w:tcPr>
          <w:p w14:paraId="6DB39333" w14:textId="77777777" w:rsidR="007F073A" w:rsidRDefault="007F073A" w:rsidP="007F073A">
            <w:pPr>
              <w:jc w:val="left"/>
            </w:pPr>
          </w:p>
        </w:tc>
      </w:tr>
      <w:tr w:rsidR="007F073A" w14:paraId="1DFB44ED" w14:textId="77777777" w:rsidTr="00B76E46">
        <w:tc>
          <w:tcPr>
            <w:tcW w:w="993" w:type="dxa"/>
            <w:tcBorders>
              <w:top w:val="single" w:sz="4" w:space="0" w:color="auto"/>
              <w:left w:val="single" w:sz="4" w:space="0" w:color="auto"/>
              <w:bottom w:val="single" w:sz="4" w:space="0" w:color="auto"/>
              <w:right w:val="single" w:sz="4" w:space="0" w:color="auto"/>
            </w:tcBorders>
          </w:tcPr>
          <w:p w14:paraId="61D3F5B8" w14:textId="77777777" w:rsidR="007F073A" w:rsidRDefault="007F073A" w:rsidP="007F073A">
            <w:pPr>
              <w:jc w:val="center"/>
            </w:pPr>
            <w:r>
              <w:t>13</w:t>
            </w:r>
          </w:p>
        </w:tc>
        <w:tc>
          <w:tcPr>
            <w:tcW w:w="5600" w:type="dxa"/>
            <w:tcBorders>
              <w:top w:val="single" w:sz="4" w:space="0" w:color="auto"/>
              <w:left w:val="single" w:sz="4" w:space="0" w:color="auto"/>
              <w:bottom w:val="single" w:sz="4" w:space="0" w:color="auto"/>
              <w:right w:val="single" w:sz="4" w:space="0" w:color="auto"/>
            </w:tcBorders>
            <w:vAlign w:val="center"/>
          </w:tcPr>
          <w:p w14:paraId="1B866BD0" w14:textId="77777777" w:rsidR="007F073A" w:rsidRPr="0041627B" w:rsidRDefault="007F073A" w:rsidP="007F073A">
            <w:pPr>
              <w:jc w:val="left"/>
              <w:rPr>
                <w:lang w:val="en-GB"/>
              </w:rPr>
            </w:pPr>
            <w:r w:rsidRPr="0041627B">
              <w:rPr>
                <w:lang w:val="en-GB"/>
              </w:rPr>
              <w:t>HY007A/B.VK006 exhaust solenoid valve closing control</w:t>
            </w:r>
          </w:p>
          <w:p w14:paraId="0EE2C77C" w14:textId="77777777" w:rsidR="007F073A" w:rsidRPr="0041627B" w:rsidRDefault="007F073A" w:rsidP="007F073A">
            <w:pPr>
              <w:jc w:val="left"/>
              <w:rPr>
                <w:lang w:val="en-GB"/>
              </w:rPr>
            </w:pPr>
            <w:r w:rsidRPr="0041627B">
              <w:rPr>
                <w:lang w:val="en-GB"/>
              </w:rPr>
              <w:t>AY007A.VK006 OFF</w:t>
            </w:r>
          </w:p>
          <w:p w14:paraId="2D0B8703" w14:textId="77777777" w:rsidR="007F073A" w:rsidRPr="0041627B" w:rsidRDefault="007F073A" w:rsidP="007F073A">
            <w:pPr>
              <w:jc w:val="left"/>
              <w:rPr>
                <w:lang w:val="en-GB"/>
              </w:rPr>
            </w:pPr>
            <w:r w:rsidRPr="0041627B">
              <w:rPr>
                <w:lang w:val="en-GB"/>
              </w:rPr>
              <w:t>AY007B.VK006 ON + +</w:t>
            </w:r>
          </w:p>
          <w:p w14:paraId="2E4742F3" w14:textId="77777777" w:rsidR="007F073A" w:rsidRPr="0041627B" w:rsidRDefault="007F073A" w:rsidP="007F073A">
            <w:pPr>
              <w:jc w:val="left"/>
              <w:rPr>
                <w:lang w:val="en-GB"/>
              </w:rPr>
            </w:pPr>
          </w:p>
          <w:p w14:paraId="7EE03B57" w14:textId="77777777" w:rsidR="007F073A" w:rsidRDefault="007F073A" w:rsidP="007F073A">
            <w:r w:rsidRPr="0041627B">
              <w:rPr>
                <w:lang w:val="en-GB"/>
              </w:rPr>
              <w:t>Stop Signal For Discharge Enablement Request</w:t>
            </w:r>
          </w:p>
        </w:tc>
        <w:tc>
          <w:tcPr>
            <w:tcW w:w="3472" w:type="dxa"/>
            <w:tcBorders>
              <w:top w:val="single" w:sz="4" w:space="0" w:color="auto"/>
              <w:left w:val="single" w:sz="4" w:space="0" w:color="auto"/>
              <w:bottom w:val="single" w:sz="4" w:space="0" w:color="auto"/>
              <w:right w:val="single" w:sz="4" w:space="0" w:color="auto"/>
            </w:tcBorders>
            <w:vAlign w:val="center"/>
          </w:tcPr>
          <w:p w14:paraId="7B517B5A" w14:textId="77777777" w:rsidR="007F073A" w:rsidRPr="0041627B" w:rsidRDefault="007F073A" w:rsidP="007F073A">
            <w:pPr>
              <w:jc w:val="left"/>
              <w:rPr>
                <w:lang w:val="en-GB"/>
              </w:rPr>
            </w:pPr>
            <w:r w:rsidRPr="0041627B">
              <w:rPr>
                <w:lang w:val="en-GB"/>
              </w:rPr>
              <w:t>ZSH004.VK006 active +</w:t>
            </w:r>
          </w:p>
          <w:p w14:paraId="7FF62A8C" w14:textId="77777777" w:rsidR="007F073A" w:rsidRPr="0041627B" w:rsidRDefault="007F073A" w:rsidP="007F073A">
            <w:pPr>
              <w:jc w:val="left"/>
              <w:rPr>
                <w:lang w:val="en-GB"/>
              </w:rPr>
            </w:pPr>
          </w:p>
          <w:p w14:paraId="21CB2AA2" w14:textId="77777777" w:rsidR="007F073A" w:rsidRPr="0041627B" w:rsidRDefault="007F073A" w:rsidP="007F073A">
            <w:pPr>
              <w:jc w:val="left"/>
              <w:rPr>
                <w:lang w:val="en-GB"/>
              </w:rPr>
            </w:pPr>
            <w:r w:rsidRPr="0041627B">
              <w:rPr>
                <w:lang w:val="en-GB"/>
              </w:rPr>
              <w:t>Discharge_ON not active</w:t>
            </w:r>
          </w:p>
          <w:p w14:paraId="0A2F4061" w14:textId="77777777" w:rsidR="007F073A" w:rsidRPr="0041627B" w:rsidRDefault="007F073A" w:rsidP="007F073A">
            <w:pPr>
              <w:jc w:val="left"/>
              <w:rPr>
                <w:lang w:val="en-GB"/>
              </w:rPr>
            </w:pPr>
          </w:p>
          <w:p w14:paraId="51C56D34" w14:textId="77777777" w:rsidR="007F073A" w:rsidRDefault="007F073A" w:rsidP="007F073A">
            <w:pPr>
              <w:jc w:val="left"/>
            </w:pPr>
          </w:p>
        </w:tc>
      </w:tr>
      <w:tr w:rsidR="007F073A" w14:paraId="4978B4CA" w14:textId="77777777" w:rsidTr="007F073A">
        <w:tc>
          <w:tcPr>
            <w:tcW w:w="993" w:type="dxa"/>
            <w:tcBorders>
              <w:top w:val="single" w:sz="4" w:space="0" w:color="auto"/>
              <w:left w:val="single" w:sz="4" w:space="0" w:color="auto"/>
              <w:bottom w:val="single" w:sz="4" w:space="0" w:color="auto"/>
              <w:right w:val="single" w:sz="4" w:space="0" w:color="auto"/>
            </w:tcBorders>
          </w:tcPr>
          <w:p w14:paraId="4B8FF431" w14:textId="77777777" w:rsidR="007F073A" w:rsidRDefault="007F073A" w:rsidP="007F073A">
            <w:pPr>
              <w:jc w:val="center"/>
            </w:pPr>
            <w:r>
              <w:t>14</w:t>
            </w:r>
          </w:p>
        </w:tc>
        <w:tc>
          <w:tcPr>
            <w:tcW w:w="5600" w:type="dxa"/>
            <w:tcBorders>
              <w:top w:val="single" w:sz="4" w:space="0" w:color="auto"/>
              <w:left w:val="single" w:sz="4" w:space="0" w:color="auto"/>
              <w:bottom w:val="single" w:sz="4" w:space="0" w:color="auto"/>
              <w:right w:val="single" w:sz="4" w:space="0" w:color="auto"/>
            </w:tcBorders>
          </w:tcPr>
          <w:p w14:paraId="6C97C933" w14:textId="77777777" w:rsidR="007F073A" w:rsidRDefault="007F073A" w:rsidP="007F073A">
            <w:r>
              <w:t>Transporter inlet valve LP370 Closes</w:t>
            </w:r>
          </w:p>
        </w:tc>
        <w:tc>
          <w:tcPr>
            <w:tcW w:w="3472" w:type="dxa"/>
            <w:tcBorders>
              <w:top w:val="single" w:sz="4" w:space="0" w:color="auto"/>
              <w:left w:val="single" w:sz="4" w:space="0" w:color="auto"/>
              <w:bottom w:val="single" w:sz="4" w:space="0" w:color="auto"/>
              <w:right w:val="single" w:sz="4" w:space="0" w:color="auto"/>
            </w:tcBorders>
          </w:tcPr>
          <w:p w14:paraId="160E9BB9" w14:textId="77777777" w:rsidR="007F073A" w:rsidRDefault="007F073A" w:rsidP="007F073A">
            <w:pPr>
              <w:jc w:val="left"/>
            </w:pPr>
            <w:r>
              <w:t>ZSL365 Active</w:t>
            </w:r>
          </w:p>
        </w:tc>
      </w:tr>
      <w:tr w:rsidR="007F073A" w:rsidRPr="00457F02" w14:paraId="02FB8BA0" w14:textId="77777777" w:rsidTr="00EC1B79">
        <w:tc>
          <w:tcPr>
            <w:tcW w:w="993" w:type="dxa"/>
            <w:tcBorders>
              <w:top w:val="single" w:sz="4" w:space="0" w:color="auto"/>
              <w:left w:val="single" w:sz="4" w:space="0" w:color="auto"/>
              <w:bottom w:val="single" w:sz="4" w:space="0" w:color="auto"/>
              <w:right w:val="single" w:sz="4" w:space="0" w:color="auto"/>
            </w:tcBorders>
          </w:tcPr>
          <w:p w14:paraId="36BC8625" w14:textId="77777777" w:rsidR="007F073A" w:rsidRDefault="007F073A" w:rsidP="007F073A">
            <w:pPr>
              <w:jc w:val="center"/>
            </w:pPr>
            <w:r>
              <w:t>15</w:t>
            </w:r>
          </w:p>
        </w:tc>
        <w:tc>
          <w:tcPr>
            <w:tcW w:w="5600" w:type="dxa"/>
            <w:tcBorders>
              <w:top w:val="single" w:sz="4" w:space="0" w:color="auto"/>
              <w:left w:val="single" w:sz="4" w:space="0" w:color="auto"/>
              <w:bottom w:val="single" w:sz="4" w:space="0" w:color="auto"/>
              <w:right w:val="single" w:sz="4" w:space="0" w:color="auto"/>
            </w:tcBorders>
            <w:hideMark/>
          </w:tcPr>
          <w:p w14:paraId="79730E55" w14:textId="77777777" w:rsidR="007F073A" w:rsidRPr="00854C1E" w:rsidRDefault="007F073A" w:rsidP="007F073A">
            <w:r>
              <w:t>Loading completed</w:t>
            </w:r>
          </w:p>
        </w:tc>
        <w:tc>
          <w:tcPr>
            <w:tcW w:w="3472" w:type="dxa"/>
            <w:tcBorders>
              <w:top w:val="single" w:sz="4" w:space="0" w:color="auto"/>
              <w:left w:val="single" w:sz="4" w:space="0" w:color="auto"/>
              <w:bottom w:val="single" w:sz="4" w:space="0" w:color="auto"/>
              <w:right w:val="single" w:sz="4" w:space="0" w:color="auto"/>
            </w:tcBorders>
            <w:hideMark/>
          </w:tcPr>
          <w:p w14:paraId="4DF9CB5D" w14:textId="77777777" w:rsidR="007F073A" w:rsidRPr="002658F2" w:rsidRDefault="007F073A" w:rsidP="007F073A">
            <w:r w:rsidRPr="002658F2">
              <w:t xml:space="preserve"> </w:t>
            </w:r>
          </w:p>
        </w:tc>
      </w:tr>
    </w:tbl>
    <w:p w14:paraId="07282EA1" w14:textId="77777777" w:rsidR="00C87A69" w:rsidRDefault="00C87A69" w:rsidP="00C87A69">
      <w:pPr>
        <w:rPr>
          <w:rFonts w:cs="Arial"/>
        </w:rPr>
      </w:pPr>
    </w:p>
    <w:p w14:paraId="2B917E21" w14:textId="77777777" w:rsidR="00C87A69" w:rsidRPr="00C87A69" w:rsidRDefault="00C87A69" w:rsidP="00C87A69">
      <w:pPr>
        <w:pStyle w:val="Heading3"/>
      </w:pPr>
      <w:bookmarkStart w:id="762" w:name="_Toc149556462"/>
      <w:r>
        <w:t xml:space="preserve">CB system. </w:t>
      </w:r>
      <w:r w:rsidRPr="00C87A69">
        <w:t xml:space="preserve">Convey from </w:t>
      </w:r>
      <w:r w:rsidR="00C15D8A">
        <w:rPr>
          <w:iCs/>
          <w:szCs w:val="28"/>
        </w:rPr>
        <w:t>VZ007</w:t>
      </w:r>
      <w:r w:rsidRPr="00C87A69">
        <w:t xml:space="preserve"> to </w:t>
      </w:r>
      <w:r>
        <w:t>TE0</w:t>
      </w:r>
      <w:r w:rsidR="00C15D8A">
        <w:t>0</w:t>
      </w:r>
      <w:r>
        <w:t>9</w:t>
      </w:r>
      <w:bookmarkEnd w:id="762"/>
    </w:p>
    <w:p w14:paraId="07A085D5" w14:textId="77777777" w:rsidR="00C87A69" w:rsidRDefault="00C87A69" w:rsidP="00C87A69">
      <w:pPr>
        <w:rPr>
          <w:rFonts w:cs="Arial"/>
        </w:rPr>
      </w:pPr>
    </w:p>
    <w:p w14:paraId="343AFC68" w14:textId="77777777" w:rsidR="00C87A69" w:rsidRDefault="00C87A69" w:rsidP="00C87A69">
      <w:pPr>
        <w:rPr>
          <w:rFonts w:cs="Arial"/>
        </w:rPr>
      </w:pPr>
      <w:r>
        <w:rPr>
          <w:rFonts w:cs="Arial"/>
        </w:rPr>
        <w:t>Once loading is completed, the Transporter will firstly pressurize and then convey the product to TE0</w:t>
      </w:r>
      <w:r w:rsidR="00C15D8A">
        <w:rPr>
          <w:rFonts w:cs="Arial"/>
        </w:rPr>
        <w:t>0</w:t>
      </w:r>
      <w:r>
        <w:rPr>
          <w:rFonts w:cs="Arial"/>
        </w:rPr>
        <w:t>9</w:t>
      </w:r>
      <w:r w:rsidR="00F025A4">
        <w:rPr>
          <w:rFonts w:cs="Arial"/>
        </w:rPr>
        <w:t>.</w:t>
      </w:r>
    </w:p>
    <w:p w14:paraId="55F1F091" w14:textId="77777777" w:rsidR="00F025A4" w:rsidRDefault="00F025A4" w:rsidP="00C87A69">
      <w:pPr>
        <w:rPr>
          <w:rFonts w:cs="Arial"/>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C15D8A" w14:paraId="44A67CE1" w14:textId="77777777" w:rsidTr="00EC1B79">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3DA6D782" w14:textId="77777777" w:rsidR="00C15D8A" w:rsidRDefault="00C15D8A" w:rsidP="00EC1B79">
            <w:pPr>
              <w:jc w:val="left"/>
            </w:pPr>
            <w:r>
              <w:t>Permissive list</w:t>
            </w:r>
          </w:p>
        </w:tc>
      </w:tr>
      <w:tr w:rsidR="00C15D8A" w:rsidRPr="00373BC7" w14:paraId="335C7FAD" w14:textId="77777777" w:rsidTr="00EC1B79">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1197BC" w14:textId="77777777" w:rsidR="00C15D8A" w:rsidRDefault="00C15D8A" w:rsidP="00EC1B79">
            <w:pPr>
              <w:rPr>
                <w:lang w:val="en-GB"/>
              </w:rPr>
            </w:pPr>
            <w:r w:rsidRPr="00373BC7">
              <w:rPr>
                <w:lang w:val="en-GB"/>
              </w:rPr>
              <w:lastRenderedPageBreak/>
              <w:t>No emergency alarms present</w:t>
            </w:r>
            <w:r>
              <w:rPr>
                <w:lang w:val="en-GB"/>
              </w:rPr>
              <w:t>.</w:t>
            </w:r>
          </w:p>
          <w:p w14:paraId="37F6D287" w14:textId="77777777" w:rsidR="00C15D8A" w:rsidRDefault="00C15D8A" w:rsidP="00EC1B79">
            <w:pPr>
              <w:rPr>
                <w:lang w:val="en-GB"/>
              </w:rPr>
            </w:pPr>
            <w:r>
              <w:rPr>
                <w:lang w:val="en-GB"/>
              </w:rPr>
              <w:t>Loading Phase completed.</w:t>
            </w:r>
          </w:p>
          <w:p w14:paraId="12F7469C" w14:textId="77777777" w:rsidR="00C15D8A" w:rsidRPr="00373BC7" w:rsidRDefault="00C15D8A" w:rsidP="00EC1B79">
            <w:pPr>
              <w:rPr>
                <w:lang w:val="en-GB"/>
              </w:rPr>
            </w:pPr>
            <w:r>
              <w:rPr>
                <w:lang w:val="en-GB"/>
              </w:rPr>
              <w:t>No High level in TE0</w:t>
            </w:r>
            <w:r w:rsidR="00403076">
              <w:rPr>
                <w:lang w:val="en-GB"/>
              </w:rPr>
              <w:t>0</w:t>
            </w:r>
            <w:r>
              <w:rPr>
                <w:lang w:val="en-GB"/>
              </w:rPr>
              <w:t>9</w:t>
            </w:r>
            <w:r w:rsidR="00403076">
              <w:rPr>
                <w:lang w:val="en-GB"/>
              </w:rPr>
              <w:t>()</w:t>
            </w:r>
            <w:r>
              <w:rPr>
                <w:lang w:val="en-GB"/>
              </w:rPr>
              <w:t>.</w:t>
            </w:r>
          </w:p>
        </w:tc>
      </w:tr>
      <w:tr w:rsidR="00C15D8A" w14:paraId="543C168B" w14:textId="77777777" w:rsidTr="00EC1B79">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7E9AE1BE" w14:textId="77777777" w:rsidR="00C15D8A" w:rsidRDefault="00C15D8A" w:rsidP="00EC1B79">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16D32452" w14:textId="77777777" w:rsidR="00C15D8A" w:rsidRDefault="00C15D8A" w:rsidP="00EC1B79">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3D251FA7" w14:textId="77777777" w:rsidR="00C15D8A" w:rsidRDefault="00C15D8A" w:rsidP="00EC1B79">
            <w:pPr>
              <w:jc w:val="left"/>
            </w:pPr>
            <w:r>
              <w:t>Completion criteria</w:t>
            </w:r>
          </w:p>
        </w:tc>
      </w:tr>
      <w:tr w:rsidR="00C15D8A" w14:paraId="7E450EFE" w14:textId="77777777" w:rsidTr="00EC1B79">
        <w:tc>
          <w:tcPr>
            <w:tcW w:w="1026" w:type="dxa"/>
            <w:tcBorders>
              <w:top w:val="single" w:sz="4" w:space="0" w:color="auto"/>
              <w:left w:val="single" w:sz="4" w:space="0" w:color="auto"/>
              <w:bottom w:val="single" w:sz="4" w:space="0" w:color="auto"/>
              <w:right w:val="single" w:sz="4" w:space="0" w:color="auto"/>
            </w:tcBorders>
          </w:tcPr>
          <w:p w14:paraId="2039BA46" w14:textId="77777777" w:rsidR="00C15D8A" w:rsidRDefault="00140C6E" w:rsidP="00EC1B79">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61ABD8DC" w14:textId="77777777" w:rsidR="00C15D8A" w:rsidRDefault="00C15D8A" w:rsidP="00EC1B79">
            <w:r>
              <w:t>The Inlet valve LP</w:t>
            </w:r>
            <w:r w:rsidR="00403076">
              <w:t>001</w:t>
            </w:r>
            <w:r>
              <w:t xml:space="preserve"> Closes</w:t>
            </w:r>
          </w:p>
        </w:tc>
        <w:tc>
          <w:tcPr>
            <w:tcW w:w="3085" w:type="dxa"/>
            <w:tcBorders>
              <w:top w:val="single" w:sz="4" w:space="0" w:color="auto"/>
              <w:left w:val="single" w:sz="4" w:space="0" w:color="auto"/>
              <w:bottom w:val="single" w:sz="4" w:space="0" w:color="auto"/>
              <w:right w:val="single" w:sz="4" w:space="0" w:color="auto"/>
            </w:tcBorders>
          </w:tcPr>
          <w:p w14:paraId="18AB4A10" w14:textId="77777777" w:rsidR="00C15D8A" w:rsidRDefault="00C15D8A" w:rsidP="00EC1B79">
            <w:pPr>
              <w:jc w:val="left"/>
            </w:pPr>
            <w:r>
              <w:t>ZSL</w:t>
            </w:r>
            <w:r w:rsidR="00403076">
              <w:t>005</w:t>
            </w:r>
            <w:r>
              <w:t xml:space="preserve"> Active</w:t>
            </w:r>
            <w:r w:rsidRPr="002658F2">
              <w:t xml:space="preserve"> </w:t>
            </w:r>
          </w:p>
        </w:tc>
      </w:tr>
      <w:tr w:rsidR="00140C6E" w14:paraId="3383E80D" w14:textId="77777777" w:rsidTr="00EC1B79">
        <w:tc>
          <w:tcPr>
            <w:tcW w:w="1026" w:type="dxa"/>
            <w:tcBorders>
              <w:top w:val="single" w:sz="4" w:space="0" w:color="auto"/>
              <w:left w:val="single" w:sz="4" w:space="0" w:color="auto"/>
              <w:bottom w:val="single" w:sz="4" w:space="0" w:color="auto"/>
              <w:right w:val="single" w:sz="4" w:space="0" w:color="auto"/>
            </w:tcBorders>
          </w:tcPr>
          <w:p w14:paraId="3A5D158B" w14:textId="77777777" w:rsidR="00140C6E" w:rsidRDefault="00140C6E" w:rsidP="00140C6E">
            <w:pPr>
              <w:jc w:val="center"/>
            </w:pPr>
            <w:r>
              <w:t>2</w:t>
            </w:r>
          </w:p>
        </w:tc>
        <w:tc>
          <w:tcPr>
            <w:tcW w:w="5954" w:type="dxa"/>
            <w:tcBorders>
              <w:top w:val="single" w:sz="4" w:space="0" w:color="auto"/>
              <w:left w:val="single" w:sz="4" w:space="0" w:color="auto"/>
              <w:bottom w:val="single" w:sz="4" w:space="0" w:color="auto"/>
              <w:right w:val="single" w:sz="4" w:space="0" w:color="auto"/>
            </w:tcBorders>
            <w:hideMark/>
          </w:tcPr>
          <w:p w14:paraId="2010454C" w14:textId="77777777" w:rsidR="00140C6E" w:rsidRDefault="00140C6E" w:rsidP="00140C6E">
            <w:r w:rsidRPr="0041627B">
              <w:rPr>
                <w:rFonts w:cs="Arial"/>
                <w:color w:val="000000"/>
                <w:spacing w:val="-2"/>
                <w:lang w:val="en-GB"/>
              </w:rPr>
              <w:t>Solenoid</w:t>
            </w:r>
            <w:r>
              <w:rPr>
                <w:rFonts w:cs="Arial"/>
                <w:color w:val="000000"/>
                <w:lang w:val="en-GB"/>
              </w:rPr>
              <w:t xml:space="preserve"> AY005 ON </w:t>
            </w:r>
            <w:r>
              <w:t xml:space="preserve">to achieve the pressure set and start </w:t>
            </w:r>
            <w:r w:rsidRPr="0041627B">
              <w:rPr>
                <w:rFonts w:cs="Arial"/>
                <w:color w:val="000000"/>
                <w:spacing w:val="-2"/>
                <w:lang w:val="en-GB"/>
              </w:rPr>
              <w:t>conveying</w:t>
            </w:r>
          </w:p>
        </w:tc>
        <w:tc>
          <w:tcPr>
            <w:tcW w:w="3085" w:type="dxa"/>
            <w:tcBorders>
              <w:top w:val="single" w:sz="4" w:space="0" w:color="auto"/>
              <w:left w:val="single" w:sz="4" w:space="0" w:color="auto"/>
              <w:bottom w:val="single" w:sz="4" w:space="0" w:color="auto"/>
              <w:right w:val="single" w:sz="4" w:space="0" w:color="auto"/>
            </w:tcBorders>
            <w:hideMark/>
          </w:tcPr>
          <w:p w14:paraId="2B3F393F" w14:textId="77777777" w:rsidR="00140C6E" w:rsidRDefault="00140C6E" w:rsidP="00140C6E">
            <w:pPr>
              <w:jc w:val="left"/>
            </w:pPr>
          </w:p>
        </w:tc>
      </w:tr>
      <w:tr w:rsidR="00140C6E" w14:paraId="60B212F2" w14:textId="77777777" w:rsidTr="00EC1B79">
        <w:tc>
          <w:tcPr>
            <w:tcW w:w="1026" w:type="dxa"/>
            <w:tcBorders>
              <w:top w:val="single" w:sz="4" w:space="0" w:color="auto"/>
              <w:left w:val="single" w:sz="4" w:space="0" w:color="auto"/>
              <w:bottom w:val="single" w:sz="4" w:space="0" w:color="auto"/>
              <w:right w:val="single" w:sz="4" w:space="0" w:color="auto"/>
            </w:tcBorders>
          </w:tcPr>
          <w:p w14:paraId="6669FD1B" w14:textId="77777777" w:rsidR="00140C6E" w:rsidRDefault="00140C6E" w:rsidP="00140C6E">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0B1FF278" w14:textId="77777777" w:rsidR="00140C6E" w:rsidRDefault="00140C6E" w:rsidP="00140C6E">
            <w:r>
              <w:t>The transporter is now pressurizing. A timer “T_PressurizationVZ017” will start</w:t>
            </w:r>
          </w:p>
        </w:tc>
        <w:tc>
          <w:tcPr>
            <w:tcW w:w="3085" w:type="dxa"/>
            <w:tcBorders>
              <w:top w:val="single" w:sz="4" w:space="0" w:color="auto"/>
              <w:left w:val="single" w:sz="4" w:space="0" w:color="auto"/>
              <w:bottom w:val="single" w:sz="4" w:space="0" w:color="auto"/>
              <w:right w:val="single" w:sz="4" w:space="0" w:color="auto"/>
            </w:tcBorders>
          </w:tcPr>
          <w:p w14:paraId="63A58A28" w14:textId="77777777" w:rsidR="00140C6E" w:rsidRDefault="00140C6E" w:rsidP="00140C6E">
            <w:pPr>
              <w:jc w:val="left"/>
            </w:pPr>
          </w:p>
        </w:tc>
      </w:tr>
      <w:tr w:rsidR="00140C6E" w14:paraId="0ED1E04A" w14:textId="77777777" w:rsidTr="00EC1B79">
        <w:tc>
          <w:tcPr>
            <w:tcW w:w="1026" w:type="dxa"/>
            <w:tcBorders>
              <w:top w:val="single" w:sz="4" w:space="0" w:color="auto"/>
              <w:left w:val="single" w:sz="4" w:space="0" w:color="auto"/>
              <w:bottom w:val="single" w:sz="4" w:space="0" w:color="auto"/>
              <w:right w:val="single" w:sz="4" w:space="0" w:color="auto"/>
            </w:tcBorders>
          </w:tcPr>
          <w:p w14:paraId="2A8DB5C4" w14:textId="77777777" w:rsidR="00140C6E" w:rsidRDefault="00140C6E" w:rsidP="00140C6E">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1982F09B" w14:textId="77777777" w:rsidR="00140C6E" w:rsidRDefault="004F45C9" w:rsidP="00140C6E">
            <w:r>
              <w:t xml:space="preserve">Run </w:t>
            </w:r>
            <w:r w:rsidR="00140C6E" w:rsidRPr="00DF5D52">
              <w:t>Filter</w:t>
            </w:r>
            <w:r w:rsidR="00140C6E">
              <w:t xml:space="preserve"> </w:t>
            </w:r>
            <w:r w:rsidR="00140C6E" w:rsidRPr="00DF5D52">
              <w:t>CA0</w:t>
            </w:r>
            <w:r w:rsidR="00140C6E">
              <w:t>08</w:t>
            </w:r>
          </w:p>
        </w:tc>
        <w:tc>
          <w:tcPr>
            <w:tcW w:w="3085" w:type="dxa"/>
            <w:tcBorders>
              <w:top w:val="single" w:sz="4" w:space="0" w:color="auto"/>
              <w:left w:val="single" w:sz="4" w:space="0" w:color="auto"/>
              <w:bottom w:val="single" w:sz="4" w:space="0" w:color="auto"/>
              <w:right w:val="single" w:sz="4" w:space="0" w:color="auto"/>
            </w:tcBorders>
          </w:tcPr>
          <w:p w14:paraId="4F5519F6" w14:textId="77777777" w:rsidR="00140C6E" w:rsidRDefault="00140C6E" w:rsidP="00140C6E">
            <w:pPr>
              <w:jc w:val="left"/>
            </w:pPr>
            <w:r w:rsidRPr="00DF5D52">
              <w:t>CA0</w:t>
            </w:r>
            <w:r>
              <w:t>8 Running</w:t>
            </w:r>
          </w:p>
        </w:tc>
      </w:tr>
      <w:tr w:rsidR="00140C6E" w14:paraId="2C46CFDC" w14:textId="77777777" w:rsidTr="00EC1B79">
        <w:tc>
          <w:tcPr>
            <w:tcW w:w="1026" w:type="dxa"/>
            <w:tcBorders>
              <w:top w:val="single" w:sz="4" w:space="0" w:color="auto"/>
              <w:left w:val="single" w:sz="4" w:space="0" w:color="auto"/>
              <w:bottom w:val="single" w:sz="4" w:space="0" w:color="auto"/>
              <w:right w:val="single" w:sz="4" w:space="0" w:color="auto"/>
            </w:tcBorders>
          </w:tcPr>
          <w:p w14:paraId="24963C45" w14:textId="77777777" w:rsidR="00140C6E" w:rsidRDefault="00140C6E" w:rsidP="00140C6E">
            <w:pPr>
              <w:jc w:val="center"/>
            </w:pPr>
            <w:r>
              <w:t>5</w:t>
            </w:r>
          </w:p>
        </w:tc>
        <w:tc>
          <w:tcPr>
            <w:tcW w:w="5954" w:type="dxa"/>
            <w:tcBorders>
              <w:top w:val="single" w:sz="4" w:space="0" w:color="auto"/>
              <w:left w:val="single" w:sz="4" w:space="0" w:color="auto"/>
              <w:bottom w:val="single" w:sz="4" w:space="0" w:color="auto"/>
              <w:right w:val="single" w:sz="4" w:space="0" w:color="auto"/>
            </w:tcBorders>
          </w:tcPr>
          <w:p w14:paraId="3292DE30" w14:textId="77777777" w:rsidR="00140C6E" w:rsidRDefault="00140C6E" w:rsidP="00140C6E">
            <w:r>
              <w:t xml:space="preserve">Pressure sensed at transporter PS001 Active &gt; H level </w:t>
            </w:r>
          </w:p>
        </w:tc>
        <w:tc>
          <w:tcPr>
            <w:tcW w:w="3085" w:type="dxa"/>
            <w:tcBorders>
              <w:top w:val="single" w:sz="4" w:space="0" w:color="auto"/>
              <w:left w:val="single" w:sz="4" w:space="0" w:color="auto"/>
              <w:bottom w:val="single" w:sz="4" w:space="0" w:color="auto"/>
              <w:right w:val="single" w:sz="4" w:space="0" w:color="auto"/>
            </w:tcBorders>
          </w:tcPr>
          <w:p w14:paraId="476296FA" w14:textId="77777777" w:rsidR="00140C6E" w:rsidRDefault="00140C6E" w:rsidP="00140C6E">
            <w:pPr>
              <w:jc w:val="left"/>
            </w:pPr>
            <w:r>
              <w:t>PS001 Active &gt; H level</w:t>
            </w:r>
          </w:p>
        </w:tc>
      </w:tr>
      <w:tr w:rsidR="00140C6E" w14:paraId="41C26917" w14:textId="77777777" w:rsidTr="00EC1B79">
        <w:tc>
          <w:tcPr>
            <w:tcW w:w="1026" w:type="dxa"/>
            <w:tcBorders>
              <w:top w:val="single" w:sz="4" w:space="0" w:color="auto"/>
              <w:left w:val="single" w:sz="4" w:space="0" w:color="auto"/>
              <w:bottom w:val="single" w:sz="4" w:space="0" w:color="auto"/>
              <w:right w:val="single" w:sz="4" w:space="0" w:color="auto"/>
            </w:tcBorders>
          </w:tcPr>
          <w:p w14:paraId="33A0F900" w14:textId="77777777" w:rsidR="00140C6E" w:rsidRDefault="00140C6E" w:rsidP="00140C6E">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417D32D1" w14:textId="77777777" w:rsidR="00140C6E" w:rsidRDefault="00140C6E" w:rsidP="00140C6E">
            <w:r>
              <w:t>The transporter is now in convey phase.</w:t>
            </w:r>
          </w:p>
          <w:p w14:paraId="7B135024" w14:textId="77777777" w:rsidR="00140C6E" w:rsidRDefault="00140C6E" w:rsidP="00140C6E">
            <w:r w:rsidRPr="00806D10">
              <w:rPr>
                <w:lang w:val="en-GB"/>
              </w:rPr>
              <w:t>A timer “T_conveyVZ0</w:t>
            </w:r>
            <w:r>
              <w:rPr>
                <w:lang w:val="en-GB"/>
              </w:rPr>
              <w:t>1</w:t>
            </w:r>
            <w:r w:rsidRPr="00806D10">
              <w:rPr>
                <w:lang w:val="en-GB"/>
              </w:rPr>
              <w:t>7” start</w:t>
            </w:r>
          </w:p>
        </w:tc>
        <w:tc>
          <w:tcPr>
            <w:tcW w:w="3085" w:type="dxa"/>
            <w:tcBorders>
              <w:top w:val="single" w:sz="4" w:space="0" w:color="auto"/>
              <w:left w:val="single" w:sz="4" w:space="0" w:color="auto"/>
              <w:bottom w:val="single" w:sz="4" w:space="0" w:color="auto"/>
              <w:right w:val="single" w:sz="4" w:space="0" w:color="auto"/>
            </w:tcBorders>
          </w:tcPr>
          <w:p w14:paraId="2EF67B93" w14:textId="77777777" w:rsidR="00140C6E" w:rsidRDefault="00140C6E" w:rsidP="00140C6E">
            <w:pPr>
              <w:jc w:val="left"/>
            </w:pPr>
            <w:r>
              <w:t>Timer elapsed or</w:t>
            </w:r>
          </w:p>
          <w:p w14:paraId="40EF920A" w14:textId="77777777" w:rsidR="00140C6E" w:rsidRDefault="00140C6E" w:rsidP="00140C6E">
            <w:pPr>
              <w:jc w:val="left"/>
            </w:pPr>
            <w:r>
              <w:t xml:space="preserve">PS001 deactivate &lt; L level </w:t>
            </w:r>
          </w:p>
        </w:tc>
      </w:tr>
      <w:tr w:rsidR="00140C6E" w14:paraId="7ACC4C28" w14:textId="77777777" w:rsidTr="00403076">
        <w:tc>
          <w:tcPr>
            <w:tcW w:w="1026" w:type="dxa"/>
            <w:tcBorders>
              <w:top w:val="single" w:sz="4" w:space="0" w:color="auto"/>
              <w:left w:val="single" w:sz="4" w:space="0" w:color="auto"/>
              <w:bottom w:val="single" w:sz="4" w:space="0" w:color="auto"/>
              <w:right w:val="single" w:sz="4" w:space="0" w:color="auto"/>
            </w:tcBorders>
          </w:tcPr>
          <w:p w14:paraId="5A4680EE" w14:textId="77777777" w:rsidR="00140C6E" w:rsidRDefault="00140C6E" w:rsidP="00140C6E">
            <w:pPr>
              <w:jc w:val="center"/>
            </w:pPr>
            <w:r>
              <w:t>7</w:t>
            </w:r>
          </w:p>
        </w:tc>
        <w:tc>
          <w:tcPr>
            <w:tcW w:w="5954" w:type="dxa"/>
            <w:tcBorders>
              <w:top w:val="single" w:sz="4" w:space="0" w:color="auto"/>
              <w:left w:val="single" w:sz="4" w:space="0" w:color="auto"/>
              <w:bottom w:val="single" w:sz="4" w:space="0" w:color="auto"/>
              <w:right w:val="single" w:sz="4" w:space="0" w:color="auto"/>
            </w:tcBorders>
          </w:tcPr>
          <w:p w14:paraId="5DCD01AD" w14:textId="77777777" w:rsidR="00140C6E" w:rsidRPr="00806D10" w:rsidRDefault="00140C6E" w:rsidP="00140C6E">
            <w:pPr>
              <w:rPr>
                <w:lang w:val="en-GB"/>
              </w:rPr>
            </w:pPr>
            <w:r>
              <w:t xml:space="preserve">The </w:t>
            </w:r>
            <w:r>
              <w:rPr>
                <w:rFonts w:cs="Arial"/>
                <w:color w:val="000000"/>
                <w:spacing w:val="-2"/>
                <w:lang w:val="it-IT"/>
              </w:rPr>
              <w:t>solenoid</w:t>
            </w:r>
            <w:r>
              <w:rPr>
                <w:rFonts w:cs="Arial"/>
                <w:color w:val="000000"/>
                <w:lang w:val="en-GB"/>
              </w:rPr>
              <w:t xml:space="preserve"> AY005 OFF</w:t>
            </w:r>
          </w:p>
        </w:tc>
        <w:tc>
          <w:tcPr>
            <w:tcW w:w="3085" w:type="dxa"/>
            <w:tcBorders>
              <w:top w:val="single" w:sz="4" w:space="0" w:color="auto"/>
              <w:left w:val="single" w:sz="4" w:space="0" w:color="auto"/>
              <w:bottom w:val="single" w:sz="4" w:space="0" w:color="auto"/>
              <w:right w:val="single" w:sz="4" w:space="0" w:color="auto"/>
            </w:tcBorders>
          </w:tcPr>
          <w:p w14:paraId="1CC6342C" w14:textId="77777777" w:rsidR="00140C6E" w:rsidRDefault="00140C6E" w:rsidP="00140C6E">
            <w:pPr>
              <w:jc w:val="left"/>
            </w:pPr>
          </w:p>
        </w:tc>
      </w:tr>
      <w:tr w:rsidR="00140C6E" w:rsidRPr="00457F02" w14:paraId="1AC82841" w14:textId="77777777" w:rsidTr="00403076">
        <w:tc>
          <w:tcPr>
            <w:tcW w:w="1026" w:type="dxa"/>
            <w:tcBorders>
              <w:top w:val="single" w:sz="4" w:space="0" w:color="auto"/>
              <w:left w:val="single" w:sz="4" w:space="0" w:color="auto"/>
              <w:bottom w:val="single" w:sz="4" w:space="0" w:color="auto"/>
              <w:right w:val="single" w:sz="4" w:space="0" w:color="auto"/>
            </w:tcBorders>
          </w:tcPr>
          <w:p w14:paraId="0A928203" w14:textId="77777777" w:rsidR="00140C6E" w:rsidRDefault="00140C6E" w:rsidP="00140C6E">
            <w:pPr>
              <w:jc w:val="center"/>
            </w:pPr>
            <w:r>
              <w:t>8</w:t>
            </w:r>
          </w:p>
        </w:tc>
        <w:tc>
          <w:tcPr>
            <w:tcW w:w="5954" w:type="dxa"/>
            <w:tcBorders>
              <w:top w:val="single" w:sz="4" w:space="0" w:color="auto"/>
              <w:left w:val="single" w:sz="4" w:space="0" w:color="auto"/>
              <w:bottom w:val="single" w:sz="4" w:space="0" w:color="auto"/>
              <w:right w:val="single" w:sz="4" w:space="0" w:color="auto"/>
            </w:tcBorders>
          </w:tcPr>
          <w:p w14:paraId="31925AB9" w14:textId="77777777" w:rsidR="00140C6E" w:rsidRPr="00854C1E" w:rsidRDefault="00140C6E" w:rsidP="00140C6E">
            <w:r>
              <w:t>A timer “T_depressurizationVZ007” starts and timer “T_Run</w:t>
            </w:r>
            <w:r w:rsidRPr="00DF5D52">
              <w:t>CA0</w:t>
            </w:r>
            <w:r>
              <w:t>08” starts</w:t>
            </w:r>
          </w:p>
        </w:tc>
        <w:tc>
          <w:tcPr>
            <w:tcW w:w="3085" w:type="dxa"/>
            <w:tcBorders>
              <w:top w:val="single" w:sz="4" w:space="0" w:color="auto"/>
              <w:left w:val="single" w:sz="4" w:space="0" w:color="auto"/>
              <w:bottom w:val="single" w:sz="4" w:space="0" w:color="auto"/>
              <w:right w:val="single" w:sz="4" w:space="0" w:color="auto"/>
            </w:tcBorders>
            <w:hideMark/>
          </w:tcPr>
          <w:p w14:paraId="56AF366F" w14:textId="77777777" w:rsidR="00140C6E" w:rsidRPr="002658F2" w:rsidRDefault="00140C6E" w:rsidP="00140C6E">
            <w:r w:rsidRPr="002658F2">
              <w:t xml:space="preserve"> </w:t>
            </w:r>
          </w:p>
        </w:tc>
      </w:tr>
      <w:tr w:rsidR="00140C6E" w:rsidRPr="00457F02" w14:paraId="2896BA5C" w14:textId="77777777" w:rsidTr="00EC1B79">
        <w:tc>
          <w:tcPr>
            <w:tcW w:w="1026" w:type="dxa"/>
            <w:tcBorders>
              <w:top w:val="single" w:sz="4" w:space="0" w:color="auto"/>
              <w:left w:val="single" w:sz="4" w:space="0" w:color="auto"/>
              <w:bottom w:val="single" w:sz="4" w:space="0" w:color="auto"/>
              <w:right w:val="single" w:sz="4" w:space="0" w:color="auto"/>
            </w:tcBorders>
          </w:tcPr>
          <w:p w14:paraId="0BBCF69F" w14:textId="77777777" w:rsidR="00140C6E" w:rsidRDefault="00140C6E" w:rsidP="00140C6E">
            <w:pPr>
              <w:jc w:val="center"/>
            </w:pPr>
            <w:r>
              <w:t>10</w:t>
            </w:r>
          </w:p>
        </w:tc>
        <w:tc>
          <w:tcPr>
            <w:tcW w:w="5954" w:type="dxa"/>
            <w:tcBorders>
              <w:top w:val="single" w:sz="4" w:space="0" w:color="auto"/>
              <w:left w:val="single" w:sz="4" w:space="0" w:color="auto"/>
              <w:bottom w:val="single" w:sz="4" w:space="0" w:color="auto"/>
              <w:right w:val="single" w:sz="4" w:space="0" w:color="auto"/>
            </w:tcBorders>
          </w:tcPr>
          <w:p w14:paraId="6B4DDD4B" w14:textId="77777777" w:rsidR="00140C6E" w:rsidRDefault="00140C6E" w:rsidP="00140C6E">
            <w:r>
              <w:t>Once PS001 deactivate &lt; L level the system goes in standby</w:t>
            </w:r>
          </w:p>
        </w:tc>
        <w:tc>
          <w:tcPr>
            <w:tcW w:w="3085" w:type="dxa"/>
            <w:tcBorders>
              <w:top w:val="single" w:sz="4" w:space="0" w:color="auto"/>
              <w:left w:val="single" w:sz="4" w:space="0" w:color="auto"/>
              <w:bottom w:val="single" w:sz="4" w:space="0" w:color="auto"/>
              <w:right w:val="single" w:sz="4" w:space="0" w:color="auto"/>
            </w:tcBorders>
          </w:tcPr>
          <w:p w14:paraId="252F748B" w14:textId="77777777" w:rsidR="00140C6E" w:rsidRDefault="00140C6E" w:rsidP="00140C6E">
            <w:r>
              <w:t>PIT383 &lt; L level</w:t>
            </w:r>
          </w:p>
        </w:tc>
      </w:tr>
      <w:tr w:rsidR="00140C6E" w:rsidRPr="00457F02" w14:paraId="2EC96AD5" w14:textId="77777777" w:rsidTr="00EC1B79">
        <w:tc>
          <w:tcPr>
            <w:tcW w:w="1026" w:type="dxa"/>
            <w:tcBorders>
              <w:top w:val="single" w:sz="4" w:space="0" w:color="auto"/>
              <w:left w:val="single" w:sz="4" w:space="0" w:color="auto"/>
              <w:bottom w:val="single" w:sz="4" w:space="0" w:color="auto"/>
              <w:right w:val="single" w:sz="4" w:space="0" w:color="auto"/>
            </w:tcBorders>
          </w:tcPr>
          <w:p w14:paraId="3978284D" w14:textId="77777777" w:rsidR="00140C6E" w:rsidRDefault="00140C6E" w:rsidP="00140C6E">
            <w:pPr>
              <w:jc w:val="center"/>
            </w:pPr>
            <w:r>
              <w:t>11</w:t>
            </w:r>
          </w:p>
        </w:tc>
        <w:tc>
          <w:tcPr>
            <w:tcW w:w="5954" w:type="dxa"/>
            <w:tcBorders>
              <w:top w:val="single" w:sz="4" w:space="0" w:color="auto"/>
              <w:left w:val="single" w:sz="4" w:space="0" w:color="auto"/>
              <w:bottom w:val="single" w:sz="4" w:space="0" w:color="auto"/>
              <w:right w:val="single" w:sz="4" w:space="0" w:color="auto"/>
            </w:tcBorders>
          </w:tcPr>
          <w:p w14:paraId="51AED362" w14:textId="77777777" w:rsidR="00140C6E" w:rsidRDefault="00140C6E" w:rsidP="00140C6E">
            <w:r>
              <w:t>System is in standby, if another cycle is required the transporter will carry on the loading phase and consequently the convey phase. If no more cycles are required the transporter will remain in standby mode.</w:t>
            </w:r>
          </w:p>
        </w:tc>
        <w:tc>
          <w:tcPr>
            <w:tcW w:w="3085" w:type="dxa"/>
            <w:tcBorders>
              <w:top w:val="single" w:sz="4" w:space="0" w:color="auto"/>
              <w:left w:val="single" w:sz="4" w:space="0" w:color="auto"/>
              <w:bottom w:val="single" w:sz="4" w:space="0" w:color="auto"/>
              <w:right w:val="single" w:sz="4" w:space="0" w:color="auto"/>
            </w:tcBorders>
          </w:tcPr>
          <w:p w14:paraId="3AF04665" w14:textId="77777777" w:rsidR="00140C6E" w:rsidRDefault="00140C6E" w:rsidP="00140C6E"/>
        </w:tc>
      </w:tr>
      <w:tr w:rsidR="00140C6E" w:rsidRPr="00457F02" w14:paraId="4C246AD7" w14:textId="77777777" w:rsidTr="00EC1B79">
        <w:tc>
          <w:tcPr>
            <w:tcW w:w="1026" w:type="dxa"/>
            <w:tcBorders>
              <w:top w:val="single" w:sz="4" w:space="0" w:color="auto"/>
              <w:left w:val="single" w:sz="4" w:space="0" w:color="auto"/>
              <w:bottom w:val="single" w:sz="4" w:space="0" w:color="auto"/>
              <w:right w:val="single" w:sz="4" w:space="0" w:color="auto"/>
            </w:tcBorders>
          </w:tcPr>
          <w:p w14:paraId="00143491" w14:textId="77777777" w:rsidR="00140C6E" w:rsidRDefault="00140C6E" w:rsidP="00140C6E">
            <w:pPr>
              <w:jc w:val="center"/>
            </w:pPr>
            <w:r>
              <w:t>12</w:t>
            </w:r>
          </w:p>
        </w:tc>
        <w:tc>
          <w:tcPr>
            <w:tcW w:w="5954" w:type="dxa"/>
            <w:tcBorders>
              <w:top w:val="single" w:sz="4" w:space="0" w:color="auto"/>
              <w:left w:val="single" w:sz="4" w:space="0" w:color="auto"/>
              <w:bottom w:val="single" w:sz="4" w:space="0" w:color="auto"/>
              <w:right w:val="single" w:sz="4" w:space="0" w:color="auto"/>
            </w:tcBorders>
          </w:tcPr>
          <w:p w14:paraId="22314138" w14:textId="77777777" w:rsidR="00140C6E" w:rsidRDefault="00140C6E" w:rsidP="00140C6E">
            <w:r>
              <w:t>If the timer “T_Run</w:t>
            </w:r>
            <w:r w:rsidRPr="00DF5D52">
              <w:t>CA0</w:t>
            </w:r>
            <w:r>
              <w:t xml:space="preserve">18” elapse the system will stop </w:t>
            </w:r>
            <w:r w:rsidRPr="00DF5D52">
              <w:t>CA0</w:t>
            </w:r>
            <w:r>
              <w:t>18.</w:t>
            </w:r>
          </w:p>
        </w:tc>
        <w:tc>
          <w:tcPr>
            <w:tcW w:w="3085" w:type="dxa"/>
            <w:tcBorders>
              <w:top w:val="single" w:sz="4" w:space="0" w:color="auto"/>
              <w:left w:val="single" w:sz="4" w:space="0" w:color="auto"/>
              <w:bottom w:val="single" w:sz="4" w:space="0" w:color="auto"/>
              <w:right w:val="single" w:sz="4" w:space="0" w:color="auto"/>
            </w:tcBorders>
          </w:tcPr>
          <w:p w14:paraId="569FD111" w14:textId="77777777" w:rsidR="00140C6E" w:rsidRDefault="00140C6E" w:rsidP="00140C6E">
            <w:r w:rsidRPr="00DF5D52">
              <w:t>CA0</w:t>
            </w:r>
            <w:r>
              <w:t>18 Stop</w:t>
            </w:r>
          </w:p>
        </w:tc>
      </w:tr>
    </w:tbl>
    <w:p w14:paraId="2C23A900" w14:textId="77777777" w:rsidR="00C15D8A" w:rsidRDefault="00C15D8A" w:rsidP="00C87A69">
      <w:pPr>
        <w:rPr>
          <w:rFonts w:cs="Arial"/>
        </w:rPr>
      </w:pPr>
    </w:p>
    <w:p w14:paraId="6F17383E" w14:textId="77777777" w:rsidR="00F025A4" w:rsidRDefault="00F025A4" w:rsidP="00F025A4">
      <w:pPr>
        <w:rPr>
          <w:rFonts w:cs="Arial"/>
        </w:rPr>
      </w:pPr>
    </w:p>
    <w:p w14:paraId="68D59B28" w14:textId="77777777" w:rsidR="00F025A4" w:rsidRPr="00C87A69" w:rsidRDefault="00F025A4" w:rsidP="00F025A4">
      <w:pPr>
        <w:pStyle w:val="Heading3"/>
      </w:pPr>
      <w:bookmarkStart w:id="763" w:name="_Toc149556463"/>
      <w:r>
        <w:t xml:space="preserve">CB system. </w:t>
      </w:r>
      <w:r w:rsidRPr="006B1D58">
        <w:t xml:space="preserve">Unloading from </w:t>
      </w:r>
      <w:r>
        <w:t xml:space="preserve">T019 </w:t>
      </w:r>
      <w:r w:rsidRPr="00586A4D">
        <w:rPr>
          <w:lang w:val="en-GB"/>
        </w:rPr>
        <w:t>to Slurry Preparation</w:t>
      </w:r>
      <w:r>
        <w:t>.</w:t>
      </w:r>
      <w:bookmarkEnd w:id="763"/>
    </w:p>
    <w:p w14:paraId="65AE3874" w14:textId="77777777" w:rsidR="00F025A4" w:rsidRDefault="00F025A4" w:rsidP="00F025A4">
      <w:pPr>
        <w:rPr>
          <w:rFonts w:cs="Arial"/>
        </w:rPr>
      </w:pPr>
    </w:p>
    <w:p w14:paraId="67B89BB2" w14:textId="77777777" w:rsidR="00EA6AA9" w:rsidRPr="00ED72FA" w:rsidRDefault="00ED72FA" w:rsidP="00EA6AA9">
      <w:pPr>
        <w:rPr>
          <w:rFonts w:cs="Arial"/>
        </w:rPr>
      </w:pPr>
      <w:r>
        <w:t>T</w:t>
      </w:r>
      <w:r w:rsidR="00EA6AA9">
        <w:t>hat finally will unload the powder to the slurry preparation system.</w:t>
      </w:r>
      <w:r>
        <w:t xml:space="preserve"> </w:t>
      </w:r>
      <w:r>
        <w:rPr>
          <w:rFonts w:cs="Arial"/>
        </w:rPr>
        <w:t xml:space="preserve">The slurry system will send a hardwired contact to the NTE PLC in order to allow the discharge. </w:t>
      </w:r>
      <w:r w:rsidR="00EA6AA9" w:rsidRPr="00586A4D">
        <w:rPr>
          <w:rFonts w:cs="Arial"/>
        </w:rPr>
        <w:t xml:space="preserve">This sequence consists </w:t>
      </w:r>
      <w:r w:rsidR="00EF2798" w:rsidRPr="00586A4D">
        <w:rPr>
          <w:rFonts w:cs="Arial"/>
        </w:rPr>
        <w:t>of</w:t>
      </w:r>
      <w:r w:rsidR="00EA6AA9" w:rsidRPr="00586A4D">
        <w:rPr>
          <w:rFonts w:cs="Arial"/>
        </w:rPr>
        <w:t xml:space="preserve"> the unload of the powd</w:t>
      </w:r>
      <w:r w:rsidR="00EA6AA9">
        <w:rPr>
          <w:rFonts w:cs="Arial"/>
        </w:rPr>
        <w:t>e</w:t>
      </w:r>
      <w:r w:rsidR="00EA6AA9" w:rsidRPr="00586A4D">
        <w:rPr>
          <w:rFonts w:cs="Arial"/>
        </w:rPr>
        <w:t>r stored into TE0</w:t>
      </w:r>
      <w:r>
        <w:rPr>
          <w:rFonts w:cs="Arial"/>
        </w:rPr>
        <w:t>0</w:t>
      </w:r>
      <w:r w:rsidR="00EA6AA9" w:rsidRPr="00586A4D">
        <w:rPr>
          <w:rFonts w:cs="Arial"/>
        </w:rPr>
        <w:t>9 to the slurry preparation system (not in NTE scope)</w:t>
      </w:r>
      <w:r w:rsidR="00EA6AA9">
        <w:rPr>
          <w:rFonts w:cs="Arial"/>
        </w:rPr>
        <w:t>.</w:t>
      </w:r>
      <w:r w:rsidRPr="00ED72FA">
        <w:t xml:space="preserve"> </w:t>
      </w:r>
      <w:r>
        <w:rPr>
          <w:rFonts w:cs="Arial"/>
        </w:rPr>
        <w:t>T</w:t>
      </w:r>
      <w:r w:rsidRPr="00ED72FA">
        <w:rPr>
          <w:rFonts w:cs="Arial"/>
        </w:rPr>
        <w:t>he following table shows the sequence.</w:t>
      </w:r>
    </w:p>
    <w:p w14:paraId="3039E889" w14:textId="77777777" w:rsidR="00DB58C3" w:rsidRDefault="00DB58C3" w:rsidP="008F0004"/>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5954"/>
        <w:gridCol w:w="3085"/>
      </w:tblGrid>
      <w:tr w:rsidR="00ED72FA" w14:paraId="1FF97C64" w14:textId="77777777" w:rsidTr="00EC1B79">
        <w:tc>
          <w:tcPr>
            <w:tcW w:w="10065"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389AA6B0" w14:textId="77777777" w:rsidR="00ED72FA" w:rsidRDefault="00ED72FA" w:rsidP="00EC1B79">
            <w:pPr>
              <w:jc w:val="left"/>
            </w:pPr>
            <w:r>
              <w:lastRenderedPageBreak/>
              <w:t>Permissive list</w:t>
            </w:r>
          </w:p>
        </w:tc>
      </w:tr>
      <w:tr w:rsidR="00ED72FA" w:rsidRPr="00373BC7" w14:paraId="358D5914" w14:textId="77777777" w:rsidTr="00EC1B79">
        <w:tc>
          <w:tcPr>
            <w:tcW w:w="1006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25C29F" w14:textId="77777777" w:rsidR="00ED72FA" w:rsidRDefault="00ED72FA" w:rsidP="00EC1B79">
            <w:pPr>
              <w:rPr>
                <w:lang w:val="en-GB"/>
              </w:rPr>
            </w:pPr>
            <w:r>
              <w:rPr>
                <w:lang w:val="en-GB"/>
              </w:rPr>
              <w:t>T</w:t>
            </w:r>
            <w:r w:rsidRPr="00D35E37">
              <w:rPr>
                <w:lang w:val="en-GB"/>
              </w:rPr>
              <w:t xml:space="preserve">he </w:t>
            </w:r>
            <w:r>
              <w:rPr>
                <w:lang w:val="en-GB"/>
              </w:rPr>
              <w:t>magnetic filter C011</w:t>
            </w:r>
            <w:r w:rsidRPr="00D35E37">
              <w:rPr>
                <w:lang w:val="en-GB"/>
              </w:rPr>
              <w:t xml:space="preserve"> must be available.</w:t>
            </w:r>
          </w:p>
          <w:p w14:paraId="60A833BD" w14:textId="77777777" w:rsidR="00ED72FA" w:rsidRDefault="00ED72FA" w:rsidP="00EC1B79">
            <w:pPr>
              <w:rPr>
                <w:lang w:val="en-GB"/>
              </w:rPr>
            </w:pPr>
            <w:r w:rsidRPr="00373BC7">
              <w:rPr>
                <w:lang w:val="en-GB"/>
              </w:rPr>
              <w:t>No emergency alarms present</w:t>
            </w:r>
            <w:r>
              <w:rPr>
                <w:lang w:val="en-GB"/>
              </w:rPr>
              <w:t>.</w:t>
            </w:r>
          </w:p>
          <w:p w14:paraId="2FD5BBAB" w14:textId="77777777" w:rsidR="00ED72FA" w:rsidRPr="00373BC7" w:rsidRDefault="00ED72FA" w:rsidP="00EC1B79">
            <w:pPr>
              <w:rPr>
                <w:lang w:val="en-GB"/>
              </w:rPr>
            </w:pPr>
            <w:r>
              <w:rPr>
                <w:lang w:val="en-GB"/>
              </w:rPr>
              <w:t>Slurry system available and ready to receive powder</w:t>
            </w:r>
          </w:p>
        </w:tc>
      </w:tr>
      <w:tr w:rsidR="00ED72FA" w14:paraId="6A8F9F4E" w14:textId="77777777" w:rsidTr="00EC1B79">
        <w:tc>
          <w:tcPr>
            <w:tcW w:w="1026" w:type="dxa"/>
            <w:tcBorders>
              <w:top w:val="single" w:sz="4" w:space="0" w:color="auto"/>
              <w:left w:val="single" w:sz="4" w:space="0" w:color="auto"/>
              <w:bottom w:val="single" w:sz="4" w:space="0" w:color="auto"/>
              <w:right w:val="single" w:sz="4" w:space="0" w:color="auto"/>
            </w:tcBorders>
            <w:shd w:val="clear" w:color="auto" w:fill="D9D9D9"/>
            <w:hideMark/>
          </w:tcPr>
          <w:p w14:paraId="0A9F1276" w14:textId="77777777" w:rsidR="00ED72FA" w:rsidRDefault="00ED72FA" w:rsidP="00EC1B79">
            <w:pPr>
              <w:jc w:val="center"/>
            </w:pPr>
            <w:r>
              <w:t>Step</w:t>
            </w:r>
          </w:p>
        </w:tc>
        <w:tc>
          <w:tcPr>
            <w:tcW w:w="5954" w:type="dxa"/>
            <w:tcBorders>
              <w:top w:val="single" w:sz="4" w:space="0" w:color="auto"/>
              <w:left w:val="single" w:sz="4" w:space="0" w:color="auto"/>
              <w:bottom w:val="single" w:sz="4" w:space="0" w:color="auto"/>
              <w:right w:val="single" w:sz="4" w:space="0" w:color="auto"/>
            </w:tcBorders>
            <w:shd w:val="clear" w:color="auto" w:fill="D9D9D9"/>
            <w:hideMark/>
          </w:tcPr>
          <w:p w14:paraId="1393E334" w14:textId="77777777" w:rsidR="00ED72FA" w:rsidRDefault="00ED72FA" w:rsidP="00EC1B79">
            <w:pPr>
              <w:jc w:val="left"/>
            </w:pPr>
            <w:r>
              <w:t>Action</w:t>
            </w:r>
          </w:p>
        </w:tc>
        <w:tc>
          <w:tcPr>
            <w:tcW w:w="3085" w:type="dxa"/>
            <w:tcBorders>
              <w:top w:val="single" w:sz="4" w:space="0" w:color="auto"/>
              <w:left w:val="single" w:sz="4" w:space="0" w:color="auto"/>
              <w:bottom w:val="single" w:sz="4" w:space="0" w:color="auto"/>
              <w:right w:val="single" w:sz="4" w:space="0" w:color="auto"/>
            </w:tcBorders>
            <w:shd w:val="clear" w:color="auto" w:fill="D9D9D9"/>
            <w:hideMark/>
          </w:tcPr>
          <w:p w14:paraId="2B800D6B" w14:textId="77777777" w:rsidR="00ED72FA" w:rsidRDefault="00ED72FA" w:rsidP="00EC1B79">
            <w:pPr>
              <w:jc w:val="left"/>
            </w:pPr>
            <w:r>
              <w:t>Completion criteria</w:t>
            </w:r>
          </w:p>
        </w:tc>
      </w:tr>
      <w:tr w:rsidR="00ED72FA" w14:paraId="07210A00" w14:textId="77777777" w:rsidTr="00EC1B79">
        <w:tc>
          <w:tcPr>
            <w:tcW w:w="1026" w:type="dxa"/>
            <w:tcBorders>
              <w:top w:val="single" w:sz="4" w:space="0" w:color="auto"/>
              <w:left w:val="single" w:sz="4" w:space="0" w:color="auto"/>
              <w:bottom w:val="single" w:sz="4" w:space="0" w:color="auto"/>
              <w:right w:val="single" w:sz="4" w:space="0" w:color="auto"/>
            </w:tcBorders>
          </w:tcPr>
          <w:p w14:paraId="22DF6095" w14:textId="77777777" w:rsidR="00ED72FA" w:rsidRDefault="00ED72FA" w:rsidP="00EC1B79">
            <w:pPr>
              <w:jc w:val="center"/>
            </w:pPr>
            <w:r>
              <w:t>1</w:t>
            </w:r>
          </w:p>
        </w:tc>
        <w:tc>
          <w:tcPr>
            <w:tcW w:w="5954" w:type="dxa"/>
            <w:tcBorders>
              <w:top w:val="single" w:sz="4" w:space="0" w:color="auto"/>
              <w:left w:val="single" w:sz="4" w:space="0" w:color="auto"/>
              <w:bottom w:val="single" w:sz="4" w:space="0" w:color="auto"/>
              <w:right w:val="single" w:sz="4" w:space="0" w:color="auto"/>
            </w:tcBorders>
          </w:tcPr>
          <w:p w14:paraId="6E890786" w14:textId="77777777" w:rsidR="00ED72FA" w:rsidRPr="00DF5D52" w:rsidRDefault="00ED72FA" w:rsidP="00EC1B79">
            <w:r>
              <w:t>Slurry system send a contact to start the unload sequence</w:t>
            </w:r>
          </w:p>
        </w:tc>
        <w:tc>
          <w:tcPr>
            <w:tcW w:w="3085" w:type="dxa"/>
            <w:tcBorders>
              <w:top w:val="single" w:sz="4" w:space="0" w:color="auto"/>
              <w:left w:val="single" w:sz="4" w:space="0" w:color="auto"/>
              <w:bottom w:val="single" w:sz="4" w:space="0" w:color="auto"/>
              <w:right w:val="single" w:sz="4" w:space="0" w:color="auto"/>
            </w:tcBorders>
          </w:tcPr>
          <w:p w14:paraId="19F27FE4" w14:textId="77777777" w:rsidR="00ED72FA" w:rsidRPr="00DF5D52" w:rsidRDefault="00ED72FA" w:rsidP="00EC1B79">
            <w:pPr>
              <w:jc w:val="left"/>
            </w:pPr>
          </w:p>
        </w:tc>
      </w:tr>
      <w:tr w:rsidR="00ED72FA" w14:paraId="5B6E582E" w14:textId="77777777" w:rsidTr="00EC1B79">
        <w:tc>
          <w:tcPr>
            <w:tcW w:w="1026" w:type="dxa"/>
            <w:tcBorders>
              <w:top w:val="single" w:sz="4" w:space="0" w:color="auto"/>
              <w:left w:val="single" w:sz="4" w:space="0" w:color="auto"/>
              <w:bottom w:val="single" w:sz="4" w:space="0" w:color="auto"/>
              <w:right w:val="single" w:sz="4" w:space="0" w:color="auto"/>
            </w:tcBorders>
          </w:tcPr>
          <w:p w14:paraId="19895002" w14:textId="77777777" w:rsidR="00ED72FA" w:rsidRDefault="00ED72FA" w:rsidP="00EC1B79">
            <w:pPr>
              <w:jc w:val="center"/>
            </w:pPr>
            <w:r>
              <w:t>2</w:t>
            </w:r>
          </w:p>
        </w:tc>
        <w:tc>
          <w:tcPr>
            <w:tcW w:w="5954" w:type="dxa"/>
            <w:tcBorders>
              <w:top w:val="single" w:sz="4" w:space="0" w:color="auto"/>
              <w:left w:val="single" w:sz="4" w:space="0" w:color="auto"/>
              <w:bottom w:val="single" w:sz="4" w:space="0" w:color="auto"/>
              <w:right w:val="single" w:sz="4" w:space="0" w:color="auto"/>
            </w:tcBorders>
          </w:tcPr>
          <w:p w14:paraId="43CF246F" w14:textId="77777777" w:rsidR="00ED72FA" w:rsidRPr="00DF5D52" w:rsidRDefault="00C460C3" w:rsidP="00EC1B79">
            <w:r>
              <w:t xml:space="preserve">Run </w:t>
            </w:r>
            <w:r w:rsidR="00ED72FA" w:rsidRPr="00DF5D52">
              <w:t>Filter</w:t>
            </w:r>
            <w:r w:rsidR="00ED72FA">
              <w:t xml:space="preserve"> </w:t>
            </w:r>
            <w:r w:rsidR="00ED72FA" w:rsidRPr="00DF5D52">
              <w:t>CA</w:t>
            </w:r>
            <w:r w:rsidR="00ED72FA">
              <w:t>008</w:t>
            </w:r>
          </w:p>
        </w:tc>
        <w:tc>
          <w:tcPr>
            <w:tcW w:w="3085" w:type="dxa"/>
            <w:tcBorders>
              <w:top w:val="single" w:sz="4" w:space="0" w:color="auto"/>
              <w:left w:val="single" w:sz="4" w:space="0" w:color="auto"/>
              <w:bottom w:val="single" w:sz="4" w:space="0" w:color="auto"/>
              <w:right w:val="single" w:sz="4" w:space="0" w:color="auto"/>
            </w:tcBorders>
          </w:tcPr>
          <w:p w14:paraId="7CB589A4" w14:textId="77777777" w:rsidR="00ED72FA" w:rsidRPr="00DF5D52" w:rsidRDefault="00ED72FA" w:rsidP="00EC1B79">
            <w:pPr>
              <w:jc w:val="left"/>
            </w:pPr>
            <w:r w:rsidRPr="00DF5D52">
              <w:t>CA0</w:t>
            </w:r>
            <w:r>
              <w:t>08 Running</w:t>
            </w:r>
          </w:p>
        </w:tc>
      </w:tr>
      <w:tr w:rsidR="00ED72FA" w14:paraId="3668D73B" w14:textId="77777777" w:rsidTr="00EC1B79">
        <w:tc>
          <w:tcPr>
            <w:tcW w:w="1026" w:type="dxa"/>
            <w:tcBorders>
              <w:top w:val="single" w:sz="4" w:space="0" w:color="auto"/>
              <w:left w:val="single" w:sz="4" w:space="0" w:color="auto"/>
              <w:bottom w:val="single" w:sz="4" w:space="0" w:color="auto"/>
              <w:right w:val="single" w:sz="4" w:space="0" w:color="auto"/>
            </w:tcBorders>
          </w:tcPr>
          <w:p w14:paraId="3339C370" w14:textId="77777777" w:rsidR="00ED72FA" w:rsidRDefault="00ED72FA" w:rsidP="00EC1B79">
            <w:pPr>
              <w:jc w:val="center"/>
            </w:pPr>
            <w:r>
              <w:t>3</w:t>
            </w:r>
          </w:p>
        </w:tc>
        <w:tc>
          <w:tcPr>
            <w:tcW w:w="5954" w:type="dxa"/>
            <w:tcBorders>
              <w:top w:val="single" w:sz="4" w:space="0" w:color="auto"/>
              <w:left w:val="single" w:sz="4" w:space="0" w:color="auto"/>
              <w:bottom w:val="single" w:sz="4" w:space="0" w:color="auto"/>
              <w:right w:val="single" w:sz="4" w:space="0" w:color="auto"/>
            </w:tcBorders>
          </w:tcPr>
          <w:p w14:paraId="4A0B7AA6" w14:textId="77777777" w:rsidR="00ED72FA" w:rsidRDefault="00ED72FA" w:rsidP="00EC1B79">
            <w:r>
              <w:t>The C011 discharge valve LP</w:t>
            </w:r>
            <w:r w:rsidR="00C460C3">
              <w:t>008</w:t>
            </w:r>
            <w:r>
              <w:t xml:space="preserve"> opens</w:t>
            </w:r>
          </w:p>
        </w:tc>
        <w:tc>
          <w:tcPr>
            <w:tcW w:w="3085" w:type="dxa"/>
            <w:tcBorders>
              <w:top w:val="single" w:sz="4" w:space="0" w:color="auto"/>
              <w:left w:val="single" w:sz="4" w:space="0" w:color="auto"/>
              <w:bottom w:val="single" w:sz="4" w:space="0" w:color="auto"/>
              <w:right w:val="single" w:sz="4" w:space="0" w:color="auto"/>
            </w:tcBorders>
          </w:tcPr>
          <w:p w14:paraId="356D1FC7" w14:textId="77777777" w:rsidR="00ED72FA" w:rsidRDefault="00ED72FA" w:rsidP="00EC1B79">
            <w:pPr>
              <w:jc w:val="left"/>
            </w:pPr>
            <w:r>
              <w:t>ZSH</w:t>
            </w:r>
            <w:r w:rsidR="00C460C3">
              <w:t>011</w:t>
            </w:r>
            <w:r>
              <w:t xml:space="preserve"> active</w:t>
            </w:r>
          </w:p>
        </w:tc>
      </w:tr>
      <w:tr w:rsidR="00C460C3" w14:paraId="270F987D" w14:textId="77777777" w:rsidTr="00EC1B79">
        <w:tc>
          <w:tcPr>
            <w:tcW w:w="1026" w:type="dxa"/>
            <w:tcBorders>
              <w:top w:val="single" w:sz="4" w:space="0" w:color="auto"/>
              <w:left w:val="single" w:sz="4" w:space="0" w:color="auto"/>
              <w:bottom w:val="single" w:sz="4" w:space="0" w:color="auto"/>
              <w:right w:val="single" w:sz="4" w:space="0" w:color="auto"/>
            </w:tcBorders>
          </w:tcPr>
          <w:p w14:paraId="6F15C647" w14:textId="77777777" w:rsidR="00C460C3" w:rsidRDefault="00C460C3" w:rsidP="00C460C3">
            <w:pPr>
              <w:jc w:val="center"/>
            </w:pPr>
            <w:r>
              <w:t>4</w:t>
            </w:r>
          </w:p>
        </w:tc>
        <w:tc>
          <w:tcPr>
            <w:tcW w:w="5954" w:type="dxa"/>
            <w:tcBorders>
              <w:top w:val="single" w:sz="4" w:space="0" w:color="auto"/>
              <w:left w:val="single" w:sz="4" w:space="0" w:color="auto"/>
              <w:bottom w:val="single" w:sz="4" w:space="0" w:color="auto"/>
              <w:right w:val="single" w:sz="4" w:space="0" w:color="auto"/>
            </w:tcBorders>
          </w:tcPr>
          <w:p w14:paraId="31647573" w14:textId="77777777" w:rsidR="00C460C3" w:rsidRDefault="00C460C3" w:rsidP="00C460C3">
            <w:r>
              <w:t>Vibrator NO001-M01-VFD starts</w:t>
            </w:r>
          </w:p>
        </w:tc>
        <w:tc>
          <w:tcPr>
            <w:tcW w:w="3085" w:type="dxa"/>
            <w:tcBorders>
              <w:top w:val="single" w:sz="4" w:space="0" w:color="auto"/>
              <w:left w:val="single" w:sz="4" w:space="0" w:color="auto"/>
              <w:bottom w:val="single" w:sz="4" w:space="0" w:color="auto"/>
              <w:right w:val="single" w:sz="4" w:space="0" w:color="auto"/>
            </w:tcBorders>
          </w:tcPr>
          <w:p w14:paraId="75FA86BB" w14:textId="77777777" w:rsidR="00C460C3" w:rsidRDefault="00C460C3" w:rsidP="00C460C3">
            <w:pPr>
              <w:jc w:val="left"/>
            </w:pPr>
            <w:r>
              <w:t>NO001-M01-VFD Running</w:t>
            </w:r>
          </w:p>
        </w:tc>
      </w:tr>
      <w:tr w:rsidR="00C460C3" w14:paraId="2C42A585" w14:textId="77777777" w:rsidTr="00EC1B79">
        <w:tc>
          <w:tcPr>
            <w:tcW w:w="1026" w:type="dxa"/>
            <w:tcBorders>
              <w:top w:val="single" w:sz="4" w:space="0" w:color="auto"/>
              <w:left w:val="single" w:sz="4" w:space="0" w:color="auto"/>
              <w:bottom w:val="single" w:sz="4" w:space="0" w:color="auto"/>
              <w:right w:val="single" w:sz="4" w:space="0" w:color="auto"/>
            </w:tcBorders>
          </w:tcPr>
          <w:p w14:paraId="1C59C443" w14:textId="77777777" w:rsidR="00C460C3" w:rsidRDefault="00C460C3" w:rsidP="00C460C3">
            <w:pPr>
              <w:jc w:val="center"/>
            </w:pPr>
            <w:r>
              <w:t>5</w:t>
            </w:r>
          </w:p>
        </w:tc>
        <w:tc>
          <w:tcPr>
            <w:tcW w:w="5954" w:type="dxa"/>
            <w:tcBorders>
              <w:top w:val="single" w:sz="4" w:space="0" w:color="auto"/>
              <w:left w:val="single" w:sz="4" w:space="0" w:color="auto"/>
              <w:bottom w:val="single" w:sz="4" w:space="0" w:color="auto"/>
              <w:right w:val="single" w:sz="4" w:space="0" w:color="auto"/>
            </w:tcBorders>
          </w:tcPr>
          <w:p w14:paraId="3ACAF171" w14:textId="77777777" w:rsidR="00C460C3" w:rsidRDefault="00C460C3" w:rsidP="00C460C3">
            <w:r>
              <w:t>The C011 charge valve LP007 opens</w:t>
            </w:r>
          </w:p>
        </w:tc>
        <w:tc>
          <w:tcPr>
            <w:tcW w:w="3085" w:type="dxa"/>
            <w:tcBorders>
              <w:top w:val="single" w:sz="4" w:space="0" w:color="auto"/>
              <w:left w:val="single" w:sz="4" w:space="0" w:color="auto"/>
              <w:bottom w:val="single" w:sz="4" w:space="0" w:color="auto"/>
              <w:right w:val="single" w:sz="4" w:space="0" w:color="auto"/>
            </w:tcBorders>
          </w:tcPr>
          <w:p w14:paraId="169D513F" w14:textId="77777777" w:rsidR="00C460C3" w:rsidRDefault="00C460C3" w:rsidP="00C460C3">
            <w:pPr>
              <w:jc w:val="left"/>
            </w:pPr>
            <w:r>
              <w:t>ZSH007 active</w:t>
            </w:r>
          </w:p>
        </w:tc>
      </w:tr>
      <w:tr w:rsidR="00BB1BE7" w14:paraId="144BB4E3" w14:textId="77777777" w:rsidTr="00EC1B79">
        <w:tc>
          <w:tcPr>
            <w:tcW w:w="1026" w:type="dxa"/>
            <w:tcBorders>
              <w:top w:val="single" w:sz="4" w:space="0" w:color="auto"/>
              <w:left w:val="single" w:sz="4" w:space="0" w:color="auto"/>
              <w:bottom w:val="single" w:sz="4" w:space="0" w:color="auto"/>
              <w:right w:val="single" w:sz="4" w:space="0" w:color="auto"/>
            </w:tcBorders>
          </w:tcPr>
          <w:p w14:paraId="13D4ABAC" w14:textId="77777777" w:rsidR="00BB1BE7" w:rsidRDefault="00BB1BE7" w:rsidP="00BB1BE7">
            <w:pPr>
              <w:jc w:val="center"/>
            </w:pPr>
            <w:r>
              <w:t>6</w:t>
            </w:r>
          </w:p>
        </w:tc>
        <w:tc>
          <w:tcPr>
            <w:tcW w:w="5954" w:type="dxa"/>
            <w:tcBorders>
              <w:top w:val="single" w:sz="4" w:space="0" w:color="auto"/>
              <w:left w:val="single" w:sz="4" w:space="0" w:color="auto"/>
              <w:bottom w:val="single" w:sz="4" w:space="0" w:color="auto"/>
              <w:right w:val="single" w:sz="4" w:space="0" w:color="auto"/>
            </w:tcBorders>
          </w:tcPr>
          <w:p w14:paraId="60CA9C7B" w14:textId="77777777" w:rsidR="00BB1BE7" w:rsidRPr="00DF5D52" w:rsidRDefault="00BB1BE7" w:rsidP="00BB1BE7">
            <w:r>
              <w:t>R</w:t>
            </w:r>
            <w:r w:rsidRPr="00C460C3">
              <w:t>otational unloader</w:t>
            </w:r>
            <w:r>
              <w:t xml:space="preserve"> NC010-M01-VFD starts</w:t>
            </w:r>
          </w:p>
        </w:tc>
        <w:tc>
          <w:tcPr>
            <w:tcW w:w="3085" w:type="dxa"/>
            <w:tcBorders>
              <w:top w:val="single" w:sz="4" w:space="0" w:color="auto"/>
              <w:left w:val="single" w:sz="4" w:space="0" w:color="auto"/>
              <w:bottom w:val="single" w:sz="4" w:space="0" w:color="auto"/>
              <w:right w:val="single" w:sz="4" w:space="0" w:color="auto"/>
            </w:tcBorders>
          </w:tcPr>
          <w:p w14:paraId="57E200F6" w14:textId="77777777" w:rsidR="00BB1BE7" w:rsidRPr="00DF5D52" w:rsidRDefault="00BB1BE7" w:rsidP="00BB1BE7">
            <w:pPr>
              <w:jc w:val="left"/>
            </w:pPr>
            <w:r>
              <w:t>NC010-M01-VFD Running</w:t>
            </w:r>
          </w:p>
        </w:tc>
      </w:tr>
      <w:tr w:rsidR="00BB1BE7" w14:paraId="54811F87" w14:textId="77777777" w:rsidTr="00EC1B79">
        <w:tc>
          <w:tcPr>
            <w:tcW w:w="1026" w:type="dxa"/>
            <w:tcBorders>
              <w:top w:val="single" w:sz="4" w:space="0" w:color="auto"/>
              <w:left w:val="single" w:sz="4" w:space="0" w:color="auto"/>
              <w:bottom w:val="single" w:sz="4" w:space="0" w:color="auto"/>
              <w:right w:val="single" w:sz="4" w:space="0" w:color="auto"/>
            </w:tcBorders>
          </w:tcPr>
          <w:p w14:paraId="376721F0" w14:textId="77777777" w:rsidR="00BB1BE7" w:rsidRDefault="00BB1BE7" w:rsidP="00BB1BE7">
            <w:pPr>
              <w:jc w:val="center"/>
            </w:pPr>
            <w:r>
              <w:t>7</w:t>
            </w:r>
          </w:p>
        </w:tc>
        <w:tc>
          <w:tcPr>
            <w:tcW w:w="5954" w:type="dxa"/>
            <w:tcBorders>
              <w:top w:val="single" w:sz="4" w:space="0" w:color="auto"/>
              <w:left w:val="single" w:sz="4" w:space="0" w:color="auto"/>
              <w:bottom w:val="single" w:sz="4" w:space="0" w:color="auto"/>
              <w:right w:val="single" w:sz="4" w:space="0" w:color="auto"/>
            </w:tcBorders>
          </w:tcPr>
          <w:p w14:paraId="0A8DB3E1" w14:textId="77777777" w:rsidR="00BB1BE7" w:rsidRDefault="00BB1BE7" w:rsidP="00BB1BE7">
            <w:r>
              <w:t>A timer “T_UnloadTE009” starts</w:t>
            </w:r>
          </w:p>
        </w:tc>
        <w:tc>
          <w:tcPr>
            <w:tcW w:w="3085" w:type="dxa"/>
            <w:tcBorders>
              <w:top w:val="single" w:sz="4" w:space="0" w:color="auto"/>
              <w:left w:val="single" w:sz="4" w:space="0" w:color="auto"/>
              <w:bottom w:val="single" w:sz="4" w:space="0" w:color="auto"/>
              <w:right w:val="single" w:sz="4" w:space="0" w:color="auto"/>
            </w:tcBorders>
          </w:tcPr>
          <w:p w14:paraId="793A8159" w14:textId="77777777" w:rsidR="00BB1BE7" w:rsidRDefault="00BB1BE7" w:rsidP="00BB1BE7">
            <w:pPr>
              <w:jc w:val="left"/>
            </w:pPr>
          </w:p>
        </w:tc>
      </w:tr>
      <w:tr w:rsidR="00BB1BE7" w14:paraId="40519F61" w14:textId="77777777" w:rsidTr="00EC1B79">
        <w:tc>
          <w:tcPr>
            <w:tcW w:w="1026" w:type="dxa"/>
            <w:tcBorders>
              <w:top w:val="single" w:sz="4" w:space="0" w:color="auto"/>
              <w:left w:val="single" w:sz="4" w:space="0" w:color="auto"/>
              <w:bottom w:val="single" w:sz="4" w:space="0" w:color="auto"/>
              <w:right w:val="single" w:sz="4" w:space="0" w:color="auto"/>
            </w:tcBorders>
          </w:tcPr>
          <w:p w14:paraId="78A362F8" w14:textId="77777777" w:rsidR="00BB1BE7" w:rsidRDefault="00BB1BE7" w:rsidP="00BB1BE7">
            <w:pPr>
              <w:jc w:val="center"/>
            </w:pPr>
            <w:r>
              <w:t>8</w:t>
            </w:r>
          </w:p>
        </w:tc>
        <w:tc>
          <w:tcPr>
            <w:tcW w:w="5954" w:type="dxa"/>
            <w:tcBorders>
              <w:top w:val="single" w:sz="4" w:space="0" w:color="auto"/>
              <w:left w:val="single" w:sz="4" w:space="0" w:color="auto"/>
              <w:bottom w:val="single" w:sz="4" w:space="0" w:color="auto"/>
              <w:right w:val="single" w:sz="4" w:space="0" w:color="auto"/>
            </w:tcBorders>
          </w:tcPr>
          <w:p w14:paraId="2F18B7A2" w14:textId="77777777" w:rsidR="00BB1BE7" w:rsidRDefault="00BB1BE7" w:rsidP="00BB1BE7">
            <w:r>
              <w:t>Unloading.</w:t>
            </w:r>
          </w:p>
        </w:tc>
        <w:tc>
          <w:tcPr>
            <w:tcW w:w="3085" w:type="dxa"/>
            <w:tcBorders>
              <w:top w:val="single" w:sz="4" w:space="0" w:color="auto"/>
              <w:left w:val="single" w:sz="4" w:space="0" w:color="auto"/>
              <w:bottom w:val="single" w:sz="4" w:space="0" w:color="auto"/>
              <w:right w:val="single" w:sz="4" w:space="0" w:color="auto"/>
            </w:tcBorders>
          </w:tcPr>
          <w:p w14:paraId="62499F49" w14:textId="77777777" w:rsidR="00BB1BE7" w:rsidRDefault="00BB1BE7" w:rsidP="00BB1BE7">
            <w:pPr>
              <w:jc w:val="left"/>
            </w:pPr>
            <w:r>
              <w:t>WT001 = 0</w:t>
            </w:r>
          </w:p>
          <w:p w14:paraId="3D70A0C4" w14:textId="77777777" w:rsidR="00BB1BE7" w:rsidRDefault="00BB1BE7" w:rsidP="00BB1BE7">
            <w:pPr>
              <w:jc w:val="left"/>
            </w:pPr>
            <w:r>
              <w:t>or</w:t>
            </w:r>
          </w:p>
          <w:p w14:paraId="24D4529A" w14:textId="77777777" w:rsidR="00BB1BE7" w:rsidRDefault="00BB1BE7" w:rsidP="00BB1BE7">
            <w:pPr>
              <w:jc w:val="left"/>
            </w:pPr>
            <w:r>
              <w:t>T_UnloadTE009</w:t>
            </w:r>
          </w:p>
          <w:p w14:paraId="007197CB" w14:textId="77777777" w:rsidR="00BB1BE7" w:rsidRDefault="00BB1BE7" w:rsidP="00BB1BE7">
            <w:pPr>
              <w:jc w:val="left"/>
            </w:pPr>
            <w:r>
              <w:t>or</w:t>
            </w:r>
          </w:p>
          <w:p w14:paraId="20D902EA" w14:textId="77777777" w:rsidR="00BB1BE7" w:rsidRDefault="00BB1BE7" w:rsidP="00BB1BE7">
            <w:pPr>
              <w:jc w:val="left"/>
            </w:pPr>
            <w:r>
              <w:t>LS001 ACTIVE</w:t>
            </w:r>
          </w:p>
        </w:tc>
      </w:tr>
      <w:tr w:rsidR="00BB1BE7" w14:paraId="186D24F9" w14:textId="77777777" w:rsidTr="00EC1B79">
        <w:tc>
          <w:tcPr>
            <w:tcW w:w="1026" w:type="dxa"/>
            <w:tcBorders>
              <w:top w:val="single" w:sz="4" w:space="0" w:color="auto"/>
              <w:left w:val="single" w:sz="4" w:space="0" w:color="auto"/>
              <w:bottom w:val="single" w:sz="4" w:space="0" w:color="auto"/>
              <w:right w:val="single" w:sz="4" w:space="0" w:color="auto"/>
            </w:tcBorders>
          </w:tcPr>
          <w:p w14:paraId="165C1F73" w14:textId="77777777" w:rsidR="00BB1BE7" w:rsidRDefault="00BB1BE7" w:rsidP="00BB1BE7">
            <w:pPr>
              <w:jc w:val="center"/>
            </w:pPr>
            <w:r>
              <w:t>9</w:t>
            </w:r>
          </w:p>
        </w:tc>
        <w:tc>
          <w:tcPr>
            <w:tcW w:w="5954" w:type="dxa"/>
            <w:tcBorders>
              <w:top w:val="single" w:sz="4" w:space="0" w:color="auto"/>
              <w:left w:val="single" w:sz="4" w:space="0" w:color="auto"/>
              <w:bottom w:val="single" w:sz="4" w:space="0" w:color="auto"/>
              <w:right w:val="single" w:sz="4" w:space="0" w:color="auto"/>
            </w:tcBorders>
          </w:tcPr>
          <w:p w14:paraId="672F3A6B" w14:textId="77777777" w:rsidR="00BB1BE7" w:rsidRDefault="00BB1BE7" w:rsidP="00BB1BE7">
            <w:r>
              <w:t>Once unloading is completed, by the activation or by the elapsing of the timer, the r</w:t>
            </w:r>
            <w:r w:rsidRPr="00C460C3">
              <w:t>otational unloader</w:t>
            </w:r>
            <w:r>
              <w:t xml:space="preserve"> will be deactivated</w:t>
            </w:r>
          </w:p>
        </w:tc>
        <w:tc>
          <w:tcPr>
            <w:tcW w:w="3085" w:type="dxa"/>
            <w:tcBorders>
              <w:top w:val="single" w:sz="4" w:space="0" w:color="auto"/>
              <w:left w:val="single" w:sz="4" w:space="0" w:color="auto"/>
              <w:bottom w:val="single" w:sz="4" w:space="0" w:color="auto"/>
              <w:right w:val="single" w:sz="4" w:space="0" w:color="auto"/>
            </w:tcBorders>
          </w:tcPr>
          <w:p w14:paraId="19E10B31" w14:textId="77777777" w:rsidR="00BB1BE7" w:rsidRDefault="00BB1BE7" w:rsidP="00BB1BE7">
            <w:r>
              <w:t>NC010-M01-VFD Stopped</w:t>
            </w:r>
          </w:p>
          <w:p w14:paraId="697714FD" w14:textId="77777777" w:rsidR="00BB1BE7" w:rsidRDefault="00BB1BE7" w:rsidP="00BB1BE7">
            <w:pPr>
              <w:jc w:val="left"/>
            </w:pPr>
          </w:p>
        </w:tc>
      </w:tr>
      <w:tr w:rsidR="00BB1BE7" w14:paraId="607DFC5B" w14:textId="77777777" w:rsidTr="00EC1B79">
        <w:tc>
          <w:tcPr>
            <w:tcW w:w="1026" w:type="dxa"/>
            <w:tcBorders>
              <w:top w:val="single" w:sz="4" w:space="0" w:color="auto"/>
              <w:left w:val="single" w:sz="4" w:space="0" w:color="auto"/>
              <w:bottom w:val="single" w:sz="4" w:space="0" w:color="auto"/>
              <w:right w:val="single" w:sz="4" w:space="0" w:color="auto"/>
            </w:tcBorders>
          </w:tcPr>
          <w:p w14:paraId="2E302FFC" w14:textId="77777777" w:rsidR="00BB1BE7" w:rsidRDefault="00BB1BE7" w:rsidP="00BB1BE7">
            <w:pPr>
              <w:jc w:val="center"/>
            </w:pPr>
            <w:r>
              <w:t>10</w:t>
            </w:r>
          </w:p>
        </w:tc>
        <w:tc>
          <w:tcPr>
            <w:tcW w:w="5954" w:type="dxa"/>
            <w:tcBorders>
              <w:top w:val="single" w:sz="4" w:space="0" w:color="auto"/>
              <w:left w:val="single" w:sz="4" w:space="0" w:color="auto"/>
              <w:bottom w:val="single" w:sz="4" w:space="0" w:color="auto"/>
              <w:right w:val="single" w:sz="4" w:space="0" w:color="auto"/>
            </w:tcBorders>
          </w:tcPr>
          <w:p w14:paraId="09ADB3FC" w14:textId="77777777" w:rsidR="00BB1BE7" w:rsidRDefault="00BB1BE7" w:rsidP="00BB1BE7">
            <w:r>
              <w:t>The C011 charge valve LP007 Closes and timer “T_Run</w:t>
            </w:r>
            <w:r w:rsidRPr="00DF5D52">
              <w:t>CA0</w:t>
            </w:r>
            <w:r>
              <w:t>08” starts</w:t>
            </w:r>
          </w:p>
        </w:tc>
        <w:tc>
          <w:tcPr>
            <w:tcW w:w="3085" w:type="dxa"/>
            <w:tcBorders>
              <w:top w:val="single" w:sz="4" w:space="0" w:color="auto"/>
              <w:left w:val="single" w:sz="4" w:space="0" w:color="auto"/>
              <w:bottom w:val="single" w:sz="4" w:space="0" w:color="auto"/>
              <w:right w:val="single" w:sz="4" w:space="0" w:color="auto"/>
            </w:tcBorders>
          </w:tcPr>
          <w:p w14:paraId="67DE916D" w14:textId="77777777" w:rsidR="00BB1BE7" w:rsidRDefault="00BB1BE7" w:rsidP="00BB1BE7">
            <w:pPr>
              <w:jc w:val="left"/>
            </w:pPr>
            <w:r>
              <w:t>ZSL010 active</w:t>
            </w:r>
          </w:p>
        </w:tc>
      </w:tr>
      <w:tr w:rsidR="00BB1BE7" w14:paraId="586CB954" w14:textId="77777777" w:rsidTr="00EC1B79">
        <w:tc>
          <w:tcPr>
            <w:tcW w:w="1026" w:type="dxa"/>
            <w:tcBorders>
              <w:top w:val="single" w:sz="4" w:space="0" w:color="auto"/>
              <w:left w:val="single" w:sz="4" w:space="0" w:color="auto"/>
              <w:bottom w:val="single" w:sz="4" w:space="0" w:color="auto"/>
              <w:right w:val="single" w:sz="4" w:space="0" w:color="auto"/>
            </w:tcBorders>
          </w:tcPr>
          <w:p w14:paraId="5C470F44" w14:textId="77777777" w:rsidR="00BB1BE7" w:rsidRDefault="00BB1BE7" w:rsidP="00BB1BE7">
            <w:pPr>
              <w:jc w:val="center"/>
            </w:pPr>
            <w:r>
              <w:t>11</w:t>
            </w:r>
          </w:p>
        </w:tc>
        <w:tc>
          <w:tcPr>
            <w:tcW w:w="5954" w:type="dxa"/>
            <w:tcBorders>
              <w:top w:val="single" w:sz="4" w:space="0" w:color="auto"/>
              <w:left w:val="single" w:sz="4" w:space="0" w:color="auto"/>
              <w:bottom w:val="single" w:sz="4" w:space="0" w:color="auto"/>
              <w:right w:val="single" w:sz="4" w:space="0" w:color="auto"/>
            </w:tcBorders>
          </w:tcPr>
          <w:p w14:paraId="2D21863C" w14:textId="77777777" w:rsidR="00BB1BE7" w:rsidRDefault="00BB1BE7" w:rsidP="00BB1BE7">
            <w:r>
              <w:t>Stop Vibrator NO001-M01-VFD</w:t>
            </w:r>
          </w:p>
        </w:tc>
        <w:tc>
          <w:tcPr>
            <w:tcW w:w="3085" w:type="dxa"/>
            <w:tcBorders>
              <w:top w:val="single" w:sz="4" w:space="0" w:color="auto"/>
              <w:left w:val="single" w:sz="4" w:space="0" w:color="auto"/>
              <w:bottom w:val="single" w:sz="4" w:space="0" w:color="auto"/>
              <w:right w:val="single" w:sz="4" w:space="0" w:color="auto"/>
            </w:tcBorders>
          </w:tcPr>
          <w:p w14:paraId="7A27802A" w14:textId="77777777" w:rsidR="00BB1BE7" w:rsidRDefault="00BB1BE7" w:rsidP="00BB1BE7">
            <w:r>
              <w:t>NO001-M01-VFD Stopped</w:t>
            </w:r>
          </w:p>
        </w:tc>
      </w:tr>
      <w:tr w:rsidR="00BB1BE7" w14:paraId="10039D05" w14:textId="77777777" w:rsidTr="00EC1B79">
        <w:tc>
          <w:tcPr>
            <w:tcW w:w="1026" w:type="dxa"/>
            <w:tcBorders>
              <w:top w:val="single" w:sz="4" w:space="0" w:color="auto"/>
              <w:left w:val="single" w:sz="4" w:space="0" w:color="auto"/>
              <w:bottom w:val="single" w:sz="4" w:space="0" w:color="auto"/>
              <w:right w:val="single" w:sz="4" w:space="0" w:color="auto"/>
            </w:tcBorders>
          </w:tcPr>
          <w:p w14:paraId="5E0E9EE9" w14:textId="77777777" w:rsidR="00BB1BE7" w:rsidRDefault="00BB1BE7" w:rsidP="00BB1BE7">
            <w:pPr>
              <w:jc w:val="center"/>
            </w:pPr>
            <w:r>
              <w:t>12</w:t>
            </w:r>
          </w:p>
        </w:tc>
        <w:tc>
          <w:tcPr>
            <w:tcW w:w="5954" w:type="dxa"/>
            <w:tcBorders>
              <w:top w:val="single" w:sz="4" w:space="0" w:color="auto"/>
              <w:left w:val="single" w:sz="4" w:space="0" w:color="auto"/>
              <w:bottom w:val="single" w:sz="4" w:space="0" w:color="auto"/>
              <w:right w:val="single" w:sz="4" w:space="0" w:color="auto"/>
            </w:tcBorders>
          </w:tcPr>
          <w:p w14:paraId="71F330DA" w14:textId="77777777" w:rsidR="00BB1BE7" w:rsidRDefault="00BB1BE7" w:rsidP="00BB1BE7">
            <w:r>
              <w:t>The C011 discharge valve LP008 Closes</w:t>
            </w:r>
          </w:p>
        </w:tc>
        <w:tc>
          <w:tcPr>
            <w:tcW w:w="3085" w:type="dxa"/>
            <w:tcBorders>
              <w:top w:val="single" w:sz="4" w:space="0" w:color="auto"/>
              <w:left w:val="single" w:sz="4" w:space="0" w:color="auto"/>
              <w:bottom w:val="single" w:sz="4" w:space="0" w:color="auto"/>
              <w:right w:val="single" w:sz="4" w:space="0" w:color="auto"/>
            </w:tcBorders>
          </w:tcPr>
          <w:p w14:paraId="19A5FDBB" w14:textId="77777777" w:rsidR="00BB1BE7" w:rsidRDefault="00BB1BE7" w:rsidP="00BB1BE7">
            <w:r>
              <w:t>ZSL011 active</w:t>
            </w:r>
          </w:p>
        </w:tc>
      </w:tr>
      <w:tr w:rsidR="00BB1BE7" w:rsidRPr="00457F02" w14:paraId="260A72BA" w14:textId="77777777" w:rsidTr="00EC1B79">
        <w:tc>
          <w:tcPr>
            <w:tcW w:w="1026" w:type="dxa"/>
            <w:tcBorders>
              <w:top w:val="single" w:sz="4" w:space="0" w:color="auto"/>
              <w:left w:val="single" w:sz="4" w:space="0" w:color="auto"/>
              <w:bottom w:val="single" w:sz="4" w:space="0" w:color="auto"/>
              <w:right w:val="single" w:sz="4" w:space="0" w:color="auto"/>
            </w:tcBorders>
          </w:tcPr>
          <w:p w14:paraId="75AB7120" w14:textId="77777777" w:rsidR="00BB1BE7" w:rsidRDefault="00BB1BE7" w:rsidP="00BB1BE7">
            <w:pPr>
              <w:jc w:val="center"/>
            </w:pPr>
            <w:r>
              <w:t>13</w:t>
            </w:r>
          </w:p>
        </w:tc>
        <w:tc>
          <w:tcPr>
            <w:tcW w:w="5954" w:type="dxa"/>
            <w:tcBorders>
              <w:top w:val="single" w:sz="4" w:space="0" w:color="auto"/>
              <w:left w:val="single" w:sz="4" w:space="0" w:color="auto"/>
              <w:bottom w:val="single" w:sz="4" w:space="0" w:color="auto"/>
              <w:right w:val="single" w:sz="4" w:space="0" w:color="auto"/>
            </w:tcBorders>
          </w:tcPr>
          <w:p w14:paraId="4D1FCE30" w14:textId="77777777" w:rsidR="00BB1BE7" w:rsidRPr="00854C1E" w:rsidRDefault="00BB1BE7" w:rsidP="00BB1BE7">
            <w:r>
              <w:t>If the timer “T_Run</w:t>
            </w:r>
            <w:r w:rsidRPr="00DF5D52">
              <w:t>CA0</w:t>
            </w:r>
            <w:r>
              <w:t xml:space="preserve">18” elapse the system will Stop </w:t>
            </w:r>
            <w:r w:rsidRPr="00DF5D52">
              <w:t>CA0</w:t>
            </w:r>
            <w:r>
              <w:t>08.</w:t>
            </w:r>
          </w:p>
        </w:tc>
        <w:tc>
          <w:tcPr>
            <w:tcW w:w="3085" w:type="dxa"/>
            <w:tcBorders>
              <w:top w:val="single" w:sz="4" w:space="0" w:color="auto"/>
              <w:left w:val="single" w:sz="4" w:space="0" w:color="auto"/>
              <w:bottom w:val="single" w:sz="4" w:space="0" w:color="auto"/>
              <w:right w:val="single" w:sz="4" w:space="0" w:color="auto"/>
            </w:tcBorders>
          </w:tcPr>
          <w:p w14:paraId="5835E120" w14:textId="77777777" w:rsidR="00BB1BE7" w:rsidRPr="002658F2" w:rsidRDefault="00BB1BE7" w:rsidP="00BB1BE7">
            <w:r w:rsidRPr="00DF5D52">
              <w:t>CA0</w:t>
            </w:r>
            <w:r>
              <w:t>08 Stop</w:t>
            </w:r>
          </w:p>
        </w:tc>
      </w:tr>
    </w:tbl>
    <w:p w14:paraId="79E004D6" w14:textId="77777777" w:rsidR="008F0004" w:rsidDel="00382574" w:rsidRDefault="008F0004" w:rsidP="0033246C">
      <w:pPr>
        <w:rPr>
          <w:del w:id="764" w:author="Kasper Simonsen" w:date="2023-10-25T14:09:00Z"/>
          <w:rFonts w:cs="Arial"/>
        </w:rPr>
      </w:pPr>
      <w:bookmarkStart w:id="765" w:name="_Toc149294227"/>
      <w:bookmarkStart w:id="766" w:name="_Toc149554160"/>
      <w:bookmarkStart w:id="767" w:name="_Toc149556464"/>
      <w:bookmarkEnd w:id="765"/>
      <w:bookmarkEnd w:id="766"/>
      <w:bookmarkEnd w:id="767"/>
    </w:p>
    <w:p w14:paraId="22267995" w14:textId="77777777" w:rsidR="00020D55" w:rsidDel="00382574" w:rsidRDefault="00020D55" w:rsidP="0033246C">
      <w:pPr>
        <w:rPr>
          <w:del w:id="768" w:author="Kasper Simonsen" w:date="2023-10-25T14:09:00Z"/>
          <w:rFonts w:cs="Arial"/>
        </w:rPr>
      </w:pPr>
      <w:bookmarkStart w:id="769" w:name="_Toc149294228"/>
      <w:bookmarkStart w:id="770" w:name="_Toc149554161"/>
      <w:bookmarkStart w:id="771" w:name="_Toc149556465"/>
      <w:bookmarkEnd w:id="769"/>
      <w:bookmarkEnd w:id="770"/>
      <w:bookmarkEnd w:id="771"/>
    </w:p>
    <w:p w14:paraId="39131C13" w14:textId="77777777" w:rsidR="00020D55" w:rsidDel="00382574" w:rsidRDefault="00020D55" w:rsidP="0033246C">
      <w:pPr>
        <w:rPr>
          <w:del w:id="772" w:author="Kasper Simonsen" w:date="2023-10-25T14:09:00Z"/>
          <w:rFonts w:cs="Arial"/>
        </w:rPr>
      </w:pPr>
      <w:bookmarkStart w:id="773" w:name="_Toc149294229"/>
      <w:bookmarkStart w:id="774" w:name="_Toc149554162"/>
      <w:bookmarkStart w:id="775" w:name="_Toc149556466"/>
      <w:bookmarkEnd w:id="773"/>
      <w:bookmarkEnd w:id="774"/>
      <w:bookmarkEnd w:id="775"/>
    </w:p>
    <w:p w14:paraId="2D28E1AA" w14:textId="77777777" w:rsidR="00020D55" w:rsidDel="00382574" w:rsidRDefault="00020D55" w:rsidP="0033246C">
      <w:pPr>
        <w:rPr>
          <w:del w:id="776" w:author="Kasper Simonsen" w:date="2023-10-25T14:09:00Z"/>
          <w:rFonts w:cs="Arial"/>
        </w:rPr>
      </w:pPr>
      <w:bookmarkStart w:id="777" w:name="_Toc149294230"/>
      <w:bookmarkStart w:id="778" w:name="_Toc149554163"/>
      <w:bookmarkStart w:id="779" w:name="_Toc149556467"/>
      <w:bookmarkEnd w:id="777"/>
      <w:bookmarkEnd w:id="778"/>
      <w:bookmarkEnd w:id="779"/>
    </w:p>
    <w:p w14:paraId="14660BA8" w14:textId="77777777" w:rsidR="00020D55" w:rsidDel="00382574" w:rsidRDefault="00020D55" w:rsidP="0033246C">
      <w:pPr>
        <w:rPr>
          <w:del w:id="780" w:author="Kasper Simonsen" w:date="2023-10-25T14:09:00Z"/>
          <w:rFonts w:cs="Arial"/>
        </w:rPr>
      </w:pPr>
      <w:bookmarkStart w:id="781" w:name="_Toc149294231"/>
      <w:bookmarkStart w:id="782" w:name="_Toc149554164"/>
      <w:bookmarkStart w:id="783" w:name="_Toc149556468"/>
      <w:bookmarkEnd w:id="781"/>
      <w:bookmarkEnd w:id="782"/>
      <w:bookmarkEnd w:id="783"/>
    </w:p>
    <w:p w14:paraId="29D9D7CB" w14:textId="77777777" w:rsidR="00020D55" w:rsidDel="00382574" w:rsidRDefault="00020D55" w:rsidP="0033246C">
      <w:pPr>
        <w:rPr>
          <w:del w:id="784" w:author="Kasper Simonsen" w:date="2023-10-25T14:09:00Z"/>
          <w:rFonts w:cs="Arial"/>
        </w:rPr>
      </w:pPr>
      <w:bookmarkStart w:id="785" w:name="_Toc149294232"/>
      <w:bookmarkStart w:id="786" w:name="_Toc149554165"/>
      <w:bookmarkStart w:id="787" w:name="_Toc149556469"/>
      <w:bookmarkEnd w:id="785"/>
      <w:bookmarkEnd w:id="786"/>
      <w:bookmarkEnd w:id="787"/>
    </w:p>
    <w:p w14:paraId="25383D39" w14:textId="77777777" w:rsidR="00020D55" w:rsidDel="00382574" w:rsidRDefault="00020D55" w:rsidP="0033246C">
      <w:pPr>
        <w:rPr>
          <w:del w:id="788" w:author="Kasper Simonsen" w:date="2023-10-25T14:09:00Z"/>
          <w:rFonts w:cs="Arial"/>
        </w:rPr>
      </w:pPr>
      <w:bookmarkStart w:id="789" w:name="_Toc149294233"/>
      <w:bookmarkStart w:id="790" w:name="_Toc149554166"/>
      <w:bookmarkStart w:id="791" w:name="_Toc149556470"/>
      <w:bookmarkEnd w:id="789"/>
      <w:bookmarkEnd w:id="790"/>
      <w:bookmarkEnd w:id="791"/>
    </w:p>
    <w:p w14:paraId="79916934" w14:textId="77777777" w:rsidR="00020D55" w:rsidDel="00382574" w:rsidRDefault="00020D55" w:rsidP="0033246C">
      <w:pPr>
        <w:rPr>
          <w:del w:id="792" w:author="Kasper Simonsen" w:date="2023-10-25T14:09:00Z"/>
          <w:rFonts w:cs="Arial"/>
        </w:rPr>
      </w:pPr>
      <w:bookmarkStart w:id="793" w:name="_Toc149294234"/>
      <w:bookmarkStart w:id="794" w:name="_Toc149554167"/>
      <w:bookmarkStart w:id="795" w:name="_Toc149556471"/>
      <w:bookmarkEnd w:id="793"/>
      <w:bookmarkEnd w:id="794"/>
      <w:bookmarkEnd w:id="795"/>
    </w:p>
    <w:p w14:paraId="5A7DE441" w14:textId="77777777" w:rsidR="00020D55" w:rsidDel="00382574" w:rsidRDefault="00020D55" w:rsidP="0033246C">
      <w:pPr>
        <w:rPr>
          <w:del w:id="796" w:author="Kasper Simonsen" w:date="2023-10-25T14:09:00Z"/>
          <w:rFonts w:cs="Arial"/>
        </w:rPr>
      </w:pPr>
      <w:bookmarkStart w:id="797" w:name="_Toc149294235"/>
      <w:bookmarkStart w:id="798" w:name="_Toc149554168"/>
      <w:bookmarkStart w:id="799" w:name="_Toc149556472"/>
      <w:bookmarkEnd w:id="797"/>
      <w:bookmarkEnd w:id="798"/>
      <w:bookmarkEnd w:id="799"/>
    </w:p>
    <w:p w14:paraId="2AAA6EE7" w14:textId="77777777" w:rsidR="00020D55" w:rsidDel="00382574" w:rsidRDefault="00020D55" w:rsidP="0033246C">
      <w:pPr>
        <w:rPr>
          <w:del w:id="800" w:author="Kasper Simonsen" w:date="2023-10-25T14:09:00Z"/>
          <w:rFonts w:cs="Arial"/>
        </w:rPr>
      </w:pPr>
      <w:bookmarkStart w:id="801" w:name="_Toc149294236"/>
      <w:bookmarkStart w:id="802" w:name="_Toc149554169"/>
      <w:bookmarkStart w:id="803" w:name="_Toc149556473"/>
      <w:bookmarkEnd w:id="801"/>
      <w:bookmarkEnd w:id="802"/>
      <w:bookmarkEnd w:id="803"/>
    </w:p>
    <w:p w14:paraId="676D4CDD" w14:textId="77777777" w:rsidR="00020D55" w:rsidDel="00382574" w:rsidRDefault="00020D55" w:rsidP="0033246C">
      <w:pPr>
        <w:rPr>
          <w:del w:id="804" w:author="Kasper Simonsen" w:date="2023-10-25T14:09:00Z"/>
          <w:rFonts w:cs="Arial"/>
        </w:rPr>
      </w:pPr>
      <w:bookmarkStart w:id="805" w:name="_Toc149294237"/>
      <w:bookmarkStart w:id="806" w:name="_Toc149554170"/>
      <w:bookmarkStart w:id="807" w:name="_Toc149556474"/>
      <w:bookmarkEnd w:id="805"/>
      <w:bookmarkEnd w:id="806"/>
      <w:bookmarkEnd w:id="807"/>
    </w:p>
    <w:p w14:paraId="672A95EC" w14:textId="77777777" w:rsidR="00020D55" w:rsidDel="00382574" w:rsidRDefault="00020D55" w:rsidP="0033246C">
      <w:pPr>
        <w:rPr>
          <w:del w:id="808" w:author="Kasper Simonsen" w:date="2023-10-25T14:09:00Z"/>
          <w:rFonts w:cs="Arial"/>
        </w:rPr>
      </w:pPr>
      <w:bookmarkStart w:id="809" w:name="_Toc149294238"/>
      <w:bookmarkStart w:id="810" w:name="_Toc149554171"/>
      <w:bookmarkStart w:id="811" w:name="_Toc149556475"/>
      <w:bookmarkEnd w:id="809"/>
      <w:bookmarkEnd w:id="810"/>
      <w:bookmarkEnd w:id="811"/>
    </w:p>
    <w:p w14:paraId="67C65E31" w14:textId="77777777" w:rsidR="00020D55" w:rsidDel="00382574" w:rsidRDefault="00020D55" w:rsidP="0033246C">
      <w:pPr>
        <w:rPr>
          <w:del w:id="812" w:author="Kasper Simonsen" w:date="2023-10-25T14:09:00Z"/>
          <w:rFonts w:cs="Arial"/>
        </w:rPr>
      </w:pPr>
      <w:bookmarkStart w:id="813" w:name="_Toc149294239"/>
      <w:bookmarkStart w:id="814" w:name="_Toc149554172"/>
      <w:bookmarkStart w:id="815" w:name="_Toc149556476"/>
      <w:bookmarkEnd w:id="813"/>
      <w:bookmarkEnd w:id="814"/>
      <w:bookmarkEnd w:id="815"/>
    </w:p>
    <w:p w14:paraId="40186760" w14:textId="77777777" w:rsidR="00020D55" w:rsidDel="00382574" w:rsidRDefault="00020D55" w:rsidP="0033246C">
      <w:pPr>
        <w:rPr>
          <w:del w:id="816" w:author="Kasper Simonsen" w:date="2023-10-25T14:09:00Z"/>
          <w:rFonts w:cs="Arial"/>
        </w:rPr>
      </w:pPr>
      <w:bookmarkStart w:id="817" w:name="_Toc149294240"/>
      <w:bookmarkStart w:id="818" w:name="_Toc149554173"/>
      <w:bookmarkStart w:id="819" w:name="_Toc149556477"/>
      <w:bookmarkEnd w:id="817"/>
      <w:bookmarkEnd w:id="818"/>
      <w:bookmarkEnd w:id="819"/>
    </w:p>
    <w:p w14:paraId="0342A518" w14:textId="77777777" w:rsidR="00020D55" w:rsidDel="00382574" w:rsidRDefault="00020D55" w:rsidP="0033246C">
      <w:pPr>
        <w:rPr>
          <w:del w:id="820" w:author="Kasper Simonsen" w:date="2023-10-25T14:09:00Z"/>
          <w:rFonts w:cs="Arial"/>
        </w:rPr>
      </w:pPr>
      <w:bookmarkStart w:id="821" w:name="_Toc149294241"/>
      <w:bookmarkStart w:id="822" w:name="_Toc149554174"/>
      <w:bookmarkStart w:id="823" w:name="_Toc149556478"/>
      <w:bookmarkEnd w:id="821"/>
      <w:bookmarkEnd w:id="822"/>
      <w:bookmarkEnd w:id="823"/>
    </w:p>
    <w:p w14:paraId="2EC44DAE" w14:textId="77777777" w:rsidR="00020D55" w:rsidDel="00382574" w:rsidRDefault="00020D55" w:rsidP="0033246C">
      <w:pPr>
        <w:rPr>
          <w:del w:id="824" w:author="Kasper Simonsen" w:date="2023-10-25T14:09:00Z"/>
          <w:rFonts w:cs="Arial"/>
        </w:rPr>
      </w:pPr>
      <w:bookmarkStart w:id="825" w:name="_Toc149294242"/>
      <w:bookmarkStart w:id="826" w:name="_Toc149554175"/>
      <w:bookmarkStart w:id="827" w:name="_Toc149556479"/>
      <w:bookmarkEnd w:id="825"/>
      <w:bookmarkEnd w:id="826"/>
      <w:bookmarkEnd w:id="827"/>
    </w:p>
    <w:p w14:paraId="3BE4DC63" w14:textId="77777777" w:rsidR="00020D55" w:rsidDel="00382574" w:rsidRDefault="00020D55" w:rsidP="0033246C">
      <w:pPr>
        <w:rPr>
          <w:del w:id="828" w:author="Kasper Simonsen" w:date="2023-10-25T14:09:00Z"/>
          <w:rFonts w:cs="Arial"/>
        </w:rPr>
      </w:pPr>
      <w:bookmarkStart w:id="829" w:name="_Toc149294243"/>
      <w:bookmarkStart w:id="830" w:name="_Toc149554176"/>
      <w:bookmarkStart w:id="831" w:name="_Toc149556480"/>
      <w:bookmarkEnd w:id="829"/>
      <w:bookmarkEnd w:id="830"/>
      <w:bookmarkEnd w:id="831"/>
    </w:p>
    <w:p w14:paraId="55E79A14" w14:textId="77777777" w:rsidR="00020D55" w:rsidDel="00382574" w:rsidRDefault="00020D55" w:rsidP="0033246C">
      <w:pPr>
        <w:rPr>
          <w:del w:id="832" w:author="Kasper Simonsen" w:date="2023-10-25T14:09:00Z"/>
          <w:rFonts w:cs="Arial"/>
        </w:rPr>
      </w:pPr>
      <w:bookmarkStart w:id="833" w:name="_Toc149294244"/>
      <w:bookmarkStart w:id="834" w:name="_Toc149554177"/>
      <w:bookmarkStart w:id="835" w:name="_Toc149556481"/>
      <w:bookmarkEnd w:id="833"/>
      <w:bookmarkEnd w:id="834"/>
      <w:bookmarkEnd w:id="835"/>
    </w:p>
    <w:p w14:paraId="310EE27C" w14:textId="77777777" w:rsidR="00020D55" w:rsidDel="00382574" w:rsidRDefault="00020D55" w:rsidP="0033246C">
      <w:pPr>
        <w:rPr>
          <w:del w:id="836" w:author="Kasper Simonsen" w:date="2023-10-25T14:09:00Z"/>
          <w:rFonts w:cs="Arial"/>
        </w:rPr>
      </w:pPr>
      <w:bookmarkStart w:id="837" w:name="_Toc149294245"/>
      <w:bookmarkStart w:id="838" w:name="_Toc149554178"/>
      <w:bookmarkStart w:id="839" w:name="_Toc149556482"/>
      <w:bookmarkEnd w:id="837"/>
      <w:bookmarkEnd w:id="838"/>
      <w:bookmarkEnd w:id="839"/>
    </w:p>
    <w:p w14:paraId="23137422" w14:textId="77777777" w:rsidR="00020D55" w:rsidDel="00382574" w:rsidRDefault="00020D55" w:rsidP="0033246C">
      <w:pPr>
        <w:rPr>
          <w:del w:id="840" w:author="Kasper Simonsen" w:date="2023-10-25T14:09:00Z"/>
          <w:rFonts w:cs="Arial"/>
        </w:rPr>
      </w:pPr>
      <w:bookmarkStart w:id="841" w:name="_Toc149294246"/>
      <w:bookmarkStart w:id="842" w:name="_Toc149554179"/>
      <w:bookmarkStart w:id="843" w:name="_Toc149556483"/>
      <w:bookmarkEnd w:id="841"/>
      <w:bookmarkEnd w:id="842"/>
      <w:bookmarkEnd w:id="843"/>
    </w:p>
    <w:p w14:paraId="3C5B01F6" w14:textId="77777777" w:rsidR="00020D55" w:rsidDel="00382574" w:rsidRDefault="00020D55" w:rsidP="0033246C">
      <w:pPr>
        <w:rPr>
          <w:del w:id="844" w:author="Kasper Simonsen" w:date="2023-10-25T14:09:00Z"/>
          <w:rFonts w:cs="Arial"/>
        </w:rPr>
      </w:pPr>
      <w:bookmarkStart w:id="845" w:name="_Toc149294247"/>
      <w:bookmarkStart w:id="846" w:name="_Toc149554180"/>
      <w:bookmarkStart w:id="847" w:name="_Toc149556484"/>
      <w:bookmarkEnd w:id="845"/>
      <w:bookmarkEnd w:id="846"/>
      <w:bookmarkEnd w:id="847"/>
    </w:p>
    <w:p w14:paraId="0A670A65" w14:textId="77777777" w:rsidR="00020D55" w:rsidDel="00382574" w:rsidRDefault="00020D55" w:rsidP="0033246C">
      <w:pPr>
        <w:rPr>
          <w:del w:id="848" w:author="Kasper Simonsen" w:date="2023-10-25T14:09:00Z"/>
          <w:rFonts w:cs="Arial"/>
        </w:rPr>
      </w:pPr>
      <w:bookmarkStart w:id="849" w:name="_Toc149294248"/>
      <w:bookmarkStart w:id="850" w:name="_Toc149554181"/>
      <w:bookmarkStart w:id="851" w:name="_Toc149556485"/>
      <w:bookmarkEnd w:id="849"/>
      <w:bookmarkEnd w:id="850"/>
      <w:bookmarkEnd w:id="851"/>
    </w:p>
    <w:p w14:paraId="2E0677DE" w14:textId="77777777" w:rsidR="00020D55" w:rsidDel="00382574" w:rsidRDefault="00020D55" w:rsidP="0033246C">
      <w:pPr>
        <w:rPr>
          <w:del w:id="852" w:author="Kasper Simonsen" w:date="2023-10-25T14:09:00Z"/>
          <w:rFonts w:cs="Arial"/>
        </w:rPr>
      </w:pPr>
      <w:bookmarkStart w:id="853" w:name="_Toc149294249"/>
      <w:bookmarkStart w:id="854" w:name="_Toc149554182"/>
      <w:bookmarkStart w:id="855" w:name="_Toc149556486"/>
      <w:bookmarkEnd w:id="853"/>
      <w:bookmarkEnd w:id="854"/>
      <w:bookmarkEnd w:id="855"/>
    </w:p>
    <w:p w14:paraId="49315BCF" w14:textId="77777777" w:rsidR="00020D55" w:rsidDel="00382574" w:rsidRDefault="00020D55" w:rsidP="0033246C">
      <w:pPr>
        <w:rPr>
          <w:del w:id="856" w:author="Kasper Simonsen" w:date="2023-10-25T14:09:00Z"/>
          <w:rFonts w:cs="Arial"/>
        </w:rPr>
      </w:pPr>
      <w:bookmarkStart w:id="857" w:name="_Toc149294250"/>
      <w:bookmarkStart w:id="858" w:name="_Toc149554183"/>
      <w:bookmarkStart w:id="859" w:name="_Toc149556487"/>
      <w:bookmarkEnd w:id="857"/>
      <w:bookmarkEnd w:id="858"/>
      <w:bookmarkEnd w:id="859"/>
    </w:p>
    <w:p w14:paraId="059BFE14" w14:textId="77777777" w:rsidR="00020D55" w:rsidDel="00382574" w:rsidRDefault="00020D55" w:rsidP="0033246C">
      <w:pPr>
        <w:rPr>
          <w:del w:id="860" w:author="Kasper Simonsen" w:date="2023-10-25T14:09:00Z"/>
          <w:rFonts w:cs="Arial"/>
        </w:rPr>
      </w:pPr>
      <w:bookmarkStart w:id="861" w:name="_Toc149294251"/>
      <w:bookmarkStart w:id="862" w:name="_Toc149554184"/>
      <w:bookmarkStart w:id="863" w:name="_Toc149556488"/>
      <w:bookmarkEnd w:id="861"/>
      <w:bookmarkEnd w:id="862"/>
      <w:bookmarkEnd w:id="863"/>
    </w:p>
    <w:p w14:paraId="4C6EEBA1" w14:textId="77777777" w:rsidR="00020D55" w:rsidRPr="007B3D6A" w:rsidDel="00382574" w:rsidRDefault="00020D55" w:rsidP="0033246C">
      <w:pPr>
        <w:rPr>
          <w:del w:id="864" w:author="Kasper Simonsen" w:date="2023-10-25T14:09:00Z"/>
          <w:rFonts w:cs="Arial"/>
        </w:rPr>
      </w:pPr>
      <w:bookmarkStart w:id="865" w:name="_Toc149294252"/>
      <w:bookmarkStart w:id="866" w:name="_Toc149554185"/>
      <w:bookmarkStart w:id="867" w:name="_Toc149556489"/>
      <w:bookmarkEnd w:id="865"/>
      <w:bookmarkEnd w:id="866"/>
      <w:bookmarkEnd w:id="867"/>
    </w:p>
    <w:p w14:paraId="56525954" w14:textId="77777777" w:rsidR="00CB29BC" w:rsidRPr="00F5217D" w:rsidRDefault="00CB29BC" w:rsidP="00CB29BC">
      <w:pPr>
        <w:pStyle w:val="Heading2"/>
      </w:pPr>
      <w:bookmarkStart w:id="868" w:name="_Toc149556490"/>
      <w:r w:rsidRPr="00CB29BC">
        <w:t>State 16</w:t>
      </w:r>
      <w:r>
        <w:t>.</w:t>
      </w:r>
      <w:r w:rsidRPr="00CB29BC">
        <w:t xml:space="preserve"> Completing</w:t>
      </w:r>
      <w:r w:rsidR="00C8255F">
        <w:t xml:space="preserve"> - </w:t>
      </w:r>
      <w:r w:rsidR="00C8255F">
        <w:rPr>
          <w:lang w:val="it-IT"/>
        </w:rPr>
        <w:t>A</w:t>
      </w:r>
      <w:r w:rsidR="00C8255F" w:rsidRPr="009D67AC">
        <w:rPr>
          <w:lang w:val="it-IT"/>
        </w:rPr>
        <w:t>lmost complete</w:t>
      </w:r>
      <w:bookmarkEnd w:id="868"/>
    </w:p>
    <w:p w14:paraId="3039BD30" w14:textId="77777777" w:rsidR="00CB29BC" w:rsidRDefault="009D67AC" w:rsidP="00CB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9D67AC">
        <w:rPr>
          <w:rFonts w:cs="Arial"/>
        </w:rPr>
        <w:t>In State 16, the Dryer Hx014, Cooler VK016 and Dryer/Cooler VK006 equipment are arranged in sequence and transition to a different state to indicate to the user that their process is about to be completed.</w:t>
      </w:r>
    </w:p>
    <w:p w14:paraId="321BB3D4" w14:textId="77777777" w:rsidR="009D67AC" w:rsidRDefault="009D67AC" w:rsidP="00CB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BCE9A3D" w14:textId="77777777" w:rsidR="009D67AC" w:rsidRDefault="009D67AC" w:rsidP="009D6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r w:rsidRPr="00D36571">
        <w:rPr>
          <w:rStyle w:val="rynqvb"/>
          <w:lang w:val="en"/>
        </w:rPr>
        <w:t>The following tables show the idle status of the HX014 devices.</w:t>
      </w:r>
    </w:p>
    <w:p w14:paraId="70000846" w14:textId="77777777" w:rsidR="009D67AC" w:rsidRPr="00D36571" w:rsidRDefault="009D67AC" w:rsidP="009D6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95"/>
        <w:gridCol w:w="6059"/>
        <w:gridCol w:w="1874"/>
      </w:tblGrid>
      <w:tr w:rsidR="009D67AC" w:rsidRPr="00213362" w14:paraId="5B18E165" w14:textId="77777777" w:rsidTr="00EC1B79">
        <w:trPr>
          <w:trHeight w:val="315"/>
        </w:trPr>
        <w:tc>
          <w:tcPr>
            <w:tcW w:w="5000" w:type="pct"/>
            <w:gridSpan w:val="3"/>
            <w:shd w:val="clear" w:color="000000" w:fill="D9D9D9"/>
            <w:noWrap/>
            <w:vAlign w:val="center"/>
          </w:tcPr>
          <w:p w14:paraId="4C4A57D8" w14:textId="77777777" w:rsidR="009D67AC" w:rsidRPr="00300BD7" w:rsidRDefault="00743675" w:rsidP="00EC1B79">
            <w:pPr>
              <w:spacing w:after="0"/>
              <w:jc w:val="center"/>
              <w:rPr>
                <w:rFonts w:cs="Arial"/>
                <w:b/>
                <w:bCs/>
                <w:lang w:val="en-GB"/>
              </w:rPr>
            </w:pPr>
            <w:r w:rsidRPr="00743675">
              <w:rPr>
                <w:rFonts w:cs="Arial"/>
                <w:b/>
                <w:bCs/>
                <w:lang w:val="en-GB"/>
              </w:rPr>
              <w:t xml:space="preserve">Dryer Hx014, Cooler VK016 and Dryer/Cooler VK006 </w:t>
            </w:r>
            <w:r w:rsidR="009D67AC">
              <w:rPr>
                <w:b/>
                <w:bCs/>
                <w:lang w:val="en-GB"/>
              </w:rPr>
              <w:t>(</w:t>
            </w:r>
            <w:r w:rsidRPr="00743675">
              <w:rPr>
                <w:b/>
                <w:bCs/>
                <w:lang w:val="en-GB"/>
              </w:rPr>
              <w:t>Completing</w:t>
            </w:r>
            <w:r w:rsidR="009D67AC">
              <w:rPr>
                <w:b/>
                <w:bCs/>
                <w:lang w:val="en-GB"/>
              </w:rPr>
              <w:t>).</w:t>
            </w:r>
          </w:p>
        </w:tc>
      </w:tr>
      <w:tr w:rsidR="009D67AC" w:rsidRPr="00213362" w14:paraId="541BC490" w14:textId="77777777" w:rsidTr="00020D55">
        <w:trPr>
          <w:trHeight w:val="315"/>
        </w:trPr>
        <w:tc>
          <w:tcPr>
            <w:tcW w:w="888" w:type="pct"/>
            <w:shd w:val="clear" w:color="000000" w:fill="D9D9D9"/>
            <w:noWrap/>
            <w:vAlign w:val="center"/>
            <w:hideMark/>
          </w:tcPr>
          <w:p w14:paraId="648BB70E" w14:textId="77777777" w:rsidR="009D67AC" w:rsidRPr="009424BF" w:rsidRDefault="00020D55" w:rsidP="00EC1B79">
            <w:pPr>
              <w:spacing w:after="0"/>
              <w:jc w:val="center"/>
              <w:rPr>
                <w:rFonts w:cs="Arial"/>
                <w:b/>
                <w:bCs/>
                <w:color w:val="000000"/>
                <w:lang w:val="it-IT"/>
              </w:rPr>
            </w:pPr>
            <w:r>
              <w:rPr>
                <w:rFonts w:cs="Arial"/>
                <w:b/>
                <w:bCs/>
                <w:color w:val="000000"/>
                <w:lang w:val="en-GB"/>
              </w:rPr>
              <w:t>TAG</w:t>
            </w:r>
          </w:p>
        </w:tc>
        <w:tc>
          <w:tcPr>
            <w:tcW w:w="3154" w:type="pct"/>
            <w:shd w:val="clear" w:color="000000" w:fill="D9D9D9"/>
            <w:noWrap/>
            <w:vAlign w:val="center"/>
            <w:hideMark/>
          </w:tcPr>
          <w:p w14:paraId="5EFA8C58" w14:textId="77777777" w:rsidR="009D67AC" w:rsidRPr="009424BF" w:rsidRDefault="009D67AC"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4CE6FA43" w14:textId="77777777" w:rsidR="009D67AC" w:rsidRPr="009424BF" w:rsidRDefault="009D67AC" w:rsidP="00EC1B79">
            <w:pPr>
              <w:spacing w:after="0"/>
              <w:jc w:val="center"/>
              <w:rPr>
                <w:rFonts w:cs="Arial"/>
                <w:b/>
                <w:bCs/>
                <w:color w:val="000000"/>
                <w:lang w:val="it-IT"/>
              </w:rPr>
            </w:pPr>
            <w:r w:rsidRPr="009F5CA8">
              <w:rPr>
                <w:rFonts w:cs="Arial"/>
                <w:b/>
                <w:bCs/>
                <w:lang w:val="en-GB"/>
              </w:rPr>
              <w:t>Position / State</w:t>
            </w:r>
          </w:p>
        </w:tc>
      </w:tr>
      <w:tr w:rsidR="009D67AC" w:rsidRPr="00213362" w14:paraId="278E268B" w14:textId="77777777" w:rsidTr="00020D55">
        <w:trPr>
          <w:trHeight w:val="315"/>
        </w:trPr>
        <w:tc>
          <w:tcPr>
            <w:tcW w:w="888" w:type="pct"/>
            <w:shd w:val="clear" w:color="auto" w:fill="auto"/>
            <w:noWrap/>
            <w:vAlign w:val="center"/>
          </w:tcPr>
          <w:p w14:paraId="4850BB8D" w14:textId="77777777" w:rsidR="009D67AC" w:rsidRDefault="00020D55" w:rsidP="00EC1B79">
            <w:pPr>
              <w:spacing w:after="0"/>
              <w:jc w:val="left"/>
              <w:rPr>
                <w:rFonts w:cs="Arial"/>
                <w:color w:val="000000"/>
                <w:lang w:val="it-IT"/>
              </w:rPr>
            </w:pPr>
            <w:r>
              <w:rPr>
                <w:rFonts w:cs="Arial"/>
                <w:color w:val="000000"/>
                <w:lang w:val="it-IT"/>
              </w:rPr>
              <w:t>HX014</w:t>
            </w:r>
          </w:p>
          <w:p w14:paraId="5C37F7FF" w14:textId="77777777" w:rsidR="00020D55" w:rsidRDefault="00020D55" w:rsidP="00EC1B79">
            <w:pPr>
              <w:spacing w:after="0"/>
              <w:jc w:val="left"/>
              <w:rPr>
                <w:rFonts w:cs="Arial"/>
                <w:color w:val="000000"/>
                <w:lang w:val="it-IT"/>
              </w:rPr>
            </w:pPr>
          </w:p>
          <w:p w14:paraId="6A31E16D" w14:textId="77777777" w:rsidR="00020D55" w:rsidRDefault="00020D55" w:rsidP="00EC1B79">
            <w:pPr>
              <w:spacing w:after="0"/>
              <w:jc w:val="left"/>
              <w:rPr>
                <w:rFonts w:cs="Arial"/>
                <w:color w:val="000000"/>
                <w:lang w:val="it-IT"/>
              </w:rPr>
            </w:pPr>
            <w:r>
              <w:rPr>
                <w:rFonts w:cs="Arial"/>
                <w:color w:val="000000"/>
                <w:lang w:val="it-IT"/>
              </w:rPr>
              <w:t>VK016</w:t>
            </w:r>
          </w:p>
          <w:p w14:paraId="16A2131A" w14:textId="77777777" w:rsidR="00020D55" w:rsidRDefault="00020D55" w:rsidP="00EC1B79">
            <w:pPr>
              <w:spacing w:after="0"/>
              <w:jc w:val="left"/>
              <w:rPr>
                <w:rFonts w:cs="Arial"/>
                <w:color w:val="000000"/>
                <w:lang w:val="it-IT"/>
              </w:rPr>
            </w:pPr>
          </w:p>
          <w:p w14:paraId="62C393A0" w14:textId="77777777" w:rsidR="00020D55" w:rsidRPr="00213362" w:rsidRDefault="00020D55" w:rsidP="00EC1B79">
            <w:pPr>
              <w:spacing w:after="0"/>
              <w:jc w:val="left"/>
              <w:rPr>
                <w:rFonts w:cs="Arial"/>
                <w:color w:val="000000"/>
                <w:lang w:val="it-IT"/>
              </w:rPr>
            </w:pPr>
            <w:r>
              <w:rPr>
                <w:rFonts w:cs="Arial"/>
                <w:color w:val="000000"/>
                <w:lang w:val="it-IT"/>
              </w:rPr>
              <w:t>VK006</w:t>
            </w:r>
            <w:r>
              <w:rPr>
                <w:rFonts w:cs="Arial"/>
                <w:color w:val="000000"/>
                <w:lang w:val="it-IT"/>
              </w:rPr>
              <w:br/>
            </w:r>
          </w:p>
        </w:tc>
        <w:tc>
          <w:tcPr>
            <w:tcW w:w="3154" w:type="pct"/>
            <w:shd w:val="clear" w:color="auto" w:fill="auto"/>
            <w:noWrap/>
            <w:vAlign w:val="center"/>
          </w:tcPr>
          <w:p w14:paraId="04035066" w14:textId="77777777" w:rsidR="009D67AC" w:rsidRPr="0041627B" w:rsidRDefault="009D67AC" w:rsidP="009D67AC">
            <w:pPr>
              <w:jc w:val="left"/>
              <w:rPr>
                <w:lang w:val="en-GB"/>
              </w:rPr>
            </w:pPr>
            <w:r>
              <w:rPr>
                <w:rStyle w:val="rynqvb"/>
                <w:lang w:val="en"/>
              </w:rPr>
              <w:lastRenderedPageBreak/>
              <w:t>Current time</w:t>
            </w:r>
            <w:r w:rsidRPr="0041627B">
              <w:rPr>
                <w:lang w:val="en-GB"/>
              </w:rPr>
              <w:t xml:space="preserve"> </w:t>
            </w:r>
          </w:p>
          <w:p w14:paraId="0E30026B" w14:textId="77777777" w:rsidR="00020D55" w:rsidRPr="0041627B" w:rsidRDefault="00020D55" w:rsidP="009D67AC">
            <w:pPr>
              <w:jc w:val="left"/>
              <w:rPr>
                <w:lang w:val="en-GB"/>
              </w:rPr>
            </w:pPr>
            <w:r w:rsidRPr="0041627B">
              <w:rPr>
                <w:lang w:val="en-GB"/>
              </w:rPr>
              <w:lastRenderedPageBreak/>
              <w:t>T</w:t>
            </w:r>
            <w:r w:rsidR="009D67AC" w:rsidRPr="0041627B">
              <w:rPr>
                <w:lang w:val="en-GB"/>
              </w:rPr>
              <w:t>_Production</w:t>
            </w:r>
            <w:r w:rsidRPr="0041627B">
              <w:rPr>
                <w:lang w:val="en-GB"/>
              </w:rPr>
              <w:t>_Time</w:t>
            </w:r>
            <w:r w:rsidR="009D67AC" w:rsidRPr="0041627B">
              <w:rPr>
                <w:lang w:val="en-GB"/>
              </w:rPr>
              <w:br/>
              <w:t xml:space="preserve">&lt; </w:t>
            </w:r>
            <w:r w:rsidRPr="0041627B">
              <w:rPr>
                <w:lang w:val="en-GB"/>
              </w:rPr>
              <w:t>(</w:t>
            </w:r>
            <w:r>
              <w:rPr>
                <w:rStyle w:val="rynqvb"/>
                <w:lang w:val="en"/>
              </w:rPr>
              <w:t>time less than the setpoint</w:t>
            </w:r>
            <w:r w:rsidRPr="0041627B">
              <w:rPr>
                <w:lang w:val="en-GB"/>
              </w:rPr>
              <w:t>)</w:t>
            </w:r>
          </w:p>
          <w:p w14:paraId="62D98089" w14:textId="77777777" w:rsidR="009D67AC" w:rsidRPr="0041627B" w:rsidRDefault="009D67AC" w:rsidP="009D67AC">
            <w:pPr>
              <w:jc w:val="left"/>
              <w:rPr>
                <w:lang w:val="en-GB"/>
              </w:rPr>
            </w:pPr>
            <w:r w:rsidRPr="0041627B">
              <w:rPr>
                <w:lang w:val="en-GB"/>
              </w:rPr>
              <w:t xml:space="preserve">setpoint to change state to almost complete </w:t>
            </w:r>
          </w:p>
          <w:p w14:paraId="4D24F46A" w14:textId="77777777" w:rsidR="009D67AC" w:rsidRDefault="009D67AC" w:rsidP="009D67AC">
            <w:pPr>
              <w:jc w:val="left"/>
              <w:rPr>
                <w:lang w:val="it-IT"/>
              </w:rPr>
            </w:pPr>
            <w:r>
              <w:rPr>
                <w:lang w:val="it-IT"/>
              </w:rPr>
              <w:t>SP_</w:t>
            </w:r>
            <w:r w:rsidRPr="009D67AC">
              <w:rPr>
                <w:lang w:val="it-IT"/>
              </w:rPr>
              <w:t xml:space="preserve"> </w:t>
            </w:r>
            <w:r>
              <w:rPr>
                <w:lang w:val="it-IT"/>
              </w:rPr>
              <w:t>A</w:t>
            </w:r>
            <w:r w:rsidRPr="009D67AC">
              <w:rPr>
                <w:lang w:val="it-IT"/>
              </w:rPr>
              <w:t>lmost</w:t>
            </w:r>
            <w:r>
              <w:rPr>
                <w:lang w:val="it-IT"/>
              </w:rPr>
              <w:t xml:space="preserve"> _</w:t>
            </w:r>
            <w:r w:rsidRPr="009D67AC">
              <w:rPr>
                <w:lang w:val="it-IT"/>
              </w:rPr>
              <w:t xml:space="preserve"> </w:t>
            </w:r>
            <w:r>
              <w:rPr>
                <w:lang w:val="it-IT"/>
              </w:rPr>
              <w:t>C</w:t>
            </w:r>
            <w:r w:rsidRPr="009D67AC">
              <w:rPr>
                <w:lang w:val="it-IT"/>
              </w:rPr>
              <w:t>omplete</w:t>
            </w:r>
          </w:p>
          <w:p w14:paraId="1DC16EE3" w14:textId="77777777" w:rsidR="009D67AC" w:rsidRPr="00213362" w:rsidRDefault="009D67AC" w:rsidP="00EC1B79">
            <w:pPr>
              <w:spacing w:after="0"/>
              <w:jc w:val="left"/>
              <w:rPr>
                <w:rFonts w:cs="Arial"/>
                <w:color w:val="000000"/>
                <w:lang w:val="it-IT"/>
              </w:rPr>
            </w:pPr>
          </w:p>
        </w:tc>
        <w:tc>
          <w:tcPr>
            <w:tcW w:w="958" w:type="pct"/>
            <w:shd w:val="clear" w:color="auto" w:fill="auto"/>
            <w:noWrap/>
            <w:vAlign w:val="center"/>
          </w:tcPr>
          <w:p w14:paraId="20C7AEEB" w14:textId="77777777" w:rsidR="009D67AC" w:rsidRPr="00213362" w:rsidRDefault="00020D55" w:rsidP="00EC1B79">
            <w:pPr>
              <w:spacing w:after="0"/>
              <w:jc w:val="left"/>
              <w:rPr>
                <w:rFonts w:cs="Arial"/>
                <w:color w:val="000000"/>
                <w:lang w:val="it-IT"/>
              </w:rPr>
            </w:pPr>
            <w:r w:rsidRPr="00CB29BC">
              <w:lastRenderedPageBreak/>
              <w:t xml:space="preserve">State </w:t>
            </w:r>
            <w:r>
              <w:t>6</w:t>
            </w:r>
          </w:p>
        </w:tc>
      </w:tr>
      <w:tr w:rsidR="00020D55" w:rsidRPr="00213362" w14:paraId="3F243188" w14:textId="77777777" w:rsidTr="00020D55">
        <w:trPr>
          <w:trHeight w:val="315"/>
        </w:trPr>
        <w:tc>
          <w:tcPr>
            <w:tcW w:w="888" w:type="pct"/>
            <w:shd w:val="clear" w:color="auto" w:fill="auto"/>
            <w:noWrap/>
            <w:vAlign w:val="center"/>
          </w:tcPr>
          <w:p w14:paraId="13696CAE" w14:textId="77777777" w:rsidR="00020D55" w:rsidRDefault="00020D55" w:rsidP="00020D55">
            <w:pPr>
              <w:spacing w:after="0"/>
              <w:jc w:val="left"/>
              <w:rPr>
                <w:rFonts w:cs="Arial"/>
                <w:color w:val="000000"/>
                <w:lang w:val="it-IT"/>
              </w:rPr>
            </w:pPr>
            <w:r>
              <w:rPr>
                <w:rFonts w:cs="Arial"/>
                <w:color w:val="000000"/>
                <w:lang w:val="it-IT"/>
              </w:rPr>
              <w:t>HX014</w:t>
            </w:r>
          </w:p>
          <w:p w14:paraId="4E7AFBF1" w14:textId="77777777" w:rsidR="00020D55" w:rsidRDefault="00020D55" w:rsidP="00020D55">
            <w:pPr>
              <w:spacing w:after="0"/>
              <w:jc w:val="left"/>
              <w:rPr>
                <w:rFonts w:cs="Arial"/>
                <w:color w:val="000000"/>
                <w:lang w:val="it-IT"/>
              </w:rPr>
            </w:pPr>
          </w:p>
          <w:p w14:paraId="5F20373F" w14:textId="77777777" w:rsidR="00020D55" w:rsidRDefault="00020D55" w:rsidP="00020D55">
            <w:pPr>
              <w:spacing w:after="0"/>
              <w:jc w:val="left"/>
              <w:rPr>
                <w:rFonts w:cs="Arial"/>
                <w:color w:val="000000"/>
                <w:lang w:val="it-IT"/>
              </w:rPr>
            </w:pPr>
            <w:r>
              <w:rPr>
                <w:rFonts w:cs="Arial"/>
                <w:color w:val="000000"/>
                <w:lang w:val="it-IT"/>
              </w:rPr>
              <w:t>VK016</w:t>
            </w:r>
          </w:p>
          <w:p w14:paraId="71F45EE6" w14:textId="77777777" w:rsidR="00020D55" w:rsidRDefault="00020D55" w:rsidP="00020D55">
            <w:pPr>
              <w:spacing w:after="0"/>
              <w:jc w:val="left"/>
              <w:rPr>
                <w:rFonts w:cs="Arial"/>
                <w:color w:val="000000"/>
                <w:lang w:val="it-IT"/>
              </w:rPr>
            </w:pPr>
          </w:p>
          <w:p w14:paraId="46E996CA" w14:textId="77777777" w:rsidR="00020D55" w:rsidRPr="00CB29BC" w:rsidRDefault="00020D55" w:rsidP="00020D55">
            <w:pPr>
              <w:spacing w:after="0"/>
              <w:jc w:val="left"/>
            </w:pPr>
            <w:r>
              <w:rPr>
                <w:rFonts w:cs="Arial"/>
                <w:color w:val="000000"/>
                <w:lang w:val="it-IT"/>
              </w:rPr>
              <w:t>VK006</w:t>
            </w:r>
            <w:r>
              <w:rPr>
                <w:rFonts w:cs="Arial"/>
                <w:color w:val="000000"/>
                <w:lang w:val="it-IT"/>
              </w:rPr>
              <w:br/>
            </w:r>
          </w:p>
        </w:tc>
        <w:tc>
          <w:tcPr>
            <w:tcW w:w="3154" w:type="pct"/>
            <w:shd w:val="clear" w:color="auto" w:fill="auto"/>
            <w:noWrap/>
            <w:vAlign w:val="center"/>
          </w:tcPr>
          <w:p w14:paraId="0A4A9954" w14:textId="77777777" w:rsidR="00020D55" w:rsidRPr="0041627B" w:rsidRDefault="00020D55" w:rsidP="00020D55">
            <w:pPr>
              <w:jc w:val="left"/>
              <w:rPr>
                <w:lang w:val="en-GB"/>
              </w:rPr>
            </w:pPr>
            <w:r>
              <w:rPr>
                <w:rStyle w:val="rynqvb"/>
                <w:lang w:val="en"/>
              </w:rPr>
              <w:t>Current time</w:t>
            </w:r>
            <w:r w:rsidRPr="0041627B">
              <w:rPr>
                <w:lang w:val="en-GB"/>
              </w:rPr>
              <w:t xml:space="preserve"> </w:t>
            </w:r>
          </w:p>
          <w:p w14:paraId="6AE8EC1A" w14:textId="77777777" w:rsidR="00020D55" w:rsidRPr="0041627B" w:rsidRDefault="00323F84" w:rsidP="00020D55">
            <w:pPr>
              <w:jc w:val="left"/>
              <w:rPr>
                <w:lang w:val="en-GB"/>
              </w:rPr>
            </w:pPr>
            <w:r w:rsidRPr="0041627B">
              <w:rPr>
                <w:lang w:val="en-GB"/>
              </w:rPr>
              <w:t>T_Production_Tim</w:t>
            </w:r>
            <w:r w:rsidR="00020D55" w:rsidRPr="0041627B">
              <w:rPr>
                <w:lang w:val="en-GB"/>
              </w:rPr>
              <w:br/>
              <w:t xml:space="preserve"> =&gt; (</w:t>
            </w:r>
            <w:r w:rsidR="00020D55">
              <w:rPr>
                <w:rStyle w:val="rynqvb"/>
                <w:lang w:val="en"/>
              </w:rPr>
              <w:t>time equal to or greater than the setpoint</w:t>
            </w:r>
            <w:r w:rsidR="00020D55" w:rsidRPr="0041627B">
              <w:rPr>
                <w:lang w:val="en-GB"/>
              </w:rPr>
              <w:t>)</w:t>
            </w:r>
          </w:p>
          <w:p w14:paraId="04B69151" w14:textId="77777777" w:rsidR="00020D55" w:rsidRPr="0041627B" w:rsidRDefault="00020D55" w:rsidP="00020D55">
            <w:pPr>
              <w:jc w:val="left"/>
              <w:rPr>
                <w:lang w:val="en-GB"/>
              </w:rPr>
            </w:pPr>
            <w:r w:rsidRPr="0041627B">
              <w:rPr>
                <w:lang w:val="en-GB"/>
              </w:rPr>
              <w:t xml:space="preserve">setpoint to change state to almost complete </w:t>
            </w:r>
          </w:p>
          <w:p w14:paraId="6AF18B3E" w14:textId="77777777" w:rsidR="00020D55" w:rsidRPr="00743675" w:rsidRDefault="00020D55" w:rsidP="00020D55">
            <w:pPr>
              <w:jc w:val="left"/>
              <w:rPr>
                <w:rStyle w:val="rynqvb"/>
                <w:lang w:val="it-IT"/>
              </w:rPr>
            </w:pPr>
            <w:r>
              <w:rPr>
                <w:lang w:val="it-IT"/>
              </w:rPr>
              <w:t>SP_</w:t>
            </w:r>
            <w:r w:rsidRPr="009D67AC">
              <w:rPr>
                <w:lang w:val="it-IT"/>
              </w:rPr>
              <w:t xml:space="preserve"> </w:t>
            </w:r>
            <w:r>
              <w:rPr>
                <w:lang w:val="it-IT"/>
              </w:rPr>
              <w:t>A</w:t>
            </w:r>
            <w:r w:rsidRPr="009D67AC">
              <w:rPr>
                <w:lang w:val="it-IT"/>
              </w:rPr>
              <w:t>lmost</w:t>
            </w:r>
            <w:r>
              <w:rPr>
                <w:lang w:val="it-IT"/>
              </w:rPr>
              <w:t xml:space="preserve"> _</w:t>
            </w:r>
            <w:r w:rsidRPr="009D67AC">
              <w:rPr>
                <w:lang w:val="it-IT"/>
              </w:rPr>
              <w:t xml:space="preserve"> </w:t>
            </w:r>
            <w:r>
              <w:rPr>
                <w:lang w:val="it-IT"/>
              </w:rPr>
              <w:t>C</w:t>
            </w:r>
            <w:r w:rsidRPr="009D67AC">
              <w:rPr>
                <w:lang w:val="it-IT"/>
              </w:rPr>
              <w:t>omplete</w:t>
            </w:r>
          </w:p>
        </w:tc>
        <w:tc>
          <w:tcPr>
            <w:tcW w:w="958" w:type="pct"/>
            <w:shd w:val="clear" w:color="auto" w:fill="auto"/>
            <w:noWrap/>
            <w:vAlign w:val="center"/>
          </w:tcPr>
          <w:p w14:paraId="4F77B9EA" w14:textId="77777777" w:rsidR="00020D55" w:rsidRPr="00B30957" w:rsidRDefault="00020D55" w:rsidP="00020D55">
            <w:pPr>
              <w:spacing w:after="0"/>
              <w:jc w:val="left"/>
              <w:rPr>
                <w:lang w:val="it-IT"/>
              </w:rPr>
            </w:pPr>
            <w:r w:rsidRPr="00CB29BC">
              <w:t xml:space="preserve">State </w:t>
            </w:r>
            <w:r>
              <w:t>16</w:t>
            </w:r>
          </w:p>
        </w:tc>
      </w:tr>
      <w:tr w:rsidR="00020D55" w:rsidRPr="00213362" w14:paraId="37DD6371" w14:textId="77777777" w:rsidTr="00020D55">
        <w:trPr>
          <w:trHeight w:val="315"/>
        </w:trPr>
        <w:tc>
          <w:tcPr>
            <w:tcW w:w="888" w:type="pct"/>
            <w:shd w:val="clear" w:color="auto" w:fill="auto"/>
            <w:noWrap/>
            <w:vAlign w:val="center"/>
          </w:tcPr>
          <w:p w14:paraId="6A8CFAFB" w14:textId="77777777" w:rsidR="00020D55" w:rsidRDefault="00020D55" w:rsidP="00020D55">
            <w:pPr>
              <w:spacing w:after="0"/>
              <w:jc w:val="left"/>
              <w:rPr>
                <w:rFonts w:cs="Arial"/>
                <w:color w:val="000000"/>
                <w:lang w:val="it-IT"/>
              </w:rPr>
            </w:pPr>
            <w:r>
              <w:rPr>
                <w:rFonts w:cs="Arial"/>
                <w:color w:val="000000"/>
                <w:lang w:val="it-IT"/>
              </w:rPr>
              <w:t>HX014</w:t>
            </w:r>
          </w:p>
          <w:p w14:paraId="3D856173" w14:textId="77777777" w:rsidR="00020D55" w:rsidRDefault="00020D55" w:rsidP="00020D55">
            <w:pPr>
              <w:spacing w:after="0"/>
              <w:jc w:val="left"/>
              <w:rPr>
                <w:rFonts w:cs="Arial"/>
                <w:color w:val="000000"/>
                <w:lang w:val="it-IT"/>
              </w:rPr>
            </w:pPr>
          </w:p>
          <w:p w14:paraId="40F852B1" w14:textId="77777777" w:rsidR="00020D55" w:rsidRDefault="00020D55" w:rsidP="00020D55">
            <w:pPr>
              <w:spacing w:after="0"/>
              <w:jc w:val="left"/>
              <w:rPr>
                <w:rFonts w:cs="Arial"/>
                <w:color w:val="000000"/>
                <w:lang w:val="it-IT"/>
              </w:rPr>
            </w:pPr>
            <w:r>
              <w:rPr>
                <w:rFonts w:cs="Arial"/>
                <w:color w:val="000000"/>
                <w:lang w:val="it-IT"/>
              </w:rPr>
              <w:t>VK016</w:t>
            </w:r>
          </w:p>
          <w:p w14:paraId="118928F2" w14:textId="77777777" w:rsidR="00020D55" w:rsidRDefault="00020D55" w:rsidP="00020D55">
            <w:pPr>
              <w:spacing w:after="0"/>
              <w:jc w:val="left"/>
              <w:rPr>
                <w:rFonts w:cs="Arial"/>
                <w:color w:val="000000"/>
                <w:lang w:val="it-IT"/>
              </w:rPr>
            </w:pPr>
          </w:p>
          <w:p w14:paraId="55F47AD1" w14:textId="77777777" w:rsidR="00020D55" w:rsidRPr="00CB29BC" w:rsidRDefault="00020D55" w:rsidP="00020D55">
            <w:pPr>
              <w:spacing w:after="0"/>
              <w:jc w:val="left"/>
            </w:pPr>
            <w:r>
              <w:rPr>
                <w:rFonts w:cs="Arial"/>
                <w:color w:val="000000"/>
                <w:lang w:val="it-IT"/>
              </w:rPr>
              <w:t>VK006</w:t>
            </w:r>
            <w:r>
              <w:rPr>
                <w:rFonts w:cs="Arial"/>
                <w:color w:val="000000"/>
                <w:lang w:val="it-IT"/>
              </w:rPr>
              <w:br/>
            </w:r>
          </w:p>
        </w:tc>
        <w:tc>
          <w:tcPr>
            <w:tcW w:w="3154" w:type="pct"/>
            <w:shd w:val="clear" w:color="auto" w:fill="auto"/>
            <w:noWrap/>
            <w:vAlign w:val="center"/>
          </w:tcPr>
          <w:p w14:paraId="1F1898E4" w14:textId="77777777" w:rsidR="00020D55" w:rsidRPr="0041627B" w:rsidRDefault="00020D55" w:rsidP="00020D55">
            <w:pPr>
              <w:jc w:val="left"/>
              <w:rPr>
                <w:lang w:val="en-GB"/>
              </w:rPr>
            </w:pPr>
            <w:r>
              <w:rPr>
                <w:rStyle w:val="rynqvb"/>
                <w:lang w:val="en"/>
              </w:rPr>
              <w:t>Current time</w:t>
            </w:r>
            <w:r w:rsidRPr="0041627B">
              <w:rPr>
                <w:lang w:val="en-GB"/>
              </w:rPr>
              <w:t xml:space="preserve"> </w:t>
            </w:r>
          </w:p>
          <w:p w14:paraId="0DAE2B10" w14:textId="77777777" w:rsidR="00020D55" w:rsidRPr="0041627B" w:rsidRDefault="00020D55" w:rsidP="00020D55">
            <w:pPr>
              <w:jc w:val="left"/>
              <w:rPr>
                <w:lang w:val="en-GB"/>
              </w:rPr>
            </w:pPr>
            <w:r w:rsidRPr="0041627B">
              <w:rPr>
                <w:lang w:val="en-GB"/>
              </w:rPr>
              <w:t>T_Production_Tim</w:t>
            </w:r>
            <w:r w:rsidRPr="0041627B">
              <w:rPr>
                <w:lang w:val="en-GB"/>
              </w:rPr>
              <w:br/>
              <w:t>= (</w:t>
            </w:r>
            <w:r w:rsidR="00743675">
              <w:rPr>
                <w:rStyle w:val="rynqvb"/>
                <w:lang w:val="en"/>
              </w:rPr>
              <w:t>time equal to production duration time</w:t>
            </w:r>
            <w:r w:rsidRPr="0041627B">
              <w:rPr>
                <w:lang w:val="en-GB"/>
              </w:rPr>
              <w:t>)</w:t>
            </w:r>
          </w:p>
          <w:p w14:paraId="6DB6BC2F" w14:textId="77777777" w:rsidR="00020D55" w:rsidRPr="0041627B" w:rsidRDefault="00743675" w:rsidP="00020D55">
            <w:pPr>
              <w:jc w:val="left"/>
              <w:rPr>
                <w:rStyle w:val="rynqvb"/>
                <w:lang w:val="en-GB"/>
              </w:rPr>
            </w:pPr>
            <w:r>
              <w:rPr>
                <w:rStyle w:val="rynqvb"/>
                <w:lang w:val="en"/>
              </w:rPr>
              <w:t>production duration time</w:t>
            </w:r>
            <w:r w:rsidRPr="0041627B">
              <w:rPr>
                <w:lang w:val="en-GB"/>
              </w:rPr>
              <w:t xml:space="preserve"> </w:t>
            </w:r>
            <w:r w:rsidRPr="0041627B">
              <w:rPr>
                <w:lang w:val="en-GB"/>
              </w:rPr>
              <w:br/>
            </w:r>
            <w:r w:rsidR="00020D55" w:rsidRPr="0041627B">
              <w:rPr>
                <w:lang w:val="en-GB"/>
              </w:rPr>
              <w:t>DLYT_Production_Duration</w:t>
            </w:r>
          </w:p>
        </w:tc>
        <w:tc>
          <w:tcPr>
            <w:tcW w:w="958" w:type="pct"/>
            <w:shd w:val="clear" w:color="auto" w:fill="auto"/>
            <w:noWrap/>
            <w:vAlign w:val="center"/>
          </w:tcPr>
          <w:p w14:paraId="165E39D5" w14:textId="77777777" w:rsidR="00020D55" w:rsidRPr="00B30957" w:rsidRDefault="00020D55" w:rsidP="00020D55">
            <w:pPr>
              <w:spacing w:after="0"/>
              <w:jc w:val="left"/>
              <w:rPr>
                <w:lang w:val="it-IT"/>
              </w:rPr>
            </w:pPr>
            <w:r w:rsidRPr="00CB29BC">
              <w:t xml:space="preserve">State </w:t>
            </w:r>
            <w:r>
              <w:t>16</w:t>
            </w:r>
          </w:p>
        </w:tc>
      </w:tr>
      <w:tr w:rsidR="00743675" w:rsidRPr="00213362" w14:paraId="469AFF1A" w14:textId="77777777" w:rsidTr="00020D55">
        <w:trPr>
          <w:trHeight w:val="315"/>
        </w:trPr>
        <w:tc>
          <w:tcPr>
            <w:tcW w:w="888" w:type="pct"/>
            <w:shd w:val="clear" w:color="auto" w:fill="auto"/>
            <w:noWrap/>
            <w:vAlign w:val="center"/>
          </w:tcPr>
          <w:p w14:paraId="433CAF55" w14:textId="77777777" w:rsidR="00743675" w:rsidRDefault="00743675" w:rsidP="00743675">
            <w:pPr>
              <w:spacing w:after="0"/>
              <w:jc w:val="left"/>
              <w:rPr>
                <w:rFonts w:cs="Arial"/>
                <w:color w:val="000000"/>
                <w:lang w:val="it-IT"/>
              </w:rPr>
            </w:pPr>
            <w:r>
              <w:rPr>
                <w:rFonts w:cs="Arial"/>
                <w:color w:val="000000"/>
                <w:lang w:val="it-IT"/>
              </w:rPr>
              <w:t>HX014</w:t>
            </w:r>
          </w:p>
          <w:p w14:paraId="0A1F1C16" w14:textId="77777777" w:rsidR="00743675" w:rsidRDefault="00743675" w:rsidP="00743675">
            <w:pPr>
              <w:spacing w:after="0"/>
              <w:jc w:val="left"/>
              <w:rPr>
                <w:rFonts w:cs="Arial"/>
                <w:color w:val="000000"/>
                <w:lang w:val="it-IT"/>
              </w:rPr>
            </w:pPr>
          </w:p>
          <w:p w14:paraId="6685210D" w14:textId="77777777" w:rsidR="00743675" w:rsidRDefault="00743675" w:rsidP="00743675">
            <w:pPr>
              <w:spacing w:after="0"/>
              <w:jc w:val="left"/>
              <w:rPr>
                <w:rFonts w:cs="Arial"/>
                <w:color w:val="000000"/>
                <w:lang w:val="it-IT"/>
              </w:rPr>
            </w:pPr>
            <w:r>
              <w:rPr>
                <w:rFonts w:cs="Arial"/>
                <w:color w:val="000000"/>
                <w:lang w:val="it-IT"/>
              </w:rPr>
              <w:t>VK016</w:t>
            </w:r>
          </w:p>
          <w:p w14:paraId="1C51DE3F" w14:textId="77777777" w:rsidR="00743675" w:rsidRDefault="00743675" w:rsidP="00743675">
            <w:pPr>
              <w:spacing w:after="0"/>
              <w:jc w:val="left"/>
              <w:rPr>
                <w:rFonts w:cs="Arial"/>
                <w:color w:val="000000"/>
                <w:lang w:val="it-IT"/>
              </w:rPr>
            </w:pPr>
          </w:p>
          <w:p w14:paraId="0BC7C74B" w14:textId="77777777" w:rsidR="00743675" w:rsidRDefault="00743675" w:rsidP="00743675">
            <w:pPr>
              <w:spacing w:after="0"/>
              <w:jc w:val="left"/>
              <w:rPr>
                <w:rFonts w:cs="Arial"/>
                <w:color w:val="000000"/>
                <w:lang w:val="it-IT"/>
              </w:rPr>
            </w:pPr>
            <w:r>
              <w:rPr>
                <w:rFonts w:cs="Arial"/>
                <w:color w:val="000000"/>
                <w:lang w:val="it-IT"/>
              </w:rPr>
              <w:t>VK006</w:t>
            </w:r>
            <w:r>
              <w:rPr>
                <w:rFonts w:cs="Arial"/>
                <w:color w:val="000000"/>
                <w:lang w:val="it-IT"/>
              </w:rPr>
              <w:br/>
            </w:r>
          </w:p>
        </w:tc>
        <w:tc>
          <w:tcPr>
            <w:tcW w:w="3154" w:type="pct"/>
            <w:shd w:val="clear" w:color="auto" w:fill="auto"/>
            <w:noWrap/>
            <w:vAlign w:val="center"/>
          </w:tcPr>
          <w:p w14:paraId="0A3548C3" w14:textId="77777777" w:rsidR="00743675" w:rsidRDefault="00743675" w:rsidP="00743675">
            <w:pPr>
              <w:jc w:val="left"/>
              <w:rPr>
                <w:rStyle w:val="rynqvb"/>
                <w:lang w:val="en"/>
              </w:rPr>
            </w:pPr>
            <w:r w:rsidRPr="00743675">
              <w:rPr>
                <w:rStyle w:val="rynqvb"/>
                <w:lang w:val="en"/>
              </w:rPr>
              <w:t>Unloading</w:t>
            </w:r>
          </w:p>
        </w:tc>
        <w:tc>
          <w:tcPr>
            <w:tcW w:w="958" w:type="pct"/>
            <w:shd w:val="clear" w:color="auto" w:fill="auto"/>
            <w:noWrap/>
            <w:vAlign w:val="center"/>
          </w:tcPr>
          <w:p w14:paraId="39352360" w14:textId="77777777" w:rsidR="00743675" w:rsidRPr="00CB29BC" w:rsidRDefault="00743675" w:rsidP="00743675">
            <w:pPr>
              <w:spacing w:after="0"/>
              <w:jc w:val="left"/>
            </w:pPr>
            <w:r w:rsidRPr="00CB29BC">
              <w:t xml:space="preserve">State </w:t>
            </w:r>
            <w:r>
              <w:t>16</w:t>
            </w:r>
          </w:p>
        </w:tc>
      </w:tr>
    </w:tbl>
    <w:p w14:paraId="4339717F" w14:textId="77777777" w:rsidR="009D67AC" w:rsidDel="00382574" w:rsidRDefault="009D67AC" w:rsidP="009D67AC">
      <w:pPr>
        <w:rPr>
          <w:del w:id="869" w:author="Kasper Simonsen" w:date="2023-10-25T14:09:00Z"/>
          <w:lang w:val="it-IT"/>
        </w:rPr>
      </w:pPr>
    </w:p>
    <w:p w14:paraId="0DC3E1F1" w14:textId="77777777" w:rsidR="009D67AC" w:rsidDel="00382574" w:rsidRDefault="009D67AC" w:rsidP="00CB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del w:id="870" w:author="Kasper Simonsen" w:date="2023-10-25T14:09:00Z"/>
          <w:rFonts w:cs="Arial"/>
        </w:rPr>
      </w:pPr>
    </w:p>
    <w:p w14:paraId="2EBF94FF" w14:textId="77777777" w:rsidR="00E371A5" w:rsidRPr="00E371A5" w:rsidDel="00382574" w:rsidRDefault="00E371A5" w:rsidP="00E371A5">
      <w:pPr>
        <w:rPr>
          <w:del w:id="871" w:author="Kasper Simonsen" w:date="2023-10-25T14:09:00Z"/>
          <w:lang w:val="en-GB"/>
        </w:rPr>
      </w:pPr>
    </w:p>
    <w:p w14:paraId="06C3C831" w14:textId="77777777" w:rsidR="00743675" w:rsidRDefault="00743675" w:rsidP="00743675">
      <w:pPr>
        <w:rPr>
          <w:rFonts w:cs="Arial"/>
        </w:rPr>
      </w:pPr>
    </w:p>
    <w:p w14:paraId="1FE3B334" w14:textId="77777777" w:rsidR="00743675" w:rsidRPr="006B1D58" w:rsidRDefault="00743675" w:rsidP="00743675">
      <w:pPr>
        <w:pStyle w:val="Heading3"/>
      </w:pPr>
      <w:bookmarkStart w:id="872" w:name="_Toc149556491"/>
      <w:r w:rsidRPr="005D6574">
        <w:t>LFP-N</w:t>
      </w:r>
      <w:r>
        <w:t>C</w:t>
      </w:r>
      <w:r w:rsidRPr="005D6574">
        <w:t>O</w:t>
      </w:r>
      <w:r>
        <w:t xml:space="preserve"> system.</w:t>
      </w:r>
      <w:r w:rsidRPr="005D6574">
        <w:t xml:space="preserve"> </w:t>
      </w:r>
      <w:r>
        <w:t>Dryer HX014 Completing.</w:t>
      </w:r>
      <w:bookmarkEnd w:id="872"/>
    </w:p>
    <w:p w14:paraId="7D5E9C97" w14:textId="77777777" w:rsidR="00743675" w:rsidRDefault="00743675" w:rsidP="00743675">
      <w:pPr>
        <w:rPr>
          <w:rFonts w:cs="Arial"/>
        </w:rPr>
      </w:pPr>
    </w:p>
    <w:p w14:paraId="31AA50BB" w14:textId="77777777" w:rsidR="00323F84" w:rsidRDefault="00323F84" w:rsidP="00323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23F84">
        <w:rPr>
          <w:rFonts w:cs="Arial"/>
        </w:rPr>
        <w:t>In this section, only the sequence that has the dryer in the state completing is displayed.</w:t>
      </w:r>
    </w:p>
    <w:p w14:paraId="6DE7E3C8" w14:textId="77777777" w:rsidR="00323F84" w:rsidRPr="00323F84" w:rsidRDefault="00323F84" w:rsidP="00323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4129"/>
        <w:gridCol w:w="4272"/>
      </w:tblGrid>
      <w:tr w:rsidR="00323F84" w14:paraId="33ACCEFB" w14:textId="77777777" w:rsidTr="00323F84">
        <w:tc>
          <w:tcPr>
            <w:tcW w:w="952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741A654A" w14:textId="77777777" w:rsidR="00323F84" w:rsidRDefault="00323F84">
            <w:pPr>
              <w:jc w:val="left"/>
            </w:pPr>
            <w:r>
              <w:t>Necessary conditions</w:t>
            </w:r>
          </w:p>
        </w:tc>
      </w:tr>
      <w:tr w:rsidR="00323F84" w14:paraId="57BE38CF" w14:textId="77777777" w:rsidTr="00323F84">
        <w:tc>
          <w:tcPr>
            <w:tcW w:w="952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8D39D8" w14:textId="77777777" w:rsidR="00323F84" w:rsidRPr="0041627B" w:rsidRDefault="00323F84">
            <w:pPr>
              <w:jc w:val="left"/>
              <w:rPr>
                <w:lang w:val="en-GB"/>
              </w:rPr>
            </w:pPr>
            <w:r w:rsidRPr="0041627B">
              <w:rPr>
                <w:lang w:val="en-GB"/>
              </w:rPr>
              <w:t>*Add alarms that you consider essential OKAWARA has not considered any*</w:t>
            </w:r>
          </w:p>
          <w:p w14:paraId="4FF0D1F5" w14:textId="77777777" w:rsidR="00323F84" w:rsidRPr="0041627B" w:rsidRDefault="00323F84">
            <w:pPr>
              <w:jc w:val="left"/>
              <w:rPr>
                <w:lang w:val="en-GB"/>
              </w:rPr>
            </w:pPr>
            <w:r w:rsidRPr="0041627B">
              <w:rPr>
                <w:lang w:val="en-GB"/>
              </w:rPr>
              <w:t>Automatic mode</w:t>
            </w:r>
          </w:p>
          <w:p w14:paraId="64B39093" w14:textId="77777777" w:rsidR="00323F84" w:rsidRPr="0041627B" w:rsidRDefault="00323F84">
            <w:pPr>
              <w:jc w:val="left"/>
              <w:rPr>
                <w:lang w:val="en-GB"/>
              </w:rPr>
            </w:pPr>
            <w:r>
              <w:rPr>
                <w:rStyle w:val="rynqvb"/>
                <w:lang w:val="en"/>
              </w:rPr>
              <w:t>Current time</w:t>
            </w:r>
            <w:r w:rsidRPr="0041627B">
              <w:rPr>
                <w:lang w:val="en-GB"/>
              </w:rPr>
              <w:t xml:space="preserve"> &gt; setpoint almost complete </w:t>
            </w:r>
          </w:p>
        </w:tc>
      </w:tr>
      <w:tr w:rsidR="00323F84" w14:paraId="7C9F6C95" w14:textId="77777777" w:rsidTr="00323F84">
        <w:tc>
          <w:tcPr>
            <w:tcW w:w="111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7963C22" w14:textId="77777777" w:rsidR="00323F84" w:rsidRDefault="00323F84">
            <w:pPr>
              <w:jc w:val="center"/>
            </w:pPr>
            <w:r>
              <w:t>Step</w:t>
            </w:r>
          </w:p>
        </w:tc>
        <w:tc>
          <w:tcPr>
            <w:tcW w:w="412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98DC383" w14:textId="77777777" w:rsidR="00323F84" w:rsidRDefault="00323F84">
            <w:pPr>
              <w:jc w:val="left"/>
            </w:pPr>
            <w:r>
              <w:t>Action</w:t>
            </w:r>
          </w:p>
        </w:tc>
        <w:tc>
          <w:tcPr>
            <w:tcW w:w="4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E92464A" w14:textId="77777777" w:rsidR="00323F84" w:rsidRDefault="00323F84">
            <w:pPr>
              <w:jc w:val="left"/>
            </w:pPr>
            <w:r>
              <w:t>Completion criterion</w:t>
            </w:r>
          </w:p>
        </w:tc>
      </w:tr>
      <w:tr w:rsidR="00E85667" w14:paraId="76672C2A"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B1578F5" w14:textId="77777777" w:rsidR="00E85667" w:rsidRDefault="00E85667" w:rsidP="00E85667">
            <w:pPr>
              <w:jc w:val="center"/>
            </w:pPr>
            <w:r>
              <w:lastRenderedPageBreak/>
              <w:t>1</w:t>
            </w:r>
          </w:p>
        </w:tc>
        <w:tc>
          <w:tcPr>
            <w:tcW w:w="4129" w:type="dxa"/>
            <w:tcBorders>
              <w:top w:val="single" w:sz="4" w:space="0" w:color="auto"/>
              <w:left w:val="single" w:sz="4" w:space="0" w:color="auto"/>
              <w:bottom w:val="single" w:sz="4" w:space="0" w:color="auto"/>
              <w:right w:val="single" w:sz="4" w:space="0" w:color="auto"/>
            </w:tcBorders>
            <w:vAlign w:val="center"/>
          </w:tcPr>
          <w:p w14:paraId="51CE06F9" w14:textId="77777777" w:rsidR="00E85667" w:rsidRDefault="00E85667" w:rsidP="00E85667">
            <w:pPr>
              <w:jc w:val="left"/>
            </w:pPr>
            <w:r>
              <w:rPr>
                <w:lang w:val="it-IT"/>
              </w:rPr>
              <w:t>Waiting Time Execution Process</w:t>
            </w:r>
          </w:p>
        </w:tc>
        <w:tc>
          <w:tcPr>
            <w:tcW w:w="4272" w:type="dxa"/>
            <w:tcBorders>
              <w:top w:val="single" w:sz="4" w:space="0" w:color="auto"/>
              <w:left w:val="single" w:sz="4" w:space="0" w:color="auto"/>
              <w:bottom w:val="single" w:sz="4" w:space="0" w:color="auto"/>
              <w:right w:val="single" w:sz="4" w:space="0" w:color="auto"/>
            </w:tcBorders>
            <w:vAlign w:val="center"/>
          </w:tcPr>
          <w:p w14:paraId="67EE7298" w14:textId="77777777" w:rsidR="00E85667" w:rsidRPr="0041627B" w:rsidRDefault="00E85667" w:rsidP="00E85667">
            <w:pPr>
              <w:jc w:val="left"/>
              <w:rPr>
                <w:lang w:val="en-GB"/>
              </w:rPr>
            </w:pPr>
            <w:r w:rsidRPr="0041627B">
              <w:rPr>
                <w:lang w:val="en-GB"/>
              </w:rPr>
              <w:t>Elapsed Process Execution Time DLYT_Production_Duration</w:t>
            </w:r>
          </w:p>
          <w:p w14:paraId="41AF1FE3" w14:textId="77777777" w:rsidR="00E85667" w:rsidRDefault="00E85667" w:rsidP="00E85667">
            <w:pPr>
              <w:jc w:val="left"/>
            </w:pPr>
          </w:p>
        </w:tc>
      </w:tr>
      <w:tr w:rsidR="00E85667" w14:paraId="7F37B239"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6F164C41" w14:textId="77777777" w:rsidR="00E85667" w:rsidRDefault="00E85667" w:rsidP="00E85667">
            <w:pPr>
              <w:jc w:val="center"/>
            </w:pPr>
            <w:r>
              <w:t>2</w:t>
            </w:r>
          </w:p>
        </w:tc>
        <w:tc>
          <w:tcPr>
            <w:tcW w:w="4129" w:type="dxa"/>
            <w:tcBorders>
              <w:top w:val="single" w:sz="4" w:space="0" w:color="auto"/>
              <w:left w:val="single" w:sz="4" w:space="0" w:color="auto"/>
              <w:bottom w:val="single" w:sz="4" w:space="0" w:color="auto"/>
              <w:right w:val="single" w:sz="4" w:space="0" w:color="auto"/>
            </w:tcBorders>
            <w:vAlign w:val="center"/>
          </w:tcPr>
          <w:p w14:paraId="45784356" w14:textId="77777777" w:rsidR="00E85667" w:rsidRPr="0041627B" w:rsidRDefault="00E85667" w:rsidP="00E85667">
            <w:pPr>
              <w:jc w:val="left"/>
              <w:rPr>
                <w:lang w:val="en-GB"/>
              </w:rPr>
            </w:pPr>
            <w:r w:rsidRPr="0041627B">
              <w:rPr>
                <w:lang w:val="en-GB"/>
              </w:rPr>
              <w:t>Vacuum Pump Motor Stop CMDPG398.M01.VFD OFF +</w:t>
            </w:r>
          </w:p>
          <w:p w14:paraId="31BC1F79" w14:textId="77777777" w:rsidR="00E85667" w:rsidRPr="0041627B" w:rsidRDefault="00E85667" w:rsidP="00E85667">
            <w:pPr>
              <w:jc w:val="left"/>
              <w:rPr>
                <w:lang w:val="en-GB"/>
              </w:rPr>
            </w:pPr>
          </w:p>
          <w:p w14:paraId="191027A5" w14:textId="77777777" w:rsidR="00E85667" w:rsidRDefault="00E85667" w:rsidP="00E85667">
            <w:pPr>
              <w:jc w:val="left"/>
            </w:pPr>
            <w:r>
              <w:rPr>
                <w:lang w:val="it-IT"/>
              </w:rPr>
              <w:t>Stop Vacuum Control</w:t>
            </w:r>
          </w:p>
        </w:tc>
        <w:tc>
          <w:tcPr>
            <w:tcW w:w="4272" w:type="dxa"/>
            <w:tcBorders>
              <w:top w:val="single" w:sz="4" w:space="0" w:color="auto"/>
              <w:left w:val="single" w:sz="4" w:space="0" w:color="auto"/>
              <w:bottom w:val="single" w:sz="4" w:space="0" w:color="auto"/>
              <w:right w:val="single" w:sz="4" w:space="0" w:color="auto"/>
            </w:tcBorders>
            <w:vAlign w:val="center"/>
          </w:tcPr>
          <w:p w14:paraId="1BCDB1BF" w14:textId="77777777" w:rsidR="00E85667" w:rsidRPr="0041627B" w:rsidRDefault="00E85667" w:rsidP="00E85667">
            <w:pPr>
              <w:jc w:val="left"/>
              <w:rPr>
                <w:lang w:val="en-GB"/>
              </w:rPr>
            </w:pPr>
            <w:r w:rsidRPr="0041627B">
              <w:rPr>
                <w:lang w:val="en-GB"/>
              </w:rPr>
              <w:t>RUNPG398.M01.VFD not active +</w:t>
            </w:r>
          </w:p>
          <w:p w14:paraId="3D28A6D5" w14:textId="77777777" w:rsidR="00E85667" w:rsidRPr="0041627B" w:rsidRDefault="00E85667" w:rsidP="00E85667">
            <w:pPr>
              <w:jc w:val="left"/>
              <w:rPr>
                <w:lang w:val="en-GB"/>
              </w:rPr>
            </w:pPr>
          </w:p>
          <w:p w14:paraId="5B9506EE" w14:textId="77777777" w:rsidR="00E85667" w:rsidRDefault="00E85667" w:rsidP="00E85667">
            <w:pPr>
              <w:jc w:val="left"/>
              <w:rPr>
                <w:lang w:val="it-IT"/>
              </w:rPr>
            </w:pPr>
            <w:r>
              <w:rPr>
                <w:lang w:val="it-IT"/>
              </w:rPr>
              <w:t>VacuumControlActive not active</w:t>
            </w:r>
          </w:p>
        </w:tc>
      </w:tr>
      <w:tr w:rsidR="00E85667" w14:paraId="62AF1921"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16BD25C7" w14:textId="77777777" w:rsidR="00E85667" w:rsidRDefault="00E85667" w:rsidP="00E85667">
            <w:pPr>
              <w:jc w:val="center"/>
            </w:pPr>
            <w:r>
              <w:t>3</w:t>
            </w:r>
          </w:p>
        </w:tc>
        <w:tc>
          <w:tcPr>
            <w:tcW w:w="4129" w:type="dxa"/>
            <w:tcBorders>
              <w:top w:val="single" w:sz="4" w:space="0" w:color="auto"/>
              <w:left w:val="single" w:sz="4" w:space="0" w:color="auto"/>
              <w:bottom w:val="single" w:sz="4" w:space="0" w:color="auto"/>
              <w:right w:val="single" w:sz="4" w:space="0" w:color="auto"/>
            </w:tcBorders>
            <w:vAlign w:val="center"/>
          </w:tcPr>
          <w:p w14:paraId="715EFA83" w14:textId="77777777" w:rsidR="00E85667" w:rsidRPr="0041627B" w:rsidRDefault="00E85667" w:rsidP="00E85667">
            <w:pPr>
              <w:jc w:val="left"/>
              <w:rPr>
                <w:lang w:val="en-GB"/>
              </w:rPr>
            </w:pPr>
            <w:r w:rsidRPr="0041627B">
              <w:rPr>
                <w:lang w:val="en-GB"/>
              </w:rPr>
              <w:t>Filter Cleaning Sequence Activation</w:t>
            </w:r>
          </w:p>
          <w:p w14:paraId="63BD6EC5" w14:textId="77777777" w:rsidR="00E85667" w:rsidRDefault="00E85667" w:rsidP="00E85667">
            <w:pPr>
              <w:jc w:val="left"/>
            </w:pPr>
            <w:r w:rsidRPr="0041627B">
              <w:rPr>
                <w:lang w:val="en-GB"/>
              </w:rPr>
              <w:t>Waiting time Filter cleaning</w:t>
            </w:r>
          </w:p>
        </w:tc>
        <w:tc>
          <w:tcPr>
            <w:tcW w:w="4272" w:type="dxa"/>
            <w:tcBorders>
              <w:top w:val="single" w:sz="4" w:space="0" w:color="auto"/>
              <w:left w:val="single" w:sz="4" w:space="0" w:color="auto"/>
              <w:bottom w:val="single" w:sz="4" w:space="0" w:color="auto"/>
              <w:right w:val="single" w:sz="4" w:space="0" w:color="auto"/>
            </w:tcBorders>
            <w:vAlign w:val="center"/>
          </w:tcPr>
          <w:p w14:paraId="754F6D14" w14:textId="77777777" w:rsidR="00E85667" w:rsidRPr="0041627B" w:rsidRDefault="00E85667" w:rsidP="00E85667">
            <w:pPr>
              <w:jc w:val="left"/>
              <w:rPr>
                <w:lang w:val="en-GB"/>
              </w:rPr>
            </w:pPr>
            <w:r w:rsidRPr="0041627B">
              <w:rPr>
                <w:lang w:val="en-GB"/>
              </w:rPr>
              <w:t>Elapsed Filter Cleaning Time DLYT_Cleaning_Filter</w:t>
            </w:r>
          </w:p>
          <w:p w14:paraId="03189F97" w14:textId="77777777" w:rsidR="00E85667" w:rsidRPr="0041627B" w:rsidRDefault="00E85667" w:rsidP="00E85667">
            <w:pPr>
              <w:jc w:val="left"/>
              <w:rPr>
                <w:lang w:val="en-GB"/>
              </w:rPr>
            </w:pPr>
          </w:p>
        </w:tc>
      </w:tr>
      <w:tr w:rsidR="00E85667" w14:paraId="0E4EBB76"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7263E672" w14:textId="77777777" w:rsidR="00E85667" w:rsidRDefault="00E85667" w:rsidP="00E85667">
            <w:pPr>
              <w:jc w:val="center"/>
            </w:pPr>
            <w:r>
              <w:t>4</w:t>
            </w:r>
          </w:p>
        </w:tc>
        <w:tc>
          <w:tcPr>
            <w:tcW w:w="4129" w:type="dxa"/>
            <w:tcBorders>
              <w:top w:val="single" w:sz="4" w:space="0" w:color="auto"/>
              <w:left w:val="single" w:sz="4" w:space="0" w:color="auto"/>
              <w:bottom w:val="single" w:sz="4" w:space="0" w:color="auto"/>
              <w:right w:val="single" w:sz="4" w:space="0" w:color="auto"/>
            </w:tcBorders>
            <w:vAlign w:val="center"/>
          </w:tcPr>
          <w:p w14:paraId="7D8CA3FD" w14:textId="77777777" w:rsidR="00E85667" w:rsidRDefault="00E85667" w:rsidP="00E85667">
            <w:pPr>
              <w:jc w:val="left"/>
            </w:pPr>
            <w:r>
              <w:rPr>
                <w:lang w:val="it-IT"/>
              </w:rPr>
              <w:t>Stop Filter Cleaning Sequence</w:t>
            </w:r>
          </w:p>
        </w:tc>
        <w:tc>
          <w:tcPr>
            <w:tcW w:w="4272" w:type="dxa"/>
            <w:tcBorders>
              <w:top w:val="single" w:sz="4" w:space="0" w:color="auto"/>
              <w:left w:val="single" w:sz="4" w:space="0" w:color="auto"/>
              <w:bottom w:val="single" w:sz="4" w:space="0" w:color="auto"/>
              <w:right w:val="single" w:sz="4" w:space="0" w:color="auto"/>
            </w:tcBorders>
            <w:vAlign w:val="center"/>
          </w:tcPr>
          <w:p w14:paraId="177C156D" w14:textId="77777777" w:rsidR="00E85667" w:rsidRDefault="00E85667" w:rsidP="00E85667">
            <w:pPr>
              <w:jc w:val="left"/>
            </w:pPr>
          </w:p>
        </w:tc>
      </w:tr>
      <w:tr w:rsidR="00E85667" w14:paraId="57F268C7"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7D7A4E91" w14:textId="77777777" w:rsidR="00E85667" w:rsidRDefault="00E85667" w:rsidP="00E85667">
            <w:pPr>
              <w:jc w:val="center"/>
            </w:pPr>
            <w:r>
              <w:t>5</w:t>
            </w:r>
          </w:p>
        </w:tc>
        <w:tc>
          <w:tcPr>
            <w:tcW w:w="4129" w:type="dxa"/>
            <w:tcBorders>
              <w:top w:val="single" w:sz="4" w:space="0" w:color="auto"/>
              <w:left w:val="single" w:sz="4" w:space="0" w:color="auto"/>
              <w:bottom w:val="single" w:sz="4" w:space="0" w:color="auto"/>
              <w:right w:val="single" w:sz="4" w:space="0" w:color="auto"/>
            </w:tcBorders>
            <w:vAlign w:val="center"/>
          </w:tcPr>
          <w:p w14:paraId="5825136D" w14:textId="77777777" w:rsidR="00E85667" w:rsidRPr="0041627B" w:rsidRDefault="00E85667" w:rsidP="00E85667">
            <w:pPr>
              <w:jc w:val="left"/>
              <w:rPr>
                <w:lang w:val="en-GB"/>
              </w:rPr>
            </w:pPr>
            <w:r w:rsidRPr="0041627B">
              <w:rPr>
                <w:lang w:val="en-GB"/>
              </w:rPr>
              <w:t>Solenoid valve opening control Cleaning with Gas from Below HY449.HX014</w:t>
            </w:r>
          </w:p>
          <w:p w14:paraId="21671517" w14:textId="77777777" w:rsidR="00E85667" w:rsidRDefault="00E85667" w:rsidP="00E85667">
            <w:pPr>
              <w:jc w:val="left"/>
              <w:rPr>
                <w:lang w:val="it-IT"/>
              </w:rPr>
            </w:pPr>
            <w:r>
              <w:rPr>
                <w:lang w:val="it-IT"/>
              </w:rPr>
              <w:t>AY449.HX014 ON</w:t>
            </w:r>
          </w:p>
        </w:tc>
        <w:tc>
          <w:tcPr>
            <w:tcW w:w="4272" w:type="dxa"/>
            <w:tcBorders>
              <w:top w:val="single" w:sz="4" w:space="0" w:color="auto"/>
              <w:left w:val="single" w:sz="4" w:space="0" w:color="auto"/>
              <w:bottom w:val="single" w:sz="4" w:space="0" w:color="auto"/>
              <w:right w:val="single" w:sz="4" w:space="0" w:color="auto"/>
            </w:tcBorders>
            <w:vAlign w:val="center"/>
          </w:tcPr>
          <w:p w14:paraId="0AA0DAB1" w14:textId="77777777" w:rsidR="00E85667" w:rsidRDefault="00E85667" w:rsidP="00E85667">
            <w:pPr>
              <w:jc w:val="left"/>
              <w:rPr>
                <w:lang w:val="it-IT"/>
              </w:rPr>
            </w:pPr>
            <w:r>
              <w:rPr>
                <w:lang w:val="it-IT"/>
              </w:rPr>
              <w:t>Internal Pressure &gt; TH_ProductionVacuum</w:t>
            </w:r>
          </w:p>
        </w:tc>
      </w:tr>
      <w:tr w:rsidR="00E85667" w14:paraId="113638A7"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9AA8824" w14:textId="77777777" w:rsidR="00E85667" w:rsidRDefault="00E85667" w:rsidP="00E85667">
            <w:pPr>
              <w:jc w:val="center"/>
            </w:pPr>
            <w:r>
              <w:t>6</w:t>
            </w:r>
          </w:p>
        </w:tc>
        <w:tc>
          <w:tcPr>
            <w:tcW w:w="4129" w:type="dxa"/>
            <w:tcBorders>
              <w:top w:val="single" w:sz="4" w:space="0" w:color="auto"/>
              <w:left w:val="single" w:sz="4" w:space="0" w:color="auto"/>
              <w:bottom w:val="single" w:sz="4" w:space="0" w:color="auto"/>
              <w:right w:val="single" w:sz="4" w:space="0" w:color="auto"/>
            </w:tcBorders>
            <w:vAlign w:val="center"/>
          </w:tcPr>
          <w:p w14:paraId="6E358B7E" w14:textId="77777777" w:rsidR="00E85667" w:rsidRPr="0041627B" w:rsidRDefault="00E85667" w:rsidP="00E85667">
            <w:pPr>
              <w:jc w:val="left"/>
              <w:rPr>
                <w:lang w:val="en-GB"/>
              </w:rPr>
            </w:pPr>
            <w:r w:rsidRPr="0041627B">
              <w:rPr>
                <w:lang w:val="en-GB"/>
              </w:rPr>
              <w:t>Solenoid valve closing command Cleaning with Gas from Below HY449.HX014</w:t>
            </w:r>
          </w:p>
          <w:p w14:paraId="17354661" w14:textId="77777777" w:rsidR="00E85667" w:rsidRPr="0041627B" w:rsidRDefault="00E85667" w:rsidP="00E85667">
            <w:pPr>
              <w:jc w:val="left"/>
              <w:rPr>
                <w:lang w:val="en-GB"/>
              </w:rPr>
            </w:pPr>
            <w:r w:rsidRPr="0041627B">
              <w:rPr>
                <w:lang w:val="en-GB"/>
              </w:rPr>
              <w:t xml:space="preserve"> </w:t>
            </w:r>
          </w:p>
          <w:p w14:paraId="71D9B666" w14:textId="77777777" w:rsidR="00E85667" w:rsidRDefault="00E85667" w:rsidP="00E85667">
            <w:pPr>
              <w:jc w:val="left"/>
              <w:rPr>
                <w:lang w:val="it-IT"/>
              </w:rPr>
            </w:pPr>
            <w:r>
              <w:rPr>
                <w:lang w:val="it-IT"/>
              </w:rPr>
              <w:t>AY449.HX014 OFF</w:t>
            </w:r>
          </w:p>
        </w:tc>
        <w:tc>
          <w:tcPr>
            <w:tcW w:w="4272" w:type="dxa"/>
            <w:tcBorders>
              <w:top w:val="single" w:sz="4" w:space="0" w:color="auto"/>
              <w:left w:val="single" w:sz="4" w:space="0" w:color="auto"/>
              <w:bottom w:val="single" w:sz="4" w:space="0" w:color="auto"/>
              <w:right w:val="single" w:sz="4" w:space="0" w:color="auto"/>
            </w:tcBorders>
            <w:vAlign w:val="center"/>
          </w:tcPr>
          <w:p w14:paraId="48376BFA" w14:textId="77777777" w:rsidR="00E85667" w:rsidRDefault="00E85667" w:rsidP="00E85667">
            <w:pPr>
              <w:jc w:val="left"/>
              <w:rPr>
                <w:lang w:val="it-IT"/>
              </w:rPr>
            </w:pPr>
          </w:p>
        </w:tc>
      </w:tr>
      <w:tr w:rsidR="00E85667" w14:paraId="55538D3C"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6828288C" w14:textId="77777777" w:rsidR="00E85667" w:rsidRDefault="00E85667" w:rsidP="00E85667">
            <w:pPr>
              <w:jc w:val="center"/>
            </w:pPr>
            <w:r>
              <w:t>7</w:t>
            </w:r>
          </w:p>
        </w:tc>
        <w:tc>
          <w:tcPr>
            <w:tcW w:w="4129" w:type="dxa"/>
            <w:tcBorders>
              <w:top w:val="single" w:sz="4" w:space="0" w:color="auto"/>
              <w:left w:val="single" w:sz="4" w:space="0" w:color="auto"/>
              <w:bottom w:val="single" w:sz="4" w:space="0" w:color="auto"/>
              <w:right w:val="single" w:sz="4" w:space="0" w:color="auto"/>
            </w:tcBorders>
            <w:vAlign w:val="center"/>
          </w:tcPr>
          <w:p w14:paraId="67A86071" w14:textId="77777777" w:rsidR="00E85667" w:rsidRPr="0041627B" w:rsidRDefault="00E85667" w:rsidP="00E85667">
            <w:pPr>
              <w:jc w:val="left"/>
              <w:rPr>
                <w:lang w:val="en-GB"/>
              </w:rPr>
            </w:pPr>
            <w:r w:rsidRPr="0041627B">
              <w:rPr>
                <w:lang w:val="en-GB"/>
              </w:rPr>
              <w:t>Stop Motor Rebound CMDHX014.M01.VFD OFF</w:t>
            </w:r>
          </w:p>
        </w:tc>
        <w:tc>
          <w:tcPr>
            <w:tcW w:w="4272" w:type="dxa"/>
            <w:tcBorders>
              <w:top w:val="single" w:sz="4" w:space="0" w:color="auto"/>
              <w:left w:val="single" w:sz="4" w:space="0" w:color="auto"/>
              <w:bottom w:val="single" w:sz="4" w:space="0" w:color="auto"/>
              <w:right w:val="single" w:sz="4" w:space="0" w:color="auto"/>
            </w:tcBorders>
            <w:vAlign w:val="center"/>
          </w:tcPr>
          <w:p w14:paraId="4188CA3C" w14:textId="77777777" w:rsidR="00E85667" w:rsidRDefault="00E85667" w:rsidP="00E85667">
            <w:pPr>
              <w:jc w:val="left"/>
              <w:rPr>
                <w:lang w:val="it-IT"/>
              </w:rPr>
            </w:pPr>
            <w:r>
              <w:rPr>
                <w:lang w:val="it-IT"/>
              </w:rPr>
              <w:t>RUNHX014.M01.VFD inactive</w:t>
            </w:r>
          </w:p>
          <w:p w14:paraId="37C32AF3" w14:textId="77777777" w:rsidR="00E85667" w:rsidRDefault="00E85667" w:rsidP="00E85667">
            <w:pPr>
              <w:jc w:val="left"/>
              <w:rPr>
                <w:lang w:val="it-IT"/>
              </w:rPr>
            </w:pPr>
          </w:p>
        </w:tc>
      </w:tr>
      <w:tr w:rsidR="00E85667" w14:paraId="7CEAD6BE"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15E124A" w14:textId="77777777" w:rsidR="00E85667" w:rsidRDefault="00E85667" w:rsidP="00E85667">
            <w:pPr>
              <w:jc w:val="center"/>
            </w:pPr>
            <w:r>
              <w:t>8</w:t>
            </w:r>
          </w:p>
        </w:tc>
        <w:tc>
          <w:tcPr>
            <w:tcW w:w="4129" w:type="dxa"/>
            <w:tcBorders>
              <w:top w:val="single" w:sz="4" w:space="0" w:color="auto"/>
              <w:left w:val="single" w:sz="4" w:space="0" w:color="auto"/>
              <w:bottom w:val="single" w:sz="4" w:space="0" w:color="auto"/>
              <w:right w:val="single" w:sz="4" w:space="0" w:color="auto"/>
            </w:tcBorders>
            <w:vAlign w:val="center"/>
          </w:tcPr>
          <w:p w14:paraId="10F04C0B" w14:textId="77777777" w:rsidR="00E85667" w:rsidRPr="0041627B" w:rsidRDefault="00E85667" w:rsidP="00E85667">
            <w:pPr>
              <w:jc w:val="left"/>
              <w:rPr>
                <w:lang w:val="en-GB"/>
              </w:rPr>
            </w:pPr>
            <w:r w:rsidRPr="0041627B">
              <w:rPr>
                <w:lang w:val="en-GB"/>
              </w:rPr>
              <w:t>Sending Signal For Discharge Enablement Request (To VK016).</w:t>
            </w:r>
          </w:p>
        </w:tc>
        <w:tc>
          <w:tcPr>
            <w:tcW w:w="4272" w:type="dxa"/>
            <w:tcBorders>
              <w:top w:val="single" w:sz="4" w:space="0" w:color="auto"/>
              <w:left w:val="single" w:sz="4" w:space="0" w:color="auto"/>
              <w:bottom w:val="single" w:sz="4" w:space="0" w:color="auto"/>
              <w:right w:val="single" w:sz="4" w:space="0" w:color="auto"/>
            </w:tcBorders>
            <w:vAlign w:val="center"/>
          </w:tcPr>
          <w:p w14:paraId="6DA20D73" w14:textId="77777777" w:rsidR="00E85667" w:rsidRDefault="00E85667" w:rsidP="00E85667">
            <w:pPr>
              <w:jc w:val="left"/>
              <w:rPr>
                <w:lang w:val="it-IT"/>
              </w:rPr>
            </w:pPr>
            <w:r>
              <w:rPr>
                <w:lang w:val="it-IT"/>
              </w:rPr>
              <w:t>Discharge_ON active</w:t>
            </w:r>
          </w:p>
        </w:tc>
      </w:tr>
      <w:tr w:rsidR="00E85667" w14:paraId="07006939"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583D3713" w14:textId="77777777" w:rsidR="00E85667" w:rsidRDefault="00E85667" w:rsidP="00E85667">
            <w:pPr>
              <w:jc w:val="center"/>
            </w:pPr>
            <w:r>
              <w:t>9</w:t>
            </w:r>
          </w:p>
        </w:tc>
        <w:tc>
          <w:tcPr>
            <w:tcW w:w="4129" w:type="dxa"/>
            <w:tcBorders>
              <w:top w:val="single" w:sz="4" w:space="0" w:color="auto"/>
              <w:left w:val="single" w:sz="4" w:space="0" w:color="auto"/>
              <w:bottom w:val="single" w:sz="4" w:space="0" w:color="auto"/>
              <w:right w:val="single" w:sz="4" w:space="0" w:color="auto"/>
            </w:tcBorders>
            <w:vAlign w:val="center"/>
          </w:tcPr>
          <w:p w14:paraId="3F76BE13" w14:textId="77777777" w:rsidR="00E85667" w:rsidRPr="0041627B" w:rsidRDefault="00E85667" w:rsidP="00E85667">
            <w:pPr>
              <w:jc w:val="left"/>
              <w:rPr>
                <w:lang w:val="en-GB"/>
              </w:rPr>
            </w:pPr>
            <w:r w:rsidRPr="0041627B">
              <w:rPr>
                <w:lang w:val="en-GB"/>
              </w:rPr>
              <w:t>Receiving Valley Station Signal of Discharge Enablement (From VK016)</w:t>
            </w:r>
          </w:p>
        </w:tc>
        <w:tc>
          <w:tcPr>
            <w:tcW w:w="4272" w:type="dxa"/>
            <w:tcBorders>
              <w:top w:val="single" w:sz="4" w:space="0" w:color="auto"/>
              <w:left w:val="single" w:sz="4" w:space="0" w:color="auto"/>
              <w:bottom w:val="single" w:sz="4" w:space="0" w:color="auto"/>
              <w:right w:val="single" w:sz="4" w:space="0" w:color="auto"/>
            </w:tcBorders>
            <w:vAlign w:val="center"/>
          </w:tcPr>
          <w:p w14:paraId="4966C781" w14:textId="77777777" w:rsidR="00E85667" w:rsidRDefault="00E85667" w:rsidP="00E85667">
            <w:pPr>
              <w:jc w:val="left"/>
              <w:rPr>
                <w:lang w:val="it-IT"/>
              </w:rPr>
            </w:pPr>
            <w:r>
              <w:rPr>
                <w:lang w:val="it-IT"/>
              </w:rPr>
              <w:t>Discharge_Release active</w:t>
            </w:r>
          </w:p>
        </w:tc>
      </w:tr>
      <w:tr w:rsidR="00E85667" w14:paraId="6E1A9450" w14:textId="77777777" w:rsidTr="00323F84">
        <w:tc>
          <w:tcPr>
            <w:tcW w:w="1119" w:type="dxa"/>
            <w:tcBorders>
              <w:top w:val="single" w:sz="4" w:space="0" w:color="auto"/>
              <w:left w:val="single" w:sz="4" w:space="0" w:color="auto"/>
              <w:bottom w:val="single" w:sz="4" w:space="0" w:color="auto"/>
              <w:right w:val="single" w:sz="4" w:space="0" w:color="auto"/>
            </w:tcBorders>
            <w:vAlign w:val="center"/>
            <w:hideMark/>
          </w:tcPr>
          <w:p w14:paraId="35D15C84" w14:textId="77777777" w:rsidR="00E85667" w:rsidRDefault="00E85667" w:rsidP="00E85667">
            <w:pPr>
              <w:jc w:val="center"/>
            </w:pPr>
            <w:r>
              <w:t>10</w:t>
            </w:r>
          </w:p>
        </w:tc>
        <w:tc>
          <w:tcPr>
            <w:tcW w:w="4129" w:type="dxa"/>
            <w:tcBorders>
              <w:top w:val="single" w:sz="4" w:space="0" w:color="auto"/>
              <w:left w:val="single" w:sz="4" w:space="0" w:color="auto"/>
              <w:bottom w:val="single" w:sz="4" w:space="0" w:color="auto"/>
              <w:right w:val="single" w:sz="4" w:space="0" w:color="auto"/>
            </w:tcBorders>
            <w:vAlign w:val="center"/>
          </w:tcPr>
          <w:p w14:paraId="3BD6FF42" w14:textId="77777777" w:rsidR="00E85667" w:rsidRPr="0041627B" w:rsidRDefault="00E85667" w:rsidP="00E85667">
            <w:pPr>
              <w:jc w:val="left"/>
              <w:rPr>
                <w:lang w:val="en-GB"/>
              </w:rPr>
            </w:pPr>
            <w:r w:rsidRPr="0041627B">
              <w:rPr>
                <w:lang w:val="en-GB"/>
              </w:rPr>
              <w:t>HY333A/B.HX014 exhaust solenoid valve opening control</w:t>
            </w:r>
          </w:p>
          <w:p w14:paraId="420B4F82" w14:textId="77777777" w:rsidR="00E85667" w:rsidRPr="0041627B" w:rsidRDefault="00E85667" w:rsidP="00E85667">
            <w:pPr>
              <w:jc w:val="left"/>
              <w:rPr>
                <w:lang w:val="en-GB"/>
              </w:rPr>
            </w:pPr>
            <w:r w:rsidRPr="0041627B">
              <w:rPr>
                <w:lang w:val="en-GB"/>
              </w:rPr>
              <w:t>XY333A.HX014 ON</w:t>
            </w:r>
          </w:p>
          <w:p w14:paraId="46F60179" w14:textId="77777777" w:rsidR="00E85667" w:rsidRPr="0041627B" w:rsidRDefault="00E85667" w:rsidP="00E85667">
            <w:pPr>
              <w:jc w:val="left"/>
              <w:rPr>
                <w:lang w:val="en-GB"/>
              </w:rPr>
            </w:pPr>
            <w:r w:rsidRPr="0041627B">
              <w:rPr>
                <w:lang w:val="en-GB"/>
              </w:rPr>
              <w:t>XY333B.HX014 OFF +</w:t>
            </w:r>
          </w:p>
          <w:p w14:paraId="66A3513A" w14:textId="77777777" w:rsidR="00E85667" w:rsidRPr="0041627B" w:rsidRDefault="00E85667" w:rsidP="00E85667">
            <w:pPr>
              <w:jc w:val="left"/>
              <w:rPr>
                <w:lang w:val="en-GB"/>
              </w:rPr>
            </w:pPr>
          </w:p>
          <w:p w14:paraId="227008D8" w14:textId="77777777" w:rsidR="00E85667" w:rsidRDefault="00E85667" w:rsidP="00E85667">
            <w:pPr>
              <w:jc w:val="left"/>
              <w:rPr>
                <w:lang w:val="it-IT"/>
              </w:rPr>
            </w:pPr>
            <w:r>
              <w:rPr>
                <w:lang w:val="it-IT"/>
              </w:rPr>
              <w:t>AirKnocker Sequence Activation</w:t>
            </w:r>
          </w:p>
        </w:tc>
        <w:tc>
          <w:tcPr>
            <w:tcW w:w="4272" w:type="dxa"/>
            <w:tcBorders>
              <w:top w:val="single" w:sz="4" w:space="0" w:color="auto"/>
              <w:left w:val="single" w:sz="4" w:space="0" w:color="auto"/>
              <w:bottom w:val="single" w:sz="4" w:space="0" w:color="auto"/>
              <w:right w:val="single" w:sz="4" w:space="0" w:color="auto"/>
            </w:tcBorders>
            <w:vAlign w:val="center"/>
          </w:tcPr>
          <w:p w14:paraId="3F101A17" w14:textId="77777777" w:rsidR="00E85667" w:rsidRPr="0041627B" w:rsidRDefault="00E85667" w:rsidP="00E85667">
            <w:pPr>
              <w:jc w:val="left"/>
              <w:rPr>
                <w:lang w:val="en-GB"/>
              </w:rPr>
            </w:pPr>
            <w:r w:rsidRPr="0041627B">
              <w:rPr>
                <w:lang w:val="en-GB"/>
              </w:rPr>
              <w:t>ZSH263.HX014 not active +</w:t>
            </w:r>
          </w:p>
          <w:p w14:paraId="67C5B31A" w14:textId="77777777" w:rsidR="00E85667" w:rsidRPr="0041627B" w:rsidRDefault="00E85667" w:rsidP="00E85667">
            <w:pPr>
              <w:jc w:val="left"/>
              <w:rPr>
                <w:lang w:val="en-GB"/>
              </w:rPr>
            </w:pPr>
          </w:p>
          <w:p w14:paraId="2674E8FA" w14:textId="77777777" w:rsidR="00E85667" w:rsidRPr="0041627B" w:rsidRDefault="00E85667" w:rsidP="00E85667">
            <w:pPr>
              <w:jc w:val="left"/>
              <w:rPr>
                <w:lang w:val="en-GB"/>
              </w:rPr>
            </w:pPr>
            <w:r w:rsidRPr="0041627B">
              <w:rPr>
                <w:lang w:val="en-GB"/>
              </w:rPr>
              <w:t>AirKnocker_ON active</w:t>
            </w:r>
          </w:p>
        </w:tc>
      </w:tr>
      <w:tr w:rsidR="00E85667" w14:paraId="78A62444"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CB8A492" w14:textId="77777777" w:rsidR="00E85667" w:rsidRDefault="00E85667" w:rsidP="00E85667">
            <w:pPr>
              <w:jc w:val="center"/>
            </w:pPr>
            <w:r>
              <w:lastRenderedPageBreak/>
              <w:t>11</w:t>
            </w:r>
          </w:p>
        </w:tc>
        <w:tc>
          <w:tcPr>
            <w:tcW w:w="4129" w:type="dxa"/>
            <w:tcBorders>
              <w:top w:val="single" w:sz="4" w:space="0" w:color="auto"/>
              <w:left w:val="single" w:sz="4" w:space="0" w:color="auto"/>
              <w:bottom w:val="single" w:sz="4" w:space="0" w:color="auto"/>
              <w:right w:val="single" w:sz="4" w:space="0" w:color="auto"/>
            </w:tcBorders>
            <w:vAlign w:val="center"/>
          </w:tcPr>
          <w:p w14:paraId="228E30E9" w14:textId="77777777" w:rsidR="00E85667" w:rsidRDefault="00E85667" w:rsidP="00E85667">
            <w:pPr>
              <w:jc w:val="left"/>
              <w:rPr>
                <w:lang w:val="it-IT"/>
              </w:rPr>
            </w:pPr>
            <w:r>
              <w:rPr>
                <w:lang w:val="it-IT"/>
              </w:rPr>
              <w:t>Waiting time Discharge</w:t>
            </w:r>
          </w:p>
        </w:tc>
        <w:tc>
          <w:tcPr>
            <w:tcW w:w="4272" w:type="dxa"/>
            <w:tcBorders>
              <w:top w:val="single" w:sz="4" w:space="0" w:color="auto"/>
              <w:left w:val="single" w:sz="4" w:space="0" w:color="auto"/>
              <w:bottom w:val="single" w:sz="4" w:space="0" w:color="auto"/>
              <w:right w:val="single" w:sz="4" w:space="0" w:color="auto"/>
            </w:tcBorders>
            <w:vAlign w:val="center"/>
          </w:tcPr>
          <w:p w14:paraId="43F71324" w14:textId="77777777" w:rsidR="00E85667" w:rsidRPr="0041627B" w:rsidRDefault="00E85667" w:rsidP="00E85667">
            <w:pPr>
              <w:jc w:val="left"/>
              <w:rPr>
                <w:lang w:val="en-GB"/>
              </w:rPr>
            </w:pPr>
            <w:r w:rsidRPr="0041627B">
              <w:rPr>
                <w:lang w:val="en-GB"/>
              </w:rPr>
              <w:t>Elapsed Discharge Time DLYT_Discharge</w:t>
            </w:r>
          </w:p>
        </w:tc>
      </w:tr>
      <w:tr w:rsidR="00E85667" w14:paraId="6160527D"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18CA3CE4" w14:textId="77777777" w:rsidR="00E85667" w:rsidRDefault="00E85667" w:rsidP="00E85667">
            <w:pPr>
              <w:jc w:val="center"/>
            </w:pPr>
            <w:r>
              <w:t>12</w:t>
            </w:r>
          </w:p>
        </w:tc>
        <w:tc>
          <w:tcPr>
            <w:tcW w:w="4129" w:type="dxa"/>
            <w:tcBorders>
              <w:top w:val="single" w:sz="4" w:space="0" w:color="auto"/>
              <w:left w:val="single" w:sz="4" w:space="0" w:color="auto"/>
              <w:bottom w:val="single" w:sz="4" w:space="0" w:color="auto"/>
              <w:right w:val="single" w:sz="4" w:space="0" w:color="auto"/>
            </w:tcBorders>
            <w:vAlign w:val="center"/>
          </w:tcPr>
          <w:p w14:paraId="218EB7CB" w14:textId="77777777" w:rsidR="00E85667" w:rsidRPr="0041627B" w:rsidRDefault="00E85667" w:rsidP="00E85667">
            <w:pPr>
              <w:jc w:val="left"/>
              <w:rPr>
                <w:lang w:val="en-GB"/>
              </w:rPr>
            </w:pPr>
            <w:r w:rsidRPr="0041627B">
              <w:rPr>
                <w:lang w:val="en-GB"/>
              </w:rPr>
              <w:t>Solenoid valve opening command for cleaning Blades Riboccone HY447.HX014, HY448.HX014</w:t>
            </w:r>
          </w:p>
          <w:p w14:paraId="7B2DACBA" w14:textId="77777777" w:rsidR="00E85667" w:rsidRPr="0041627B" w:rsidRDefault="00E85667" w:rsidP="00E85667">
            <w:pPr>
              <w:jc w:val="left"/>
              <w:rPr>
                <w:lang w:val="en-GB"/>
              </w:rPr>
            </w:pPr>
            <w:r w:rsidRPr="0041627B">
              <w:rPr>
                <w:lang w:val="en-GB"/>
              </w:rPr>
              <w:t>AY447.HX014 ON +</w:t>
            </w:r>
          </w:p>
          <w:p w14:paraId="22484E70" w14:textId="77777777" w:rsidR="00E85667" w:rsidRPr="0041627B" w:rsidRDefault="00E85667" w:rsidP="00E85667">
            <w:pPr>
              <w:jc w:val="left"/>
              <w:rPr>
                <w:lang w:val="en-GB"/>
              </w:rPr>
            </w:pPr>
            <w:r w:rsidRPr="0041627B">
              <w:rPr>
                <w:lang w:val="en-GB"/>
              </w:rPr>
              <w:t>AY448.HX014 ON +</w:t>
            </w:r>
          </w:p>
          <w:p w14:paraId="4AF5E3B2" w14:textId="77777777" w:rsidR="00E85667" w:rsidRPr="0041627B" w:rsidRDefault="00E85667" w:rsidP="00E85667">
            <w:pPr>
              <w:jc w:val="left"/>
              <w:rPr>
                <w:lang w:val="en-GB"/>
              </w:rPr>
            </w:pPr>
          </w:p>
          <w:p w14:paraId="562D08AB" w14:textId="77777777" w:rsidR="00E85667" w:rsidRPr="0041627B" w:rsidRDefault="00E85667" w:rsidP="00E85667">
            <w:pPr>
              <w:jc w:val="left"/>
              <w:rPr>
                <w:lang w:val="en-GB"/>
              </w:rPr>
            </w:pPr>
            <w:r w:rsidRPr="0041627B">
              <w:rPr>
                <w:lang w:val="en-GB"/>
              </w:rPr>
              <w:t>Engine Startup Riboccone CMDHX014.M01.VFD ON</w:t>
            </w:r>
          </w:p>
        </w:tc>
        <w:tc>
          <w:tcPr>
            <w:tcW w:w="4272" w:type="dxa"/>
            <w:tcBorders>
              <w:top w:val="single" w:sz="4" w:space="0" w:color="auto"/>
              <w:left w:val="single" w:sz="4" w:space="0" w:color="auto"/>
              <w:bottom w:val="single" w:sz="4" w:space="0" w:color="auto"/>
              <w:right w:val="single" w:sz="4" w:space="0" w:color="auto"/>
            </w:tcBorders>
            <w:vAlign w:val="center"/>
          </w:tcPr>
          <w:p w14:paraId="18B25C45" w14:textId="77777777" w:rsidR="00E85667" w:rsidRPr="0041627B" w:rsidRDefault="00E85667" w:rsidP="00E85667">
            <w:pPr>
              <w:jc w:val="left"/>
              <w:rPr>
                <w:lang w:val="en-GB"/>
              </w:rPr>
            </w:pPr>
          </w:p>
          <w:p w14:paraId="0D8A75DF" w14:textId="77777777" w:rsidR="00E85667" w:rsidRDefault="00E85667" w:rsidP="00E85667">
            <w:pPr>
              <w:jc w:val="left"/>
              <w:rPr>
                <w:lang w:val="it-IT"/>
              </w:rPr>
            </w:pPr>
            <w:r>
              <w:rPr>
                <w:lang w:val="it-IT"/>
              </w:rPr>
              <w:t>RUNHX014.M01.VFD active</w:t>
            </w:r>
          </w:p>
          <w:p w14:paraId="13D8A556" w14:textId="77777777" w:rsidR="00E85667" w:rsidRDefault="00E85667" w:rsidP="00E85667">
            <w:pPr>
              <w:jc w:val="left"/>
              <w:rPr>
                <w:lang w:val="it-IT"/>
              </w:rPr>
            </w:pPr>
          </w:p>
          <w:p w14:paraId="794B85FE" w14:textId="77777777" w:rsidR="00E85667" w:rsidRDefault="00E85667" w:rsidP="00E85667">
            <w:pPr>
              <w:jc w:val="left"/>
              <w:rPr>
                <w:lang w:val="it-IT"/>
              </w:rPr>
            </w:pPr>
          </w:p>
        </w:tc>
      </w:tr>
      <w:tr w:rsidR="00E85667" w14:paraId="192007B5"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474970EF" w14:textId="77777777" w:rsidR="00E85667" w:rsidRDefault="00E85667" w:rsidP="00E85667">
            <w:pPr>
              <w:jc w:val="center"/>
            </w:pPr>
            <w:r>
              <w:t>13</w:t>
            </w:r>
          </w:p>
        </w:tc>
        <w:tc>
          <w:tcPr>
            <w:tcW w:w="4129" w:type="dxa"/>
            <w:tcBorders>
              <w:top w:val="single" w:sz="4" w:space="0" w:color="auto"/>
              <w:left w:val="single" w:sz="4" w:space="0" w:color="auto"/>
              <w:bottom w:val="single" w:sz="4" w:space="0" w:color="auto"/>
              <w:right w:val="single" w:sz="4" w:space="0" w:color="auto"/>
            </w:tcBorders>
            <w:vAlign w:val="center"/>
          </w:tcPr>
          <w:p w14:paraId="677E4D66" w14:textId="77777777" w:rsidR="00E85667" w:rsidRPr="0041627B" w:rsidRDefault="00E85667" w:rsidP="00E85667">
            <w:pPr>
              <w:jc w:val="left"/>
              <w:rPr>
                <w:lang w:val="en-GB"/>
              </w:rPr>
            </w:pPr>
            <w:r w:rsidRPr="0041627B">
              <w:rPr>
                <w:lang w:val="en-GB"/>
              </w:rPr>
              <w:t>Waiting Time Cleaning Blades Riboccone</w:t>
            </w:r>
          </w:p>
        </w:tc>
        <w:tc>
          <w:tcPr>
            <w:tcW w:w="4272" w:type="dxa"/>
            <w:tcBorders>
              <w:top w:val="single" w:sz="4" w:space="0" w:color="auto"/>
              <w:left w:val="single" w:sz="4" w:space="0" w:color="auto"/>
              <w:bottom w:val="single" w:sz="4" w:space="0" w:color="auto"/>
              <w:right w:val="single" w:sz="4" w:space="0" w:color="auto"/>
            </w:tcBorders>
            <w:vAlign w:val="center"/>
          </w:tcPr>
          <w:p w14:paraId="736C3451" w14:textId="77777777" w:rsidR="00E85667" w:rsidRPr="0041627B" w:rsidRDefault="00E85667" w:rsidP="00E85667">
            <w:pPr>
              <w:jc w:val="left"/>
              <w:rPr>
                <w:lang w:val="en-GB"/>
              </w:rPr>
            </w:pPr>
            <w:r w:rsidRPr="0041627B">
              <w:rPr>
                <w:lang w:val="en-GB"/>
              </w:rPr>
              <w:t>Time Cleaning Ribbon Blades spent DLYT_CleaningRibbonBlade</w:t>
            </w:r>
          </w:p>
        </w:tc>
      </w:tr>
      <w:tr w:rsidR="00E85667" w14:paraId="02FAF4C8"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7CD45D07" w14:textId="77777777" w:rsidR="00E85667" w:rsidRDefault="00E85667" w:rsidP="00E85667">
            <w:pPr>
              <w:jc w:val="center"/>
            </w:pPr>
            <w:r>
              <w:t>14</w:t>
            </w:r>
          </w:p>
        </w:tc>
        <w:tc>
          <w:tcPr>
            <w:tcW w:w="4129" w:type="dxa"/>
            <w:tcBorders>
              <w:top w:val="single" w:sz="4" w:space="0" w:color="auto"/>
              <w:left w:val="single" w:sz="4" w:space="0" w:color="auto"/>
              <w:bottom w:val="single" w:sz="4" w:space="0" w:color="auto"/>
              <w:right w:val="single" w:sz="4" w:space="0" w:color="auto"/>
            </w:tcBorders>
            <w:vAlign w:val="center"/>
          </w:tcPr>
          <w:p w14:paraId="7A01D12C" w14:textId="77777777" w:rsidR="00E85667" w:rsidRPr="0041627B" w:rsidRDefault="00E85667" w:rsidP="00E85667">
            <w:pPr>
              <w:jc w:val="left"/>
              <w:rPr>
                <w:lang w:val="en-GB"/>
              </w:rPr>
            </w:pPr>
            <w:r w:rsidRPr="0041627B">
              <w:rPr>
                <w:lang w:val="en-GB"/>
              </w:rPr>
              <w:t>Stop Engine Rebound CMDHX014.M01.VFD OFF +</w:t>
            </w:r>
          </w:p>
          <w:p w14:paraId="32C27A19" w14:textId="77777777" w:rsidR="00E85667" w:rsidRPr="0041627B" w:rsidRDefault="00E85667" w:rsidP="00E85667">
            <w:pPr>
              <w:jc w:val="left"/>
              <w:rPr>
                <w:lang w:val="en-GB"/>
              </w:rPr>
            </w:pPr>
          </w:p>
          <w:p w14:paraId="69D2E753" w14:textId="77777777" w:rsidR="00E85667" w:rsidRPr="0041627B" w:rsidRDefault="00E85667" w:rsidP="00E85667">
            <w:pPr>
              <w:jc w:val="left"/>
              <w:rPr>
                <w:lang w:val="en-GB"/>
              </w:rPr>
            </w:pPr>
            <w:r w:rsidRPr="0041627B">
              <w:rPr>
                <w:lang w:val="en-GB"/>
              </w:rPr>
              <w:t>AirKnocker Sequence Stop +</w:t>
            </w:r>
          </w:p>
          <w:p w14:paraId="5B01379D" w14:textId="77777777" w:rsidR="00E85667" w:rsidRPr="0041627B" w:rsidRDefault="00E85667" w:rsidP="00E85667">
            <w:pPr>
              <w:jc w:val="left"/>
              <w:rPr>
                <w:lang w:val="en-GB"/>
              </w:rPr>
            </w:pPr>
          </w:p>
          <w:p w14:paraId="58BF616B" w14:textId="77777777" w:rsidR="00E85667" w:rsidRPr="0041627B" w:rsidRDefault="00E85667" w:rsidP="00E85667">
            <w:pPr>
              <w:jc w:val="left"/>
              <w:rPr>
                <w:lang w:val="en-GB"/>
              </w:rPr>
            </w:pPr>
            <w:r w:rsidRPr="0041627B">
              <w:rPr>
                <w:lang w:val="en-GB"/>
              </w:rPr>
              <w:t>Command opening solenoid valve cleaning gasket drain valve HY450.HX014, HY451.HX014</w:t>
            </w:r>
          </w:p>
          <w:p w14:paraId="4109287A" w14:textId="77777777" w:rsidR="00E85667" w:rsidRPr="0041627B" w:rsidRDefault="00E85667" w:rsidP="00E85667">
            <w:pPr>
              <w:jc w:val="left"/>
              <w:rPr>
                <w:lang w:val="en-GB"/>
              </w:rPr>
            </w:pPr>
            <w:r w:rsidRPr="0041627B">
              <w:rPr>
                <w:lang w:val="en-GB"/>
              </w:rPr>
              <w:t>AY450.HX014 ON</w:t>
            </w:r>
          </w:p>
          <w:p w14:paraId="1762ABA9" w14:textId="77777777" w:rsidR="00E85667" w:rsidRPr="0041627B" w:rsidRDefault="00E85667" w:rsidP="00E85667">
            <w:pPr>
              <w:jc w:val="left"/>
              <w:rPr>
                <w:lang w:val="en-GB"/>
              </w:rPr>
            </w:pPr>
            <w:r w:rsidRPr="0041627B">
              <w:rPr>
                <w:lang w:val="en-GB"/>
              </w:rPr>
              <w:t xml:space="preserve">AY451.HX014 ON </w:t>
            </w:r>
          </w:p>
          <w:p w14:paraId="3F6035FB" w14:textId="77777777" w:rsidR="00E85667" w:rsidRPr="0041627B" w:rsidRDefault="00E85667" w:rsidP="00E85667">
            <w:pPr>
              <w:jc w:val="left"/>
              <w:rPr>
                <w:lang w:val="en-GB"/>
              </w:rPr>
            </w:pPr>
          </w:p>
          <w:p w14:paraId="6903B1E0" w14:textId="77777777" w:rsidR="00E85667" w:rsidRPr="0041627B" w:rsidRDefault="00E85667" w:rsidP="00E85667">
            <w:pPr>
              <w:jc w:val="left"/>
              <w:rPr>
                <w:lang w:val="en-GB"/>
              </w:rPr>
            </w:pPr>
            <w:r w:rsidRPr="0041627B">
              <w:rPr>
                <w:lang w:val="en-GB"/>
              </w:rPr>
              <w:t>Electrovalve Cleaning Blades Riboccone HY447.HX014, HY448.HX014 closing command</w:t>
            </w:r>
          </w:p>
          <w:p w14:paraId="4DCBDA75" w14:textId="77777777" w:rsidR="00E85667" w:rsidRPr="0041627B" w:rsidRDefault="00E85667" w:rsidP="00E85667">
            <w:pPr>
              <w:jc w:val="left"/>
              <w:rPr>
                <w:lang w:val="en-GB"/>
              </w:rPr>
            </w:pPr>
            <w:r w:rsidRPr="0041627B">
              <w:rPr>
                <w:lang w:val="en-GB"/>
              </w:rPr>
              <w:t>AY447.HX014 OFF +</w:t>
            </w:r>
          </w:p>
          <w:p w14:paraId="20888C8D" w14:textId="77777777" w:rsidR="00E85667" w:rsidRPr="0041627B" w:rsidRDefault="00E85667" w:rsidP="00E85667">
            <w:pPr>
              <w:jc w:val="left"/>
              <w:rPr>
                <w:lang w:val="en-GB"/>
              </w:rPr>
            </w:pPr>
            <w:r w:rsidRPr="0041627B">
              <w:rPr>
                <w:lang w:val="en-GB"/>
              </w:rPr>
              <w:t>AY448.HX014 OFF</w:t>
            </w:r>
          </w:p>
          <w:p w14:paraId="3184D317" w14:textId="77777777" w:rsidR="00E85667" w:rsidRPr="0041627B" w:rsidRDefault="00E85667" w:rsidP="00E85667">
            <w:pPr>
              <w:jc w:val="left"/>
              <w:rPr>
                <w:lang w:val="en-GB"/>
              </w:rPr>
            </w:pPr>
          </w:p>
        </w:tc>
        <w:tc>
          <w:tcPr>
            <w:tcW w:w="4272" w:type="dxa"/>
            <w:tcBorders>
              <w:top w:val="single" w:sz="4" w:space="0" w:color="auto"/>
              <w:left w:val="single" w:sz="4" w:space="0" w:color="auto"/>
              <w:bottom w:val="single" w:sz="4" w:space="0" w:color="auto"/>
              <w:right w:val="single" w:sz="4" w:space="0" w:color="auto"/>
            </w:tcBorders>
            <w:vAlign w:val="center"/>
          </w:tcPr>
          <w:p w14:paraId="4FA2F957" w14:textId="77777777" w:rsidR="00E85667" w:rsidRPr="0041627B" w:rsidRDefault="00E85667" w:rsidP="00E85667">
            <w:pPr>
              <w:jc w:val="left"/>
              <w:rPr>
                <w:lang w:val="en-GB"/>
              </w:rPr>
            </w:pPr>
            <w:r w:rsidRPr="0041627B">
              <w:rPr>
                <w:lang w:val="en-GB"/>
              </w:rPr>
              <w:t>RUNHX014.M01.VFD inactive +</w:t>
            </w:r>
          </w:p>
          <w:p w14:paraId="3A444C3B" w14:textId="77777777" w:rsidR="00E85667" w:rsidRPr="0041627B" w:rsidRDefault="00E85667" w:rsidP="00E85667">
            <w:pPr>
              <w:jc w:val="left"/>
              <w:rPr>
                <w:lang w:val="en-GB"/>
              </w:rPr>
            </w:pPr>
          </w:p>
          <w:p w14:paraId="692D542A" w14:textId="77777777" w:rsidR="00E85667" w:rsidRPr="0041627B" w:rsidRDefault="00E85667" w:rsidP="00E85667">
            <w:pPr>
              <w:jc w:val="left"/>
              <w:rPr>
                <w:lang w:val="en-GB"/>
              </w:rPr>
            </w:pPr>
            <w:r w:rsidRPr="0041627B">
              <w:rPr>
                <w:lang w:val="en-GB"/>
              </w:rPr>
              <w:t>AirKnocker_ON not active</w:t>
            </w:r>
          </w:p>
          <w:p w14:paraId="0B02BC35" w14:textId="77777777" w:rsidR="00E85667" w:rsidRPr="0041627B" w:rsidRDefault="00E85667" w:rsidP="00E85667">
            <w:pPr>
              <w:jc w:val="left"/>
              <w:rPr>
                <w:lang w:val="en-GB"/>
              </w:rPr>
            </w:pPr>
          </w:p>
        </w:tc>
      </w:tr>
      <w:tr w:rsidR="00E85667" w14:paraId="6C4DFAA9" w14:textId="77777777" w:rsidTr="00323F84">
        <w:tc>
          <w:tcPr>
            <w:tcW w:w="1119" w:type="dxa"/>
            <w:tcBorders>
              <w:top w:val="single" w:sz="4" w:space="0" w:color="auto"/>
              <w:left w:val="single" w:sz="4" w:space="0" w:color="auto"/>
              <w:bottom w:val="single" w:sz="4" w:space="0" w:color="auto"/>
              <w:right w:val="single" w:sz="4" w:space="0" w:color="auto"/>
            </w:tcBorders>
            <w:vAlign w:val="center"/>
            <w:hideMark/>
          </w:tcPr>
          <w:p w14:paraId="708D409F" w14:textId="77777777" w:rsidR="00E85667" w:rsidRDefault="00E85667" w:rsidP="00E85667">
            <w:pPr>
              <w:jc w:val="center"/>
            </w:pPr>
            <w:r>
              <w:t>15</w:t>
            </w:r>
          </w:p>
        </w:tc>
        <w:tc>
          <w:tcPr>
            <w:tcW w:w="4129" w:type="dxa"/>
            <w:tcBorders>
              <w:top w:val="single" w:sz="4" w:space="0" w:color="auto"/>
              <w:left w:val="single" w:sz="4" w:space="0" w:color="auto"/>
              <w:bottom w:val="single" w:sz="4" w:space="0" w:color="auto"/>
              <w:right w:val="single" w:sz="4" w:space="0" w:color="auto"/>
            </w:tcBorders>
            <w:vAlign w:val="center"/>
          </w:tcPr>
          <w:p w14:paraId="75F4F4CB" w14:textId="77777777" w:rsidR="00E85667" w:rsidRPr="0041627B" w:rsidRDefault="00E85667" w:rsidP="00E85667">
            <w:pPr>
              <w:jc w:val="left"/>
              <w:rPr>
                <w:lang w:val="en-GB"/>
              </w:rPr>
            </w:pPr>
            <w:r w:rsidRPr="0041627B">
              <w:rPr>
                <w:lang w:val="en-GB"/>
              </w:rPr>
              <w:t>Waiting Time Cleaning Exhaust Valve Gasket</w:t>
            </w:r>
          </w:p>
        </w:tc>
        <w:tc>
          <w:tcPr>
            <w:tcW w:w="4272" w:type="dxa"/>
            <w:tcBorders>
              <w:top w:val="single" w:sz="4" w:space="0" w:color="auto"/>
              <w:left w:val="single" w:sz="4" w:space="0" w:color="auto"/>
              <w:bottom w:val="single" w:sz="4" w:space="0" w:color="auto"/>
              <w:right w:val="single" w:sz="4" w:space="0" w:color="auto"/>
            </w:tcBorders>
            <w:vAlign w:val="center"/>
          </w:tcPr>
          <w:p w14:paraId="51600934" w14:textId="77777777" w:rsidR="00E85667" w:rsidRPr="0041627B" w:rsidRDefault="00E85667" w:rsidP="00E85667">
            <w:pPr>
              <w:jc w:val="left"/>
              <w:rPr>
                <w:lang w:val="en-GB"/>
              </w:rPr>
            </w:pPr>
            <w:r w:rsidRPr="0041627B">
              <w:rPr>
                <w:lang w:val="en-GB"/>
              </w:rPr>
              <w:t>Time spent cleaning Exhaust Valve Gasket DLYT_CleaningDischargeSeal</w:t>
            </w:r>
          </w:p>
        </w:tc>
      </w:tr>
      <w:tr w:rsidR="00E85667" w14:paraId="342DD001"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6961F62" w14:textId="77777777" w:rsidR="00E85667" w:rsidRDefault="00E85667" w:rsidP="00E85667">
            <w:pPr>
              <w:jc w:val="center"/>
            </w:pPr>
            <w:r>
              <w:t>16</w:t>
            </w:r>
          </w:p>
        </w:tc>
        <w:tc>
          <w:tcPr>
            <w:tcW w:w="4129" w:type="dxa"/>
            <w:tcBorders>
              <w:top w:val="single" w:sz="4" w:space="0" w:color="auto"/>
              <w:left w:val="single" w:sz="4" w:space="0" w:color="auto"/>
              <w:bottom w:val="single" w:sz="4" w:space="0" w:color="auto"/>
              <w:right w:val="single" w:sz="4" w:space="0" w:color="auto"/>
            </w:tcBorders>
            <w:vAlign w:val="center"/>
          </w:tcPr>
          <w:p w14:paraId="483E9AFD" w14:textId="77777777" w:rsidR="00E85667" w:rsidRPr="0041627B" w:rsidRDefault="00E85667" w:rsidP="00E85667">
            <w:pPr>
              <w:jc w:val="left"/>
              <w:rPr>
                <w:lang w:val="en-GB"/>
              </w:rPr>
            </w:pPr>
            <w:r w:rsidRPr="0041627B">
              <w:rPr>
                <w:lang w:val="en-GB"/>
              </w:rPr>
              <w:t>HY333A/B.HX014 exhaust solenoid valve closing control</w:t>
            </w:r>
          </w:p>
          <w:p w14:paraId="24CCB214" w14:textId="77777777" w:rsidR="00E85667" w:rsidRPr="0041627B" w:rsidRDefault="00E85667" w:rsidP="00E85667">
            <w:pPr>
              <w:jc w:val="left"/>
              <w:rPr>
                <w:lang w:val="en-GB"/>
              </w:rPr>
            </w:pPr>
            <w:r w:rsidRPr="0041627B">
              <w:rPr>
                <w:lang w:val="en-GB"/>
              </w:rPr>
              <w:t>AY333A.HX014 OFF</w:t>
            </w:r>
          </w:p>
          <w:p w14:paraId="5BD87EC2" w14:textId="77777777" w:rsidR="00E85667" w:rsidRPr="0041627B" w:rsidRDefault="00E85667" w:rsidP="00E85667">
            <w:pPr>
              <w:jc w:val="left"/>
              <w:rPr>
                <w:lang w:val="en-GB"/>
              </w:rPr>
            </w:pPr>
            <w:r w:rsidRPr="0041627B">
              <w:rPr>
                <w:lang w:val="en-GB"/>
              </w:rPr>
              <w:t>AY333B.HX014 ON +</w:t>
            </w:r>
          </w:p>
          <w:p w14:paraId="1B83BBFC" w14:textId="77777777" w:rsidR="00E85667" w:rsidRPr="0041627B" w:rsidRDefault="00E85667" w:rsidP="00E85667">
            <w:pPr>
              <w:jc w:val="left"/>
              <w:rPr>
                <w:lang w:val="en-GB"/>
              </w:rPr>
            </w:pPr>
          </w:p>
          <w:p w14:paraId="27CF6E6B" w14:textId="77777777" w:rsidR="00E85667" w:rsidRPr="0041627B" w:rsidRDefault="00E85667" w:rsidP="00E85667">
            <w:pPr>
              <w:jc w:val="left"/>
              <w:rPr>
                <w:lang w:val="en-GB"/>
              </w:rPr>
            </w:pPr>
            <w:r w:rsidRPr="0041627B">
              <w:rPr>
                <w:lang w:val="en-GB"/>
              </w:rPr>
              <w:t>Stop Signal For Discharge Enablement Request</w:t>
            </w:r>
          </w:p>
        </w:tc>
        <w:tc>
          <w:tcPr>
            <w:tcW w:w="4272" w:type="dxa"/>
            <w:tcBorders>
              <w:top w:val="single" w:sz="4" w:space="0" w:color="auto"/>
              <w:left w:val="single" w:sz="4" w:space="0" w:color="auto"/>
              <w:bottom w:val="single" w:sz="4" w:space="0" w:color="auto"/>
              <w:right w:val="single" w:sz="4" w:space="0" w:color="auto"/>
            </w:tcBorders>
            <w:vAlign w:val="center"/>
          </w:tcPr>
          <w:p w14:paraId="5BCBB75E" w14:textId="77777777" w:rsidR="00E85667" w:rsidRPr="0041627B" w:rsidRDefault="00E85667" w:rsidP="00E85667">
            <w:pPr>
              <w:jc w:val="left"/>
              <w:rPr>
                <w:lang w:val="en-GB"/>
              </w:rPr>
            </w:pPr>
            <w:r w:rsidRPr="0041627B">
              <w:rPr>
                <w:lang w:val="en-GB"/>
              </w:rPr>
              <w:t>ZSH263.HX014 active +</w:t>
            </w:r>
          </w:p>
          <w:p w14:paraId="31466957" w14:textId="77777777" w:rsidR="00E85667" w:rsidRPr="0041627B" w:rsidRDefault="00E85667" w:rsidP="00E85667">
            <w:pPr>
              <w:jc w:val="left"/>
              <w:rPr>
                <w:lang w:val="en-GB"/>
              </w:rPr>
            </w:pPr>
          </w:p>
          <w:p w14:paraId="7544006D" w14:textId="77777777" w:rsidR="00E85667" w:rsidRPr="0041627B" w:rsidRDefault="00E85667" w:rsidP="00E85667">
            <w:pPr>
              <w:jc w:val="left"/>
              <w:rPr>
                <w:lang w:val="en-GB"/>
              </w:rPr>
            </w:pPr>
            <w:r w:rsidRPr="0041627B">
              <w:rPr>
                <w:lang w:val="en-GB"/>
              </w:rPr>
              <w:t>Discharge_ON not active</w:t>
            </w:r>
          </w:p>
          <w:p w14:paraId="4CD13CEC" w14:textId="77777777" w:rsidR="00E85667" w:rsidRPr="0041627B" w:rsidRDefault="00E85667" w:rsidP="00E85667">
            <w:pPr>
              <w:jc w:val="left"/>
              <w:rPr>
                <w:lang w:val="en-GB"/>
              </w:rPr>
            </w:pPr>
          </w:p>
          <w:p w14:paraId="121B1629" w14:textId="77777777" w:rsidR="00E85667" w:rsidRPr="0041627B" w:rsidRDefault="00E85667" w:rsidP="00E85667">
            <w:pPr>
              <w:jc w:val="left"/>
              <w:rPr>
                <w:lang w:val="en-GB"/>
              </w:rPr>
            </w:pPr>
          </w:p>
        </w:tc>
      </w:tr>
    </w:tbl>
    <w:p w14:paraId="5C91772D" w14:textId="77777777" w:rsidR="00323F84" w:rsidRPr="0041627B" w:rsidRDefault="00323F84" w:rsidP="00323F84">
      <w:pPr>
        <w:rPr>
          <w:lang w:val="en-GB"/>
        </w:rPr>
      </w:pPr>
    </w:p>
    <w:p w14:paraId="5395D7C2" w14:textId="77777777" w:rsidR="00323F84" w:rsidRPr="0041627B" w:rsidRDefault="00323F84" w:rsidP="005D5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lang w:val="en-GB"/>
        </w:rPr>
      </w:pPr>
    </w:p>
    <w:p w14:paraId="36830239" w14:textId="77777777" w:rsidR="00E85667" w:rsidRPr="006B1D58" w:rsidRDefault="00E85667" w:rsidP="00E85667">
      <w:pPr>
        <w:pStyle w:val="Heading3"/>
      </w:pPr>
      <w:bookmarkStart w:id="873" w:name="_Toc149556492"/>
      <w:r w:rsidRPr="005D6574">
        <w:t>LFP-N</w:t>
      </w:r>
      <w:r>
        <w:t>C</w:t>
      </w:r>
      <w:r w:rsidRPr="005D6574">
        <w:t>O</w:t>
      </w:r>
      <w:r>
        <w:t xml:space="preserve"> system.</w:t>
      </w:r>
      <w:r w:rsidRPr="005D6574">
        <w:t xml:space="preserve"> </w:t>
      </w:r>
      <w:r>
        <w:t>Cooler VK016 Completing.</w:t>
      </w:r>
      <w:bookmarkEnd w:id="873"/>
    </w:p>
    <w:p w14:paraId="5AF908E4" w14:textId="77777777" w:rsidR="00E85667" w:rsidRDefault="00E85667" w:rsidP="00E85667">
      <w:pPr>
        <w:rPr>
          <w:rFonts w:cs="Arial"/>
        </w:rPr>
      </w:pPr>
    </w:p>
    <w:p w14:paraId="1ED6F7E9" w14:textId="77777777" w:rsidR="00E85667" w:rsidRDefault="00E85667" w:rsidP="00E85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23F84">
        <w:rPr>
          <w:rFonts w:cs="Arial"/>
        </w:rPr>
        <w:t xml:space="preserve">In this section, only the sequence that has the </w:t>
      </w:r>
      <w:r>
        <w:rPr>
          <w:rFonts w:cs="Arial"/>
        </w:rPr>
        <w:t>Cooler</w:t>
      </w:r>
      <w:r w:rsidRPr="00323F84">
        <w:rPr>
          <w:rFonts w:cs="Arial"/>
        </w:rPr>
        <w:t xml:space="preserve"> in the state completing is displayed.</w:t>
      </w:r>
    </w:p>
    <w:p w14:paraId="37F15A65" w14:textId="77777777" w:rsidR="00E85667" w:rsidRPr="00E85667" w:rsidRDefault="00E85667" w:rsidP="00E85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4129"/>
        <w:gridCol w:w="4272"/>
      </w:tblGrid>
      <w:tr w:rsidR="00E85667" w14:paraId="5CED715A" w14:textId="77777777" w:rsidTr="00E85667">
        <w:tc>
          <w:tcPr>
            <w:tcW w:w="952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4125A9BC" w14:textId="77777777" w:rsidR="00E85667" w:rsidRDefault="00E85667">
            <w:pPr>
              <w:jc w:val="left"/>
            </w:pPr>
            <w:r>
              <w:t>Necessary conditions</w:t>
            </w:r>
          </w:p>
        </w:tc>
      </w:tr>
      <w:tr w:rsidR="00E85667" w14:paraId="6849AEF9" w14:textId="77777777" w:rsidTr="00E85667">
        <w:tc>
          <w:tcPr>
            <w:tcW w:w="952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2284A8" w14:textId="77777777" w:rsidR="00E85667" w:rsidRPr="0041627B" w:rsidRDefault="00E85667">
            <w:pPr>
              <w:jc w:val="left"/>
              <w:rPr>
                <w:lang w:val="en-GB"/>
              </w:rPr>
            </w:pPr>
            <w:r w:rsidRPr="0041627B">
              <w:rPr>
                <w:lang w:val="en-GB"/>
              </w:rPr>
              <w:t>*Add alarms that you consider essential OKAWARA has not considered any*</w:t>
            </w:r>
          </w:p>
          <w:p w14:paraId="7347D747" w14:textId="77777777" w:rsidR="00E85667" w:rsidRPr="0041627B" w:rsidRDefault="00E85667">
            <w:pPr>
              <w:jc w:val="left"/>
              <w:rPr>
                <w:lang w:val="en-GB"/>
              </w:rPr>
            </w:pPr>
            <w:r w:rsidRPr="0041627B">
              <w:rPr>
                <w:lang w:val="en-GB"/>
              </w:rPr>
              <w:t>Automatic mode</w:t>
            </w:r>
          </w:p>
          <w:p w14:paraId="261AAC1E" w14:textId="77777777" w:rsidR="00E85667" w:rsidRDefault="00E85667">
            <w:pPr>
              <w:jc w:val="left"/>
            </w:pPr>
            <w:r>
              <w:rPr>
                <w:rStyle w:val="rynqvb"/>
                <w:lang w:val="en"/>
              </w:rPr>
              <w:t>Current time</w:t>
            </w:r>
            <w:r w:rsidRPr="0041627B">
              <w:rPr>
                <w:lang w:val="en-GB"/>
              </w:rPr>
              <w:t xml:space="preserve"> &gt; setpoint almost complete </w:t>
            </w:r>
          </w:p>
        </w:tc>
      </w:tr>
      <w:tr w:rsidR="00E85667" w14:paraId="1AADE5E6" w14:textId="77777777" w:rsidTr="00E85667">
        <w:tc>
          <w:tcPr>
            <w:tcW w:w="111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DCA6982" w14:textId="77777777" w:rsidR="00E85667" w:rsidRDefault="00E85667">
            <w:pPr>
              <w:jc w:val="center"/>
            </w:pPr>
            <w:r>
              <w:t>Step</w:t>
            </w:r>
          </w:p>
        </w:tc>
        <w:tc>
          <w:tcPr>
            <w:tcW w:w="412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93EA561" w14:textId="77777777" w:rsidR="00E85667" w:rsidRDefault="00E85667">
            <w:pPr>
              <w:jc w:val="left"/>
            </w:pPr>
            <w:r>
              <w:t>Action</w:t>
            </w:r>
          </w:p>
        </w:tc>
        <w:tc>
          <w:tcPr>
            <w:tcW w:w="4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35B252C" w14:textId="77777777" w:rsidR="00E85667" w:rsidRDefault="00E85667">
            <w:pPr>
              <w:jc w:val="left"/>
            </w:pPr>
            <w:r>
              <w:t>Completion criterion</w:t>
            </w:r>
          </w:p>
        </w:tc>
      </w:tr>
      <w:tr w:rsidR="00E85667" w14:paraId="19B49D83"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1C596506" w14:textId="77777777" w:rsidR="00E85667" w:rsidRDefault="00E85667" w:rsidP="00E85667">
            <w:pPr>
              <w:jc w:val="center"/>
            </w:pPr>
            <w:r>
              <w:t>1</w:t>
            </w:r>
          </w:p>
        </w:tc>
        <w:tc>
          <w:tcPr>
            <w:tcW w:w="4129" w:type="dxa"/>
            <w:tcBorders>
              <w:top w:val="single" w:sz="4" w:space="0" w:color="auto"/>
              <w:left w:val="single" w:sz="4" w:space="0" w:color="auto"/>
              <w:bottom w:val="single" w:sz="4" w:space="0" w:color="auto"/>
              <w:right w:val="single" w:sz="4" w:space="0" w:color="auto"/>
            </w:tcBorders>
            <w:vAlign w:val="center"/>
          </w:tcPr>
          <w:p w14:paraId="2C85610F" w14:textId="77777777" w:rsidR="00E85667" w:rsidRDefault="00E85667" w:rsidP="00E85667">
            <w:pPr>
              <w:jc w:val="left"/>
            </w:pPr>
            <w:r>
              <w:rPr>
                <w:lang w:val="it-IT"/>
              </w:rPr>
              <w:t>Waiting Time Execution Process</w:t>
            </w:r>
          </w:p>
        </w:tc>
        <w:tc>
          <w:tcPr>
            <w:tcW w:w="4272" w:type="dxa"/>
            <w:tcBorders>
              <w:top w:val="single" w:sz="4" w:space="0" w:color="auto"/>
              <w:left w:val="single" w:sz="4" w:space="0" w:color="auto"/>
              <w:bottom w:val="single" w:sz="4" w:space="0" w:color="auto"/>
              <w:right w:val="single" w:sz="4" w:space="0" w:color="auto"/>
            </w:tcBorders>
            <w:vAlign w:val="center"/>
          </w:tcPr>
          <w:p w14:paraId="13E95A0A" w14:textId="77777777" w:rsidR="00E85667" w:rsidRPr="0041627B" w:rsidRDefault="00E85667" w:rsidP="00E85667">
            <w:pPr>
              <w:jc w:val="left"/>
              <w:rPr>
                <w:lang w:val="en-GB"/>
              </w:rPr>
            </w:pPr>
            <w:r w:rsidRPr="0041627B">
              <w:rPr>
                <w:lang w:val="en-GB"/>
              </w:rPr>
              <w:t>Elapsed Process Execution Time DLYT_Production_Duration</w:t>
            </w:r>
          </w:p>
          <w:p w14:paraId="7A2FE016" w14:textId="77777777" w:rsidR="00E85667" w:rsidRDefault="00E85667" w:rsidP="00E85667">
            <w:pPr>
              <w:jc w:val="left"/>
            </w:pPr>
          </w:p>
        </w:tc>
      </w:tr>
      <w:tr w:rsidR="00E85667" w14:paraId="5FB4BC8A"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410B6542" w14:textId="77777777" w:rsidR="00E85667" w:rsidRDefault="00E85667" w:rsidP="00E85667">
            <w:pPr>
              <w:jc w:val="center"/>
            </w:pPr>
            <w:r>
              <w:t>2</w:t>
            </w:r>
          </w:p>
        </w:tc>
        <w:tc>
          <w:tcPr>
            <w:tcW w:w="4129" w:type="dxa"/>
            <w:tcBorders>
              <w:top w:val="single" w:sz="4" w:space="0" w:color="auto"/>
              <w:left w:val="single" w:sz="4" w:space="0" w:color="auto"/>
              <w:bottom w:val="single" w:sz="4" w:space="0" w:color="auto"/>
              <w:right w:val="single" w:sz="4" w:space="0" w:color="auto"/>
            </w:tcBorders>
            <w:vAlign w:val="center"/>
          </w:tcPr>
          <w:p w14:paraId="6D38776E" w14:textId="77777777" w:rsidR="00E85667" w:rsidRPr="0041627B" w:rsidRDefault="00E85667" w:rsidP="00E85667">
            <w:pPr>
              <w:jc w:val="left"/>
              <w:rPr>
                <w:lang w:val="en-GB"/>
              </w:rPr>
            </w:pPr>
            <w:r w:rsidRPr="0041627B">
              <w:rPr>
                <w:lang w:val="en-GB"/>
              </w:rPr>
              <w:t>Vacuum Pump Motor Stop CMDPG400.M01.VFD OFF +</w:t>
            </w:r>
          </w:p>
          <w:p w14:paraId="2A4AAABA" w14:textId="77777777" w:rsidR="00E85667" w:rsidRPr="0041627B" w:rsidRDefault="00E85667" w:rsidP="00E85667">
            <w:pPr>
              <w:jc w:val="left"/>
              <w:rPr>
                <w:lang w:val="en-GB"/>
              </w:rPr>
            </w:pPr>
          </w:p>
          <w:p w14:paraId="0D846D7A" w14:textId="77777777" w:rsidR="00E85667" w:rsidRPr="0041627B" w:rsidRDefault="00E85667" w:rsidP="00E85667">
            <w:pPr>
              <w:jc w:val="left"/>
              <w:rPr>
                <w:lang w:val="en-GB"/>
              </w:rPr>
            </w:pPr>
            <w:r w:rsidRPr="0041627B">
              <w:rPr>
                <w:lang w:val="en-GB"/>
              </w:rPr>
              <w:t>Gas Pump Solenoid Valve Closure Control HY512.VK016</w:t>
            </w:r>
          </w:p>
          <w:p w14:paraId="2C6894DF" w14:textId="77777777" w:rsidR="00E85667" w:rsidRPr="0041627B" w:rsidRDefault="00E85667" w:rsidP="00E85667">
            <w:pPr>
              <w:jc w:val="left"/>
              <w:rPr>
                <w:lang w:val="en-GB"/>
              </w:rPr>
            </w:pPr>
            <w:r w:rsidRPr="0041627B">
              <w:rPr>
                <w:lang w:val="en-GB"/>
              </w:rPr>
              <w:t>AY512.VK016 ON +</w:t>
            </w:r>
          </w:p>
          <w:p w14:paraId="432407A7" w14:textId="77777777" w:rsidR="00E85667" w:rsidRPr="0041627B" w:rsidRDefault="00E85667" w:rsidP="00E85667">
            <w:pPr>
              <w:jc w:val="left"/>
              <w:rPr>
                <w:lang w:val="en-GB"/>
              </w:rPr>
            </w:pPr>
          </w:p>
          <w:p w14:paraId="584666EF" w14:textId="77777777" w:rsidR="00E85667" w:rsidRPr="0041627B" w:rsidRDefault="00E85667" w:rsidP="00E85667">
            <w:pPr>
              <w:jc w:val="left"/>
              <w:rPr>
                <w:lang w:val="en-GB"/>
              </w:rPr>
            </w:pPr>
            <w:r w:rsidRPr="0041627B">
              <w:rPr>
                <w:lang w:val="en-GB"/>
              </w:rPr>
              <w:t>Stop Vacuum Control +</w:t>
            </w:r>
          </w:p>
          <w:p w14:paraId="1FE7D3CA" w14:textId="77777777" w:rsidR="00E85667" w:rsidRDefault="00E85667" w:rsidP="00E85667">
            <w:pPr>
              <w:jc w:val="left"/>
            </w:pPr>
            <w:r>
              <w:rPr>
                <w:lang w:val="it-IT"/>
              </w:rPr>
              <w:t>Stop Water Pump Control</w:t>
            </w:r>
          </w:p>
        </w:tc>
        <w:tc>
          <w:tcPr>
            <w:tcW w:w="4272" w:type="dxa"/>
            <w:tcBorders>
              <w:top w:val="single" w:sz="4" w:space="0" w:color="auto"/>
              <w:left w:val="single" w:sz="4" w:space="0" w:color="auto"/>
              <w:bottom w:val="single" w:sz="4" w:space="0" w:color="auto"/>
              <w:right w:val="single" w:sz="4" w:space="0" w:color="auto"/>
            </w:tcBorders>
            <w:vAlign w:val="center"/>
          </w:tcPr>
          <w:p w14:paraId="1BB4B49E" w14:textId="77777777" w:rsidR="00E85667" w:rsidRPr="0041627B" w:rsidRDefault="00E85667" w:rsidP="00E85667">
            <w:pPr>
              <w:jc w:val="left"/>
              <w:rPr>
                <w:lang w:val="en-GB"/>
              </w:rPr>
            </w:pPr>
            <w:r w:rsidRPr="0041627B">
              <w:rPr>
                <w:lang w:val="en-GB"/>
              </w:rPr>
              <w:t>RUNPG400.M01.VFD not active +</w:t>
            </w:r>
          </w:p>
          <w:p w14:paraId="7E81C8C4" w14:textId="77777777" w:rsidR="00E85667" w:rsidRPr="0041627B" w:rsidRDefault="00E85667" w:rsidP="00E85667">
            <w:pPr>
              <w:jc w:val="left"/>
              <w:rPr>
                <w:lang w:val="en-GB"/>
              </w:rPr>
            </w:pPr>
          </w:p>
          <w:p w14:paraId="54001052" w14:textId="77777777" w:rsidR="00E85667" w:rsidRPr="0041627B" w:rsidRDefault="00E85667" w:rsidP="00E85667">
            <w:pPr>
              <w:jc w:val="left"/>
              <w:rPr>
                <w:lang w:val="en-GB"/>
              </w:rPr>
            </w:pPr>
            <w:r w:rsidRPr="0041627B">
              <w:rPr>
                <w:lang w:val="en-GB"/>
              </w:rPr>
              <w:t>VacuumControlActive not active +</w:t>
            </w:r>
          </w:p>
          <w:p w14:paraId="217F0337" w14:textId="77777777" w:rsidR="00E85667" w:rsidRPr="0041627B" w:rsidRDefault="00E85667" w:rsidP="00E85667">
            <w:pPr>
              <w:jc w:val="left"/>
              <w:rPr>
                <w:lang w:val="en-GB"/>
              </w:rPr>
            </w:pPr>
            <w:r w:rsidRPr="0041627B">
              <w:rPr>
                <w:lang w:val="en-GB"/>
              </w:rPr>
              <w:t>WaterPumpControl not active</w:t>
            </w:r>
          </w:p>
          <w:p w14:paraId="20AB1E43" w14:textId="77777777" w:rsidR="00E85667" w:rsidRPr="0041627B" w:rsidRDefault="00E85667" w:rsidP="00E85667">
            <w:pPr>
              <w:jc w:val="left"/>
              <w:rPr>
                <w:lang w:val="en-GB"/>
              </w:rPr>
            </w:pPr>
          </w:p>
        </w:tc>
      </w:tr>
      <w:tr w:rsidR="00E85667" w14:paraId="19E58AA1"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33B1EFEC" w14:textId="77777777" w:rsidR="00E85667" w:rsidRDefault="00E85667" w:rsidP="00E85667">
            <w:pPr>
              <w:jc w:val="center"/>
            </w:pPr>
            <w:r>
              <w:t>3</w:t>
            </w:r>
          </w:p>
        </w:tc>
        <w:tc>
          <w:tcPr>
            <w:tcW w:w="4129" w:type="dxa"/>
            <w:tcBorders>
              <w:top w:val="single" w:sz="4" w:space="0" w:color="auto"/>
              <w:left w:val="single" w:sz="4" w:space="0" w:color="auto"/>
              <w:bottom w:val="single" w:sz="4" w:space="0" w:color="auto"/>
              <w:right w:val="single" w:sz="4" w:space="0" w:color="auto"/>
            </w:tcBorders>
            <w:vAlign w:val="center"/>
          </w:tcPr>
          <w:p w14:paraId="4C4DF8E4" w14:textId="77777777" w:rsidR="00E85667" w:rsidRPr="0041627B" w:rsidRDefault="00E85667" w:rsidP="00E85667">
            <w:pPr>
              <w:jc w:val="left"/>
              <w:rPr>
                <w:lang w:val="en-GB"/>
              </w:rPr>
            </w:pPr>
            <w:r w:rsidRPr="0041627B">
              <w:rPr>
                <w:lang w:val="en-GB"/>
              </w:rPr>
              <w:t>Filter Cleaning Sequence Activation</w:t>
            </w:r>
          </w:p>
          <w:p w14:paraId="66521998" w14:textId="77777777" w:rsidR="00E85667" w:rsidRDefault="00E85667" w:rsidP="00E85667">
            <w:pPr>
              <w:jc w:val="left"/>
            </w:pPr>
            <w:r w:rsidRPr="0041627B">
              <w:rPr>
                <w:lang w:val="en-GB"/>
              </w:rPr>
              <w:t>Waiting time Filter cleaning</w:t>
            </w:r>
          </w:p>
        </w:tc>
        <w:tc>
          <w:tcPr>
            <w:tcW w:w="4272" w:type="dxa"/>
            <w:tcBorders>
              <w:top w:val="single" w:sz="4" w:space="0" w:color="auto"/>
              <w:left w:val="single" w:sz="4" w:space="0" w:color="auto"/>
              <w:bottom w:val="single" w:sz="4" w:space="0" w:color="auto"/>
              <w:right w:val="single" w:sz="4" w:space="0" w:color="auto"/>
            </w:tcBorders>
            <w:vAlign w:val="center"/>
          </w:tcPr>
          <w:p w14:paraId="76ACC318" w14:textId="77777777" w:rsidR="00E85667" w:rsidRPr="0041627B" w:rsidRDefault="00E85667" w:rsidP="00E85667">
            <w:pPr>
              <w:jc w:val="left"/>
              <w:rPr>
                <w:lang w:val="en-GB"/>
              </w:rPr>
            </w:pPr>
            <w:r w:rsidRPr="0041627B">
              <w:rPr>
                <w:lang w:val="en-GB"/>
              </w:rPr>
              <w:t>Elapsed Filter Cleaning Time DLYT_Cleaning_Filter</w:t>
            </w:r>
          </w:p>
          <w:p w14:paraId="5CC5589E" w14:textId="77777777" w:rsidR="00E85667" w:rsidRPr="0041627B" w:rsidRDefault="00E85667" w:rsidP="00E85667">
            <w:pPr>
              <w:jc w:val="left"/>
              <w:rPr>
                <w:lang w:val="en-GB"/>
              </w:rPr>
            </w:pPr>
          </w:p>
        </w:tc>
      </w:tr>
      <w:tr w:rsidR="00E85667" w14:paraId="48829A96"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1604052D" w14:textId="77777777" w:rsidR="00E85667" w:rsidRDefault="00E85667" w:rsidP="00E85667">
            <w:pPr>
              <w:jc w:val="center"/>
            </w:pPr>
            <w:r>
              <w:t>4</w:t>
            </w:r>
          </w:p>
        </w:tc>
        <w:tc>
          <w:tcPr>
            <w:tcW w:w="4129" w:type="dxa"/>
            <w:tcBorders>
              <w:top w:val="single" w:sz="4" w:space="0" w:color="auto"/>
              <w:left w:val="single" w:sz="4" w:space="0" w:color="auto"/>
              <w:bottom w:val="single" w:sz="4" w:space="0" w:color="auto"/>
              <w:right w:val="single" w:sz="4" w:space="0" w:color="auto"/>
            </w:tcBorders>
            <w:vAlign w:val="center"/>
          </w:tcPr>
          <w:p w14:paraId="33475C26" w14:textId="77777777" w:rsidR="00E85667" w:rsidRDefault="00E85667" w:rsidP="00E85667">
            <w:pPr>
              <w:jc w:val="left"/>
            </w:pPr>
            <w:r>
              <w:rPr>
                <w:lang w:val="it-IT"/>
              </w:rPr>
              <w:t>Stop Filter Cleaning Sequence</w:t>
            </w:r>
          </w:p>
        </w:tc>
        <w:tc>
          <w:tcPr>
            <w:tcW w:w="4272" w:type="dxa"/>
            <w:tcBorders>
              <w:top w:val="single" w:sz="4" w:space="0" w:color="auto"/>
              <w:left w:val="single" w:sz="4" w:space="0" w:color="auto"/>
              <w:bottom w:val="single" w:sz="4" w:space="0" w:color="auto"/>
              <w:right w:val="single" w:sz="4" w:space="0" w:color="auto"/>
            </w:tcBorders>
            <w:vAlign w:val="center"/>
          </w:tcPr>
          <w:p w14:paraId="53A6FE9C" w14:textId="77777777" w:rsidR="00E85667" w:rsidRDefault="00E85667" w:rsidP="00E85667">
            <w:pPr>
              <w:jc w:val="left"/>
            </w:pPr>
          </w:p>
        </w:tc>
      </w:tr>
      <w:tr w:rsidR="00E85667" w14:paraId="5B9A15B9"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55714641" w14:textId="77777777" w:rsidR="00E85667" w:rsidRDefault="00E85667" w:rsidP="00E85667">
            <w:pPr>
              <w:jc w:val="center"/>
            </w:pPr>
            <w:r>
              <w:t>5</w:t>
            </w:r>
          </w:p>
        </w:tc>
        <w:tc>
          <w:tcPr>
            <w:tcW w:w="4129" w:type="dxa"/>
            <w:tcBorders>
              <w:top w:val="single" w:sz="4" w:space="0" w:color="auto"/>
              <w:left w:val="single" w:sz="4" w:space="0" w:color="auto"/>
              <w:bottom w:val="single" w:sz="4" w:space="0" w:color="auto"/>
              <w:right w:val="single" w:sz="4" w:space="0" w:color="auto"/>
            </w:tcBorders>
            <w:vAlign w:val="center"/>
          </w:tcPr>
          <w:p w14:paraId="75A11CAD" w14:textId="77777777" w:rsidR="00E85667" w:rsidRPr="0041627B" w:rsidRDefault="00E85667" w:rsidP="00E85667">
            <w:pPr>
              <w:jc w:val="left"/>
              <w:rPr>
                <w:lang w:val="en-GB"/>
              </w:rPr>
            </w:pPr>
            <w:r w:rsidRPr="0041627B">
              <w:rPr>
                <w:lang w:val="en-GB"/>
              </w:rPr>
              <w:t>Electrovalve opening command Cleaning with Gas from Below HY454.VK016</w:t>
            </w:r>
          </w:p>
          <w:p w14:paraId="40D61CB9" w14:textId="77777777" w:rsidR="00E85667" w:rsidRDefault="00E85667" w:rsidP="00E85667">
            <w:pPr>
              <w:jc w:val="left"/>
              <w:rPr>
                <w:lang w:val="it-IT"/>
              </w:rPr>
            </w:pPr>
            <w:r>
              <w:rPr>
                <w:lang w:val="it-IT"/>
              </w:rPr>
              <w:t>AY454.VK016 ON</w:t>
            </w:r>
          </w:p>
        </w:tc>
        <w:tc>
          <w:tcPr>
            <w:tcW w:w="4272" w:type="dxa"/>
            <w:tcBorders>
              <w:top w:val="single" w:sz="4" w:space="0" w:color="auto"/>
              <w:left w:val="single" w:sz="4" w:space="0" w:color="auto"/>
              <w:bottom w:val="single" w:sz="4" w:space="0" w:color="auto"/>
              <w:right w:val="single" w:sz="4" w:space="0" w:color="auto"/>
            </w:tcBorders>
            <w:vAlign w:val="center"/>
          </w:tcPr>
          <w:p w14:paraId="7118B30E" w14:textId="77777777" w:rsidR="00E85667" w:rsidRDefault="00E85667" w:rsidP="00E85667">
            <w:pPr>
              <w:jc w:val="left"/>
              <w:rPr>
                <w:lang w:val="it-IT"/>
              </w:rPr>
            </w:pPr>
            <w:r>
              <w:rPr>
                <w:lang w:val="it-IT"/>
              </w:rPr>
              <w:t>Internal Pressure &gt; TH_ProductionVacuum</w:t>
            </w:r>
          </w:p>
        </w:tc>
      </w:tr>
      <w:tr w:rsidR="00E85667" w14:paraId="5CECFF81"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41403AF1" w14:textId="77777777" w:rsidR="00E85667" w:rsidRDefault="00E85667" w:rsidP="00E85667">
            <w:pPr>
              <w:jc w:val="center"/>
            </w:pPr>
            <w:r>
              <w:t>6</w:t>
            </w:r>
          </w:p>
        </w:tc>
        <w:tc>
          <w:tcPr>
            <w:tcW w:w="4129" w:type="dxa"/>
            <w:tcBorders>
              <w:top w:val="single" w:sz="4" w:space="0" w:color="auto"/>
              <w:left w:val="single" w:sz="4" w:space="0" w:color="auto"/>
              <w:bottom w:val="single" w:sz="4" w:space="0" w:color="auto"/>
              <w:right w:val="single" w:sz="4" w:space="0" w:color="auto"/>
            </w:tcBorders>
            <w:vAlign w:val="center"/>
          </w:tcPr>
          <w:p w14:paraId="5821F622" w14:textId="77777777" w:rsidR="00E85667" w:rsidRPr="0041627B" w:rsidRDefault="00E85667" w:rsidP="00E85667">
            <w:pPr>
              <w:jc w:val="left"/>
              <w:rPr>
                <w:lang w:val="en-GB"/>
              </w:rPr>
            </w:pPr>
            <w:r w:rsidRPr="0041627B">
              <w:rPr>
                <w:lang w:val="en-GB"/>
              </w:rPr>
              <w:t>Solenoid valve closing command Cleaning with Gas from Below HY454.VK016</w:t>
            </w:r>
          </w:p>
          <w:p w14:paraId="29EC543D" w14:textId="77777777" w:rsidR="00E85667" w:rsidRPr="0041627B" w:rsidRDefault="00E85667" w:rsidP="00E85667">
            <w:pPr>
              <w:jc w:val="left"/>
              <w:rPr>
                <w:lang w:val="en-GB"/>
              </w:rPr>
            </w:pPr>
            <w:r w:rsidRPr="0041627B">
              <w:rPr>
                <w:lang w:val="en-GB"/>
              </w:rPr>
              <w:t xml:space="preserve"> </w:t>
            </w:r>
          </w:p>
          <w:p w14:paraId="6A68727D" w14:textId="77777777" w:rsidR="00E85667" w:rsidRDefault="00E85667" w:rsidP="00E85667">
            <w:pPr>
              <w:jc w:val="left"/>
              <w:rPr>
                <w:lang w:val="it-IT"/>
              </w:rPr>
            </w:pPr>
            <w:r>
              <w:rPr>
                <w:lang w:val="it-IT"/>
              </w:rPr>
              <w:t>AY454.VK016 OFF</w:t>
            </w:r>
          </w:p>
        </w:tc>
        <w:tc>
          <w:tcPr>
            <w:tcW w:w="4272" w:type="dxa"/>
            <w:tcBorders>
              <w:top w:val="single" w:sz="4" w:space="0" w:color="auto"/>
              <w:left w:val="single" w:sz="4" w:space="0" w:color="auto"/>
              <w:bottom w:val="single" w:sz="4" w:space="0" w:color="auto"/>
              <w:right w:val="single" w:sz="4" w:space="0" w:color="auto"/>
            </w:tcBorders>
            <w:vAlign w:val="center"/>
          </w:tcPr>
          <w:p w14:paraId="43FD0671" w14:textId="77777777" w:rsidR="00E85667" w:rsidRDefault="00E85667" w:rsidP="00E85667">
            <w:pPr>
              <w:jc w:val="left"/>
              <w:rPr>
                <w:lang w:val="it-IT"/>
              </w:rPr>
            </w:pPr>
          </w:p>
        </w:tc>
      </w:tr>
      <w:tr w:rsidR="00E85667" w14:paraId="7DE05A58"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B12EBA2" w14:textId="77777777" w:rsidR="00E85667" w:rsidRDefault="00E85667" w:rsidP="00E85667">
            <w:pPr>
              <w:jc w:val="center"/>
            </w:pPr>
            <w:r>
              <w:t>7</w:t>
            </w:r>
          </w:p>
        </w:tc>
        <w:tc>
          <w:tcPr>
            <w:tcW w:w="4129" w:type="dxa"/>
            <w:tcBorders>
              <w:top w:val="single" w:sz="4" w:space="0" w:color="auto"/>
              <w:left w:val="single" w:sz="4" w:space="0" w:color="auto"/>
              <w:bottom w:val="single" w:sz="4" w:space="0" w:color="auto"/>
              <w:right w:val="single" w:sz="4" w:space="0" w:color="auto"/>
            </w:tcBorders>
            <w:vAlign w:val="center"/>
          </w:tcPr>
          <w:p w14:paraId="6FE64B50" w14:textId="77777777" w:rsidR="00E85667" w:rsidRPr="0041627B" w:rsidRDefault="00E85667" w:rsidP="00E85667">
            <w:pPr>
              <w:jc w:val="left"/>
              <w:rPr>
                <w:lang w:val="en-GB"/>
              </w:rPr>
            </w:pPr>
            <w:r w:rsidRPr="0041627B">
              <w:rPr>
                <w:lang w:val="en-GB"/>
              </w:rPr>
              <w:t>Sending Signal For Discharge Enablement Request</w:t>
            </w:r>
          </w:p>
        </w:tc>
        <w:tc>
          <w:tcPr>
            <w:tcW w:w="4272" w:type="dxa"/>
            <w:tcBorders>
              <w:top w:val="single" w:sz="4" w:space="0" w:color="auto"/>
              <w:left w:val="single" w:sz="4" w:space="0" w:color="auto"/>
              <w:bottom w:val="single" w:sz="4" w:space="0" w:color="auto"/>
              <w:right w:val="single" w:sz="4" w:space="0" w:color="auto"/>
            </w:tcBorders>
            <w:vAlign w:val="center"/>
          </w:tcPr>
          <w:p w14:paraId="70E4355E" w14:textId="77777777" w:rsidR="00E85667" w:rsidRDefault="00E85667" w:rsidP="00E85667">
            <w:pPr>
              <w:jc w:val="left"/>
              <w:rPr>
                <w:lang w:val="it-IT"/>
              </w:rPr>
            </w:pPr>
            <w:r>
              <w:rPr>
                <w:lang w:val="it-IT"/>
              </w:rPr>
              <w:t>Discharge_ON active</w:t>
            </w:r>
          </w:p>
        </w:tc>
      </w:tr>
      <w:tr w:rsidR="00E85667" w14:paraId="2A95362E"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22F6E445" w14:textId="77777777" w:rsidR="00E85667" w:rsidRDefault="00E85667" w:rsidP="00E85667">
            <w:pPr>
              <w:jc w:val="center"/>
            </w:pPr>
            <w:r>
              <w:t>8</w:t>
            </w:r>
          </w:p>
        </w:tc>
        <w:tc>
          <w:tcPr>
            <w:tcW w:w="4129" w:type="dxa"/>
            <w:tcBorders>
              <w:top w:val="single" w:sz="4" w:space="0" w:color="auto"/>
              <w:left w:val="single" w:sz="4" w:space="0" w:color="auto"/>
              <w:bottom w:val="single" w:sz="4" w:space="0" w:color="auto"/>
              <w:right w:val="single" w:sz="4" w:space="0" w:color="auto"/>
            </w:tcBorders>
            <w:vAlign w:val="center"/>
          </w:tcPr>
          <w:p w14:paraId="74A0001B" w14:textId="77777777" w:rsidR="00E85667" w:rsidRPr="0041627B" w:rsidRDefault="00E85667" w:rsidP="00E85667">
            <w:pPr>
              <w:jc w:val="left"/>
              <w:rPr>
                <w:lang w:val="en-GB"/>
              </w:rPr>
            </w:pPr>
            <w:r w:rsidRPr="0041627B">
              <w:rPr>
                <w:lang w:val="en-GB"/>
              </w:rPr>
              <w:t>Receiving Valley Station Signal of Discharge Enablement.</w:t>
            </w:r>
          </w:p>
        </w:tc>
        <w:tc>
          <w:tcPr>
            <w:tcW w:w="4272" w:type="dxa"/>
            <w:tcBorders>
              <w:top w:val="single" w:sz="4" w:space="0" w:color="auto"/>
              <w:left w:val="single" w:sz="4" w:space="0" w:color="auto"/>
              <w:bottom w:val="single" w:sz="4" w:space="0" w:color="auto"/>
              <w:right w:val="single" w:sz="4" w:space="0" w:color="auto"/>
            </w:tcBorders>
            <w:vAlign w:val="center"/>
          </w:tcPr>
          <w:p w14:paraId="3931123B" w14:textId="77777777" w:rsidR="00E85667" w:rsidRDefault="00E85667" w:rsidP="00E85667">
            <w:pPr>
              <w:jc w:val="left"/>
              <w:rPr>
                <w:lang w:val="it-IT"/>
              </w:rPr>
            </w:pPr>
            <w:r>
              <w:rPr>
                <w:lang w:val="it-IT"/>
              </w:rPr>
              <w:t>Discharge_Release active</w:t>
            </w:r>
          </w:p>
        </w:tc>
      </w:tr>
      <w:tr w:rsidR="00E85667" w14:paraId="3575772C"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394C46E5" w14:textId="77777777" w:rsidR="00E85667" w:rsidRDefault="00E85667" w:rsidP="00E85667">
            <w:pPr>
              <w:jc w:val="center"/>
            </w:pPr>
            <w:r>
              <w:t>9</w:t>
            </w:r>
          </w:p>
        </w:tc>
        <w:tc>
          <w:tcPr>
            <w:tcW w:w="4129" w:type="dxa"/>
            <w:tcBorders>
              <w:top w:val="single" w:sz="4" w:space="0" w:color="auto"/>
              <w:left w:val="single" w:sz="4" w:space="0" w:color="auto"/>
              <w:bottom w:val="single" w:sz="4" w:space="0" w:color="auto"/>
              <w:right w:val="single" w:sz="4" w:space="0" w:color="auto"/>
            </w:tcBorders>
            <w:vAlign w:val="center"/>
          </w:tcPr>
          <w:p w14:paraId="3E48A445" w14:textId="77777777" w:rsidR="00E85667" w:rsidRPr="0041627B" w:rsidRDefault="00E85667" w:rsidP="00E85667">
            <w:pPr>
              <w:jc w:val="left"/>
              <w:rPr>
                <w:lang w:val="en-GB"/>
              </w:rPr>
            </w:pPr>
            <w:r w:rsidRPr="0041627B">
              <w:rPr>
                <w:lang w:val="en-GB"/>
              </w:rPr>
              <w:t>Stop Motor Rebound CMDVK016.M01.VFD OFF</w:t>
            </w:r>
          </w:p>
        </w:tc>
        <w:tc>
          <w:tcPr>
            <w:tcW w:w="4272" w:type="dxa"/>
            <w:tcBorders>
              <w:top w:val="single" w:sz="4" w:space="0" w:color="auto"/>
              <w:left w:val="single" w:sz="4" w:space="0" w:color="auto"/>
              <w:bottom w:val="single" w:sz="4" w:space="0" w:color="auto"/>
              <w:right w:val="single" w:sz="4" w:space="0" w:color="auto"/>
            </w:tcBorders>
            <w:vAlign w:val="center"/>
          </w:tcPr>
          <w:p w14:paraId="03D2C62F" w14:textId="77777777" w:rsidR="00E85667" w:rsidRDefault="00E85667" w:rsidP="00E85667">
            <w:pPr>
              <w:jc w:val="left"/>
              <w:rPr>
                <w:lang w:val="it-IT"/>
              </w:rPr>
            </w:pPr>
            <w:r>
              <w:rPr>
                <w:lang w:val="it-IT"/>
              </w:rPr>
              <w:t>RUNVK016.M01.VFD inactive</w:t>
            </w:r>
          </w:p>
          <w:p w14:paraId="4809A7C1" w14:textId="77777777" w:rsidR="00E85667" w:rsidRDefault="00E85667" w:rsidP="00E85667">
            <w:pPr>
              <w:jc w:val="left"/>
              <w:rPr>
                <w:lang w:val="it-IT"/>
              </w:rPr>
            </w:pPr>
          </w:p>
        </w:tc>
      </w:tr>
      <w:tr w:rsidR="00E85667" w14:paraId="768C166C"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7669A793" w14:textId="77777777" w:rsidR="00E85667" w:rsidRDefault="00E85667" w:rsidP="00E85667">
            <w:pPr>
              <w:jc w:val="center"/>
            </w:pPr>
            <w:r>
              <w:t>10</w:t>
            </w:r>
          </w:p>
        </w:tc>
        <w:tc>
          <w:tcPr>
            <w:tcW w:w="4129" w:type="dxa"/>
            <w:tcBorders>
              <w:top w:val="single" w:sz="4" w:space="0" w:color="auto"/>
              <w:left w:val="single" w:sz="4" w:space="0" w:color="auto"/>
              <w:bottom w:val="single" w:sz="4" w:space="0" w:color="auto"/>
              <w:right w:val="single" w:sz="4" w:space="0" w:color="auto"/>
            </w:tcBorders>
            <w:vAlign w:val="center"/>
          </w:tcPr>
          <w:p w14:paraId="4E4EB560" w14:textId="77777777" w:rsidR="00E85667" w:rsidRPr="0041627B" w:rsidRDefault="00E85667" w:rsidP="00E85667">
            <w:pPr>
              <w:jc w:val="left"/>
              <w:rPr>
                <w:lang w:val="en-GB"/>
              </w:rPr>
            </w:pPr>
            <w:r w:rsidRPr="0041627B">
              <w:rPr>
                <w:lang w:val="en-GB"/>
              </w:rPr>
              <w:t>HY302A/B.VK016 exhaust solenoid valve opening control</w:t>
            </w:r>
          </w:p>
          <w:p w14:paraId="3C911132" w14:textId="77777777" w:rsidR="00E85667" w:rsidRPr="0041627B" w:rsidRDefault="00E85667" w:rsidP="00E85667">
            <w:pPr>
              <w:jc w:val="left"/>
              <w:rPr>
                <w:lang w:val="en-GB"/>
              </w:rPr>
            </w:pPr>
            <w:r w:rsidRPr="0041627B">
              <w:rPr>
                <w:lang w:val="en-GB"/>
              </w:rPr>
              <w:t>XY320A.VK016 ON</w:t>
            </w:r>
          </w:p>
          <w:p w14:paraId="244D8588" w14:textId="77777777" w:rsidR="00E85667" w:rsidRPr="0041627B" w:rsidRDefault="00E85667" w:rsidP="00E85667">
            <w:pPr>
              <w:jc w:val="left"/>
              <w:rPr>
                <w:lang w:val="en-GB"/>
              </w:rPr>
            </w:pPr>
            <w:r w:rsidRPr="0041627B">
              <w:rPr>
                <w:lang w:val="en-GB"/>
              </w:rPr>
              <w:t>XY302B.VK016 OFF +</w:t>
            </w:r>
          </w:p>
          <w:p w14:paraId="4D086821" w14:textId="77777777" w:rsidR="00E85667" w:rsidRPr="0041627B" w:rsidRDefault="00E85667" w:rsidP="00E85667">
            <w:pPr>
              <w:jc w:val="left"/>
              <w:rPr>
                <w:lang w:val="en-GB"/>
              </w:rPr>
            </w:pPr>
          </w:p>
          <w:p w14:paraId="568F9CE4" w14:textId="77777777" w:rsidR="00E85667" w:rsidRDefault="00E85667" w:rsidP="00E85667">
            <w:pPr>
              <w:jc w:val="left"/>
              <w:rPr>
                <w:lang w:val="it-IT"/>
              </w:rPr>
            </w:pPr>
            <w:r>
              <w:rPr>
                <w:lang w:val="it-IT"/>
              </w:rPr>
              <w:t>AirKnocker Sequence Activation</w:t>
            </w:r>
          </w:p>
        </w:tc>
        <w:tc>
          <w:tcPr>
            <w:tcW w:w="4272" w:type="dxa"/>
            <w:tcBorders>
              <w:top w:val="single" w:sz="4" w:space="0" w:color="auto"/>
              <w:left w:val="single" w:sz="4" w:space="0" w:color="auto"/>
              <w:bottom w:val="single" w:sz="4" w:space="0" w:color="auto"/>
              <w:right w:val="single" w:sz="4" w:space="0" w:color="auto"/>
            </w:tcBorders>
            <w:vAlign w:val="center"/>
          </w:tcPr>
          <w:p w14:paraId="5E82CE0A" w14:textId="77777777" w:rsidR="00E85667" w:rsidRPr="0041627B" w:rsidRDefault="00E85667" w:rsidP="00E85667">
            <w:pPr>
              <w:jc w:val="left"/>
              <w:rPr>
                <w:lang w:val="en-GB"/>
              </w:rPr>
            </w:pPr>
            <w:r w:rsidRPr="0041627B">
              <w:rPr>
                <w:lang w:val="en-GB"/>
              </w:rPr>
              <w:t>ZSH298.VK016 not active +</w:t>
            </w:r>
          </w:p>
          <w:p w14:paraId="5B272F19" w14:textId="77777777" w:rsidR="00E85667" w:rsidRPr="0041627B" w:rsidRDefault="00E85667" w:rsidP="00E85667">
            <w:pPr>
              <w:jc w:val="left"/>
              <w:rPr>
                <w:lang w:val="en-GB"/>
              </w:rPr>
            </w:pPr>
          </w:p>
          <w:p w14:paraId="0946A747" w14:textId="77777777" w:rsidR="00E85667" w:rsidRPr="0041627B" w:rsidRDefault="00E85667" w:rsidP="00E85667">
            <w:pPr>
              <w:jc w:val="left"/>
              <w:rPr>
                <w:lang w:val="en-GB"/>
              </w:rPr>
            </w:pPr>
            <w:r w:rsidRPr="0041627B">
              <w:rPr>
                <w:lang w:val="en-GB"/>
              </w:rPr>
              <w:t>AirKnocker_ON active</w:t>
            </w:r>
          </w:p>
        </w:tc>
      </w:tr>
      <w:tr w:rsidR="00E85667" w14:paraId="05F7840E"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77451FF2" w14:textId="77777777" w:rsidR="00E85667" w:rsidRDefault="00E85667" w:rsidP="00E85667">
            <w:pPr>
              <w:jc w:val="center"/>
            </w:pPr>
            <w:r>
              <w:t>11</w:t>
            </w:r>
          </w:p>
        </w:tc>
        <w:tc>
          <w:tcPr>
            <w:tcW w:w="4129" w:type="dxa"/>
            <w:tcBorders>
              <w:top w:val="single" w:sz="4" w:space="0" w:color="auto"/>
              <w:left w:val="single" w:sz="4" w:space="0" w:color="auto"/>
              <w:bottom w:val="single" w:sz="4" w:space="0" w:color="auto"/>
              <w:right w:val="single" w:sz="4" w:space="0" w:color="auto"/>
            </w:tcBorders>
            <w:vAlign w:val="center"/>
          </w:tcPr>
          <w:p w14:paraId="31E78AB7" w14:textId="77777777" w:rsidR="00E85667" w:rsidRDefault="00E85667" w:rsidP="00E85667">
            <w:pPr>
              <w:jc w:val="left"/>
              <w:rPr>
                <w:lang w:val="it-IT"/>
              </w:rPr>
            </w:pPr>
            <w:r>
              <w:rPr>
                <w:lang w:val="it-IT"/>
              </w:rPr>
              <w:t>Waiting time Discharge</w:t>
            </w:r>
          </w:p>
        </w:tc>
        <w:tc>
          <w:tcPr>
            <w:tcW w:w="4272" w:type="dxa"/>
            <w:tcBorders>
              <w:top w:val="single" w:sz="4" w:space="0" w:color="auto"/>
              <w:left w:val="single" w:sz="4" w:space="0" w:color="auto"/>
              <w:bottom w:val="single" w:sz="4" w:space="0" w:color="auto"/>
              <w:right w:val="single" w:sz="4" w:space="0" w:color="auto"/>
            </w:tcBorders>
            <w:vAlign w:val="center"/>
          </w:tcPr>
          <w:p w14:paraId="1AC15571" w14:textId="77777777" w:rsidR="00E85667" w:rsidRPr="0041627B" w:rsidRDefault="00E85667" w:rsidP="00E85667">
            <w:pPr>
              <w:jc w:val="left"/>
              <w:rPr>
                <w:lang w:val="en-GB"/>
              </w:rPr>
            </w:pPr>
            <w:r w:rsidRPr="0041627B">
              <w:rPr>
                <w:lang w:val="en-GB"/>
              </w:rPr>
              <w:t>Elapsed Discharge Time DLYT_Discharge</w:t>
            </w:r>
          </w:p>
        </w:tc>
      </w:tr>
      <w:tr w:rsidR="00E85667" w14:paraId="0AB86416"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391C2D0" w14:textId="77777777" w:rsidR="00E85667" w:rsidRDefault="00E85667" w:rsidP="00E85667">
            <w:pPr>
              <w:jc w:val="center"/>
            </w:pPr>
            <w:r>
              <w:t>12</w:t>
            </w:r>
          </w:p>
        </w:tc>
        <w:tc>
          <w:tcPr>
            <w:tcW w:w="4129" w:type="dxa"/>
            <w:tcBorders>
              <w:top w:val="single" w:sz="4" w:space="0" w:color="auto"/>
              <w:left w:val="single" w:sz="4" w:space="0" w:color="auto"/>
              <w:bottom w:val="single" w:sz="4" w:space="0" w:color="auto"/>
              <w:right w:val="single" w:sz="4" w:space="0" w:color="auto"/>
            </w:tcBorders>
            <w:vAlign w:val="center"/>
          </w:tcPr>
          <w:p w14:paraId="09EB621C" w14:textId="77777777" w:rsidR="00E85667" w:rsidRPr="0041627B" w:rsidRDefault="00E85667" w:rsidP="00E85667">
            <w:pPr>
              <w:jc w:val="left"/>
              <w:rPr>
                <w:lang w:val="en-GB"/>
              </w:rPr>
            </w:pPr>
            <w:r w:rsidRPr="0041627B">
              <w:rPr>
                <w:lang w:val="en-GB"/>
              </w:rPr>
              <w:t>Electrovalve opening command for cleaning recoil blades HY452.VK016, HY453.VK016</w:t>
            </w:r>
          </w:p>
          <w:p w14:paraId="261F76A8" w14:textId="77777777" w:rsidR="00E85667" w:rsidRPr="0041627B" w:rsidRDefault="00E85667" w:rsidP="00E85667">
            <w:pPr>
              <w:jc w:val="left"/>
              <w:rPr>
                <w:lang w:val="en-GB"/>
              </w:rPr>
            </w:pPr>
            <w:r w:rsidRPr="0041627B">
              <w:rPr>
                <w:lang w:val="en-GB"/>
              </w:rPr>
              <w:t>AY452.VK016 ON +</w:t>
            </w:r>
          </w:p>
          <w:p w14:paraId="2017E47F" w14:textId="77777777" w:rsidR="00E85667" w:rsidRPr="0041627B" w:rsidRDefault="00E85667" w:rsidP="00E85667">
            <w:pPr>
              <w:jc w:val="left"/>
              <w:rPr>
                <w:lang w:val="en-GB"/>
              </w:rPr>
            </w:pPr>
            <w:r w:rsidRPr="0041627B">
              <w:rPr>
                <w:lang w:val="en-GB"/>
              </w:rPr>
              <w:t>AY453.VK016 ON +</w:t>
            </w:r>
          </w:p>
          <w:p w14:paraId="4FA5B154" w14:textId="77777777" w:rsidR="00E85667" w:rsidRPr="0041627B" w:rsidRDefault="00E85667" w:rsidP="00E85667">
            <w:pPr>
              <w:jc w:val="left"/>
              <w:rPr>
                <w:lang w:val="en-GB"/>
              </w:rPr>
            </w:pPr>
          </w:p>
          <w:p w14:paraId="2290D183" w14:textId="77777777" w:rsidR="00E85667" w:rsidRPr="0041627B" w:rsidRDefault="00E85667" w:rsidP="00E85667">
            <w:pPr>
              <w:jc w:val="left"/>
              <w:rPr>
                <w:lang w:val="en-GB"/>
              </w:rPr>
            </w:pPr>
            <w:r w:rsidRPr="0041627B">
              <w:rPr>
                <w:lang w:val="en-GB"/>
              </w:rPr>
              <w:t>Engine Startup Riboccone CMDVK016.M01.VFD ON</w:t>
            </w:r>
          </w:p>
        </w:tc>
        <w:tc>
          <w:tcPr>
            <w:tcW w:w="4272" w:type="dxa"/>
            <w:tcBorders>
              <w:top w:val="single" w:sz="4" w:space="0" w:color="auto"/>
              <w:left w:val="single" w:sz="4" w:space="0" w:color="auto"/>
              <w:bottom w:val="single" w:sz="4" w:space="0" w:color="auto"/>
              <w:right w:val="single" w:sz="4" w:space="0" w:color="auto"/>
            </w:tcBorders>
            <w:vAlign w:val="center"/>
          </w:tcPr>
          <w:p w14:paraId="28C25AF2" w14:textId="77777777" w:rsidR="00E85667" w:rsidRPr="0041627B" w:rsidRDefault="00E85667" w:rsidP="00E85667">
            <w:pPr>
              <w:jc w:val="left"/>
              <w:rPr>
                <w:lang w:val="en-GB"/>
              </w:rPr>
            </w:pPr>
          </w:p>
          <w:p w14:paraId="4327ACE9" w14:textId="77777777" w:rsidR="00E85667" w:rsidRDefault="00E85667" w:rsidP="00E85667">
            <w:pPr>
              <w:jc w:val="left"/>
              <w:rPr>
                <w:lang w:val="it-IT"/>
              </w:rPr>
            </w:pPr>
            <w:r>
              <w:rPr>
                <w:lang w:val="it-IT"/>
              </w:rPr>
              <w:t>RUNVK016.M01.VFD active</w:t>
            </w:r>
          </w:p>
          <w:p w14:paraId="64214CEB" w14:textId="77777777" w:rsidR="00E85667" w:rsidRDefault="00E85667" w:rsidP="00E85667">
            <w:pPr>
              <w:jc w:val="left"/>
              <w:rPr>
                <w:lang w:val="it-IT"/>
              </w:rPr>
            </w:pPr>
          </w:p>
          <w:p w14:paraId="6C90D140" w14:textId="77777777" w:rsidR="00E85667" w:rsidRDefault="00E85667" w:rsidP="00E85667">
            <w:pPr>
              <w:jc w:val="left"/>
              <w:rPr>
                <w:lang w:val="it-IT"/>
              </w:rPr>
            </w:pPr>
          </w:p>
        </w:tc>
      </w:tr>
      <w:tr w:rsidR="00E85667" w14:paraId="1AA3FE46"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5EE45FC1" w14:textId="77777777" w:rsidR="00E85667" w:rsidRDefault="00E85667" w:rsidP="00E85667">
            <w:pPr>
              <w:jc w:val="center"/>
            </w:pPr>
            <w:r>
              <w:t>13</w:t>
            </w:r>
          </w:p>
        </w:tc>
        <w:tc>
          <w:tcPr>
            <w:tcW w:w="4129" w:type="dxa"/>
            <w:tcBorders>
              <w:top w:val="single" w:sz="4" w:space="0" w:color="auto"/>
              <w:left w:val="single" w:sz="4" w:space="0" w:color="auto"/>
              <w:bottom w:val="single" w:sz="4" w:space="0" w:color="auto"/>
              <w:right w:val="single" w:sz="4" w:space="0" w:color="auto"/>
            </w:tcBorders>
            <w:vAlign w:val="center"/>
          </w:tcPr>
          <w:p w14:paraId="7A3A5F0E" w14:textId="77777777" w:rsidR="00E85667" w:rsidRPr="0041627B" w:rsidRDefault="00E85667" w:rsidP="00E85667">
            <w:pPr>
              <w:jc w:val="left"/>
              <w:rPr>
                <w:lang w:val="en-GB"/>
              </w:rPr>
            </w:pPr>
            <w:r w:rsidRPr="0041627B">
              <w:rPr>
                <w:lang w:val="en-GB"/>
              </w:rPr>
              <w:t>Waiting Time Cleaning Blades Riboccone</w:t>
            </w:r>
          </w:p>
        </w:tc>
        <w:tc>
          <w:tcPr>
            <w:tcW w:w="4272" w:type="dxa"/>
            <w:tcBorders>
              <w:top w:val="single" w:sz="4" w:space="0" w:color="auto"/>
              <w:left w:val="single" w:sz="4" w:space="0" w:color="auto"/>
              <w:bottom w:val="single" w:sz="4" w:space="0" w:color="auto"/>
              <w:right w:val="single" w:sz="4" w:space="0" w:color="auto"/>
            </w:tcBorders>
            <w:vAlign w:val="center"/>
          </w:tcPr>
          <w:p w14:paraId="2C5D842A" w14:textId="77777777" w:rsidR="00E85667" w:rsidRPr="0041627B" w:rsidRDefault="00E85667" w:rsidP="00E85667">
            <w:pPr>
              <w:jc w:val="left"/>
              <w:rPr>
                <w:lang w:val="en-GB"/>
              </w:rPr>
            </w:pPr>
            <w:r w:rsidRPr="0041627B">
              <w:rPr>
                <w:lang w:val="en-GB"/>
              </w:rPr>
              <w:t>Time Cleaning Ribbon Blades spent DLYT_CleaningRibbonBlade</w:t>
            </w:r>
          </w:p>
        </w:tc>
      </w:tr>
      <w:tr w:rsidR="00E85667" w14:paraId="3FA9235F"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205E940E" w14:textId="77777777" w:rsidR="00E85667" w:rsidRDefault="00E85667" w:rsidP="00E85667">
            <w:pPr>
              <w:jc w:val="center"/>
            </w:pPr>
            <w:r>
              <w:t>14</w:t>
            </w:r>
          </w:p>
        </w:tc>
        <w:tc>
          <w:tcPr>
            <w:tcW w:w="4129" w:type="dxa"/>
            <w:tcBorders>
              <w:top w:val="single" w:sz="4" w:space="0" w:color="auto"/>
              <w:left w:val="single" w:sz="4" w:space="0" w:color="auto"/>
              <w:bottom w:val="single" w:sz="4" w:space="0" w:color="auto"/>
              <w:right w:val="single" w:sz="4" w:space="0" w:color="auto"/>
            </w:tcBorders>
            <w:vAlign w:val="center"/>
          </w:tcPr>
          <w:p w14:paraId="6762A1A5" w14:textId="77777777" w:rsidR="00E85667" w:rsidRPr="0041627B" w:rsidRDefault="00E85667" w:rsidP="00E85667">
            <w:pPr>
              <w:jc w:val="left"/>
              <w:rPr>
                <w:lang w:val="en-GB"/>
              </w:rPr>
            </w:pPr>
            <w:r w:rsidRPr="0041627B">
              <w:rPr>
                <w:lang w:val="en-GB"/>
              </w:rPr>
              <w:t>Stop Motor Rebound CMDVK016.M01.VFD OFF +</w:t>
            </w:r>
          </w:p>
          <w:p w14:paraId="4DE0187F" w14:textId="77777777" w:rsidR="00E85667" w:rsidRPr="0041627B" w:rsidRDefault="00E85667" w:rsidP="00E85667">
            <w:pPr>
              <w:jc w:val="left"/>
              <w:rPr>
                <w:lang w:val="en-GB"/>
              </w:rPr>
            </w:pPr>
          </w:p>
          <w:p w14:paraId="2918AD02" w14:textId="77777777" w:rsidR="00E85667" w:rsidRPr="0041627B" w:rsidRDefault="00E85667" w:rsidP="00E85667">
            <w:pPr>
              <w:jc w:val="left"/>
              <w:rPr>
                <w:lang w:val="en-GB"/>
              </w:rPr>
            </w:pPr>
            <w:r w:rsidRPr="0041627B">
              <w:rPr>
                <w:lang w:val="en-GB"/>
              </w:rPr>
              <w:t>AirKnocker Sequence Stop +</w:t>
            </w:r>
          </w:p>
          <w:p w14:paraId="32B1FCA5" w14:textId="77777777" w:rsidR="00E85667" w:rsidRPr="0041627B" w:rsidRDefault="00E85667" w:rsidP="00E85667">
            <w:pPr>
              <w:jc w:val="left"/>
              <w:rPr>
                <w:lang w:val="en-GB"/>
              </w:rPr>
            </w:pPr>
          </w:p>
          <w:p w14:paraId="71361463" w14:textId="77777777" w:rsidR="00E85667" w:rsidRPr="0041627B" w:rsidRDefault="00E85667" w:rsidP="00E85667">
            <w:pPr>
              <w:jc w:val="left"/>
              <w:rPr>
                <w:lang w:val="en-GB"/>
              </w:rPr>
            </w:pPr>
            <w:r w:rsidRPr="0041627B">
              <w:rPr>
                <w:lang w:val="en-GB"/>
              </w:rPr>
              <w:t>Solenoid valve cleaning opening control Exhaust Valve Gasket HY455.VK016, HY456.VK016</w:t>
            </w:r>
          </w:p>
          <w:p w14:paraId="42B920FC" w14:textId="77777777" w:rsidR="00E85667" w:rsidRPr="0041627B" w:rsidRDefault="00E85667" w:rsidP="00E85667">
            <w:pPr>
              <w:jc w:val="left"/>
              <w:rPr>
                <w:lang w:val="en-GB"/>
              </w:rPr>
            </w:pPr>
            <w:r w:rsidRPr="0041627B">
              <w:rPr>
                <w:lang w:val="en-GB"/>
              </w:rPr>
              <w:t>AY455.VK016 ON</w:t>
            </w:r>
          </w:p>
          <w:p w14:paraId="533349AC" w14:textId="77777777" w:rsidR="00E85667" w:rsidRPr="0041627B" w:rsidRDefault="00E85667" w:rsidP="00E85667">
            <w:pPr>
              <w:jc w:val="left"/>
              <w:rPr>
                <w:lang w:val="en-GB"/>
              </w:rPr>
            </w:pPr>
            <w:r w:rsidRPr="0041627B">
              <w:rPr>
                <w:lang w:val="en-GB"/>
              </w:rPr>
              <w:t xml:space="preserve">AY456.VK016 ON </w:t>
            </w:r>
          </w:p>
          <w:p w14:paraId="719E3B6D" w14:textId="77777777" w:rsidR="00E85667" w:rsidRPr="0041627B" w:rsidRDefault="00E85667" w:rsidP="00E85667">
            <w:pPr>
              <w:jc w:val="left"/>
              <w:rPr>
                <w:lang w:val="en-GB"/>
              </w:rPr>
            </w:pPr>
          </w:p>
          <w:p w14:paraId="5E5AACAC" w14:textId="77777777" w:rsidR="00E85667" w:rsidRPr="0041627B" w:rsidRDefault="00E85667" w:rsidP="00E85667">
            <w:pPr>
              <w:jc w:val="left"/>
              <w:rPr>
                <w:lang w:val="en-GB"/>
              </w:rPr>
            </w:pPr>
            <w:r w:rsidRPr="0041627B">
              <w:rPr>
                <w:lang w:val="en-GB"/>
              </w:rPr>
              <w:t>Electrovalve Cleaning Blades Riboccone HY452.VK016, HY453.VK016 closing command</w:t>
            </w:r>
          </w:p>
          <w:p w14:paraId="579F27DC" w14:textId="77777777" w:rsidR="00E85667" w:rsidRPr="0041627B" w:rsidRDefault="00E85667" w:rsidP="00E85667">
            <w:pPr>
              <w:jc w:val="left"/>
              <w:rPr>
                <w:lang w:val="en-GB"/>
              </w:rPr>
            </w:pPr>
            <w:r w:rsidRPr="0041627B">
              <w:rPr>
                <w:lang w:val="en-GB"/>
              </w:rPr>
              <w:t>AY452.VK016 OFF +</w:t>
            </w:r>
          </w:p>
          <w:p w14:paraId="0FC919E9" w14:textId="77777777" w:rsidR="00E85667" w:rsidRPr="0041627B" w:rsidRDefault="00E85667" w:rsidP="00E85667">
            <w:pPr>
              <w:jc w:val="left"/>
              <w:rPr>
                <w:lang w:val="en-GB"/>
              </w:rPr>
            </w:pPr>
            <w:r w:rsidRPr="0041627B">
              <w:rPr>
                <w:lang w:val="en-GB"/>
              </w:rPr>
              <w:t>AY453.VK016 OFF</w:t>
            </w:r>
          </w:p>
          <w:p w14:paraId="30F3C435" w14:textId="77777777" w:rsidR="00E85667" w:rsidRPr="0041627B" w:rsidRDefault="00E85667" w:rsidP="00E85667">
            <w:pPr>
              <w:jc w:val="left"/>
              <w:rPr>
                <w:lang w:val="en-GB"/>
              </w:rPr>
            </w:pPr>
          </w:p>
        </w:tc>
        <w:tc>
          <w:tcPr>
            <w:tcW w:w="4272" w:type="dxa"/>
            <w:tcBorders>
              <w:top w:val="single" w:sz="4" w:space="0" w:color="auto"/>
              <w:left w:val="single" w:sz="4" w:space="0" w:color="auto"/>
              <w:bottom w:val="single" w:sz="4" w:space="0" w:color="auto"/>
              <w:right w:val="single" w:sz="4" w:space="0" w:color="auto"/>
            </w:tcBorders>
            <w:vAlign w:val="center"/>
          </w:tcPr>
          <w:p w14:paraId="12BAE073" w14:textId="77777777" w:rsidR="00E85667" w:rsidRPr="0041627B" w:rsidRDefault="00E85667" w:rsidP="00E85667">
            <w:pPr>
              <w:jc w:val="left"/>
              <w:rPr>
                <w:lang w:val="en-GB"/>
              </w:rPr>
            </w:pPr>
            <w:r w:rsidRPr="0041627B">
              <w:rPr>
                <w:lang w:val="en-GB"/>
              </w:rPr>
              <w:t>RUNVK016.M01.VFD inactive +</w:t>
            </w:r>
          </w:p>
          <w:p w14:paraId="26416249" w14:textId="77777777" w:rsidR="00E85667" w:rsidRPr="0041627B" w:rsidRDefault="00E85667" w:rsidP="00E85667">
            <w:pPr>
              <w:jc w:val="left"/>
              <w:rPr>
                <w:lang w:val="en-GB"/>
              </w:rPr>
            </w:pPr>
          </w:p>
          <w:p w14:paraId="35646170" w14:textId="77777777" w:rsidR="00E85667" w:rsidRPr="0041627B" w:rsidRDefault="00E85667" w:rsidP="00E85667">
            <w:pPr>
              <w:jc w:val="left"/>
              <w:rPr>
                <w:lang w:val="en-GB"/>
              </w:rPr>
            </w:pPr>
            <w:r w:rsidRPr="0041627B">
              <w:rPr>
                <w:lang w:val="en-GB"/>
              </w:rPr>
              <w:t>AirKnocker_ON not active</w:t>
            </w:r>
          </w:p>
          <w:p w14:paraId="66FAD423" w14:textId="77777777" w:rsidR="00E85667" w:rsidRPr="0041627B" w:rsidRDefault="00E85667" w:rsidP="00E85667">
            <w:pPr>
              <w:jc w:val="left"/>
              <w:rPr>
                <w:lang w:val="en-GB"/>
              </w:rPr>
            </w:pPr>
          </w:p>
        </w:tc>
      </w:tr>
      <w:tr w:rsidR="00E85667" w14:paraId="27CE4F48"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56BED97D" w14:textId="77777777" w:rsidR="00E85667" w:rsidRDefault="00E85667" w:rsidP="00E85667">
            <w:pPr>
              <w:jc w:val="center"/>
            </w:pPr>
            <w:r>
              <w:t>15</w:t>
            </w:r>
          </w:p>
        </w:tc>
        <w:tc>
          <w:tcPr>
            <w:tcW w:w="4129" w:type="dxa"/>
            <w:tcBorders>
              <w:top w:val="single" w:sz="4" w:space="0" w:color="auto"/>
              <w:left w:val="single" w:sz="4" w:space="0" w:color="auto"/>
              <w:bottom w:val="single" w:sz="4" w:space="0" w:color="auto"/>
              <w:right w:val="single" w:sz="4" w:space="0" w:color="auto"/>
            </w:tcBorders>
            <w:vAlign w:val="center"/>
          </w:tcPr>
          <w:p w14:paraId="72AA726A" w14:textId="77777777" w:rsidR="00E85667" w:rsidRPr="0041627B" w:rsidRDefault="00E85667" w:rsidP="00E85667">
            <w:pPr>
              <w:jc w:val="left"/>
              <w:rPr>
                <w:lang w:val="en-GB"/>
              </w:rPr>
            </w:pPr>
            <w:r w:rsidRPr="0041627B">
              <w:rPr>
                <w:lang w:val="en-GB"/>
              </w:rPr>
              <w:t>Waiting Time Cleaning Exhaust Valve Gasket</w:t>
            </w:r>
          </w:p>
        </w:tc>
        <w:tc>
          <w:tcPr>
            <w:tcW w:w="4272" w:type="dxa"/>
            <w:tcBorders>
              <w:top w:val="single" w:sz="4" w:space="0" w:color="auto"/>
              <w:left w:val="single" w:sz="4" w:space="0" w:color="auto"/>
              <w:bottom w:val="single" w:sz="4" w:space="0" w:color="auto"/>
              <w:right w:val="single" w:sz="4" w:space="0" w:color="auto"/>
            </w:tcBorders>
            <w:vAlign w:val="center"/>
          </w:tcPr>
          <w:p w14:paraId="0FF43CD4" w14:textId="77777777" w:rsidR="00E85667" w:rsidRPr="0041627B" w:rsidRDefault="00E85667" w:rsidP="00E85667">
            <w:pPr>
              <w:jc w:val="left"/>
              <w:rPr>
                <w:lang w:val="en-GB"/>
              </w:rPr>
            </w:pPr>
            <w:r w:rsidRPr="0041627B">
              <w:rPr>
                <w:lang w:val="en-GB"/>
              </w:rPr>
              <w:t>Time spent cleaning Exhaust Valve Gasket DLYT_CleaningDischargeSeal</w:t>
            </w:r>
          </w:p>
        </w:tc>
      </w:tr>
      <w:tr w:rsidR="00E85667" w14:paraId="799F9CFC"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30C454D3" w14:textId="77777777" w:rsidR="00E85667" w:rsidRDefault="00E85667" w:rsidP="00E85667">
            <w:pPr>
              <w:jc w:val="center"/>
            </w:pPr>
            <w:r>
              <w:t>16</w:t>
            </w:r>
          </w:p>
        </w:tc>
        <w:tc>
          <w:tcPr>
            <w:tcW w:w="4129" w:type="dxa"/>
            <w:tcBorders>
              <w:top w:val="single" w:sz="4" w:space="0" w:color="auto"/>
              <w:left w:val="single" w:sz="4" w:space="0" w:color="auto"/>
              <w:bottom w:val="single" w:sz="4" w:space="0" w:color="auto"/>
              <w:right w:val="single" w:sz="4" w:space="0" w:color="auto"/>
            </w:tcBorders>
            <w:vAlign w:val="center"/>
          </w:tcPr>
          <w:p w14:paraId="76F6EA0E" w14:textId="77777777" w:rsidR="00E85667" w:rsidRPr="0041627B" w:rsidRDefault="00E85667" w:rsidP="00E85667">
            <w:pPr>
              <w:jc w:val="left"/>
              <w:rPr>
                <w:lang w:val="en-GB"/>
              </w:rPr>
            </w:pPr>
            <w:r w:rsidRPr="0041627B">
              <w:rPr>
                <w:lang w:val="en-GB"/>
              </w:rPr>
              <w:t>HY302A/B.VK016 exhaust solenoid valve closing control</w:t>
            </w:r>
          </w:p>
          <w:p w14:paraId="797E1F42" w14:textId="77777777" w:rsidR="00E85667" w:rsidRPr="0041627B" w:rsidRDefault="00E85667" w:rsidP="00E85667">
            <w:pPr>
              <w:jc w:val="left"/>
              <w:rPr>
                <w:lang w:val="en-GB"/>
              </w:rPr>
            </w:pPr>
            <w:r w:rsidRPr="0041627B">
              <w:rPr>
                <w:lang w:val="en-GB"/>
              </w:rPr>
              <w:t>AY302A.VK016 OFF</w:t>
            </w:r>
          </w:p>
          <w:p w14:paraId="768210B3" w14:textId="77777777" w:rsidR="00E85667" w:rsidRPr="0041627B" w:rsidRDefault="00E85667" w:rsidP="00E85667">
            <w:pPr>
              <w:jc w:val="left"/>
              <w:rPr>
                <w:lang w:val="en-GB"/>
              </w:rPr>
            </w:pPr>
            <w:r w:rsidRPr="0041627B">
              <w:rPr>
                <w:lang w:val="en-GB"/>
              </w:rPr>
              <w:t>AY302B.VK016 ON +</w:t>
            </w:r>
          </w:p>
          <w:p w14:paraId="76C78841" w14:textId="77777777" w:rsidR="00E85667" w:rsidRPr="0041627B" w:rsidRDefault="00E85667" w:rsidP="00E85667">
            <w:pPr>
              <w:jc w:val="left"/>
              <w:rPr>
                <w:lang w:val="en-GB"/>
              </w:rPr>
            </w:pPr>
          </w:p>
          <w:p w14:paraId="5FC30EBC" w14:textId="77777777" w:rsidR="00E85667" w:rsidRPr="0041627B" w:rsidRDefault="00E85667" w:rsidP="00E85667">
            <w:pPr>
              <w:jc w:val="left"/>
              <w:rPr>
                <w:lang w:val="en-GB"/>
              </w:rPr>
            </w:pPr>
            <w:r w:rsidRPr="0041627B">
              <w:rPr>
                <w:lang w:val="en-GB"/>
              </w:rPr>
              <w:t>Stop Signal For Discharge Enablement Request</w:t>
            </w:r>
          </w:p>
        </w:tc>
        <w:tc>
          <w:tcPr>
            <w:tcW w:w="4272" w:type="dxa"/>
            <w:tcBorders>
              <w:top w:val="single" w:sz="4" w:space="0" w:color="auto"/>
              <w:left w:val="single" w:sz="4" w:space="0" w:color="auto"/>
              <w:bottom w:val="single" w:sz="4" w:space="0" w:color="auto"/>
              <w:right w:val="single" w:sz="4" w:space="0" w:color="auto"/>
            </w:tcBorders>
            <w:vAlign w:val="center"/>
          </w:tcPr>
          <w:p w14:paraId="59193C81" w14:textId="77777777" w:rsidR="00E85667" w:rsidRPr="0041627B" w:rsidRDefault="00E85667" w:rsidP="00E85667">
            <w:pPr>
              <w:jc w:val="left"/>
              <w:rPr>
                <w:lang w:val="en-GB"/>
              </w:rPr>
            </w:pPr>
            <w:r w:rsidRPr="0041627B">
              <w:rPr>
                <w:lang w:val="en-GB"/>
              </w:rPr>
              <w:t>ZSH263.VK016 active +</w:t>
            </w:r>
          </w:p>
          <w:p w14:paraId="38330485" w14:textId="77777777" w:rsidR="00E85667" w:rsidRPr="0041627B" w:rsidRDefault="00E85667" w:rsidP="00E85667">
            <w:pPr>
              <w:jc w:val="left"/>
              <w:rPr>
                <w:lang w:val="en-GB"/>
              </w:rPr>
            </w:pPr>
          </w:p>
          <w:p w14:paraId="18412C20" w14:textId="77777777" w:rsidR="00E85667" w:rsidRPr="0041627B" w:rsidRDefault="00E85667" w:rsidP="00E85667">
            <w:pPr>
              <w:jc w:val="left"/>
              <w:rPr>
                <w:lang w:val="en-GB"/>
              </w:rPr>
            </w:pPr>
            <w:r w:rsidRPr="0041627B">
              <w:rPr>
                <w:lang w:val="en-GB"/>
              </w:rPr>
              <w:t>Discharge_ON not active</w:t>
            </w:r>
          </w:p>
          <w:p w14:paraId="174677E2" w14:textId="77777777" w:rsidR="00E85667" w:rsidRPr="0041627B" w:rsidRDefault="00E85667" w:rsidP="00E85667">
            <w:pPr>
              <w:jc w:val="left"/>
              <w:rPr>
                <w:lang w:val="en-GB"/>
              </w:rPr>
            </w:pPr>
          </w:p>
          <w:p w14:paraId="0571CBAF" w14:textId="77777777" w:rsidR="00E85667" w:rsidRPr="0041627B" w:rsidRDefault="00E85667" w:rsidP="00E85667">
            <w:pPr>
              <w:jc w:val="left"/>
              <w:rPr>
                <w:lang w:val="en-GB"/>
              </w:rPr>
            </w:pPr>
          </w:p>
        </w:tc>
      </w:tr>
    </w:tbl>
    <w:p w14:paraId="7B567A63" w14:textId="77777777" w:rsidR="00E85667" w:rsidRPr="0041627B" w:rsidRDefault="00E85667" w:rsidP="00E85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lang w:val="en-GB"/>
        </w:rPr>
      </w:pPr>
    </w:p>
    <w:p w14:paraId="3FA21822" w14:textId="77777777" w:rsidR="00E85667" w:rsidRPr="006B1D58" w:rsidRDefault="00E85667" w:rsidP="00C8255F">
      <w:pPr>
        <w:pStyle w:val="Heading3"/>
      </w:pPr>
      <w:bookmarkStart w:id="874" w:name="_Toc149556493"/>
      <w:r>
        <w:t>CB system.</w:t>
      </w:r>
      <w:r w:rsidRPr="005D6574">
        <w:t xml:space="preserve"> </w:t>
      </w:r>
      <w:r>
        <w:t>Dryer/Cooler VK006 Completing.</w:t>
      </w:r>
      <w:bookmarkEnd w:id="874"/>
    </w:p>
    <w:p w14:paraId="4884A70B" w14:textId="77777777" w:rsidR="00E85667" w:rsidRDefault="00E85667" w:rsidP="00E85667">
      <w:pPr>
        <w:rPr>
          <w:rFonts w:cs="Arial"/>
        </w:rPr>
      </w:pPr>
    </w:p>
    <w:p w14:paraId="240930E8" w14:textId="77777777" w:rsidR="00E85667" w:rsidRPr="00C8255F" w:rsidRDefault="00E85667" w:rsidP="00C8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323F84">
        <w:rPr>
          <w:rFonts w:cs="Arial"/>
        </w:rPr>
        <w:t xml:space="preserve">In this section, only the sequence that has the </w:t>
      </w:r>
      <w:r w:rsidRPr="00E85667">
        <w:rPr>
          <w:rFonts w:cs="Arial"/>
        </w:rPr>
        <w:t>Dryer/Cooler</w:t>
      </w:r>
      <w:r w:rsidRPr="00323F84">
        <w:rPr>
          <w:rFonts w:cs="Arial"/>
        </w:rPr>
        <w:t xml:space="preserve"> in the state completing is displayed.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4129"/>
        <w:gridCol w:w="4272"/>
      </w:tblGrid>
      <w:tr w:rsidR="00E85667" w14:paraId="6D98AE0A" w14:textId="77777777" w:rsidTr="00E85667">
        <w:tc>
          <w:tcPr>
            <w:tcW w:w="952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0FA5FAF1" w14:textId="77777777" w:rsidR="00E85667" w:rsidRDefault="00E85667">
            <w:pPr>
              <w:jc w:val="left"/>
            </w:pPr>
            <w:r>
              <w:t>Necessary conditions</w:t>
            </w:r>
          </w:p>
        </w:tc>
      </w:tr>
      <w:tr w:rsidR="00E85667" w14:paraId="4C8B4D8C" w14:textId="77777777" w:rsidTr="00E85667">
        <w:tc>
          <w:tcPr>
            <w:tcW w:w="952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59A235" w14:textId="77777777" w:rsidR="00E85667" w:rsidRPr="0041627B" w:rsidDel="000304B2" w:rsidRDefault="00E85667">
            <w:pPr>
              <w:jc w:val="left"/>
              <w:rPr>
                <w:del w:id="875" w:author="Kasper Simonsen" w:date="2023-10-25T16:17:00Z"/>
                <w:lang w:val="en-GB"/>
              </w:rPr>
            </w:pPr>
            <w:del w:id="876" w:author="Kasper Simonsen" w:date="2023-10-25T16:17:00Z">
              <w:r w:rsidRPr="0041627B" w:rsidDel="000304B2">
                <w:rPr>
                  <w:lang w:val="en-GB"/>
                </w:rPr>
                <w:delText>*Add alarms that you consider essential OKAWARA has not considered any*</w:delText>
              </w:r>
            </w:del>
          </w:p>
          <w:p w14:paraId="2AB08660" w14:textId="77777777" w:rsidR="00E85667" w:rsidDel="000304B2" w:rsidRDefault="00E85667">
            <w:pPr>
              <w:jc w:val="left"/>
              <w:rPr>
                <w:del w:id="877" w:author="Kasper Simonsen" w:date="2023-10-25T16:17:00Z"/>
                <w:lang w:val="it-IT"/>
              </w:rPr>
            </w:pPr>
            <w:r>
              <w:rPr>
                <w:lang w:val="it-IT"/>
              </w:rPr>
              <w:t>Automatic mode</w:t>
            </w:r>
          </w:p>
          <w:p w14:paraId="511FD06A" w14:textId="77777777" w:rsidR="00E85667" w:rsidRDefault="00E85667">
            <w:pPr>
              <w:jc w:val="left"/>
            </w:pPr>
          </w:p>
        </w:tc>
      </w:tr>
      <w:tr w:rsidR="00E85667" w14:paraId="2372E844" w14:textId="77777777" w:rsidTr="00E85667">
        <w:tc>
          <w:tcPr>
            <w:tcW w:w="111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72AC1F0" w14:textId="77777777" w:rsidR="00E85667" w:rsidRDefault="00E85667">
            <w:pPr>
              <w:jc w:val="center"/>
            </w:pPr>
            <w:r>
              <w:t>Step</w:t>
            </w:r>
          </w:p>
        </w:tc>
        <w:tc>
          <w:tcPr>
            <w:tcW w:w="412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E5ED200" w14:textId="77777777" w:rsidR="00E85667" w:rsidRDefault="00E85667">
            <w:pPr>
              <w:jc w:val="left"/>
            </w:pPr>
            <w:r>
              <w:t>Action</w:t>
            </w:r>
          </w:p>
        </w:tc>
        <w:tc>
          <w:tcPr>
            <w:tcW w:w="4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6AB4494" w14:textId="77777777" w:rsidR="00E85667" w:rsidRDefault="00E85667">
            <w:pPr>
              <w:jc w:val="left"/>
            </w:pPr>
            <w:r>
              <w:t>Completion criterion</w:t>
            </w:r>
          </w:p>
        </w:tc>
      </w:tr>
      <w:tr w:rsidR="00C8255F" w14:paraId="6368131B"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A452DFB" w14:textId="77777777" w:rsidR="00C8255F" w:rsidRDefault="00C8255F" w:rsidP="00C8255F">
            <w:pPr>
              <w:jc w:val="center"/>
            </w:pPr>
            <w:r>
              <w:lastRenderedPageBreak/>
              <w:t>1</w:t>
            </w:r>
          </w:p>
        </w:tc>
        <w:tc>
          <w:tcPr>
            <w:tcW w:w="4129" w:type="dxa"/>
            <w:tcBorders>
              <w:top w:val="single" w:sz="4" w:space="0" w:color="auto"/>
              <w:left w:val="single" w:sz="4" w:space="0" w:color="auto"/>
              <w:bottom w:val="single" w:sz="4" w:space="0" w:color="auto"/>
              <w:right w:val="single" w:sz="4" w:space="0" w:color="auto"/>
            </w:tcBorders>
            <w:vAlign w:val="center"/>
          </w:tcPr>
          <w:p w14:paraId="1B01AF48" w14:textId="77777777" w:rsidR="00C8255F" w:rsidRDefault="00C8255F" w:rsidP="00C8255F">
            <w:pPr>
              <w:jc w:val="left"/>
            </w:pPr>
            <w:r>
              <w:rPr>
                <w:lang w:val="it-IT"/>
              </w:rPr>
              <w:t>Waiting Time Execution Process</w:t>
            </w:r>
          </w:p>
        </w:tc>
        <w:tc>
          <w:tcPr>
            <w:tcW w:w="4272" w:type="dxa"/>
            <w:tcBorders>
              <w:top w:val="single" w:sz="4" w:space="0" w:color="auto"/>
              <w:left w:val="single" w:sz="4" w:space="0" w:color="auto"/>
              <w:bottom w:val="single" w:sz="4" w:space="0" w:color="auto"/>
              <w:right w:val="single" w:sz="4" w:space="0" w:color="auto"/>
            </w:tcBorders>
            <w:vAlign w:val="center"/>
          </w:tcPr>
          <w:p w14:paraId="2AAE205E" w14:textId="77777777" w:rsidR="00C8255F" w:rsidRPr="0041627B" w:rsidRDefault="00C8255F" w:rsidP="00C8255F">
            <w:pPr>
              <w:jc w:val="left"/>
              <w:rPr>
                <w:lang w:val="en-GB"/>
              </w:rPr>
            </w:pPr>
            <w:r w:rsidRPr="0041627B">
              <w:rPr>
                <w:lang w:val="en-GB"/>
              </w:rPr>
              <w:t>Elapsed Process Execution Time DLYT_Production_Duration</w:t>
            </w:r>
          </w:p>
          <w:p w14:paraId="751C8D5D" w14:textId="77777777" w:rsidR="00C8255F" w:rsidRDefault="00C8255F" w:rsidP="00C8255F">
            <w:pPr>
              <w:jc w:val="left"/>
            </w:pPr>
          </w:p>
        </w:tc>
      </w:tr>
      <w:tr w:rsidR="00C8255F" w14:paraId="4FFD1A22"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2AB1E96C" w14:textId="77777777" w:rsidR="00C8255F" w:rsidRDefault="00C8255F" w:rsidP="00C8255F">
            <w:pPr>
              <w:jc w:val="center"/>
            </w:pPr>
            <w:r>
              <w:t>2</w:t>
            </w:r>
          </w:p>
        </w:tc>
        <w:tc>
          <w:tcPr>
            <w:tcW w:w="4129" w:type="dxa"/>
            <w:tcBorders>
              <w:top w:val="single" w:sz="4" w:space="0" w:color="auto"/>
              <w:left w:val="single" w:sz="4" w:space="0" w:color="auto"/>
              <w:bottom w:val="single" w:sz="4" w:space="0" w:color="auto"/>
              <w:right w:val="single" w:sz="4" w:space="0" w:color="auto"/>
            </w:tcBorders>
            <w:vAlign w:val="center"/>
          </w:tcPr>
          <w:p w14:paraId="06549C52" w14:textId="77777777" w:rsidR="00C8255F" w:rsidRPr="0041627B" w:rsidRDefault="00C8255F" w:rsidP="00C8255F">
            <w:pPr>
              <w:jc w:val="left"/>
              <w:rPr>
                <w:lang w:val="en-GB"/>
              </w:rPr>
            </w:pPr>
            <w:r w:rsidRPr="0041627B">
              <w:rPr>
                <w:lang w:val="en-GB"/>
              </w:rPr>
              <w:t>Solenoid valve closing command Cleaning with Gas from Below HY024.VK006</w:t>
            </w:r>
          </w:p>
          <w:p w14:paraId="76FD9F39" w14:textId="77777777" w:rsidR="00C8255F" w:rsidRPr="0041627B" w:rsidRDefault="00C8255F" w:rsidP="00C8255F">
            <w:pPr>
              <w:jc w:val="left"/>
              <w:rPr>
                <w:lang w:val="en-GB"/>
              </w:rPr>
            </w:pPr>
            <w:r w:rsidRPr="0041627B">
              <w:rPr>
                <w:lang w:val="en-GB"/>
              </w:rPr>
              <w:t>AY024.VK006 OFF+</w:t>
            </w:r>
          </w:p>
          <w:p w14:paraId="7AD238B4" w14:textId="77777777" w:rsidR="00C8255F" w:rsidRPr="0041627B" w:rsidRDefault="00C8255F" w:rsidP="00C8255F">
            <w:pPr>
              <w:jc w:val="left"/>
              <w:rPr>
                <w:lang w:val="en-GB"/>
              </w:rPr>
            </w:pPr>
          </w:p>
          <w:p w14:paraId="6DD639EA" w14:textId="77777777" w:rsidR="00C8255F" w:rsidRDefault="00C8255F" w:rsidP="00C8255F">
            <w:pPr>
              <w:jc w:val="left"/>
            </w:pPr>
            <w:r>
              <w:t>deactivation of Hot Oil + request signal</w:t>
            </w:r>
          </w:p>
          <w:p w14:paraId="4E78AED5" w14:textId="77777777" w:rsidR="00C8255F" w:rsidRDefault="00C8255F" w:rsidP="00C8255F">
            <w:pPr>
              <w:jc w:val="left"/>
            </w:pPr>
            <w:r>
              <w:t>Sending Cold Oil Request Signal +</w:t>
            </w:r>
          </w:p>
          <w:p w14:paraId="06D7FFB8" w14:textId="77777777" w:rsidR="00C8255F" w:rsidRDefault="00C8255F" w:rsidP="00C8255F">
            <w:pPr>
              <w:jc w:val="left"/>
            </w:pPr>
            <w:r w:rsidRPr="0041627B">
              <w:rPr>
                <w:lang w:val="en-GB"/>
              </w:rPr>
              <w:t>Temperature Control Activation During Process</w:t>
            </w:r>
          </w:p>
        </w:tc>
        <w:tc>
          <w:tcPr>
            <w:tcW w:w="4272" w:type="dxa"/>
            <w:tcBorders>
              <w:top w:val="single" w:sz="4" w:space="0" w:color="auto"/>
              <w:left w:val="single" w:sz="4" w:space="0" w:color="auto"/>
              <w:bottom w:val="single" w:sz="4" w:space="0" w:color="auto"/>
              <w:right w:val="single" w:sz="4" w:space="0" w:color="auto"/>
            </w:tcBorders>
            <w:vAlign w:val="center"/>
          </w:tcPr>
          <w:p w14:paraId="2779DD42" w14:textId="77777777" w:rsidR="00C8255F" w:rsidRPr="0041627B" w:rsidRDefault="00C8255F" w:rsidP="00C8255F">
            <w:pPr>
              <w:jc w:val="left"/>
              <w:rPr>
                <w:lang w:val="en-GB"/>
              </w:rPr>
            </w:pPr>
            <w:r w:rsidRPr="0041627B">
              <w:rPr>
                <w:lang w:val="en-GB"/>
              </w:rPr>
              <w:t>HotOil_REQ not active +</w:t>
            </w:r>
          </w:p>
          <w:p w14:paraId="0929F549" w14:textId="77777777" w:rsidR="00C8255F" w:rsidRPr="0041627B" w:rsidRDefault="00C8255F" w:rsidP="00C8255F">
            <w:pPr>
              <w:jc w:val="left"/>
              <w:rPr>
                <w:lang w:val="en-GB"/>
              </w:rPr>
            </w:pPr>
          </w:p>
          <w:p w14:paraId="29B3AFDD" w14:textId="77777777" w:rsidR="00C8255F" w:rsidRPr="0041627B" w:rsidRDefault="00C8255F" w:rsidP="00C8255F">
            <w:pPr>
              <w:jc w:val="left"/>
              <w:rPr>
                <w:lang w:val="en-GB"/>
              </w:rPr>
            </w:pPr>
            <w:r w:rsidRPr="0041627B">
              <w:rPr>
                <w:lang w:val="en-GB"/>
              </w:rPr>
              <w:t>CoolOil_REQ active +</w:t>
            </w:r>
          </w:p>
          <w:p w14:paraId="6D6E698E" w14:textId="77777777" w:rsidR="00C8255F" w:rsidRPr="0041627B" w:rsidRDefault="00C8255F" w:rsidP="00C8255F">
            <w:pPr>
              <w:jc w:val="left"/>
              <w:rPr>
                <w:lang w:val="en-GB"/>
              </w:rPr>
            </w:pPr>
          </w:p>
          <w:p w14:paraId="3FD4563C" w14:textId="77777777" w:rsidR="00C8255F" w:rsidRDefault="00C8255F" w:rsidP="00C8255F">
            <w:pPr>
              <w:jc w:val="left"/>
              <w:rPr>
                <w:lang w:val="it-IT"/>
              </w:rPr>
            </w:pPr>
            <w:r>
              <w:rPr>
                <w:lang w:val="it-IT"/>
              </w:rPr>
              <w:t>Active CoolerFeedSystem</w:t>
            </w:r>
          </w:p>
        </w:tc>
      </w:tr>
      <w:tr w:rsidR="00C8255F" w14:paraId="1D3A07EA"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3BE05821" w14:textId="77777777" w:rsidR="00C8255F" w:rsidRDefault="00C8255F" w:rsidP="00C8255F">
            <w:pPr>
              <w:jc w:val="center"/>
            </w:pPr>
            <w:r>
              <w:t>3</w:t>
            </w:r>
          </w:p>
        </w:tc>
        <w:tc>
          <w:tcPr>
            <w:tcW w:w="4129" w:type="dxa"/>
            <w:tcBorders>
              <w:top w:val="single" w:sz="4" w:space="0" w:color="auto"/>
              <w:left w:val="single" w:sz="4" w:space="0" w:color="auto"/>
              <w:bottom w:val="single" w:sz="4" w:space="0" w:color="auto"/>
              <w:right w:val="single" w:sz="4" w:space="0" w:color="auto"/>
            </w:tcBorders>
            <w:vAlign w:val="center"/>
          </w:tcPr>
          <w:p w14:paraId="28A1B24C" w14:textId="77777777" w:rsidR="00C8255F" w:rsidRDefault="00C8255F" w:rsidP="00C8255F">
            <w:pPr>
              <w:jc w:val="left"/>
            </w:pPr>
            <w:r>
              <w:rPr>
                <w:lang w:val="it-IT"/>
              </w:rPr>
              <w:t>Reaching Internal Temperature Threshold</w:t>
            </w:r>
          </w:p>
        </w:tc>
        <w:tc>
          <w:tcPr>
            <w:tcW w:w="4272" w:type="dxa"/>
            <w:tcBorders>
              <w:top w:val="single" w:sz="4" w:space="0" w:color="auto"/>
              <w:left w:val="single" w:sz="4" w:space="0" w:color="auto"/>
              <w:bottom w:val="single" w:sz="4" w:space="0" w:color="auto"/>
              <w:right w:val="single" w:sz="4" w:space="0" w:color="auto"/>
            </w:tcBorders>
            <w:vAlign w:val="center"/>
          </w:tcPr>
          <w:p w14:paraId="5E41CBF3" w14:textId="77777777" w:rsidR="00C8255F" w:rsidRPr="0041627B" w:rsidRDefault="00C8255F" w:rsidP="00C8255F">
            <w:pPr>
              <w:jc w:val="left"/>
              <w:rPr>
                <w:lang w:val="en-GB"/>
              </w:rPr>
            </w:pPr>
            <w:r w:rsidRPr="0041627B">
              <w:rPr>
                <w:lang w:val="en-GB"/>
              </w:rPr>
              <w:t>Indoor Temperature &lt; SP_CoolProduction_Temperature</w:t>
            </w:r>
          </w:p>
        </w:tc>
      </w:tr>
      <w:tr w:rsidR="00C8255F" w14:paraId="1CA529F9"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564E5F4B" w14:textId="77777777" w:rsidR="00C8255F" w:rsidRDefault="00C8255F" w:rsidP="00C8255F">
            <w:pPr>
              <w:jc w:val="center"/>
            </w:pPr>
            <w:r>
              <w:t>4</w:t>
            </w:r>
          </w:p>
        </w:tc>
        <w:tc>
          <w:tcPr>
            <w:tcW w:w="4129" w:type="dxa"/>
            <w:tcBorders>
              <w:top w:val="single" w:sz="4" w:space="0" w:color="auto"/>
              <w:left w:val="single" w:sz="4" w:space="0" w:color="auto"/>
              <w:bottom w:val="single" w:sz="4" w:space="0" w:color="auto"/>
              <w:right w:val="single" w:sz="4" w:space="0" w:color="auto"/>
            </w:tcBorders>
            <w:vAlign w:val="center"/>
          </w:tcPr>
          <w:p w14:paraId="17AA9E6F" w14:textId="77777777" w:rsidR="00C8255F" w:rsidRPr="0041627B" w:rsidRDefault="00C8255F" w:rsidP="00C8255F">
            <w:pPr>
              <w:jc w:val="left"/>
              <w:rPr>
                <w:lang w:val="en-GB"/>
              </w:rPr>
            </w:pPr>
            <w:r w:rsidRPr="0041627B">
              <w:rPr>
                <w:lang w:val="en-GB"/>
              </w:rPr>
              <w:t>Vacuum Pump Motor Stop CMDPG001.M05.VFD OFF +</w:t>
            </w:r>
          </w:p>
          <w:p w14:paraId="078CC82B" w14:textId="77777777" w:rsidR="00C8255F" w:rsidRPr="0041627B" w:rsidRDefault="00C8255F" w:rsidP="00C8255F">
            <w:pPr>
              <w:jc w:val="left"/>
              <w:rPr>
                <w:lang w:val="en-GB"/>
              </w:rPr>
            </w:pPr>
          </w:p>
          <w:p w14:paraId="3EE7C3CE" w14:textId="77777777" w:rsidR="00C8255F" w:rsidRPr="0041627B" w:rsidRDefault="00C8255F" w:rsidP="00C8255F">
            <w:pPr>
              <w:jc w:val="left"/>
              <w:rPr>
                <w:lang w:val="en-GB"/>
              </w:rPr>
            </w:pPr>
            <w:r w:rsidRPr="0041627B">
              <w:rPr>
                <w:lang w:val="en-GB"/>
              </w:rPr>
              <w:t>Stop Vacuum Control +</w:t>
            </w:r>
          </w:p>
          <w:p w14:paraId="5C4F99CA" w14:textId="77777777" w:rsidR="00C8255F" w:rsidRPr="0041627B" w:rsidRDefault="00C8255F" w:rsidP="00C8255F">
            <w:pPr>
              <w:jc w:val="left"/>
              <w:rPr>
                <w:lang w:val="en-GB"/>
              </w:rPr>
            </w:pPr>
          </w:p>
          <w:p w14:paraId="74CBC00F" w14:textId="77777777" w:rsidR="00C8255F" w:rsidRDefault="00C8255F" w:rsidP="00C8255F">
            <w:pPr>
              <w:jc w:val="left"/>
            </w:pPr>
            <w:r>
              <w:t>deactivation of Cold Oil demand signal +</w:t>
            </w:r>
          </w:p>
          <w:p w14:paraId="4793EBF2" w14:textId="77777777" w:rsidR="00C8255F" w:rsidRDefault="00C8255F" w:rsidP="00C8255F">
            <w:pPr>
              <w:jc w:val="left"/>
            </w:pPr>
          </w:p>
          <w:p w14:paraId="10CF7D5B" w14:textId="77777777" w:rsidR="00C8255F" w:rsidRDefault="00C8255F" w:rsidP="00C8255F">
            <w:pPr>
              <w:jc w:val="left"/>
            </w:pPr>
            <w:r w:rsidRPr="0041627B">
              <w:rPr>
                <w:lang w:val="en-GB"/>
              </w:rPr>
              <w:t>Temperature Control Deactivation During Process</w:t>
            </w:r>
          </w:p>
        </w:tc>
        <w:tc>
          <w:tcPr>
            <w:tcW w:w="4272" w:type="dxa"/>
            <w:tcBorders>
              <w:top w:val="single" w:sz="4" w:space="0" w:color="auto"/>
              <w:left w:val="single" w:sz="4" w:space="0" w:color="auto"/>
              <w:bottom w:val="single" w:sz="4" w:space="0" w:color="auto"/>
              <w:right w:val="single" w:sz="4" w:space="0" w:color="auto"/>
            </w:tcBorders>
            <w:vAlign w:val="center"/>
          </w:tcPr>
          <w:p w14:paraId="0308C8C1" w14:textId="77777777" w:rsidR="00C8255F" w:rsidRPr="0041627B" w:rsidRDefault="00C8255F" w:rsidP="00C8255F">
            <w:pPr>
              <w:jc w:val="left"/>
              <w:rPr>
                <w:lang w:val="en-GB"/>
              </w:rPr>
            </w:pPr>
            <w:r w:rsidRPr="0041627B">
              <w:rPr>
                <w:lang w:val="en-GB"/>
              </w:rPr>
              <w:t>RUNPG001.M03.VFD inactive +</w:t>
            </w:r>
          </w:p>
          <w:p w14:paraId="030A4C8A" w14:textId="77777777" w:rsidR="00C8255F" w:rsidRPr="0041627B" w:rsidRDefault="00C8255F" w:rsidP="00C8255F">
            <w:pPr>
              <w:jc w:val="left"/>
              <w:rPr>
                <w:lang w:val="en-GB"/>
              </w:rPr>
            </w:pPr>
          </w:p>
          <w:p w14:paraId="3D26F4FF" w14:textId="77777777" w:rsidR="00C8255F" w:rsidRPr="0041627B" w:rsidRDefault="00C8255F" w:rsidP="00C8255F">
            <w:pPr>
              <w:jc w:val="left"/>
              <w:rPr>
                <w:lang w:val="en-GB"/>
              </w:rPr>
            </w:pPr>
            <w:r w:rsidRPr="0041627B">
              <w:rPr>
                <w:lang w:val="en-GB"/>
              </w:rPr>
              <w:t>VacuumControlActive not active +</w:t>
            </w:r>
          </w:p>
          <w:p w14:paraId="1A91A138" w14:textId="77777777" w:rsidR="00C8255F" w:rsidRPr="0041627B" w:rsidRDefault="00C8255F" w:rsidP="00C8255F">
            <w:pPr>
              <w:jc w:val="left"/>
              <w:rPr>
                <w:lang w:val="en-GB"/>
              </w:rPr>
            </w:pPr>
          </w:p>
          <w:p w14:paraId="5FE29139" w14:textId="77777777" w:rsidR="00C8255F" w:rsidRPr="0041627B" w:rsidRDefault="00C8255F" w:rsidP="00C8255F">
            <w:pPr>
              <w:jc w:val="left"/>
              <w:rPr>
                <w:lang w:val="en-GB"/>
              </w:rPr>
            </w:pPr>
            <w:r w:rsidRPr="0041627B">
              <w:rPr>
                <w:lang w:val="en-GB"/>
              </w:rPr>
              <w:t>CoolOil_REQ not active +</w:t>
            </w:r>
          </w:p>
          <w:p w14:paraId="11EA142C" w14:textId="77777777" w:rsidR="00C8255F" w:rsidRPr="0041627B" w:rsidRDefault="00C8255F" w:rsidP="00C8255F">
            <w:pPr>
              <w:jc w:val="left"/>
              <w:rPr>
                <w:lang w:val="en-GB"/>
              </w:rPr>
            </w:pPr>
          </w:p>
          <w:p w14:paraId="5C149501" w14:textId="77777777" w:rsidR="00C8255F" w:rsidRPr="0041627B" w:rsidRDefault="00C8255F" w:rsidP="00C8255F">
            <w:pPr>
              <w:jc w:val="left"/>
              <w:rPr>
                <w:lang w:val="en-GB"/>
              </w:rPr>
            </w:pPr>
            <w:r w:rsidRPr="0041627B">
              <w:rPr>
                <w:lang w:val="en-GB"/>
              </w:rPr>
              <w:t>CoolerFeedSystem not active</w:t>
            </w:r>
          </w:p>
        </w:tc>
      </w:tr>
      <w:tr w:rsidR="00C8255F" w14:paraId="68314AE1"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747EA6F" w14:textId="77777777" w:rsidR="00C8255F" w:rsidRDefault="00C8255F" w:rsidP="00C8255F">
            <w:pPr>
              <w:jc w:val="center"/>
            </w:pPr>
            <w:r>
              <w:t>5</w:t>
            </w:r>
          </w:p>
        </w:tc>
        <w:tc>
          <w:tcPr>
            <w:tcW w:w="4129" w:type="dxa"/>
            <w:tcBorders>
              <w:top w:val="single" w:sz="4" w:space="0" w:color="auto"/>
              <w:left w:val="single" w:sz="4" w:space="0" w:color="auto"/>
              <w:bottom w:val="single" w:sz="4" w:space="0" w:color="auto"/>
              <w:right w:val="single" w:sz="4" w:space="0" w:color="auto"/>
            </w:tcBorders>
            <w:vAlign w:val="center"/>
          </w:tcPr>
          <w:p w14:paraId="6CF967E8" w14:textId="77777777" w:rsidR="00C8255F" w:rsidRPr="0041627B" w:rsidRDefault="00C8255F" w:rsidP="00C8255F">
            <w:pPr>
              <w:jc w:val="left"/>
              <w:rPr>
                <w:lang w:val="en-GB"/>
              </w:rPr>
            </w:pPr>
            <w:r w:rsidRPr="0041627B">
              <w:rPr>
                <w:lang w:val="en-GB"/>
              </w:rPr>
              <w:t>Activating Filter Cleaning Sequence +</w:t>
            </w:r>
          </w:p>
          <w:p w14:paraId="37142957" w14:textId="77777777" w:rsidR="00C8255F" w:rsidRPr="0041627B" w:rsidRDefault="00C8255F" w:rsidP="00C8255F">
            <w:pPr>
              <w:jc w:val="left"/>
              <w:rPr>
                <w:lang w:val="en-GB"/>
              </w:rPr>
            </w:pPr>
            <w:r w:rsidRPr="0041627B">
              <w:rPr>
                <w:lang w:val="en-GB"/>
              </w:rPr>
              <w:t>Waiting time Filter cleaning</w:t>
            </w:r>
          </w:p>
          <w:p w14:paraId="1B82C467" w14:textId="77777777" w:rsidR="00C8255F" w:rsidRDefault="00C8255F" w:rsidP="00C8255F">
            <w:pPr>
              <w:jc w:val="left"/>
            </w:pPr>
          </w:p>
        </w:tc>
        <w:tc>
          <w:tcPr>
            <w:tcW w:w="4272" w:type="dxa"/>
            <w:tcBorders>
              <w:top w:val="single" w:sz="4" w:space="0" w:color="auto"/>
              <w:left w:val="single" w:sz="4" w:space="0" w:color="auto"/>
              <w:bottom w:val="single" w:sz="4" w:space="0" w:color="auto"/>
              <w:right w:val="single" w:sz="4" w:space="0" w:color="auto"/>
            </w:tcBorders>
            <w:vAlign w:val="center"/>
          </w:tcPr>
          <w:p w14:paraId="02B55613" w14:textId="77777777" w:rsidR="00C8255F" w:rsidRPr="0041627B" w:rsidRDefault="00C8255F" w:rsidP="00C8255F">
            <w:pPr>
              <w:jc w:val="left"/>
              <w:rPr>
                <w:lang w:val="en-GB"/>
              </w:rPr>
            </w:pPr>
            <w:r w:rsidRPr="0041627B">
              <w:rPr>
                <w:lang w:val="en-GB"/>
              </w:rPr>
              <w:t>Elapsed Filter Cleaning Time DLYT_Cleaning_Filter</w:t>
            </w:r>
          </w:p>
          <w:p w14:paraId="01B3C24A" w14:textId="77777777" w:rsidR="00C8255F" w:rsidRDefault="00C8255F" w:rsidP="00C8255F">
            <w:pPr>
              <w:jc w:val="left"/>
            </w:pPr>
          </w:p>
        </w:tc>
      </w:tr>
      <w:tr w:rsidR="00C8255F" w14:paraId="14D9884B"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46127AD7" w14:textId="77777777" w:rsidR="00C8255F" w:rsidRDefault="00C8255F" w:rsidP="00C8255F">
            <w:pPr>
              <w:jc w:val="center"/>
            </w:pPr>
            <w:r>
              <w:t>6</w:t>
            </w:r>
          </w:p>
        </w:tc>
        <w:tc>
          <w:tcPr>
            <w:tcW w:w="4129" w:type="dxa"/>
            <w:tcBorders>
              <w:top w:val="single" w:sz="4" w:space="0" w:color="auto"/>
              <w:left w:val="single" w:sz="4" w:space="0" w:color="auto"/>
              <w:bottom w:val="single" w:sz="4" w:space="0" w:color="auto"/>
              <w:right w:val="single" w:sz="4" w:space="0" w:color="auto"/>
            </w:tcBorders>
            <w:vAlign w:val="center"/>
          </w:tcPr>
          <w:p w14:paraId="4DFF6BE3" w14:textId="77777777" w:rsidR="00C8255F" w:rsidRDefault="00C8255F" w:rsidP="00C8255F">
            <w:pPr>
              <w:jc w:val="left"/>
              <w:rPr>
                <w:lang w:val="it-IT"/>
              </w:rPr>
            </w:pPr>
            <w:r>
              <w:rPr>
                <w:lang w:val="it-IT"/>
              </w:rPr>
              <w:t>Stop Filter Cleaning Sequence</w:t>
            </w:r>
          </w:p>
        </w:tc>
        <w:tc>
          <w:tcPr>
            <w:tcW w:w="4272" w:type="dxa"/>
            <w:tcBorders>
              <w:top w:val="single" w:sz="4" w:space="0" w:color="auto"/>
              <w:left w:val="single" w:sz="4" w:space="0" w:color="auto"/>
              <w:bottom w:val="single" w:sz="4" w:space="0" w:color="auto"/>
              <w:right w:val="single" w:sz="4" w:space="0" w:color="auto"/>
            </w:tcBorders>
            <w:vAlign w:val="center"/>
          </w:tcPr>
          <w:p w14:paraId="5ADABEE0" w14:textId="77777777" w:rsidR="00C8255F" w:rsidRDefault="00C8255F" w:rsidP="00C8255F">
            <w:pPr>
              <w:jc w:val="left"/>
              <w:rPr>
                <w:lang w:val="it-IT"/>
              </w:rPr>
            </w:pPr>
          </w:p>
        </w:tc>
      </w:tr>
      <w:tr w:rsidR="00C8255F" w14:paraId="4D81F1F1"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784E74D1" w14:textId="77777777" w:rsidR="00C8255F" w:rsidRDefault="00C8255F" w:rsidP="00C8255F">
            <w:pPr>
              <w:jc w:val="center"/>
            </w:pPr>
            <w:r>
              <w:t>7</w:t>
            </w:r>
          </w:p>
        </w:tc>
        <w:tc>
          <w:tcPr>
            <w:tcW w:w="4129" w:type="dxa"/>
            <w:tcBorders>
              <w:top w:val="single" w:sz="4" w:space="0" w:color="auto"/>
              <w:left w:val="single" w:sz="4" w:space="0" w:color="auto"/>
              <w:bottom w:val="single" w:sz="4" w:space="0" w:color="auto"/>
              <w:right w:val="single" w:sz="4" w:space="0" w:color="auto"/>
            </w:tcBorders>
            <w:vAlign w:val="center"/>
          </w:tcPr>
          <w:p w14:paraId="74E47261" w14:textId="77777777" w:rsidR="00C8255F" w:rsidRPr="0041627B" w:rsidRDefault="00C8255F" w:rsidP="00C8255F">
            <w:pPr>
              <w:jc w:val="left"/>
              <w:rPr>
                <w:lang w:val="en-GB"/>
              </w:rPr>
            </w:pPr>
            <w:r w:rsidRPr="0041627B">
              <w:rPr>
                <w:lang w:val="en-GB"/>
              </w:rPr>
              <w:t>Solenoid valve opening command Cleaning with Gas from Below HY024.VK006</w:t>
            </w:r>
          </w:p>
          <w:p w14:paraId="7B04E833" w14:textId="77777777" w:rsidR="00C8255F" w:rsidRDefault="00C8255F" w:rsidP="00C8255F">
            <w:pPr>
              <w:jc w:val="left"/>
              <w:rPr>
                <w:lang w:val="it-IT"/>
              </w:rPr>
            </w:pPr>
            <w:r>
              <w:rPr>
                <w:lang w:val="it-IT"/>
              </w:rPr>
              <w:t>AY024.VK006 ON</w:t>
            </w:r>
          </w:p>
        </w:tc>
        <w:tc>
          <w:tcPr>
            <w:tcW w:w="4272" w:type="dxa"/>
            <w:tcBorders>
              <w:top w:val="single" w:sz="4" w:space="0" w:color="auto"/>
              <w:left w:val="single" w:sz="4" w:space="0" w:color="auto"/>
              <w:bottom w:val="single" w:sz="4" w:space="0" w:color="auto"/>
              <w:right w:val="single" w:sz="4" w:space="0" w:color="auto"/>
            </w:tcBorders>
            <w:vAlign w:val="center"/>
          </w:tcPr>
          <w:p w14:paraId="064CDB33" w14:textId="77777777" w:rsidR="00C8255F" w:rsidRDefault="00C8255F" w:rsidP="00C8255F">
            <w:pPr>
              <w:jc w:val="left"/>
              <w:rPr>
                <w:lang w:val="it-IT"/>
              </w:rPr>
            </w:pPr>
            <w:r>
              <w:rPr>
                <w:lang w:val="it-IT"/>
              </w:rPr>
              <w:t>Internal Pressure &gt; TH_ProductionVacuum</w:t>
            </w:r>
          </w:p>
        </w:tc>
      </w:tr>
      <w:tr w:rsidR="00C8255F" w14:paraId="4A8DFDE5"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D2B9028" w14:textId="77777777" w:rsidR="00C8255F" w:rsidRDefault="00C8255F" w:rsidP="00C8255F">
            <w:pPr>
              <w:jc w:val="center"/>
            </w:pPr>
            <w:r>
              <w:lastRenderedPageBreak/>
              <w:t>8</w:t>
            </w:r>
          </w:p>
        </w:tc>
        <w:tc>
          <w:tcPr>
            <w:tcW w:w="4129" w:type="dxa"/>
            <w:tcBorders>
              <w:top w:val="single" w:sz="4" w:space="0" w:color="auto"/>
              <w:left w:val="single" w:sz="4" w:space="0" w:color="auto"/>
              <w:bottom w:val="single" w:sz="4" w:space="0" w:color="auto"/>
              <w:right w:val="single" w:sz="4" w:space="0" w:color="auto"/>
            </w:tcBorders>
            <w:vAlign w:val="center"/>
          </w:tcPr>
          <w:p w14:paraId="5B460DB2" w14:textId="77777777" w:rsidR="00C8255F" w:rsidRPr="0041627B" w:rsidRDefault="00C8255F" w:rsidP="00C8255F">
            <w:pPr>
              <w:jc w:val="left"/>
              <w:rPr>
                <w:lang w:val="en-GB"/>
              </w:rPr>
            </w:pPr>
            <w:r w:rsidRPr="0041627B">
              <w:rPr>
                <w:lang w:val="en-GB"/>
              </w:rPr>
              <w:t>Solenoid valve closing command Cleaning with Gas from Below HY024.VK006</w:t>
            </w:r>
          </w:p>
          <w:p w14:paraId="2988443A" w14:textId="77777777" w:rsidR="00C8255F" w:rsidRPr="0041627B" w:rsidRDefault="00C8255F" w:rsidP="00C8255F">
            <w:pPr>
              <w:jc w:val="left"/>
              <w:rPr>
                <w:lang w:val="en-GB"/>
              </w:rPr>
            </w:pPr>
            <w:r w:rsidRPr="0041627B">
              <w:rPr>
                <w:lang w:val="en-GB"/>
              </w:rPr>
              <w:t xml:space="preserve"> </w:t>
            </w:r>
          </w:p>
          <w:p w14:paraId="6BAE2163" w14:textId="77777777" w:rsidR="00C8255F" w:rsidRDefault="00C8255F" w:rsidP="00C8255F">
            <w:pPr>
              <w:jc w:val="left"/>
              <w:rPr>
                <w:lang w:val="it-IT"/>
              </w:rPr>
            </w:pPr>
            <w:r>
              <w:rPr>
                <w:lang w:val="it-IT"/>
              </w:rPr>
              <w:t>AY024.VK006 OFF</w:t>
            </w:r>
          </w:p>
        </w:tc>
        <w:tc>
          <w:tcPr>
            <w:tcW w:w="4272" w:type="dxa"/>
            <w:tcBorders>
              <w:top w:val="single" w:sz="4" w:space="0" w:color="auto"/>
              <w:left w:val="single" w:sz="4" w:space="0" w:color="auto"/>
              <w:bottom w:val="single" w:sz="4" w:space="0" w:color="auto"/>
              <w:right w:val="single" w:sz="4" w:space="0" w:color="auto"/>
            </w:tcBorders>
            <w:vAlign w:val="center"/>
          </w:tcPr>
          <w:p w14:paraId="1243B546" w14:textId="77777777" w:rsidR="00C8255F" w:rsidRDefault="00C8255F" w:rsidP="00C8255F">
            <w:pPr>
              <w:jc w:val="left"/>
              <w:rPr>
                <w:lang w:val="it-IT"/>
              </w:rPr>
            </w:pPr>
          </w:p>
        </w:tc>
      </w:tr>
      <w:tr w:rsidR="00C8255F" w14:paraId="340519D2"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44520E43" w14:textId="77777777" w:rsidR="00C8255F" w:rsidRDefault="00C8255F" w:rsidP="00C8255F">
            <w:pPr>
              <w:jc w:val="center"/>
            </w:pPr>
            <w:r>
              <w:t>9</w:t>
            </w:r>
          </w:p>
        </w:tc>
        <w:tc>
          <w:tcPr>
            <w:tcW w:w="4129" w:type="dxa"/>
            <w:tcBorders>
              <w:top w:val="single" w:sz="4" w:space="0" w:color="auto"/>
              <w:left w:val="single" w:sz="4" w:space="0" w:color="auto"/>
              <w:bottom w:val="single" w:sz="4" w:space="0" w:color="auto"/>
              <w:right w:val="single" w:sz="4" w:space="0" w:color="auto"/>
            </w:tcBorders>
            <w:vAlign w:val="center"/>
          </w:tcPr>
          <w:p w14:paraId="1AF9F28A" w14:textId="77777777" w:rsidR="00C8255F" w:rsidRPr="0041627B" w:rsidRDefault="00C8255F" w:rsidP="00C8255F">
            <w:pPr>
              <w:jc w:val="left"/>
              <w:rPr>
                <w:lang w:val="en-GB"/>
              </w:rPr>
            </w:pPr>
            <w:r w:rsidRPr="0041627B">
              <w:rPr>
                <w:lang w:val="en-GB"/>
              </w:rPr>
              <w:t>Stop Motor Rebound CMDVK006.M03.VFD OFF</w:t>
            </w:r>
          </w:p>
        </w:tc>
        <w:tc>
          <w:tcPr>
            <w:tcW w:w="4272" w:type="dxa"/>
            <w:tcBorders>
              <w:top w:val="single" w:sz="4" w:space="0" w:color="auto"/>
              <w:left w:val="single" w:sz="4" w:space="0" w:color="auto"/>
              <w:bottom w:val="single" w:sz="4" w:space="0" w:color="auto"/>
              <w:right w:val="single" w:sz="4" w:space="0" w:color="auto"/>
            </w:tcBorders>
            <w:vAlign w:val="center"/>
          </w:tcPr>
          <w:p w14:paraId="01DA5594" w14:textId="77777777" w:rsidR="00C8255F" w:rsidRDefault="00C8255F" w:rsidP="00C8255F">
            <w:pPr>
              <w:jc w:val="left"/>
              <w:rPr>
                <w:lang w:val="it-IT"/>
              </w:rPr>
            </w:pPr>
            <w:r>
              <w:rPr>
                <w:lang w:val="it-IT"/>
              </w:rPr>
              <w:t>RUNVK006.M03.VFD inactive</w:t>
            </w:r>
          </w:p>
          <w:p w14:paraId="3011C025" w14:textId="77777777" w:rsidR="00C8255F" w:rsidRDefault="00C8255F" w:rsidP="00C8255F">
            <w:pPr>
              <w:jc w:val="left"/>
              <w:rPr>
                <w:lang w:val="it-IT"/>
              </w:rPr>
            </w:pPr>
          </w:p>
        </w:tc>
      </w:tr>
      <w:tr w:rsidR="00C8255F" w14:paraId="35EB2D46"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42BC579E" w14:textId="77777777" w:rsidR="00C8255F" w:rsidRDefault="00C8255F" w:rsidP="00C8255F">
            <w:pPr>
              <w:jc w:val="center"/>
            </w:pPr>
            <w:r>
              <w:t>10</w:t>
            </w:r>
          </w:p>
        </w:tc>
        <w:tc>
          <w:tcPr>
            <w:tcW w:w="4129" w:type="dxa"/>
            <w:tcBorders>
              <w:top w:val="single" w:sz="4" w:space="0" w:color="auto"/>
              <w:left w:val="single" w:sz="4" w:space="0" w:color="auto"/>
              <w:bottom w:val="single" w:sz="4" w:space="0" w:color="auto"/>
              <w:right w:val="single" w:sz="4" w:space="0" w:color="auto"/>
            </w:tcBorders>
            <w:vAlign w:val="center"/>
          </w:tcPr>
          <w:p w14:paraId="4E7A296E" w14:textId="77777777" w:rsidR="00C8255F" w:rsidRPr="0041627B" w:rsidRDefault="00C8255F" w:rsidP="00C8255F">
            <w:pPr>
              <w:jc w:val="left"/>
              <w:rPr>
                <w:lang w:val="en-GB"/>
              </w:rPr>
            </w:pPr>
            <w:r w:rsidRPr="0041627B">
              <w:rPr>
                <w:lang w:val="en-GB"/>
              </w:rPr>
              <w:t>Sending Signal For Discharge Enablement Request</w:t>
            </w:r>
          </w:p>
        </w:tc>
        <w:tc>
          <w:tcPr>
            <w:tcW w:w="4272" w:type="dxa"/>
            <w:tcBorders>
              <w:top w:val="single" w:sz="4" w:space="0" w:color="auto"/>
              <w:left w:val="single" w:sz="4" w:space="0" w:color="auto"/>
              <w:bottom w:val="single" w:sz="4" w:space="0" w:color="auto"/>
              <w:right w:val="single" w:sz="4" w:space="0" w:color="auto"/>
            </w:tcBorders>
            <w:vAlign w:val="center"/>
          </w:tcPr>
          <w:p w14:paraId="3F94436B" w14:textId="77777777" w:rsidR="00C8255F" w:rsidRDefault="00C8255F" w:rsidP="00C8255F">
            <w:pPr>
              <w:jc w:val="left"/>
              <w:rPr>
                <w:lang w:val="it-IT"/>
              </w:rPr>
            </w:pPr>
            <w:r>
              <w:rPr>
                <w:lang w:val="it-IT"/>
              </w:rPr>
              <w:t>Discharge_ON active</w:t>
            </w:r>
          </w:p>
        </w:tc>
      </w:tr>
      <w:tr w:rsidR="00C8255F" w14:paraId="1F0AFF2F"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1A34A242" w14:textId="77777777" w:rsidR="00C8255F" w:rsidRDefault="00C8255F" w:rsidP="00C8255F">
            <w:pPr>
              <w:jc w:val="center"/>
            </w:pPr>
            <w:r>
              <w:t>11</w:t>
            </w:r>
          </w:p>
        </w:tc>
        <w:tc>
          <w:tcPr>
            <w:tcW w:w="4129" w:type="dxa"/>
            <w:tcBorders>
              <w:top w:val="single" w:sz="4" w:space="0" w:color="auto"/>
              <w:left w:val="single" w:sz="4" w:space="0" w:color="auto"/>
              <w:bottom w:val="single" w:sz="4" w:space="0" w:color="auto"/>
              <w:right w:val="single" w:sz="4" w:space="0" w:color="auto"/>
            </w:tcBorders>
            <w:vAlign w:val="center"/>
          </w:tcPr>
          <w:p w14:paraId="704190EB" w14:textId="77777777" w:rsidR="00C8255F" w:rsidRPr="0041627B" w:rsidRDefault="00C8255F" w:rsidP="00C8255F">
            <w:pPr>
              <w:jc w:val="left"/>
              <w:rPr>
                <w:lang w:val="en-GB"/>
              </w:rPr>
            </w:pPr>
            <w:r w:rsidRPr="0041627B">
              <w:rPr>
                <w:lang w:val="en-GB"/>
              </w:rPr>
              <w:t>Receiving Valley Station Signal of Discharge Enablement.</w:t>
            </w:r>
          </w:p>
        </w:tc>
        <w:tc>
          <w:tcPr>
            <w:tcW w:w="4272" w:type="dxa"/>
            <w:tcBorders>
              <w:top w:val="single" w:sz="4" w:space="0" w:color="auto"/>
              <w:left w:val="single" w:sz="4" w:space="0" w:color="auto"/>
              <w:bottom w:val="single" w:sz="4" w:space="0" w:color="auto"/>
              <w:right w:val="single" w:sz="4" w:space="0" w:color="auto"/>
            </w:tcBorders>
            <w:vAlign w:val="center"/>
          </w:tcPr>
          <w:p w14:paraId="1E618A7F" w14:textId="77777777" w:rsidR="00C8255F" w:rsidRDefault="00C8255F" w:rsidP="00C8255F">
            <w:pPr>
              <w:jc w:val="left"/>
              <w:rPr>
                <w:lang w:val="it-IT"/>
              </w:rPr>
            </w:pPr>
            <w:r>
              <w:rPr>
                <w:lang w:val="it-IT"/>
              </w:rPr>
              <w:t>Discharge_Release active</w:t>
            </w:r>
          </w:p>
        </w:tc>
      </w:tr>
      <w:tr w:rsidR="00C8255F" w14:paraId="5287F9FB"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3EC67C6" w14:textId="77777777" w:rsidR="00C8255F" w:rsidRDefault="00C8255F" w:rsidP="00C8255F">
            <w:pPr>
              <w:jc w:val="center"/>
            </w:pPr>
            <w:r>
              <w:t>12</w:t>
            </w:r>
          </w:p>
        </w:tc>
        <w:tc>
          <w:tcPr>
            <w:tcW w:w="4129" w:type="dxa"/>
            <w:tcBorders>
              <w:top w:val="single" w:sz="4" w:space="0" w:color="auto"/>
              <w:left w:val="single" w:sz="4" w:space="0" w:color="auto"/>
              <w:bottom w:val="single" w:sz="4" w:space="0" w:color="auto"/>
              <w:right w:val="single" w:sz="4" w:space="0" w:color="auto"/>
            </w:tcBorders>
            <w:vAlign w:val="center"/>
          </w:tcPr>
          <w:p w14:paraId="1F55C52A" w14:textId="77777777" w:rsidR="00C8255F" w:rsidRPr="0041627B" w:rsidRDefault="00C8255F" w:rsidP="00C8255F">
            <w:pPr>
              <w:jc w:val="left"/>
              <w:rPr>
                <w:lang w:val="en-GB"/>
              </w:rPr>
            </w:pPr>
            <w:r w:rsidRPr="0041627B">
              <w:rPr>
                <w:lang w:val="en-GB"/>
              </w:rPr>
              <w:t>HY007A/B.VK006 exhaust solenoid valve opening control</w:t>
            </w:r>
          </w:p>
          <w:p w14:paraId="38799282" w14:textId="77777777" w:rsidR="00C8255F" w:rsidRPr="0041627B" w:rsidRDefault="00C8255F" w:rsidP="00C8255F">
            <w:pPr>
              <w:jc w:val="left"/>
              <w:rPr>
                <w:lang w:val="en-GB"/>
              </w:rPr>
            </w:pPr>
            <w:r w:rsidRPr="0041627B">
              <w:rPr>
                <w:lang w:val="en-GB"/>
              </w:rPr>
              <w:t>XY007A.VK006 ON</w:t>
            </w:r>
          </w:p>
          <w:p w14:paraId="2AF64C2F" w14:textId="77777777" w:rsidR="00C8255F" w:rsidRPr="0041627B" w:rsidRDefault="00C8255F" w:rsidP="00C8255F">
            <w:pPr>
              <w:jc w:val="left"/>
              <w:rPr>
                <w:lang w:val="en-GB"/>
              </w:rPr>
            </w:pPr>
            <w:r w:rsidRPr="0041627B">
              <w:rPr>
                <w:lang w:val="en-GB"/>
              </w:rPr>
              <w:t>XY007B.VK006 OFF +</w:t>
            </w:r>
          </w:p>
          <w:p w14:paraId="45D58170" w14:textId="77777777" w:rsidR="00C8255F" w:rsidRPr="0041627B" w:rsidRDefault="00C8255F" w:rsidP="00C8255F">
            <w:pPr>
              <w:jc w:val="left"/>
              <w:rPr>
                <w:lang w:val="en-GB"/>
              </w:rPr>
            </w:pPr>
          </w:p>
          <w:p w14:paraId="2AD381C7" w14:textId="77777777" w:rsidR="00C8255F" w:rsidRDefault="00C8255F" w:rsidP="00C8255F">
            <w:pPr>
              <w:jc w:val="left"/>
              <w:rPr>
                <w:lang w:val="it-IT"/>
              </w:rPr>
            </w:pPr>
            <w:r>
              <w:rPr>
                <w:lang w:val="it-IT"/>
              </w:rPr>
              <w:t>AirKnocker Sequence Activation</w:t>
            </w:r>
          </w:p>
        </w:tc>
        <w:tc>
          <w:tcPr>
            <w:tcW w:w="4272" w:type="dxa"/>
            <w:tcBorders>
              <w:top w:val="single" w:sz="4" w:space="0" w:color="auto"/>
              <w:left w:val="single" w:sz="4" w:space="0" w:color="auto"/>
              <w:bottom w:val="single" w:sz="4" w:space="0" w:color="auto"/>
              <w:right w:val="single" w:sz="4" w:space="0" w:color="auto"/>
            </w:tcBorders>
            <w:vAlign w:val="center"/>
          </w:tcPr>
          <w:p w14:paraId="0F266BD7" w14:textId="77777777" w:rsidR="00C8255F" w:rsidRPr="0041627B" w:rsidRDefault="00C8255F" w:rsidP="00C8255F">
            <w:pPr>
              <w:jc w:val="left"/>
              <w:rPr>
                <w:lang w:val="en-GB"/>
              </w:rPr>
            </w:pPr>
            <w:r w:rsidRPr="0041627B">
              <w:rPr>
                <w:lang w:val="en-GB"/>
              </w:rPr>
              <w:t>ZSH004.VK006 not active +</w:t>
            </w:r>
          </w:p>
          <w:p w14:paraId="5003C197" w14:textId="77777777" w:rsidR="00C8255F" w:rsidRPr="0041627B" w:rsidRDefault="00C8255F" w:rsidP="00C8255F">
            <w:pPr>
              <w:jc w:val="left"/>
              <w:rPr>
                <w:lang w:val="en-GB"/>
              </w:rPr>
            </w:pPr>
          </w:p>
          <w:p w14:paraId="3B269752" w14:textId="77777777" w:rsidR="00C8255F" w:rsidRPr="0041627B" w:rsidRDefault="00C8255F" w:rsidP="00C8255F">
            <w:pPr>
              <w:jc w:val="left"/>
              <w:rPr>
                <w:lang w:val="en-GB"/>
              </w:rPr>
            </w:pPr>
            <w:r w:rsidRPr="0041627B">
              <w:rPr>
                <w:lang w:val="en-GB"/>
              </w:rPr>
              <w:t>AirKnocker_ON active</w:t>
            </w:r>
          </w:p>
        </w:tc>
      </w:tr>
      <w:tr w:rsidR="00C8255F" w14:paraId="5A79CE69"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458E002E" w14:textId="77777777" w:rsidR="00C8255F" w:rsidRDefault="00C8255F" w:rsidP="00C8255F">
            <w:pPr>
              <w:jc w:val="center"/>
            </w:pPr>
            <w:r>
              <w:t>13</w:t>
            </w:r>
          </w:p>
        </w:tc>
        <w:tc>
          <w:tcPr>
            <w:tcW w:w="4129" w:type="dxa"/>
            <w:tcBorders>
              <w:top w:val="single" w:sz="4" w:space="0" w:color="auto"/>
              <w:left w:val="single" w:sz="4" w:space="0" w:color="auto"/>
              <w:bottom w:val="single" w:sz="4" w:space="0" w:color="auto"/>
              <w:right w:val="single" w:sz="4" w:space="0" w:color="auto"/>
            </w:tcBorders>
            <w:vAlign w:val="center"/>
          </w:tcPr>
          <w:p w14:paraId="73A9B10F" w14:textId="77777777" w:rsidR="00C8255F" w:rsidRDefault="00C8255F" w:rsidP="00C8255F">
            <w:pPr>
              <w:jc w:val="left"/>
              <w:rPr>
                <w:lang w:val="it-IT"/>
              </w:rPr>
            </w:pPr>
            <w:r>
              <w:rPr>
                <w:lang w:val="it-IT"/>
              </w:rPr>
              <w:t>Waiting time Discharge</w:t>
            </w:r>
          </w:p>
        </w:tc>
        <w:tc>
          <w:tcPr>
            <w:tcW w:w="4272" w:type="dxa"/>
            <w:tcBorders>
              <w:top w:val="single" w:sz="4" w:space="0" w:color="auto"/>
              <w:left w:val="single" w:sz="4" w:space="0" w:color="auto"/>
              <w:bottom w:val="single" w:sz="4" w:space="0" w:color="auto"/>
              <w:right w:val="single" w:sz="4" w:space="0" w:color="auto"/>
            </w:tcBorders>
            <w:vAlign w:val="center"/>
          </w:tcPr>
          <w:p w14:paraId="4FFA902C" w14:textId="77777777" w:rsidR="00C8255F" w:rsidRPr="0041627B" w:rsidRDefault="00C8255F" w:rsidP="00C8255F">
            <w:pPr>
              <w:jc w:val="left"/>
              <w:rPr>
                <w:lang w:val="en-GB"/>
              </w:rPr>
            </w:pPr>
            <w:r w:rsidRPr="0041627B">
              <w:rPr>
                <w:lang w:val="en-GB"/>
              </w:rPr>
              <w:t>Elapsed Discharge Time DLYT_Discharge</w:t>
            </w:r>
          </w:p>
        </w:tc>
      </w:tr>
      <w:tr w:rsidR="00C8255F" w14:paraId="487C6CE4"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0DF0779A" w14:textId="77777777" w:rsidR="00C8255F" w:rsidRDefault="00C8255F" w:rsidP="00C8255F">
            <w:pPr>
              <w:jc w:val="center"/>
            </w:pPr>
            <w:r>
              <w:t>14</w:t>
            </w:r>
          </w:p>
        </w:tc>
        <w:tc>
          <w:tcPr>
            <w:tcW w:w="4129" w:type="dxa"/>
            <w:tcBorders>
              <w:top w:val="single" w:sz="4" w:space="0" w:color="auto"/>
              <w:left w:val="single" w:sz="4" w:space="0" w:color="auto"/>
              <w:bottom w:val="single" w:sz="4" w:space="0" w:color="auto"/>
              <w:right w:val="single" w:sz="4" w:space="0" w:color="auto"/>
            </w:tcBorders>
            <w:vAlign w:val="center"/>
          </w:tcPr>
          <w:p w14:paraId="5D29002C" w14:textId="77777777" w:rsidR="00C8255F" w:rsidRPr="0041627B" w:rsidRDefault="00C8255F" w:rsidP="00C8255F">
            <w:pPr>
              <w:jc w:val="left"/>
              <w:rPr>
                <w:lang w:val="en-GB"/>
              </w:rPr>
            </w:pPr>
            <w:r w:rsidRPr="0041627B">
              <w:rPr>
                <w:lang w:val="en-GB"/>
              </w:rPr>
              <w:t>Electrovalve opening command for cleaning Blades Riboccone HY023.VK006, HY028.VK006</w:t>
            </w:r>
          </w:p>
          <w:p w14:paraId="08F87ECA" w14:textId="77777777" w:rsidR="00C8255F" w:rsidRPr="0041627B" w:rsidRDefault="00C8255F" w:rsidP="00C8255F">
            <w:pPr>
              <w:jc w:val="left"/>
              <w:rPr>
                <w:lang w:val="en-GB"/>
              </w:rPr>
            </w:pPr>
            <w:r w:rsidRPr="0041627B">
              <w:rPr>
                <w:lang w:val="en-GB"/>
              </w:rPr>
              <w:t>AY023.VK006 ON + +</w:t>
            </w:r>
          </w:p>
          <w:p w14:paraId="4024C6F3" w14:textId="77777777" w:rsidR="00C8255F" w:rsidRPr="0041627B" w:rsidRDefault="00C8255F" w:rsidP="00C8255F">
            <w:pPr>
              <w:jc w:val="left"/>
              <w:rPr>
                <w:lang w:val="en-GB"/>
              </w:rPr>
            </w:pPr>
            <w:r w:rsidRPr="0041627B">
              <w:rPr>
                <w:lang w:val="en-GB"/>
              </w:rPr>
              <w:t>AY028.VK006 ON + +</w:t>
            </w:r>
          </w:p>
          <w:p w14:paraId="5DF141A0" w14:textId="77777777" w:rsidR="00C8255F" w:rsidRPr="0041627B" w:rsidRDefault="00C8255F" w:rsidP="00C8255F">
            <w:pPr>
              <w:jc w:val="left"/>
              <w:rPr>
                <w:lang w:val="en-GB"/>
              </w:rPr>
            </w:pPr>
          </w:p>
          <w:p w14:paraId="0B6F7FCE" w14:textId="77777777" w:rsidR="00C8255F" w:rsidRPr="0041627B" w:rsidRDefault="00C8255F" w:rsidP="00C8255F">
            <w:pPr>
              <w:jc w:val="left"/>
              <w:rPr>
                <w:lang w:val="en-GB"/>
              </w:rPr>
            </w:pPr>
            <w:r w:rsidRPr="0041627B">
              <w:rPr>
                <w:lang w:val="en-GB"/>
              </w:rPr>
              <w:t>Engine Startup Riboccone CMDVK006.M03.VFD ON</w:t>
            </w:r>
          </w:p>
        </w:tc>
        <w:tc>
          <w:tcPr>
            <w:tcW w:w="4272" w:type="dxa"/>
            <w:tcBorders>
              <w:top w:val="single" w:sz="4" w:space="0" w:color="auto"/>
              <w:left w:val="single" w:sz="4" w:space="0" w:color="auto"/>
              <w:bottom w:val="single" w:sz="4" w:space="0" w:color="auto"/>
              <w:right w:val="single" w:sz="4" w:space="0" w:color="auto"/>
            </w:tcBorders>
            <w:vAlign w:val="center"/>
          </w:tcPr>
          <w:p w14:paraId="4F86ABCC" w14:textId="77777777" w:rsidR="00C8255F" w:rsidRPr="0041627B" w:rsidRDefault="00C8255F" w:rsidP="00C8255F">
            <w:pPr>
              <w:jc w:val="left"/>
              <w:rPr>
                <w:lang w:val="en-GB"/>
              </w:rPr>
            </w:pPr>
          </w:p>
          <w:p w14:paraId="7C798028" w14:textId="77777777" w:rsidR="00C8255F" w:rsidRDefault="00C8255F" w:rsidP="00C8255F">
            <w:pPr>
              <w:jc w:val="left"/>
              <w:rPr>
                <w:lang w:val="it-IT"/>
              </w:rPr>
            </w:pPr>
            <w:r>
              <w:rPr>
                <w:lang w:val="it-IT"/>
              </w:rPr>
              <w:t>RUNVK006.M03.VFD active</w:t>
            </w:r>
          </w:p>
          <w:p w14:paraId="5C367092" w14:textId="77777777" w:rsidR="00C8255F" w:rsidRDefault="00C8255F" w:rsidP="00C8255F">
            <w:pPr>
              <w:jc w:val="left"/>
              <w:rPr>
                <w:lang w:val="it-IT"/>
              </w:rPr>
            </w:pPr>
          </w:p>
          <w:p w14:paraId="2F897C90" w14:textId="77777777" w:rsidR="00C8255F" w:rsidRDefault="00C8255F" w:rsidP="00C8255F">
            <w:pPr>
              <w:jc w:val="left"/>
              <w:rPr>
                <w:lang w:val="it-IT"/>
              </w:rPr>
            </w:pPr>
          </w:p>
        </w:tc>
      </w:tr>
      <w:tr w:rsidR="00C8255F" w14:paraId="4E44D13A" w14:textId="77777777" w:rsidTr="00C8255F">
        <w:tc>
          <w:tcPr>
            <w:tcW w:w="1119" w:type="dxa"/>
            <w:tcBorders>
              <w:top w:val="single" w:sz="4" w:space="0" w:color="auto"/>
              <w:left w:val="single" w:sz="4" w:space="0" w:color="auto"/>
              <w:bottom w:val="single" w:sz="4" w:space="0" w:color="auto"/>
              <w:right w:val="single" w:sz="4" w:space="0" w:color="auto"/>
            </w:tcBorders>
            <w:vAlign w:val="center"/>
            <w:hideMark/>
          </w:tcPr>
          <w:p w14:paraId="686A32BA" w14:textId="77777777" w:rsidR="00C8255F" w:rsidRDefault="00C8255F" w:rsidP="00C8255F">
            <w:pPr>
              <w:jc w:val="center"/>
            </w:pPr>
            <w:r>
              <w:t>15</w:t>
            </w:r>
          </w:p>
        </w:tc>
        <w:tc>
          <w:tcPr>
            <w:tcW w:w="4129" w:type="dxa"/>
            <w:tcBorders>
              <w:top w:val="single" w:sz="4" w:space="0" w:color="auto"/>
              <w:left w:val="single" w:sz="4" w:space="0" w:color="auto"/>
              <w:bottom w:val="single" w:sz="4" w:space="0" w:color="auto"/>
              <w:right w:val="single" w:sz="4" w:space="0" w:color="auto"/>
            </w:tcBorders>
            <w:vAlign w:val="center"/>
          </w:tcPr>
          <w:p w14:paraId="4D2909D9" w14:textId="77777777" w:rsidR="00C8255F" w:rsidRPr="0041627B" w:rsidRDefault="00C8255F" w:rsidP="00C8255F">
            <w:pPr>
              <w:jc w:val="left"/>
              <w:rPr>
                <w:lang w:val="en-GB"/>
              </w:rPr>
            </w:pPr>
            <w:r w:rsidRPr="0041627B">
              <w:rPr>
                <w:lang w:val="en-GB"/>
              </w:rPr>
              <w:t>Waiting Time Cleaning Blades Riboccone</w:t>
            </w:r>
          </w:p>
        </w:tc>
        <w:tc>
          <w:tcPr>
            <w:tcW w:w="4272" w:type="dxa"/>
            <w:tcBorders>
              <w:top w:val="single" w:sz="4" w:space="0" w:color="auto"/>
              <w:left w:val="single" w:sz="4" w:space="0" w:color="auto"/>
              <w:bottom w:val="single" w:sz="4" w:space="0" w:color="auto"/>
              <w:right w:val="single" w:sz="4" w:space="0" w:color="auto"/>
            </w:tcBorders>
            <w:vAlign w:val="center"/>
          </w:tcPr>
          <w:p w14:paraId="3A6BA279" w14:textId="77777777" w:rsidR="00C8255F" w:rsidRPr="0041627B" w:rsidRDefault="00C8255F" w:rsidP="00C8255F">
            <w:pPr>
              <w:jc w:val="left"/>
              <w:rPr>
                <w:lang w:val="en-GB"/>
              </w:rPr>
            </w:pPr>
            <w:r w:rsidRPr="0041627B">
              <w:rPr>
                <w:lang w:val="en-GB"/>
              </w:rPr>
              <w:t>Time Cleaning Ribbon Blades spent DLYT_CleaningRibbonBlade</w:t>
            </w:r>
          </w:p>
        </w:tc>
      </w:tr>
      <w:tr w:rsidR="00C8255F" w14:paraId="17E796F7"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411B6CAC" w14:textId="77777777" w:rsidR="00C8255F" w:rsidRDefault="00C8255F" w:rsidP="00C8255F">
            <w:pPr>
              <w:jc w:val="center"/>
            </w:pPr>
            <w:r>
              <w:t>16</w:t>
            </w:r>
          </w:p>
        </w:tc>
        <w:tc>
          <w:tcPr>
            <w:tcW w:w="4129" w:type="dxa"/>
            <w:tcBorders>
              <w:top w:val="single" w:sz="4" w:space="0" w:color="auto"/>
              <w:left w:val="single" w:sz="4" w:space="0" w:color="auto"/>
              <w:bottom w:val="single" w:sz="4" w:space="0" w:color="auto"/>
              <w:right w:val="single" w:sz="4" w:space="0" w:color="auto"/>
            </w:tcBorders>
            <w:vAlign w:val="center"/>
          </w:tcPr>
          <w:p w14:paraId="5424CAB7" w14:textId="77777777" w:rsidR="00C8255F" w:rsidRPr="0041627B" w:rsidRDefault="00C8255F" w:rsidP="00C8255F">
            <w:pPr>
              <w:jc w:val="left"/>
              <w:rPr>
                <w:lang w:val="en-GB"/>
              </w:rPr>
            </w:pPr>
            <w:r w:rsidRPr="0041627B">
              <w:rPr>
                <w:lang w:val="en-GB"/>
              </w:rPr>
              <w:t>Stop Motor Rebound CMDVK006.M03.VFD OFF +</w:t>
            </w:r>
          </w:p>
          <w:p w14:paraId="2281AC38" w14:textId="77777777" w:rsidR="00C8255F" w:rsidRPr="0041627B" w:rsidRDefault="00C8255F" w:rsidP="00C8255F">
            <w:pPr>
              <w:jc w:val="left"/>
              <w:rPr>
                <w:lang w:val="en-GB"/>
              </w:rPr>
            </w:pPr>
          </w:p>
          <w:p w14:paraId="63B89CBC" w14:textId="77777777" w:rsidR="00C8255F" w:rsidRPr="0041627B" w:rsidRDefault="00C8255F" w:rsidP="00C8255F">
            <w:pPr>
              <w:jc w:val="left"/>
              <w:rPr>
                <w:lang w:val="en-GB"/>
              </w:rPr>
            </w:pPr>
            <w:r w:rsidRPr="0041627B">
              <w:rPr>
                <w:lang w:val="en-GB"/>
              </w:rPr>
              <w:t>AirKnocker Sequence Stop +</w:t>
            </w:r>
          </w:p>
          <w:p w14:paraId="3C61C192" w14:textId="77777777" w:rsidR="00C8255F" w:rsidRPr="0041627B" w:rsidRDefault="00C8255F" w:rsidP="00C8255F">
            <w:pPr>
              <w:jc w:val="left"/>
              <w:rPr>
                <w:lang w:val="en-GB"/>
              </w:rPr>
            </w:pPr>
          </w:p>
          <w:p w14:paraId="0D4BDFC0" w14:textId="77777777" w:rsidR="00C8255F" w:rsidRPr="0041627B" w:rsidRDefault="00C8255F" w:rsidP="00C8255F">
            <w:pPr>
              <w:jc w:val="left"/>
              <w:rPr>
                <w:lang w:val="en-GB"/>
              </w:rPr>
            </w:pPr>
            <w:r w:rsidRPr="0041627B">
              <w:rPr>
                <w:lang w:val="en-GB"/>
              </w:rPr>
              <w:lastRenderedPageBreak/>
              <w:t>Solenoid valve cleaning opening control Exhaust valve gasket HY014.VK006, HY015.VK006</w:t>
            </w:r>
          </w:p>
          <w:p w14:paraId="32D376D5" w14:textId="77777777" w:rsidR="00C8255F" w:rsidRPr="0041627B" w:rsidRDefault="00C8255F" w:rsidP="00C8255F">
            <w:pPr>
              <w:jc w:val="left"/>
              <w:rPr>
                <w:lang w:val="en-GB"/>
              </w:rPr>
            </w:pPr>
            <w:r w:rsidRPr="0041627B">
              <w:rPr>
                <w:lang w:val="en-GB"/>
              </w:rPr>
              <w:t>AY014.VK006 ON +</w:t>
            </w:r>
          </w:p>
          <w:p w14:paraId="7582980D" w14:textId="77777777" w:rsidR="00C8255F" w:rsidRPr="0041627B" w:rsidRDefault="00C8255F" w:rsidP="00C8255F">
            <w:pPr>
              <w:jc w:val="left"/>
              <w:rPr>
                <w:lang w:val="en-GB"/>
              </w:rPr>
            </w:pPr>
            <w:r w:rsidRPr="0041627B">
              <w:rPr>
                <w:lang w:val="en-GB"/>
              </w:rPr>
              <w:t>AY015.VK006 ON +</w:t>
            </w:r>
          </w:p>
          <w:p w14:paraId="2E102049" w14:textId="77777777" w:rsidR="00C8255F" w:rsidRPr="0041627B" w:rsidRDefault="00C8255F" w:rsidP="00C8255F">
            <w:pPr>
              <w:jc w:val="left"/>
              <w:rPr>
                <w:lang w:val="en-GB"/>
              </w:rPr>
            </w:pPr>
          </w:p>
          <w:p w14:paraId="3BB36A36" w14:textId="77777777" w:rsidR="00C8255F" w:rsidRPr="0041627B" w:rsidRDefault="00C8255F" w:rsidP="00C8255F">
            <w:pPr>
              <w:jc w:val="left"/>
              <w:rPr>
                <w:lang w:val="en-GB"/>
              </w:rPr>
            </w:pPr>
            <w:r w:rsidRPr="0041627B">
              <w:rPr>
                <w:lang w:val="en-GB"/>
              </w:rPr>
              <w:t>Electrovalve Cleaning Blades Riboccone HY023.VK006, HY028.VK006 closing command</w:t>
            </w:r>
          </w:p>
          <w:p w14:paraId="6CFE5D5A" w14:textId="77777777" w:rsidR="00C8255F" w:rsidRPr="0041627B" w:rsidRDefault="00C8255F" w:rsidP="00C8255F">
            <w:pPr>
              <w:jc w:val="left"/>
              <w:rPr>
                <w:lang w:val="en-GB"/>
              </w:rPr>
            </w:pPr>
            <w:r w:rsidRPr="0041627B">
              <w:rPr>
                <w:lang w:val="en-GB"/>
              </w:rPr>
              <w:t>AY023.VK006 OFF + +</w:t>
            </w:r>
          </w:p>
          <w:p w14:paraId="75502753" w14:textId="77777777" w:rsidR="00C8255F" w:rsidRPr="0041627B" w:rsidRDefault="00C8255F" w:rsidP="00C8255F">
            <w:pPr>
              <w:jc w:val="left"/>
              <w:rPr>
                <w:lang w:val="en-GB"/>
              </w:rPr>
            </w:pPr>
            <w:r w:rsidRPr="0041627B">
              <w:rPr>
                <w:lang w:val="en-GB"/>
              </w:rPr>
              <w:t>AY028.VK006 OFF</w:t>
            </w:r>
          </w:p>
          <w:p w14:paraId="1F018F12" w14:textId="77777777" w:rsidR="00C8255F" w:rsidRPr="0041627B" w:rsidRDefault="00C8255F" w:rsidP="00C8255F">
            <w:pPr>
              <w:jc w:val="left"/>
              <w:rPr>
                <w:lang w:val="en-GB"/>
              </w:rPr>
            </w:pPr>
          </w:p>
        </w:tc>
        <w:tc>
          <w:tcPr>
            <w:tcW w:w="4272" w:type="dxa"/>
            <w:tcBorders>
              <w:top w:val="single" w:sz="4" w:space="0" w:color="auto"/>
              <w:left w:val="single" w:sz="4" w:space="0" w:color="auto"/>
              <w:bottom w:val="single" w:sz="4" w:space="0" w:color="auto"/>
              <w:right w:val="single" w:sz="4" w:space="0" w:color="auto"/>
            </w:tcBorders>
            <w:vAlign w:val="center"/>
          </w:tcPr>
          <w:p w14:paraId="19DA5904" w14:textId="77777777" w:rsidR="00C8255F" w:rsidRPr="0041627B" w:rsidRDefault="00C8255F" w:rsidP="00C8255F">
            <w:pPr>
              <w:jc w:val="left"/>
              <w:rPr>
                <w:lang w:val="en-GB"/>
              </w:rPr>
            </w:pPr>
            <w:r w:rsidRPr="0041627B">
              <w:rPr>
                <w:lang w:val="en-GB"/>
              </w:rPr>
              <w:lastRenderedPageBreak/>
              <w:t>RUNVK006.M03.VFD not active +</w:t>
            </w:r>
          </w:p>
          <w:p w14:paraId="6895C01F" w14:textId="77777777" w:rsidR="00C8255F" w:rsidRPr="0041627B" w:rsidRDefault="00C8255F" w:rsidP="00C8255F">
            <w:pPr>
              <w:jc w:val="left"/>
              <w:rPr>
                <w:lang w:val="en-GB"/>
              </w:rPr>
            </w:pPr>
          </w:p>
          <w:p w14:paraId="53F86503" w14:textId="77777777" w:rsidR="00C8255F" w:rsidRDefault="00C8255F" w:rsidP="00C8255F">
            <w:pPr>
              <w:jc w:val="left"/>
              <w:rPr>
                <w:lang w:val="it-IT"/>
              </w:rPr>
            </w:pPr>
            <w:r>
              <w:rPr>
                <w:lang w:val="it-IT"/>
              </w:rPr>
              <w:t>AirKnocker_ON not active</w:t>
            </w:r>
          </w:p>
          <w:p w14:paraId="7B4818AD" w14:textId="77777777" w:rsidR="00C8255F" w:rsidRDefault="00C8255F" w:rsidP="00C8255F">
            <w:pPr>
              <w:jc w:val="left"/>
              <w:rPr>
                <w:lang w:val="it-IT"/>
              </w:rPr>
            </w:pPr>
          </w:p>
        </w:tc>
      </w:tr>
      <w:tr w:rsidR="00C8255F" w14:paraId="5D287024" w14:textId="77777777" w:rsidTr="00C8255F">
        <w:tc>
          <w:tcPr>
            <w:tcW w:w="1119" w:type="dxa"/>
            <w:tcBorders>
              <w:top w:val="single" w:sz="4" w:space="0" w:color="auto"/>
              <w:left w:val="single" w:sz="4" w:space="0" w:color="auto"/>
              <w:bottom w:val="single" w:sz="4" w:space="0" w:color="auto"/>
              <w:right w:val="single" w:sz="4" w:space="0" w:color="auto"/>
            </w:tcBorders>
            <w:vAlign w:val="center"/>
            <w:hideMark/>
          </w:tcPr>
          <w:p w14:paraId="2A974DC9" w14:textId="77777777" w:rsidR="00C8255F" w:rsidRDefault="00C8255F" w:rsidP="00C8255F">
            <w:pPr>
              <w:jc w:val="center"/>
            </w:pPr>
            <w:r>
              <w:t>17</w:t>
            </w:r>
          </w:p>
        </w:tc>
        <w:tc>
          <w:tcPr>
            <w:tcW w:w="4129" w:type="dxa"/>
            <w:tcBorders>
              <w:top w:val="single" w:sz="4" w:space="0" w:color="auto"/>
              <w:left w:val="single" w:sz="4" w:space="0" w:color="auto"/>
              <w:bottom w:val="single" w:sz="4" w:space="0" w:color="auto"/>
              <w:right w:val="single" w:sz="4" w:space="0" w:color="auto"/>
            </w:tcBorders>
            <w:vAlign w:val="center"/>
          </w:tcPr>
          <w:p w14:paraId="098FD983" w14:textId="77777777" w:rsidR="00C8255F" w:rsidRPr="0041627B" w:rsidRDefault="00C8255F" w:rsidP="00C8255F">
            <w:pPr>
              <w:jc w:val="left"/>
              <w:rPr>
                <w:lang w:val="en-GB"/>
              </w:rPr>
            </w:pPr>
            <w:r w:rsidRPr="0041627B">
              <w:rPr>
                <w:lang w:val="en-GB"/>
              </w:rPr>
              <w:t>Waiting Time Cleaning Exhaust Valve Gasket</w:t>
            </w:r>
          </w:p>
        </w:tc>
        <w:tc>
          <w:tcPr>
            <w:tcW w:w="4272" w:type="dxa"/>
            <w:tcBorders>
              <w:top w:val="single" w:sz="4" w:space="0" w:color="auto"/>
              <w:left w:val="single" w:sz="4" w:space="0" w:color="auto"/>
              <w:bottom w:val="single" w:sz="4" w:space="0" w:color="auto"/>
              <w:right w:val="single" w:sz="4" w:space="0" w:color="auto"/>
            </w:tcBorders>
            <w:vAlign w:val="center"/>
          </w:tcPr>
          <w:p w14:paraId="6E98209F" w14:textId="77777777" w:rsidR="00C8255F" w:rsidRPr="0041627B" w:rsidRDefault="00C8255F" w:rsidP="00C8255F">
            <w:pPr>
              <w:jc w:val="left"/>
              <w:rPr>
                <w:lang w:val="en-GB"/>
              </w:rPr>
            </w:pPr>
            <w:r w:rsidRPr="0041627B">
              <w:rPr>
                <w:lang w:val="en-GB"/>
              </w:rPr>
              <w:t>Time spent cleaning Exhaust Valve Gasket DLYT_CleaningDischargeSeal</w:t>
            </w:r>
          </w:p>
        </w:tc>
      </w:tr>
      <w:tr w:rsidR="00C8255F" w14:paraId="16A5D64C" w14:textId="77777777" w:rsidTr="00E85667">
        <w:tc>
          <w:tcPr>
            <w:tcW w:w="1119" w:type="dxa"/>
            <w:tcBorders>
              <w:top w:val="single" w:sz="4" w:space="0" w:color="auto"/>
              <w:left w:val="single" w:sz="4" w:space="0" w:color="auto"/>
              <w:bottom w:val="single" w:sz="4" w:space="0" w:color="auto"/>
              <w:right w:val="single" w:sz="4" w:space="0" w:color="auto"/>
            </w:tcBorders>
            <w:vAlign w:val="center"/>
            <w:hideMark/>
          </w:tcPr>
          <w:p w14:paraId="736302FF" w14:textId="77777777" w:rsidR="00C8255F" w:rsidRDefault="00C8255F" w:rsidP="00C8255F">
            <w:pPr>
              <w:jc w:val="center"/>
            </w:pPr>
            <w:r>
              <w:t>18</w:t>
            </w:r>
          </w:p>
        </w:tc>
        <w:tc>
          <w:tcPr>
            <w:tcW w:w="4129" w:type="dxa"/>
            <w:tcBorders>
              <w:top w:val="single" w:sz="4" w:space="0" w:color="auto"/>
              <w:left w:val="single" w:sz="4" w:space="0" w:color="auto"/>
              <w:bottom w:val="single" w:sz="4" w:space="0" w:color="auto"/>
              <w:right w:val="single" w:sz="4" w:space="0" w:color="auto"/>
            </w:tcBorders>
            <w:vAlign w:val="center"/>
          </w:tcPr>
          <w:p w14:paraId="3876DC62" w14:textId="77777777" w:rsidR="00C8255F" w:rsidRPr="0041627B" w:rsidRDefault="00C8255F" w:rsidP="00C8255F">
            <w:pPr>
              <w:jc w:val="left"/>
              <w:rPr>
                <w:lang w:val="en-GB"/>
              </w:rPr>
            </w:pPr>
            <w:r w:rsidRPr="0041627B">
              <w:rPr>
                <w:lang w:val="en-GB"/>
              </w:rPr>
              <w:t>HY007A/B.VK006 exhaust solenoid valve closing control</w:t>
            </w:r>
          </w:p>
          <w:p w14:paraId="42F17D3C" w14:textId="77777777" w:rsidR="00C8255F" w:rsidRPr="0041627B" w:rsidRDefault="00C8255F" w:rsidP="00C8255F">
            <w:pPr>
              <w:jc w:val="left"/>
              <w:rPr>
                <w:lang w:val="en-GB"/>
              </w:rPr>
            </w:pPr>
            <w:r w:rsidRPr="0041627B">
              <w:rPr>
                <w:lang w:val="en-GB"/>
              </w:rPr>
              <w:t>AY007A.VK006 OFF</w:t>
            </w:r>
          </w:p>
          <w:p w14:paraId="455E3446" w14:textId="77777777" w:rsidR="00C8255F" w:rsidRPr="0041627B" w:rsidRDefault="00C8255F" w:rsidP="00C8255F">
            <w:pPr>
              <w:jc w:val="left"/>
              <w:rPr>
                <w:lang w:val="en-GB"/>
              </w:rPr>
            </w:pPr>
            <w:r w:rsidRPr="0041627B">
              <w:rPr>
                <w:lang w:val="en-GB"/>
              </w:rPr>
              <w:t>AY007B.VK006 ON + +</w:t>
            </w:r>
          </w:p>
          <w:p w14:paraId="4A08343A" w14:textId="77777777" w:rsidR="00C8255F" w:rsidRPr="0041627B" w:rsidRDefault="00C8255F" w:rsidP="00C8255F">
            <w:pPr>
              <w:jc w:val="left"/>
              <w:rPr>
                <w:lang w:val="en-GB"/>
              </w:rPr>
            </w:pPr>
          </w:p>
          <w:p w14:paraId="37C863E5" w14:textId="77777777" w:rsidR="00C8255F" w:rsidRPr="0041627B" w:rsidRDefault="00C8255F" w:rsidP="00C8255F">
            <w:pPr>
              <w:jc w:val="left"/>
              <w:rPr>
                <w:lang w:val="en-GB"/>
              </w:rPr>
            </w:pPr>
            <w:r w:rsidRPr="0041627B">
              <w:rPr>
                <w:lang w:val="en-GB"/>
              </w:rPr>
              <w:t>Stop Signal For Discharge Enablement Request</w:t>
            </w:r>
          </w:p>
        </w:tc>
        <w:tc>
          <w:tcPr>
            <w:tcW w:w="4272" w:type="dxa"/>
            <w:tcBorders>
              <w:top w:val="single" w:sz="4" w:space="0" w:color="auto"/>
              <w:left w:val="single" w:sz="4" w:space="0" w:color="auto"/>
              <w:bottom w:val="single" w:sz="4" w:space="0" w:color="auto"/>
              <w:right w:val="single" w:sz="4" w:space="0" w:color="auto"/>
            </w:tcBorders>
            <w:vAlign w:val="center"/>
          </w:tcPr>
          <w:p w14:paraId="1DAD2554" w14:textId="77777777" w:rsidR="00C8255F" w:rsidRPr="0041627B" w:rsidRDefault="00C8255F" w:rsidP="00C8255F">
            <w:pPr>
              <w:jc w:val="left"/>
              <w:rPr>
                <w:lang w:val="en-GB"/>
              </w:rPr>
            </w:pPr>
            <w:r w:rsidRPr="0041627B">
              <w:rPr>
                <w:lang w:val="en-GB"/>
              </w:rPr>
              <w:t>ZSH004.VK006 active +</w:t>
            </w:r>
          </w:p>
          <w:p w14:paraId="167DD8E4" w14:textId="77777777" w:rsidR="00C8255F" w:rsidRPr="0041627B" w:rsidRDefault="00C8255F" w:rsidP="00C8255F">
            <w:pPr>
              <w:jc w:val="left"/>
              <w:rPr>
                <w:lang w:val="en-GB"/>
              </w:rPr>
            </w:pPr>
          </w:p>
          <w:p w14:paraId="74F66057" w14:textId="77777777" w:rsidR="00C8255F" w:rsidRPr="0041627B" w:rsidRDefault="00C8255F" w:rsidP="00C8255F">
            <w:pPr>
              <w:jc w:val="left"/>
              <w:rPr>
                <w:lang w:val="en-GB"/>
              </w:rPr>
            </w:pPr>
            <w:r w:rsidRPr="0041627B">
              <w:rPr>
                <w:lang w:val="en-GB"/>
              </w:rPr>
              <w:t>Discharge_ON not active</w:t>
            </w:r>
          </w:p>
          <w:p w14:paraId="2ADAEEAE" w14:textId="77777777" w:rsidR="00C8255F" w:rsidRPr="0041627B" w:rsidRDefault="00C8255F" w:rsidP="00C8255F">
            <w:pPr>
              <w:jc w:val="left"/>
              <w:rPr>
                <w:lang w:val="en-GB"/>
              </w:rPr>
            </w:pPr>
          </w:p>
          <w:p w14:paraId="2C035377" w14:textId="77777777" w:rsidR="00C8255F" w:rsidRPr="0041627B" w:rsidRDefault="00C8255F" w:rsidP="00C8255F">
            <w:pPr>
              <w:jc w:val="left"/>
              <w:rPr>
                <w:lang w:val="en-GB"/>
              </w:rPr>
            </w:pPr>
          </w:p>
        </w:tc>
      </w:tr>
    </w:tbl>
    <w:p w14:paraId="731AE1D2" w14:textId="77777777" w:rsidR="00C8255F" w:rsidRDefault="00C8255F" w:rsidP="00C8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95628AD" w14:textId="77777777" w:rsidR="00C8255F" w:rsidRPr="00F5217D" w:rsidRDefault="00C8255F" w:rsidP="00C8255F">
      <w:pPr>
        <w:pStyle w:val="Heading2"/>
      </w:pPr>
      <w:bookmarkStart w:id="878" w:name="_Toc149556494"/>
      <w:r w:rsidRPr="002C087A">
        <w:t xml:space="preserve">State </w:t>
      </w:r>
      <w:r>
        <w:t>17.</w:t>
      </w:r>
      <w:r w:rsidRPr="008C0417">
        <w:t xml:space="preserve"> Completed</w:t>
      </w:r>
      <w:r>
        <w:t xml:space="preserve"> - </w:t>
      </w:r>
      <w:r w:rsidRPr="008C0417">
        <w:t>Sequence completed</w:t>
      </w:r>
      <w:r>
        <w:t>.</w:t>
      </w:r>
      <w:bookmarkEnd w:id="878"/>
    </w:p>
    <w:p w14:paraId="29636A90" w14:textId="77777777" w:rsidR="005D51E3" w:rsidRPr="00C8255F" w:rsidRDefault="00BF7DE8" w:rsidP="005D5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BF7DE8">
        <w:t>In State 17, the equipment concludes its respective sequences, transitioning to an inactive state. At this point, all production information will be exchanged between the equipment, as well as between the PLC and MES system.</w:t>
      </w:r>
    </w:p>
    <w:p w14:paraId="65FBD780" w14:textId="77777777" w:rsidR="005D51E3" w:rsidRPr="005D51E3" w:rsidRDefault="005D51E3" w:rsidP="005D5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09872464" w14:textId="77777777" w:rsidR="00BF7DE8" w:rsidRPr="00BF7DE8" w:rsidRDefault="00BF7DE8" w:rsidP="00BF7DE8">
      <w:pPr>
        <w:pStyle w:val="Heading2"/>
      </w:pPr>
      <w:bookmarkStart w:id="879" w:name="_Toc149556495"/>
      <w:r w:rsidRPr="002C087A">
        <w:t xml:space="preserve">State </w:t>
      </w:r>
      <w:r>
        <w:t>19.</w:t>
      </w:r>
      <w:r w:rsidRPr="008C0417">
        <w:t xml:space="preserve"> </w:t>
      </w:r>
      <w:r w:rsidRPr="00BF7DE8">
        <w:t>E-Stop - Emergency Stop pressed.</w:t>
      </w:r>
      <w:bookmarkEnd w:id="879"/>
    </w:p>
    <w:p w14:paraId="208BD078" w14:textId="77777777" w:rsidR="00DB4868" w:rsidRPr="00BF7DE8" w:rsidRDefault="00AC61F0" w:rsidP="00DB4868">
      <w:r w:rsidRPr="00AC61F0">
        <w:t>In State 19, the equipment stops and remains in a safe state, aborting with their respective sequences when the operator presses the emergency stop or one of the critical elements goes into alarm.</w:t>
      </w:r>
    </w:p>
    <w:p w14:paraId="2EC951A7" w14:textId="77777777" w:rsidR="00AC61F0" w:rsidRPr="00237061"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p>
    <w:p w14:paraId="7C4E4722" w14:textId="77777777" w:rsidR="00AC61F0" w:rsidRDefault="00AC61F0" w:rsidP="00AC61F0">
      <w:pPr>
        <w:pStyle w:val="Heading3"/>
        <w:rPr>
          <w:b w:val="0"/>
          <w:iCs/>
          <w:szCs w:val="28"/>
        </w:rPr>
      </w:pPr>
      <w:bookmarkStart w:id="880" w:name="_Toc149556496"/>
      <w:r w:rsidRPr="009837F4">
        <w:rPr>
          <w:iCs/>
          <w:szCs w:val="28"/>
        </w:rPr>
        <w:t>LFP-NCO system big bag unloading station NZ001</w:t>
      </w:r>
      <w:r>
        <w:rPr>
          <w:b w:val="0"/>
          <w:iCs/>
          <w:szCs w:val="28"/>
        </w:rPr>
        <w:t>.</w:t>
      </w:r>
      <w:bookmarkEnd w:id="880"/>
    </w:p>
    <w:p w14:paraId="620BF0E4" w14:textId="77777777" w:rsidR="00AC61F0" w:rsidRDefault="00AC61F0" w:rsidP="00AC61F0">
      <w:pPr>
        <w:rPr>
          <w:rStyle w:val="rynqvb"/>
          <w:lang w:val="en"/>
        </w:rPr>
      </w:pPr>
    </w:p>
    <w:p w14:paraId="7F25394F" w14:textId="77777777" w:rsidR="00AC61F0" w:rsidRPr="00D36571" w:rsidRDefault="00AC61F0" w:rsidP="00AC61F0">
      <w:pPr>
        <w:rPr>
          <w:lang w:val="en"/>
        </w:rPr>
      </w:pPr>
      <w:r w:rsidRPr="00D36571">
        <w:rPr>
          <w:rStyle w:val="rynqvb"/>
          <w:lang w:val="en"/>
        </w:rPr>
        <w:t xml:space="preserve">The following table shows the </w:t>
      </w:r>
      <w:r w:rsidRPr="00BF7DE8">
        <w:t>Emergency Stop</w:t>
      </w:r>
      <w:r w:rsidRPr="00D36571">
        <w:rPr>
          <w:rStyle w:val="rynqvb"/>
          <w:lang w:val="en"/>
        </w:rPr>
        <w:t xml:space="preserve"> status of the NZ001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5767"/>
        <w:gridCol w:w="1467"/>
      </w:tblGrid>
      <w:tr w:rsidR="00AC61F0" w:rsidRPr="00B30957" w14:paraId="798FCB5A" w14:textId="77777777" w:rsidTr="00EC1B79">
        <w:tc>
          <w:tcPr>
            <w:tcW w:w="5000" w:type="pct"/>
            <w:gridSpan w:val="3"/>
            <w:shd w:val="clear" w:color="auto" w:fill="D9D9D9"/>
          </w:tcPr>
          <w:p w14:paraId="52148DC6" w14:textId="77777777" w:rsidR="00AC61F0" w:rsidRPr="00720CFF" w:rsidRDefault="00AC61F0" w:rsidP="00EC1B79">
            <w:pPr>
              <w:jc w:val="center"/>
              <w:rPr>
                <w:b/>
                <w:bCs/>
                <w:lang w:val="en-GB"/>
              </w:rPr>
            </w:pPr>
            <w:r>
              <w:rPr>
                <w:b/>
                <w:bCs/>
                <w:lang w:val="en-GB"/>
              </w:rPr>
              <w:t>B</w:t>
            </w:r>
            <w:r w:rsidRPr="00E4687E">
              <w:rPr>
                <w:b/>
                <w:bCs/>
                <w:lang w:val="en-GB"/>
              </w:rPr>
              <w:t>ig bag unloading station NZ001</w:t>
            </w:r>
            <w:r>
              <w:rPr>
                <w:b/>
                <w:bCs/>
                <w:lang w:val="en-GB"/>
              </w:rPr>
              <w:t xml:space="preserve"> (</w:t>
            </w:r>
            <w:r w:rsidRPr="00AC61F0">
              <w:rPr>
                <w:b/>
                <w:bCs/>
                <w:lang w:val="en-GB"/>
              </w:rPr>
              <w:t>Emergency Stop</w:t>
            </w:r>
            <w:r>
              <w:rPr>
                <w:b/>
                <w:bCs/>
                <w:lang w:val="en-GB"/>
              </w:rPr>
              <w:t>).</w:t>
            </w:r>
          </w:p>
        </w:tc>
      </w:tr>
      <w:tr w:rsidR="00AC61F0" w:rsidRPr="00B30957" w14:paraId="1DAA7A74" w14:textId="77777777" w:rsidTr="00EC1B79">
        <w:tc>
          <w:tcPr>
            <w:tcW w:w="1243" w:type="pct"/>
            <w:shd w:val="clear" w:color="auto" w:fill="D9D9D9"/>
          </w:tcPr>
          <w:p w14:paraId="1C794784" w14:textId="77777777" w:rsidR="00AC61F0" w:rsidRPr="00720CFF" w:rsidRDefault="00AC61F0" w:rsidP="00EC1B79">
            <w:pPr>
              <w:jc w:val="center"/>
              <w:rPr>
                <w:b/>
                <w:bCs/>
                <w:lang w:val="en-GB"/>
              </w:rPr>
            </w:pPr>
            <w:r w:rsidRPr="00720CFF">
              <w:rPr>
                <w:b/>
                <w:bCs/>
                <w:lang w:val="en-GB"/>
              </w:rPr>
              <w:t>Tag</w:t>
            </w:r>
          </w:p>
        </w:tc>
        <w:tc>
          <w:tcPr>
            <w:tcW w:w="2995" w:type="pct"/>
            <w:shd w:val="clear" w:color="auto" w:fill="D9D9D9"/>
          </w:tcPr>
          <w:p w14:paraId="73B94454" w14:textId="77777777" w:rsidR="00AC61F0" w:rsidRPr="00720CFF" w:rsidRDefault="00AC61F0" w:rsidP="00EC1B79">
            <w:pPr>
              <w:jc w:val="center"/>
              <w:rPr>
                <w:b/>
                <w:bCs/>
                <w:lang w:val="en-GB"/>
              </w:rPr>
            </w:pPr>
            <w:r w:rsidRPr="00720CFF">
              <w:rPr>
                <w:b/>
                <w:bCs/>
                <w:lang w:val="en-GB"/>
              </w:rPr>
              <w:t>Description</w:t>
            </w:r>
          </w:p>
        </w:tc>
        <w:tc>
          <w:tcPr>
            <w:tcW w:w="762" w:type="pct"/>
            <w:shd w:val="clear" w:color="auto" w:fill="D9D9D9"/>
          </w:tcPr>
          <w:p w14:paraId="257F3F42" w14:textId="77777777" w:rsidR="00AC61F0" w:rsidRPr="00720CFF" w:rsidRDefault="00AC61F0" w:rsidP="00EC1B79">
            <w:pPr>
              <w:jc w:val="center"/>
              <w:rPr>
                <w:b/>
                <w:bCs/>
                <w:lang w:val="en-GB"/>
              </w:rPr>
            </w:pPr>
            <w:r w:rsidRPr="009F5CA8">
              <w:rPr>
                <w:b/>
                <w:bCs/>
                <w:lang w:val="en-GB"/>
              </w:rPr>
              <w:t>Position / State</w:t>
            </w:r>
          </w:p>
        </w:tc>
      </w:tr>
      <w:tr w:rsidR="00AC61F0" w:rsidRPr="00B30957" w14:paraId="5846F366" w14:textId="77777777" w:rsidTr="00EC1B79">
        <w:tc>
          <w:tcPr>
            <w:tcW w:w="1243" w:type="pct"/>
            <w:vAlign w:val="center"/>
          </w:tcPr>
          <w:p w14:paraId="302885D0" w14:textId="77777777" w:rsidR="00AC61F0" w:rsidRPr="00B30957" w:rsidRDefault="00AC61F0" w:rsidP="00EC1B79">
            <w:pPr>
              <w:jc w:val="left"/>
              <w:rPr>
                <w:lang w:val="en-GB"/>
              </w:rPr>
            </w:pPr>
            <w:r w:rsidRPr="009837F4">
              <w:rPr>
                <w:lang w:val="en-GB"/>
              </w:rPr>
              <w:t>GK002-M01-VFD</w:t>
            </w:r>
          </w:p>
        </w:tc>
        <w:tc>
          <w:tcPr>
            <w:tcW w:w="2995" w:type="pct"/>
            <w:vAlign w:val="center"/>
          </w:tcPr>
          <w:p w14:paraId="1DA255F4" w14:textId="77777777" w:rsidR="00AC61F0" w:rsidRPr="009817C3" w:rsidRDefault="00AC61F0" w:rsidP="00EC1B79">
            <w:pPr>
              <w:jc w:val="left"/>
              <w:rPr>
                <w:rFonts w:cs="Arial"/>
                <w:spacing w:val="-2"/>
                <w:lang w:val="en-GB"/>
              </w:rPr>
            </w:pPr>
            <w:r>
              <w:rPr>
                <w:rFonts w:cs="Arial"/>
                <w:spacing w:val="-2"/>
                <w:lang w:val="en-GB"/>
              </w:rPr>
              <w:t xml:space="preserve">Motor for </w:t>
            </w:r>
            <w:r>
              <w:t>Aspiration fan GK002</w:t>
            </w:r>
          </w:p>
        </w:tc>
        <w:tc>
          <w:tcPr>
            <w:tcW w:w="762" w:type="pct"/>
            <w:vAlign w:val="center"/>
          </w:tcPr>
          <w:p w14:paraId="77C83FDD" w14:textId="77777777" w:rsidR="00AC61F0" w:rsidRPr="00B30957" w:rsidRDefault="00AC61F0" w:rsidP="00EC1B79">
            <w:pPr>
              <w:jc w:val="left"/>
              <w:rPr>
                <w:lang w:val="it-IT"/>
              </w:rPr>
            </w:pPr>
            <w:r>
              <w:rPr>
                <w:lang w:val="it-IT"/>
              </w:rPr>
              <w:t>STOP</w:t>
            </w:r>
          </w:p>
        </w:tc>
      </w:tr>
      <w:tr w:rsidR="00AC61F0" w:rsidRPr="00B30957" w14:paraId="0F33F795" w14:textId="77777777" w:rsidTr="00EC1B79">
        <w:tc>
          <w:tcPr>
            <w:tcW w:w="1243" w:type="pct"/>
          </w:tcPr>
          <w:p w14:paraId="34F48279" w14:textId="77777777" w:rsidR="00AC61F0" w:rsidRDefault="00AC61F0" w:rsidP="00EC1B79">
            <w:pPr>
              <w:jc w:val="left"/>
              <w:rPr>
                <w:lang w:val="en-GB"/>
              </w:rPr>
            </w:pPr>
            <w:r w:rsidRPr="00AC1372">
              <w:t xml:space="preserve">AY025 </w:t>
            </w:r>
          </w:p>
        </w:tc>
        <w:tc>
          <w:tcPr>
            <w:tcW w:w="2995" w:type="pct"/>
          </w:tcPr>
          <w:p w14:paraId="233E1D72"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t>V</w:t>
            </w:r>
            <w:r w:rsidRPr="00D62D58">
              <w:t xml:space="preserve">ibrator solenoid valves </w:t>
            </w:r>
          </w:p>
        </w:tc>
        <w:tc>
          <w:tcPr>
            <w:tcW w:w="762" w:type="pct"/>
            <w:vAlign w:val="center"/>
          </w:tcPr>
          <w:p w14:paraId="20FC6ED0" w14:textId="77777777" w:rsidR="00AC61F0" w:rsidRPr="00B30957" w:rsidRDefault="00AC61F0" w:rsidP="00EC1B79">
            <w:pPr>
              <w:jc w:val="left"/>
              <w:rPr>
                <w:lang w:val="it-IT"/>
              </w:rPr>
            </w:pPr>
            <w:r w:rsidRPr="00B30957">
              <w:rPr>
                <w:lang w:val="it-IT"/>
              </w:rPr>
              <w:t>OFF</w:t>
            </w:r>
          </w:p>
        </w:tc>
      </w:tr>
      <w:tr w:rsidR="00AC61F0" w:rsidRPr="00B30957" w14:paraId="6A4016F7" w14:textId="77777777" w:rsidTr="00EC1B79">
        <w:tc>
          <w:tcPr>
            <w:tcW w:w="1243" w:type="pct"/>
          </w:tcPr>
          <w:p w14:paraId="57ADD6AF" w14:textId="77777777" w:rsidR="00AC61F0" w:rsidRPr="00B30957" w:rsidRDefault="00AC61F0" w:rsidP="00EC1B79">
            <w:pPr>
              <w:jc w:val="left"/>
              <w:rPr>
                <w:lang w:val="en-GB"/>
              </w:rPr>
            </w:pPr>
            <w:r w:rsidRPr="00AC1372">
              <w:t>AY028</w:t>
            </w:r>
          </w:p>
        </w:tc>
        <w:tc>
          <w:tcPr>
            <w:tcW w:w="2995" w:type="pct"/>
          </w:tcPr>
          <w:p w14:paraId="4311E352"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D62D58">
              <w:t>The piston solenoid valve gate</w:t>
            </w:r>
          </w:p>
        </w:tc>
        <w:tc>
          <w:tcPr>
            <w:tcW w:w="762" w:type="pct"/>
            <w:vAlign w:val="center"/>
          </w:tcPr>
          <w:p w14:paraId="204AA246" w14:textId="77777777" w:rsidR="00AC61F0" w:rsidRPr="00B30957" w:rsidRDefault="00AC61F0" w:rsidP="00EC1B79">
            <w:pPr>
              <w:jc w:val="left"/>
              <w:rPr>
                <w:lang w:val="it-IT"/>
              </w:rPr>
            </w:pPr>
            <w:r w:rsidRPr="00B30957">
              <w:rPr>
                <w:lang w:val="it-IT"/>
              </w:rPr>
              <w:t>OFF</w:t>
            </w:r>
          </w:p>
        </w:tc>
      </w:tr>
      <w:tr w:rsidR="00AC61F0" w:rsidRPr="007222DE" w14:paraId="5F280083" w14:textId="77777777" w:rsidTr="00EC1B79">
        <w:tc>
          <w:tcPr>
            <w:tcW w:w="1243" w:type="pct"/>
          </w:tcPr>
          <w:p w14:paraId="37BE0322" w14:textId="77777777" w:rsidR="00AC61F0" w:rsidRPr="00B30957" w:rsidRDefault="00AC61F0" w:rsidP="00EC1B79">
            <w:pPr>
              <w:jc w:val="left"/>
              <w:rPr>
                <w:lang w:val="en-GB"/>
              </w:rPr>
            </w:pPr>
            <w:r w:rsidRPr="00FE00CB">
              <w:t xml:space="preserve">AY097 </w:t>
            </w:r>
          </w:p>
        </w:tc>
        <w:tc>
          <w:tcPr>
            <w:tcW w:w="2995" w:type="pct"/>
            <w:vAlign w:val="center"/>
          </w:tcPr>
          <w:p w14:paraId="0F8AFD6E"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FE00CB">
              <w:rPr>
                <w:rFonts w:cs="Arial"/>
                <w:spacing w:val="-2"/>
                <w:lang w:val="en-GB"/>
              </w:rPr>
              <w:t>inject pressure to NZ001</w:t>
            </w:r>
          </w:p>
        </w:tc>
        <w:tc>
          <w:tcPr>
            <w:tcW w:w="762" w:type="pct"/>
            <w:vAlign w:val="center"/>
          </w:tcPr>
          <w:p w14:paraId="622922C6" w14:textId="77777777" w:rsidR="00AC61F0" w:rsidRDefault="00AC61F0" w:rsidP="00EC1B79">
            <w:pPr>
              <w:jc w:val="left"/>
              <w:rPr>
                <w:lang w:val="it-IT"/>
              </w:rPr>
            </w:pPr>
            <w:r w:rsidRPr="00B30957">
              <w:rPr>
                <w:lang w:val="it-IT"/>
              </w:rPr>
              <w:t>OFF</w:t>
            </w:r>
          </w:p>
        </w:tc>
      </w:tr>
      <w:tr w:rsidR="00AC61F0" w:rsidRPr="007222DE" w14:paraId="7E99E5C7" w14:textId="77777777" w:rsidTr="00EC1B79">
        <w:tc>
          <w:tcPr>
            <w:tcW w:w="1243" w:type="pct"/>
            <w:vAlign w:val="center"/>
          </w:tcPr>
          <w:p w14:paraId="1CA881BA" w14:textId="77777777" w:rsidR="00AC61F0" w:rsidRPr="00B30957" w:rsidRDefault="00AC61F0" w:rsidP="00EC1B79">
            <w:pPr>
              <w:jc w:val="left"/>
              <w:rPr>
                <w:lang w:val="en-GB"/>
              </w:rPr>
            </w:pPr>
            <w:r w:rsidRPr="00FE00CB">
              <w:rPr>
                <w:lang w:val="en-GB"/>
              </w:rPr>
              <w:t>LP036</w:t>
            </w:r>
          </w:p>
        </w:tc>
        <w:tc>
          <w:tcPr>
            <w:tcW w:w="2995" w:type="pct"/>
            <w:vAlign w:val="center"/>
          </w:tcPr>
          <w:p w14:paraId="078571C6" w14:textId="77777777" w:rsidR="00AC61F0" w:rsidRPr="009817C3" w:rsidRDefault="00AC61F0" w:rsidP="00EC1B79">
            <w:pPr>
              <w:jc w:val="left"/>
              <w:rPr>
                <w:rFonts w:cs="Arial"/>
                <w:spacing w:val="-2"/>
                <w:lang w:val="en-GB"/>
              </w:rPr>
            </w:pPr>
            <w:r>
              <w:rPr>
                <w:rFonts w:cs="Arial"/>
                <w:spacing w:val="-2"/>
                <w:lang w:val="en-GB"/>
              </w:rPr>
              <w:t>Discharge Valve</w:t>
            </w:r>
          </w:p>
        </w:tc>
        <w:tc>
          <w:tcPr>
            <w:tcW w:w="762" w:type="pct"/>
            <w:vAlign w:val="center"/>
          </w:tcPr>
          <w:p w14:paraId="256A6B0F" w14:textId="77777777" w:rsidR="00AC61F0" w:rsidRPr="00B30957" w:rsidRDefault="00AC61F0" w:rsidP="00EC1B79">
            <w:pPr>
              <w:jc w:val="left"/>
              <w:rPr>
                <w:lang w:val="it-IT"/>
              </w:rPr>
            </w:pPr>
            <w:r>
              <w:rPr>
                <w:lang w:val="it-IT"/>
              </w:rPr>
              <w:t>CLOSED</w:t>
            </w:r>
          </w:p>
        </w:tc>
      </w:tr>
    </w:tbl>
    <w:p w14:paraId="7111007F"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44CF60F" w14:textId="77777777" w:rsidR="00AC61F0" w:rsidRDefault="00AC61F0" w:rsidP="00AC61F0">
      <w:pPr>
        <w:pStyle w:val="Heading3"/>
        <w:rPr>
          <w:b w:val="0"/>
          <w:iCs/>
          <w:szCs w:val="28"/>
        </w:rPr>
      </w:pPr>
      <w:bookmarkStart w:id="881" w:name="_Toc149556497"/>
      <w:r w:rsidRPr="009E239D">
        <w:rPr>
          <w:iCs/>
          <w:szCs w:val="28"/>
        </w:rPr>
        <w:t>LFP-NCO system</w:t>
      </w:r>
      <w:r>
        <w:rPr>
          <w:b w:val="0"/>
          <w:iCs/>
          <w:szCs w:val="28"/>
        </w:rPr>
        <w:t xml:space="preserve"> </w:t>
      </w:r>
      <w:r w:rsidRPr="00DF0F57">
        <w:rPr>
          <w:bCs w:val="0"/>
          <w:iCs/>
          <w:szCs w:val="28"/>
        </w:rPr>
        <w:t>Hopper TE005.</w:t>
      </w:r>
      <w:bookmarkEnd w:id="881"/>
    </w:p>
    <w:p w14:paraId="078862E9" w14:textId="77777777" w:rsidR="00AC61F0" w:rsidRDefault="00AC61F0" w:rsidP="00AC61F0">
      <w:pPr>
        <w:rPr>
          <w:rStyle w:val="rynqvb"/>
          <w:lang w:val="en"/>
        </w:rPr>
      </w:pPr>
    </w:p>
    <w:p w14:paraId="164746BC" w14:textId="77777777" w:rsidR="00AC61F0" w:rsidRPr="00D36571" w:rsidRDefault="00AC61F0" w:rsidP="00AC61F0">
      <w:pPr>
        <w:rPr>
          <w:lang w:val="en"/>
        </w:rPr>
      </w:pPr>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TE005</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5767"/>
        <w:gridCol w:w="1467"/>
      </w:tblGrid>
      <w:tr w:rsidR="00AC61F0" w:rsidRPr="00B30957" w14:paraId="61F228E4" w14:textId="77777777" w:rsidTr="00EC1B79">
        <w:tc>
          <w:tcPr>
            <w:tcW w:w="5000" w:type="pct"/>
            <w:gridSpan w:val="3"/>
            <w:shd w:val="clear" w:color="auto" w:fill="D9D9D9"/>
          </w:tcPr>
          <w:p w14:paraId="477155B7" w14:textId="77777777" w:rsidR="00AC61F0" w:rsidRPr="00720CFF" w:rsidRDefault="00AC61F0" w:rsidP="00EC1B79">
            <w:pPr>
              <w:jc w:val="center"/>
              <w:rPr>
                <w:b/>
                <w:bCs/>
                <w:lang w:val="en-GB"/>
              </w:rPr>
            </w:pPr>
            <w:r w:rsidRPr="00720CFF">
              <w:rPr>
                <w:b/>
                <w:bCs/>
                <w:lang w:val="en-GB"/>
              </w:rPr>
              <w:t>Hopper TE005</w:t>
            </w:r>
            <w:r>
              <w:rPr>
                <w:b/>
                <w:bCs/>
                <w:lang w:val="en-GB"/>
              </w:rPr>
              <w:t xml:space="preserve"> (</w:t>
            </w:r>
            <w:r w:rsidRPr="00AC61F0">
              <w:rPr>
                <w:b/>
                <w:bCs/>
                <w:lang w:val="en-GB"/>
              </w:rPr>
              <w:t>Emergency Stop</w:t>
            </w:r>
            <w:r>
              <w:rPr>
                <w:b/>
                <w:bCs/>
                <w:lang w:val="en-GB"/>
              </w:rPr>
              <w:t>).</w:t>
            </w:r>
          </w:p>
        </w:tc>
      </w:tr>
      <w:tr w:rsidR="00AC61F0" w:rsidRPr="00B30957" w14:paraId="534A1177" w14:textId="77777777" w:rsidTr="00EC1B79">
        <w:tc>
          <w:tcPr>
            <w:tcW w:w="1243" w:type="pct"/>
            <w:shd w:val="clear" w:color="auto" w:fill="D9D9D9"/>
          </w:tcPr>
          <w:p w14:paraId="2217A3BF" w14:textId="77777777" w:rsidR="00AC61F0" w:rsidRPr="00720CFF" w:rsidRDefault="00AC61F0" w:rsidP="00EC1B79">
            <w:pPr>
              <w:jc w:val="center"/>
              <w:rPr>
                <w:b/>
                <w:bCs/>
                <w:lang w:val="en-GB"/>
              </w:rPr>
            </w:pPr>
            <w:r w:rsidRPr="00720CFF">
              <w:rPr>
                <w:b/>
                <w:bCs/>
                <w:lang w:val="en-GB"/>
              </w:rPr>
              <w:t>Tag</w:t>
            </w:r>
          </w:p>
        </w:tc>
        <w:tc>
          <w:tcPr>
            <w:tcW w:w="2995" w:type="pct"/>
            <w:shd w:val="clear" w:color="auto" w:fill="D9D9D9"/>
          </w:tcPr>
          <w:p w14:paraId="7FF1A5F5" w14:textId="77777777" w:rsidR="00AC61F0" w:rsidRPr="00720CFF" w:rsidRDefault="00AC61F0" w:rsidP="00EC1B79">
            <w:pPr>
              <w:jc w:val="center"/>
              <w:rPr>
                <w:b/>
                <w:bCs/>
                <w:lang w:val="en-GB"/>
              </w:rPr>
            </w:pPr>
            <w:r w:rsidRPr="00720CFF">
              <w:rPr>
                <w:b/>
                <w:bCs/>
                <w:lang w:val="en-GB"/>
              </w:rPr>
              <w:t>Description</w:t>
            </w:r>
          </w:p>
        </w:tc>
        <w:tc>
          <w:tcPr>
            <w:tcW w:w="762" w:type="pct"/>
            <w:shd w:val="clear" w:color="auto" w:fill="D9D9D9"/>
          </w:tcPr>
          <w:p w14:paraId="7478A475" w14:textId="77777777" w:rsidR="00AC61F0" w:rsidRPr="00720CFF" w:rsidRDefault="00AC61F0" w:rsidP="00EC1B79">
            <w:pPr>
              <w:jc w:val="center"/>
              <w:rPr>
                <w:b/>
                <w:bCs/>
                <w:lang w:val="en-GB"/>
              </w:rPr>
            </w:pPr>
            <w:r w:rsidRPr="009F5CA8">
              <w:rPr>
                <w:b/>
                <w:bCs/>
                <w:lang w:val="en-GB"/>
              </w:rPr>
              <w:t>Position / State</w:t>
            </w:r>
          </w:p>
        </w:tc>
      </w:tr>
      <w:tr w:rsidR="00AC61F0" w:rsidRPr="00B30957" w14:paraId="7B90B051" w14:textId="77777777" w:rsidTr="00EC1B79">
        <w:tc>
          <w:tcPr>
            <w:tcW w:w="1243" w:type="pct"/>
            <w:vAlign w:val="center"/>
          </w:tcPr>
          <w:p w14:paraId="5B8CF0E6" w14:textId="77777777" w:rsidR="00AC61F0" w:rsidRPr="00B30957" w:rsidRDefault="00AC61F0" w:rsidP="00EC1B79">
            <w:pPr>
              <w:jc w:val="left"/>
              <w:rPr>
                <w:lang w:val="en-GB"/>
              </w:rPr>
            </w:pPr>
            <w:r w:rsidRPr="002F0387">
              <w:rPr>
                <w:lang w:val="en-GB"/>
              </w:rPr>
              <w:t xml:space="preserve">CA004 </w:t>
            </w:r>
          </w:p>
        </w:tc>
        <w:tc>
          <w:tcPr>
            <w:tcW w:w="2995" w:type="pct"/>
            <w:vAlign w:val="center"/>
          </w:tcPr>
          <w:p w14:paraId="49028C42" w14:textId="77777777" w:rsidR="00AC61F0" w:rsidRPr="009817C3" w:rsidRDefault="00AC61F0" w:rsidP="00EC1B79">
            <w:pPr>
              <w:jc w:val="left"/>
              <w:rPr>
                <w:rFonts w:cs="Arial"/>
                <w:spacing w:val="-2"/>
                <w:lang w:val="en-GB"/>
              </w:rPr>
            </w:pPr>
            <w:r>
              <w:rPr>
                <w:rFonts w:cs="Arial"/>
                <w:spacing w:val="-2"/>
                <w:lang w:val="en-GB"/>
              </w:rPr>
              <w:t>Filter</w:t>
            </w:r>
            <w:r w:rsidRPr="009817C3">
              <w:rPr>
                <w:rFonts w:cs="Arial"/>
                <w:spacing w:val="-2"/>
                <w:lang w:val="en-GB"/>
              </w:rPr>
              <w:t xml:space="preserve"> command</w:t>
            </w:r>
          </w:p>
        </w:tc>
        <w:tc>
          <w:tcPr>
            <w:tcW w:w="762" w:type="pct"/>
            <w:vAlign w:val="center"/>
          </w:tcPr>
          <w:p w14:paraId="01CB9E9D" w14:textId="77777777" w:rsidR="00AC61F0" w:rsidRPr="00B30957" w:rsidRDefault="00AC61F0" w:rsidP="00EC1B79">
            <w:pPr>
              <w:jc w:val="left"/>
              <w:rPr>
                <w:lang w:val="it-IT"/>
              </w:rPr>
            </w:pPr>
            <w:r w:rsidRPr="00B30957">
              <w:rPr>
                <w:lang w:val="it-IT"/>
              </w:rPr>
              <w:t>OFF</w:t>
            </w:r>
          </w:p>
        </w:tc>
      </w:tr>
      <w:tr w:rsidR="00AC61F0" w:rsidRPr="00B30957" w14:paraId="00E16DD0" w14:textId="77777777" w:rsidTr="00EC1B79">
        <w:tc>
          <w:tcPr>
            <w:tcW w:w="1243" w:type="pct"/>
            <w:vAlign w:val="center"/>
          </w:tcPr>
          <w:p w14:paraId="78C917F9" w14:textId="77777777" w:rsidR="00AC61F0" w:rsidRDefault="00AC61F0" w:rsidP="00EC1B79">
            <w:pPr>
              <w:jc w:val="left"/>
              <w:rPr>
                <w:lang w:val="en-GB"/>
              </w:rPr>
            </w:pPr>
            <w:r>
              <w:rPr>
                <w:lang w:val="en-GB"/>
              </w:rPr>
              <w:t>AY054</w:t>
            </w:r>
          </w:p>
        </w:tc>
        <w:tc>
          <w:tcPr>
            <w:tcW w:w="2995" w:type="pct"/>
            <w:vAlign w:val="center"/>
          </w:tcPr>
          <w:p w14:paraId="55A9A8A9" w14:textId="77777777" w:rsidR="00AC61F0" w:rsidRPr="009817C3" w:rsidRDefault="00AC61F0" w:rsidP="00EC1B79">
            <w:pPr>
              <w:jc w:val="left"/>
              <w:rPr>
                <w:rFonts w:cs="Arial"/>
                <w:spacing w:val="-2"/>
                <w:lang w:val="en-GB"/>
              </w:rPr>
            </w:pPr>
            <w:r w:rsidRPr="009817C3">
              <w:rPr>
                <w:rFonts w:cs="Arial"/>
                <w:spacing w:val="-2"/>
                <w:lang w:val="en-GB"/>
              </w:rPr>
              <w:t>Solenoid for hooper fluidization command</w:t>
            </w:r>
          </w:p>
        </w:tc>
        <w:tc>
          <w:tcPr>
            <w:tcW w:w="762" w:type="pct"/>
            <w:vAlign w:val="center"/>
          </w:tcPr>
          <w:p w14:paraId="68B84950" w14:textId="77777777" w:rsidR="00AC61F0" w:rsidRPr="00B30957" w:rsidRDefault="00AC61F0" w:rsidP="00EC1B79">
            <w:pPr>
              <w:jc w:val="left"/>
              <w:rPr>
                <w:lang w:val="it-IT"/>
              </w:rPr>
            </w:pPr>
            <w:r w:rsidRPr="00B30957">
              <w:rPr>
                <w:lang w:val="it-IT"/>
              </w:rPr>
              <w:t>OFF</w:t>
            </w:r>
          </w:p>
        </w:tc>
      </w:tr>
      <w:tr w:rsidR="00AC61F0" w:rsidRPr="00B30957" w14:paraId="4E8B24B1" w14:textId="77777777" w:rsidTr="00EC1B79">
        <w:tc>
          <w:tcPr>
            <w:tcW w:w="1243" w:type="pct"/>
            <w:vAlign w:val="center"/>
          </w:tcPr>
          <w:p w14:paraId="633E7FAE" w14:textId="77777777" w:rsidR="00AC61F0" w:rsidRPr="00B30957" w:rsidRDefault="00AC61F0" w:rsidP="00EC1B79">
            <w:pPr>
              <w:jc w:val="left"/>
              <w:rPr>
                <w:lang w:val="en-GB"/>
              </w:rPr>
            </w:pPr>
            <w:r>
              <w:rPr>
                <w:lang w:val="en-GB"/>
              </w:rPr>
              <w:t>AY055</w:t>
            </w:r>
          </w:p>
        </w:tc>
        <w:tc>
          <w:tcPr>
            <w:tcW w:w="2995" w:type="pct"/>
            <w:vAlign w:val="center"/>
          </w:tcPr>
          <w:p w14:paraId="6FB51C1D" w14:textId="77777777" w:rsidR="00AC61F0" w:rsidRPr="009817C3" w:rsidRDefault="00AC61F0" w:rsidP="00EC1B79">
            <w:pPr>
              <w:jc w:val="left"/>
              <w:rPr>
                <w:rFonts w:cs="Arial"/>
                <w:spacing w:val="-2"/>
                <w:lang w:val="en-GB"/>
              </w:rPr>
            </w:pPr>
            <w:r w:rsidRPr="009817C3">
              <w:rPr>
                <w:rFonts w:cs="Arial"/>
                <w:spacing w:val="-2"/>
                <w:lang w:val="en-GB"/>
              </w:rPr>
              <w:t>Solenoid for hooper fluidization command</w:t>
            </w:r>
          </w:p>
        </w:tc>
        <w:tc>
          <w:tcPr>
            <w:tcW w:w="762" w:type="pct"/>
            <w:vAlign w:val="center"/>
          </w:tcPr>
          <w:p w14:paraId="12046B0A" w14:textId="77777777" w:rsidR="00AC61F0" w:rsidRPr="00B30957" w:rsidRDefault="00AC61F0" w:rsidP="00EC1B79">
            <w:pPr>
              <w:jc w:val="left"/>
              <w:rPr>
                <w:lang w:val="it-IT"/>
              </w:rPr>
            </w:pPr>
            <w:r w:rsidRPr="00B30957">
              <w:rPr>
                <w:lang w:val="it-IT"/>
              </w:rPr>
              <w:t>OFF</w:t>
            </w:r>
          </w:p>
        </w:tc>
      </w:tr>
      <w:tr w:rsidR="00AC61F0" w:rsidRPr="007222DE" w14:paraId="1177FF12" w14:textId="77777777" w:rsidTr="00EC1B79">
        <w:tc>
          <w:tcPr>
            <w:tcW w:w="1243" w:type="pct"/>
            <w:vAlign w:val="center"/>
          </w:tcPr>
          <w:p w14:paraId="4B0B6DC5" w14:textId="77777777" w:rsidR="00AC61F0" w:rsidRPr="00B30957" w:rsidRDefault="00AC61F0" w:rsidP="00EC1B79">
            <w:pPr>
              <w:jc w:val="left"/>
              <w:rPr>
                <w:lang w:val="en-GB"/>
              </w:rPr>
            </w:pPr>
            <w:r>
              <w:rPr>
                <w:lang w:val="en-GB"/>
              </w:rPr>
              <w:t>AY443</w:t>
            </w:r>
          </w:p>
        </w:tc>
        <w:tc>
          <w:tcPr>
            <w:tcW w:w="2995" w:type="pct"/>
            <w:vAlign w:val="center"/>
          </w:tcPr>
          <w:p w14:paraId="107F05BF" w14:textId="77777777" w:rsidR="00AC61F0" w:rsidRPr="009817C3" w:rsidRDefault="00AC61F0" w:rsidP="00EC1B79">
            <w:pPr>
              <w:jc w:val="left"/>
              <w:rPr>
                <w:rFonts w:cs="Arial"/>
                <w:spacing w:val="-2"/>
                <w:lang w:val="en-GB"/>
              </w:rPr>
            </w:pPr>
            <w:r w:rsidRPr="009817C3">
              <w:rPr>
                <w:rFonts w:cs="Arial"/>
                <w:spacing w:val="-2"/>
                <w:lang w:val="en-GB"/>
              </w:rPr>
              <w:t>Solenoid for discharge of hoppers</w:t>
            </w:r>
          </w:p>
        </w:tc>
        <w:tc>
          <w:tcPr>
            <w:tcW w:w="762" w:type="pct"/>
            <w:vAlign w:val="center"/>
          </w:tcPr>
          <w:p w14:paraId="740C286E" w14:textId="77777777" w:rsidR="00AC61F0" w:rsidRDefault="00AC61F0" w:rsidP="00EC1B79">
            <w:pPr>
              <w:jc w:val="left"/>
              <w:rPr>
                <w:lang w:val="it-IT"/>
              </w:rPr>
            </w:pPr>
            <w:r w:rsidRPr="00B30957">
              <w:rPr>
                <w:lang w:val="it-IT"/>
              </w:rPr>
              <w:t>OFF</w:t>
            </w:r>
          </w:p>
        </w:tc>
      </w:tr>
      <w:tr w:rsidR="00AC61F0" w:rsidRPr="007222DE" w14:paraId="77CFB618" w14:textId="77777777" w:rsidTr="00EC1B79">
        <w:tc>
          <w:tcPr>
            <w:tcW w:w="1243" w:type="pct"/>
          </w:tcPr>
          <w:p w14:paraId="438119CD" w14:textId="77777777" w:rsidR="00AC61F0" w:rsidRDefault="00AC61F0" w:rsidP="00EC1B79">
            <w:pPr>
              <w:jc w:val="left"/>
              <w:rPr>
                <w:lang w:val="en-GB"/>
              </w:rPr>
            </w:pPr>
            <w:r w:rsidRPr="002F0387">
              <w:t xml:space="preserve">AY056 </w:t>
            </w:r>
          </w:p>
        </w:tc>
        <w:tc>
          <w:tcPr>
            <w:tcW w:w="2995" w:type="pct"/>
            <w:vAlign w:val="center"/>
          </w:tcPr>
          <w:p w14:paraId="4AC79328"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FE00CB">
              <w:rPr>
                <w:rFonts w:cs="Arial"/>
                <w:spacing w:val="-2"/>
                <w:lang w:val="en-GB"/>
              </w:rPr>
              <w:t xml:space="preserve">inject pressure to </w:t>
            </w:r>
            <w:r w:rsidRPr="002F0387">
              <w:rPr>
                <w:rFonts w:cs="Arial"/>
                <w:spacing w:val="-2"/>
                <w:lang w:val="en-GB"/>
              </w:rPr>
              <w:t>NC006</w:t>
            </w:r>
          </w:p>
        </w:tc>
        <w:tc>
          <w:tcPr>
            <w:tcW w:w="762" w:type="pct"/>
            <w:vAlign w:val="center"/>
          </w:tcPr>
          <w:p w14:paraId="65653C85" w14:textId="77777777" w:rsidR="00AC61F0" w:rsidRPr="00B30957" w:rsidRDefault="00AC61F0" w:rsidP="00EC1B79">
            <w:pPr>
              <w:jc w:val="left"/>
              <w:rPr>
                <w:lang w:val="it-IT"/>
              </w:rPr>
            </w:pPr>
            <w:r w:rsidRPr="00B30957">
              <w:rPr>
                <w:lang w:val="it-IT"/>
              </w:rPr>
              <w:t>OFF</w:t>
            </w:r>
          </w:p>
        </w:tc>
      </w:tr>
      <w:tr w:rsidR="00AC61F0" w:rsidRPr="007222DE" w14:paraId="774EBF44" w14:textId="77777777" w:rsidTr="00EC1B79">
        <w:tc>
          <w:tcPr>
            <w:tcW w:w="1243" w:type="pct"/>
          </w:tcPr>
          <w:p w14:paraId="7689B99E" w14:textId="77777777" w:rsidR="00AC61F0" w:rsidRPr="00B30957" w:rsidRDefault="00AC61F0" w:rsidP="00EC1B79">
            <w:pPr>
              <w:jc w:val="left"/>
              <w:rPr>
                <w:lang w:val="en-GB"/>
              </w:rPr>
            </w:pPr>
            <w:r w:rsidRPr="00BB5A1A">
              <w:t>NC006-M01</w:t>
            </w:r>
          </w:p>
        </w:tc>
        <w:tc>
          <w:tcPr>
            <w:tcW w:w="2995" w:type="pct"/>
            <w:vAlign w:val="center"/>
          </w:tcPr>
          <w:p w14:paraId="1CA2C8D4" w14:textId="77777777" w:rsidR="00AC61F0" w:rsidRPr="009817C3" w:rsidRDefault="00AC61F0" w:rsidP="00EC1B79">
            <w:pPr>
              <w:jc w:val="left"/>
              <w:rPr>
                <w:rFonts w:cs="Arial"/>
                <w:spacing w:val="-2"/>
                <w:lang w:val="en-GB"/>
              </w:rPr>
            </w:pPr>
            <w:r>
              <w:rPr>
                <w:rFonts w:cs="Arial"/>
                <w:spacing w:val="-2"/>
                <w:lang w:val="en-GB"/>
              </w:rPr>
              <w:t>Motor for S</w:t>
            </w:r>
            <w:r w:rsidRPr="00FE00CB">
              <w:rPr>
                <w:rFonts w:cs="Arial"/>
                <w:spacing w:val="-2"/>
                <w:lang w:val="en-GB"/>
              </w:rPr>
              <w:t>crew feeder NC006</w:t>
            </w:r>
          </w:p>
        </w:tc>
        <w:tc>
          <w:tcPr>
            <w:tcW w:w="762" w:type="pct"/>
            <w:vAlign w:val="center"/>
          </w:tcPr>
          <w:p w14:paraId="2BFF2C2F" w14:textId="77777777" w:rsidR="00AC61F0" w:rsidRPr="00B30957" w:rsidRDefault="00AC61F0" w:rsidP="00EC1B79">
            <w:pPr>
              <w:jc w:val="left"/>
              <w:rPr>
                <w:lang w:val="it-IT"/>
              </w:rPr>
            </w:pPr>
            <w:r>
              <w:rPr>
                <w:lang w:val="it-IT"/>
              </w:rPr>
              <w:t>STOP</w:t>
            </w:r>
          </w:p>
        </w:tc>
      </w:tr>
      <w:tr w:rsidR="00AC61F0" w:rsidRPr="007222DE" w14:paraId="14A4C0F4" w14:textId="77777777" w:rsidTr="00EC1B79">
        <w:tc>
          <w:tcPr>
            <w:tcW w:w="1243" w:type="pct"/>
          </w:tcPr>
          <w:p w14:paraId="230C9CC0" w14:textId="77777777" w:rsidR="00AC61F0" w:rsidRDefault="00AC61F0" w:rsidP="00EC1B79">
            <w:pPr>
              <w:jc w:val="left"/>
              <w:rPr>
                <w:lang w:val="en-GB"/>
              </w:rPr>
            </w:pPr>
            <w:r w:rsidRPr="00BB5A1A">
              <w:t>NC006-M02-VFD</w:t>
            </w:r>
          </w:p>
        </w:tc>
        <w:tc>
          <w:tcPr>
            <w:tcW w:w="2995" w:type="pct"/>
            <w:vAlign w:val="center"/>
          </w:tcPr>
          <w:p w14:paraId="35E62DC5" w14:textId="77777777" w:rsidR="00AC61F0" w:rsidRDefault="00AC61F0" w:rsidP="00EC1B79">
            <w:pPr>
              <w:jc w:val="left"/>
              <w:rPr>
                <w:rFonts w:cs="Arial"/>
                <w:spacing w:val="-2"/>
                <w:lang w:val="en-GB"/>
              </w:rPr>
            </w:pPr>
            <w:r>
              <w:rPr>
                <w:rFonts w:cs="Arial"/>
                <w:spacing w:val="-2"/>
                <w:lang w:val="en-GB"/>
              </w:rPr>
              <w:t>Motor for S</w:t>
            </w:r>
            <w:r w:rsidRPr="00FE00CB">
              <w:rPr>
                <w:rFonts w:cs="Arial"/>
                <w:spacing w:val="-2"/>
                <w:lang w:val="en-GB"/>
              </w:rPr>
              <w:t>crew feeder NC006</w:t>
            </w:r>
          </w:p>
        </w:tc>
        <w:tc>
          <w:tcPr>
            <w:tcW w:w="762" w:type="pct"/>
            <w:vAlign w:val="center"/>
          </w:tcPr>
          <w:p w14:paraId="5A76A4FF" w14:textId="77777777" w:rsidR="00AC61F0" w:rsidRDefault="00AC61F0" w:rsidP="00EC1B79">
            <w:pPr>
              <w:jc w:val="left"/>
              <w:rPr>
                <w:lang w:val="it-IT"/>
              </w:rPr>
            </w:pPr>
            <w:r>
              <w:rPr>
                <w:lang w:val="it-IT"/>
              </w:rPr>
              <w:t>STOP</w:t>
            </w:r>
          </w:p>
        </w:tc>
      </w:tr>
    </w:tbl>
    <w:p w14:paraId="0F8AFCDA"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212F11D"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0BB8CF0A"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4BEB5C84"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F492266" w14:textId="77777777" w:rsidR="00AC61F0" w:rsidRPr="002F0387" w:rsidRDefault="00AC61F0" w:rsidP="00AC61F0">
      <w:pPr>
        <w:pStyle w:val="Heading3"/>
      </w:pPr>
      <w:bookmarkStart w:id="882" w:name="_Toc149556498"/>
      <w:r w:rsidRPr="002F0387">
        <w:lastRenderedPageBreak/>
        <w:t xml:space="preserve">LFP-NCO system </w:t>
      </w:r>
      <w:r w:rsidRPr="009B10D5">
        <w:t>pneumatic transport VZ007</w:t>
      </w:r>
      <w:bookmarkEnd w:id="882"/>
    </w:p>
    <w:p w14:paraId="53B972DA"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0C780032"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VZ007</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2"/>
        <w:gridCol w:w="6032"/>
        <w:gridCol w:w="1874"/>
      </w:tblGrid>
      <w:tr w:rsidR="00AC61F0" w:rsidRPr="00213362" w14:paraId="552C98E7" w14:textId="77777777" w:rsidTr="00EC1B79">
        <w:trPr>
          <w:trHeight w:val="315"/>
        </w:trPr>
        <w:tc>
          <w:tcPr>
            <w:tcW w:w="5000" w:type="pct"/>
            <w:gridSpan w:val="3"/>
            <w:shd w:val="clear" w:color="000000" w:fill="D9D9D9"/>
            <w:noWrap/>
            <w:vAlign w:val="center"/>
          </w:tcPr>
          <w:p w14:paraId="72AC4053" w14:textId="77777777" w:rsidR="00AC61F0" w:rsidRPr="00300BD7" w:rsidRDefault="00AC61F0" w:rsidP="00EC1B79">
            <w:pPr>
              <w:spacing w:after="0"/>
              <w:jc w:val="center"/>
              <w:rPr>
                <w:rFonts w:cs="Arial"/>
                <w:b/>
                <w:bCs/>
                <w:lang w:val="en-GB"/>
              </w:rPr>
            </w:pPr>
            <w:r w:rsidRPr="00300BD7">
              <w:rPr>
                <w:rFonts w:cs="Arial"/>
                <w:b/>
                <w:bCs/>
                <w:lang w:val="en-GB"/>
              </w:rPr>
              <w:t>Transporter VZ007</w:t>
            </w:r>
            <w:r>
              <w:rPr>
                <w:b/>
                <w:bCs/>
                <w:lang w:val="en-GB"/>
              </w:rPr>
              <w:t xml:space="preserve"> (</w:t>
            </w:r>
            <w:r w:rsidRPr="00AC61F0">
              <w:rPr>
                <w:b/>
                <w:bCs/>
                <w:lang w:val="en-GB"/>
              </w:rPr>
              <w:t>Emergency Stop</w:t>
            </w:r>
            <w:r>
              <w:rPr>
                <w:b/>
                <w:bCs/>
                <w:lang w:val="en-GB"/>
              </w:rPr>
              <w:t>).</w:t>
            </w:r>
          </w:p>
        </w:tc>
      </w:tr>
      <w:tr w:rsidR="00AC61F0" w:rsidRPr="00213362" w14:paraId="519633E6" w14:textId="77777777" w:rsidTr="00AC61F0">
        <w:trPr>
          <w:trHeight w:val="315"/>
        </w:trPr>
        <w:tc>
          <w:tcPr>
            <w:tcW w:w="902" w:type="pct"/>
            <w:shd w:val="clear" w:color="000000" w:fill="D9D9D9"/>
            <w:noWrap/>
            <w:vAlign w:val="center"/>
            <w:hideMark/>
          </w:tcPr>
          <w:p w14:paraId="2AF2AD5C"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3140" w:type="pct"/>
            <w:shd w:val="clear" w:color="000000" w:fill="D9D9D9"/>
            <w:noWrap/>
            <w:vAlign w:val="center"/>
            <w:hideMark/>
          </w:tcPr>
          <w:p w14:paraId="3AF17B4A"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5D1389B1"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551FD8C8" w14:textId="77777777" w:rsidTr="00AC61F0">
        <w:trPr>
          <w:trHeight w:val="315"/>
        </w:trPr>
        <w:tc>
          <w:tcPr>
            <w:tcW w:w="902" w:type="pct"/>
            <w:shd w:val="clear" w:color="auto" w:fill="auto"/>
            <w:noWrap/>
            <w:vAlign w:val="center"/>
            <w:hideMark/>
          </w:tcPr>
          <w:p w14:paraId="0A51EE47" w14:textId="77777777" w:rsidR="00AC61F0" w:rsidRPr="00213362" w:rsidRDefault="00AC61F0" w:rsidP="00EC1B79">
            <w:pPr>
              <w:spacing w:after="0"/>
              <w:jc w:val="left"/>
              <w:rPr>
                <w:rFonts w:cs="Arial"/>
                <w:color w:val="000000"/>
                <w:lang w:val="it-IT"/>
              </w:rPr>
            </w:pPr>
            <w:r>
              <w:rPr>
                <w:rFonts w:cs="Arial"/>
                <w:color w:val="000000"/>
                <w:lang w:val="en-GB"/>
              </w:rPr>
              <w:t>LP059</w:t>
            </w:r>
          </w:p>
        </w:tc>
        <w:tc>
          <w:tcPr>
            <w:tcW w:w="3140" w:type="pct"/>
            <w:shd w:val="clear" w:color="auto" w:fill="auto"/>
            <w:noWrap/>
            <w:vAlign w:val="center"/>
            <w:hideMark/>
          </w:tcPr>
          <w:p w14:paraId="042EC69B" w14:textId="77777777" w:rsidR="00AC61F0" w:rsidRPr="00213362" w:rsidRDefault="00AC61F0" w:rsidP="00EC1B79">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hideMark/>
          </w:tcPr>
          <w:p w14:paraId="1185CD40"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71CF563C" w14:textId="77777777" w:rsidTr="00AC61F0">
        <w:trPr>
          <w:trHeight w:val="315"/>
        </w:trPr>
        <w:tc>
          <w:tcPr>
            <w:tcW w:w="902" w:type="pct"/>
            <w:shd w:val="clear" w:color="auto" w:fill="auto"/>
            <w:noWrap/>
            <w:vAlign w:val="center"/>
          </w:tcPr>
          <w:p w14:paraId="41CC43E7" w14:textId="77777777" w:rsidR="00AC61F0" w:rsidRPr="00213362" w:rsidRDefault="00AC61F0" w:rsidP="00AC61F0">
            <w:pPr>
              <w:spacing w:after="0"/>
              <w:jc w:val="left"/>
              <w:rPr>
                <w:rFonts w:cs="Arial"/>
                <w:color w:val="000000"/>
                <w:lang w:val="it-IT"/>
              </w:rPr>
            </w:pPr>
            <w:r>
              <w:rPr>
                <w:rFonts w:cs="Arial"/>
                <w:color w:val="000000"/>
                <w:lang w:val="en-GB"/>
              </w:rPr>
              <w:t>LP066</w:t>
            </w:r>
          </w:p>
        </w:tc>
        <w:tc>
          <w:tcPr>
            <w:tcW w:w="3140" w:type="pct"/>
            <w:shd w:val="clear" w:color="auto" w:fill="auto"/>
            <w:noWrap/>
            <w:vAlign w:val="center"/>
          </w:tcPr>
          <w:p w14:paraId="5455C730" w14:textId="77777777" w:rsidR="00AC61F0" w:rsidRPr="00213362" w:rsidRDefault="00AC61F0" w:rsidP="00AC61F0">
            <w:pPr>
              <w:spacing w:after="0"/>
              <w:jc w:val="left"/>
              <w:rPr>
                <w:rFonts w:cs="Arial"/>
                <w:color w:val="000000"/>
                <w:lang w:val="it-IT"/>
              </w:rPr>
            </w:pPr>
            <w:r w:rsidRPr="00213362">
              <w:rPr>
                <w:rFonts w:cs="Arial"/>
                <w:color w:val="000000"/>
                <w:spacing w:val="-2"/>
                <w:lang w:val="it-IT"/>
              </w:rPr>
              <w:t>Vent valve</w:t>
            </w:r>
          </w:p>
        </w:tc>
        <w:tc>
          <w:tcPr>
            <w:tcW w:w="958" w:type="pct"/>
            <w:shd w:val="clear" w:color="auto" w:fill="auto"/>
            <w:noWrap/>
            <w:vAlign w:val="center"/>
          </w:tcPr>
          <w:p w14:paraId="79C76735" w14:textId="77777777" w:rsidR="00AC61F0" w:rsidRPr="00213362" w:rsidRDefault="00AC61F0" w:rsidP="00AC61F0">
            <w:pPr>
              <w:spacing w:after="0"/>
              <w:jc w:val="left"/>
              <w:rPr>
                <w:rFonts w:cs="Arial"/>
                <w:color w:val="000000"/>
                <w:lang w:val="it-IT"/>
              </w:rPr>
            </w:pPr>
            <w:r w:rsidRPr="00213362">
              <w:rPr>
                <w:rFonts w:cs="Arial"/>
                <w:color w:val="000000"/>
                <w:lang w:val="it-IT"/>
              </w:rPr>
              <w:t>CLOSED</w:t>
            </w:r>
          </w:p>
        </w:tc>
      </w:tr>
      <w:tr w:rsidR="00AC61F0" w:rsidRPr="00213362" w14:paraId="0212737C" w14:textId="77777777" w:rsidTr="00AC61F0">
        <w:trPr>
          <w:trHeight w:val="315"/>
        </w:trPr>
        <w:tc>
          <w:tcPr>
            <w:tcW w:w="902" w:type="pct"/>
            <w:shd w:val="clear" w:color="auto" w:fill="auto"/>
            <w:noWrap/>
            <w:vAlign w:val="center"/>
          </w:tcPr>
          <w:p w14:paraId="3A2C30E9" w14:textId="77777777" w:rsidR="00AC61F0" w:rsidRPr="00213362" w:rsidRDefault="00AC61F0" w:rsidP="00AC61F0">
            <w:pPr>
              <w:spacing w:after="0"/>
              <w:jc w:val="left"/>
              <w:rPr>
                <w:rFonts w:cs="Arial"/>
                <w:color w:val="000000"/>
                <w:lang w:val="it-IT"/>
              </w:rPr>
            </w:pPr>
            <w:r>
              <w:rPr>
                <w:rFonts w:cs="Arial"/>
                <w:color w:val="000000"/>
                <w:lang w:val="en-GB"/>
              </w:rPr>
              <w:t>PRV077</w:t>
            </w:r>
          </w:p>
        </w:tc>
        <w:tc>
          <w:tcPr>
            <w:tcW w:w="3140" w:type="pct"/>
            <w:shd w:val="clear" w:color="auto" w:fill="auto"/>
            <w:noWrap/>
            <w:vAlign w:val="center"/>
          </w:tcPr>
          <w:p w14:paraId="4C5D30E3" w14:textId="77777777" w:rsidR="00AC61F0" w:rsidRPr="00213362" w:rsidRDefault="00AC61F0" w:rsidP="00AC61F0">
            <w:pPr>
              <w:spacing w:after="0"/>
              <w:jc w:val="left"/>
              <w:rPr>
                <w:rFonts w:cs="Arial"/>
                <w:color w:val="000000"/>
                <w:lang w:val="it-IT"/>
              </w:rPr>
            </w:pPr>
            <w:r>
              <w:rPr>
                <w:rFonts w:cs="Arial"/>
                <w:color w:val="000000"/>
                <w:spacing w:val="-2"/>
                <w:lang w:val="it-IT"/>
              </w:rPr>
              <w:t>Regulator</w:t>
            </w:r>
            <w:r w:rsidRPr="00213362">
              <w:rPr>
                <w:rFonts w:cs="Arial"/>
                <w:color w:val="000000"/>
                <w:spacing w:val="-2"/>
                <w:lang w:val="it-IT"/>
              </w:rPr>
              <w:t xml:space="preserve"> for conveying</w:t>
            </w:r>
          </w:p>
        </w:tc>
        <w:tc>
          <w:tcPr>
            <w:tcW w:w="958" w:type="pct"/>
            <w:shd w:val="clear" w:color="auto" w:fill="auto"/>
            <w:noWrap/>
            <w:vAlign w:val="center"/>
          </w:tcPr>
          <w:p w14:paraId="2E2950EE" w14:textId="77777777" w:rsidR="00AC61F0" w:rsidRPr="00213362" w:rsidRDefault="00AC61F0" w:rsidP="00AC61F0">
            <w:pPr>
              <w:spacing w:after="0"/>
              <w:jc w:val="left"/>
              <w:rPr>
                <w:rFonts w:cs="Arial"/>
                <w:color w:val="000000"/>
                <w:lang w:val="it-IT"/>
              </w:rPr>
            </w:pPr>
            <w:r w:rsidRPr="00213362">
              <w:rPr>
                <w:rFonts w:cs="Arial"/>
                <w:color w:val="000000"/>
                <w:lang w:val="it-IT"/>
              </w:rPr>
              <w:t>CLOSED</w:t>
            </w:r>
          </w:p>
        </w:tc>
      </w:tr>
      <w:tr w:rsidR="00AC61F0" w:rsidRPr="00213362" w14:paraId="5F8C593D" w14:textId="77777777" w:rsidTr="00AC61F0">
        <w:trPr>
          <w:trHeight w:val="315"/>
        </w:trPr>
        <w:tc>
          <w:tcPr>
            <w:tcW w:w="902" w:type="pct"/>
            <w:shd w:val="clear" w:color="auto" w:fill="auto"/>
            <w:noWrap/>
            <w:vAlign w:val="center"/>
          </w:tcPr>
          <w:p w14:paraId="18E5184B" w14:textId="77777777" w:rsidR="00AC61F0" w:rsidRPr="00213362" w:rsidRDefault="00AC61F0" w:rsidP="00AC61F0">
            <w:pPr>
              <w:spacing w:after="0"/>
              <w:jc w:val="left"/>
              <w:rPr>
                <w:rFonts w:cs="Arial"/>
                <w:color w:val="000000"/>
                <w:lang w:val="it-IT"/>
              </w:rPr>
            </w:pPr>
            <w:r>
              <w:rPr>
                <w:rFonts w:cs="Arial"/>
                <w:color w:val="000000"/>
                <w:lang w:val="it-IT"/>
              </w:rPr>
              <w:t>PRV078</w:t>
            </w:r>
          </w:p>
        </w:tc>
        <w:tc>
          <w:tcPr>
            <w:tcW w:w="3140" w:type="pct"/>
            <w:shd w:val="clear" w:color="auto" w:fill="auto"/>
            <w:noWrap/>
            <w:vAlign w:val="center"/>
          </w:tcPr>
          <w:p w14:paraId="27E1AA39" w14:textId="77777777" w:rsidR="00AC61F0" w:rsidRPr="00213362" w:rsidRDefault="00AC61F0" w:rsidP="00AC61F0">
            <w:pPr>
              <w:spacing w:after="0"/>
              <w:jc w:val="left"/>
              <w:rPr>
                <w:rFonts w:cs="Arial"/>
                <w:color w:val="000000"/>
                <w:lang w:val="it-IT"/>
              </w:rPr>
            </w:pPr>
            <w:r>
              <w:rPr>
                <w:rFonts w:cs="Arial"/>
                <w:color w:val="000000"/>
                <w:spacing w:val="-2"/>
                <w:lang w:val="it-IT"/>
              </w:rPr>
              <w:t>Regulator</w:t>
            </w:r>
            <w:r w:rsidRPr="00213362">
              <w:rPr>
                <w:rFonts w:cs="Arial"/>
                <w:color w:val="000000"/>
                <w:spacing w:val="-2"/>
                <w:lang w:val="it-IT"/>
              </w:rPr>
              <w:t xml:space="preserve"> for cleaning</w:t>
            </w:r>
          </w:p>
        </w:tc>
        <w:tc>
          <w:tcPr>
            <w:tcW w:w="958" w:type="pct"/>
            <w:shd w:val="clear" w:color="auto" w:fill="auto"/>
            <w:noWrap/>
            <w:vAlign w:val="center"/>
          </w:tcPr>
          <w:p w14:paraId="174C274C" w14:textId="77777777" w:rsidR="00AC61F0" w:rsidRPr="00213362" w:rsidRDefault="00AC61F0" w:rsidP="00AC61F0">
            <w:pPr>
              <w:spacing w:after="0"/>
              <w:jc w:val="left"/>
              <w:rPr>
                <w:rFonts w:cs="Arial"/>
                <w:color w:val="000000"/>
                <w:lang w:val="it-IT"/>
              </w:rPr>
            </w:pPr>
            <w:r w:rsidRPr="00213362">
              <w:rPr>
                <w:rFonts w:cs="Arial"/>
                <w:color w:val="000000"/>
                <w:lang w:val="it-IT"/>
              </w:rPr>
              <w:t>CLOSED</w:t>
            </w:r>
          </w:p>
        </w:tc>
      </w:tr>
      <w:tr w:rsidR="00AC61F0" w:rsidRPr="00213362" w14:paraId="6E5111AD" w14:textId="77777777" w:rsidTr="00AC61F0">
        <w:trPr>
          <w:trHeight w:val="315"/>
        </w:trPr>
        <w:tc>
          <w:tcPr>
            <w:tcW w:w="902" w:type="pct"/>
            <w:shd w:val="clear" w:color="auto" w:fill="auto"/>
            <w:noWrap/>
            <w:vAlign w:val="center"/>
          </w:tcPr>
          <w:p w14:paraId="26484FB4" w14:textId="77777777" w:rsidR="00AC61F0" w:rsidRPr="00213362" w:rsidRDefault="00AC61F0" w:rsidP="00AC61F0">
            <w:pPr>
              <w:spacing w:after="0"/>
              <w:jc w:val="left"/>
              <w:rPr>
                <w:rFonts w:cs="Arial"/>
                <w:color w:val="000000"/>
                <w:lang w:val="it-IT"/>
              </w:rPr>
            </w:pPr>
            <w:r>
              <w:rPr>
                <w:rFonts w:cs="Arial"/>
                <w:color w:val="000000"/>
                <w:lang w:val="it-IT"/>
              </w:rPr>
              <w:t>LP088</w:t>
            </w:r>
          </w:p>
        </w:tc>
        <w:tc>
          <w:tcPr>
            <w:tcW w:w="3140" w:type="pct"/>
            <w:shd w:val="clear" w:color="auto" w:fill="auto"/>
            <w:noWrap/>
            <w:vAlign w:val="center"/>
          </w:tcPr>
          <w:p w14:paraId="3F267E5D" w14:textId="77777777" w:rsidR="00AC61F0" w:rsidRPr="00213362" w:rsidRDefault="00AC61F0" w:rsidP="00AC61F0">
            <w:pPr>
              <w:spacing w:after="0"/>
              <w:jc w:val="left"/>
              <w:rPr>
                <w:rFonts w:cs="Arial"/>
                <w:color w:val="000000"/>
                <w:lang w:val="it-IT"/>
              </w:rPr>
            </w:pPr>
            <w:r>
              <w:rPr>
                <w:rFonts w:cs="Arial"/>
                <w:color w:val="000000"/>
                <w:spacing w:val="-2"/>
                <w:lang w:val="it-IT"/>
              </w:rPr>
              <w:t>Discharge Valve</w:t>
            </w:r>
          </w:p>
        </w:tc>
        <w:tc>
          <w:tcPr>
            <w:tcW w:w="958" w:type="pct"/>
            <w:shd w:val="clear" w:color="auto" w:fill="auto"/>
            <w:noWrap/>
            <w:vAlign w:val="center"/>
          </w:tcPr>
          <w:p w14:paraId="42CA84AF" w14:textId="77777777" w:rsidR="00AC61F0" w:rsidRPr="00213362" w:rsidRDefault="00AC61F0" w:rsidP="00AC61F0">
            <w:pPr>
              <w:spacing w:after="0"/>
              <w:jc w:val="left"/>
              <w:rPr>
                <w:rFonts w:cs="Arial"/>
                <w:color w:val="000000"/>
                <w:lang w:val="it-IT"/>
              </w:rPr>
            </w:pPr>
            <w:r>
              <w:rPr>
                <w:rFonts w:cs="Arial"/>
                <w:color w:val="000000"/>
                <w:lang w:val="it-IT"/>
              </w:rPr>
              <w:t>CLOSED</w:t>
            </w:r>
          </w:p>
        </w:tc>
      </w:tr>
    </w:tbl>
    <w:p w14:paraId="37200D76"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3B14C32" w14:textId="77777777" w:rsidR="00AC61F0" w:rsidRPr="002F0387" w:rsidRDefault="00AC61F0" w:rsidP="00AC61F0">
      <w:pPr>
        <w:pStyle w:val="Heading3"/>
      </w:pPr>
      <w:bookmarkStart w:id="883" w:name="_Toc149556499"/>
      <w:r w:rsidRPr="002F0387">
        <w:t xml:space="preserve">LFP-NCO system </w:t>
      </w:r>
      <w:r w:rsidRPr="00DF0F57">
        <w:t>diverter NZ460</w:t>
      </w:r>
      <w:r>
        <w:t>.</w:t>
      </w:r>
      <w:bookmarkEnd w:id="883"/>
    </w:p>
    <w:p w14:paraId="23C4FC52"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5710ADAE"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NZ460</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18"/>
        <w:gridCol w:w="1843"/>
      </w:tblGrid>
      <w:tr w:rsidR="00AC61F0" w:rsidRPr="00B30957" w14:paraId="7E908E20" w14:textId="77777777" w:rsidTr="00EC1B79">
        <w:tc>
          <w:tcPr>
            <w:tcW w:w="5000" w:type="pct"/>
            <w:gridSpan w:val="3"/>
            <w:shd w:val="clear" w:color="auto" w:fill="D9D9D9"/>
          </w:tcPr>
          <w:p w14:paraId="35E3C886" w14:textId="77777777" w:rsidR="00AC61F0" w:rsidRPr="009424BF" w:rsidRDefault="00AC61F0" w:rsidP="00EC1B79">
            <w:pPr>
              <w:jc w:val="center"/>
              <w:rPr>
                <w:b/>
                <w:bCs/>
                <w:lang w:val="en-GB"/>
              </w:rPr>
            </w:pPr>
            <w:r w:rsidRPr="009424BF">
              <w:rPr>
                <w:b/>
                <w:bCs/>
                <w:lang w:val="en-GB"/>
              </w:rPr>
              <w:t>Diverter NZ460</w:t>
            </w:r>
            <w:r>
              <w:rPr>
                <w:b/>
                <w:bCs/>
                <w:lang w:val="en-GB"/>
              </w:rPr>
              <w:t xml:space="preserve"> (</w:t>
            </w:r>
            <w:r w:rsidRPr="00AC61F0">
              <w:rPr>
                <w:b/>
                <w:bCs/>
                <w:lang w:val="en-GB"/>
              </w:rPr>
              <w:t>Emergency Stop</w:t>
            </w:r>
            <w:r>
              <w:rPr>
                <w:b/>
                <w:bCs/>
                <w:lang w:val="en-GB"/>
              </w:rPr>
              <w:t>).</w:t>
            </w:r>
          </w:p>
        </w:tc>
      </w:tr>
      <w:tr w:rsidR="00AC61F0" w:rsidRPr="00B30957" w14:paraId="223D4EBC" w14:textId="77777777" w:rsidTr="00EC1B79">
        <w:tc>
          <w:tcPr>
            <w:tcW w:w="918" w:type="pct"/>
            <w:shd w:val="clear" w:color="auto" w:fill="D9D9D9"/>
          </w:tcPr>
          <w:p w14:paraId="0AA94C7A" w14:textId="77777777" w:rsidR="00AC61F0" w:rsidRPr="009424BF" w:rsidRDefault="00AC61F0" w:rsidP="00EC1B79">
            <w:pPr>
              <w:jc w:val="center"/>
              <w:rPr>
                <w:b/>
                <w:bCs/>
                <w:lang w:val="en-GB"/>
              </w:rPr>
            </w:pPr>
            <w:r w:rsidRPr="009424BF">
              <w:rPr>
                <w:b/>
                <w:bCs/>
                <w:lang w:val="en-GB"/>
              </w:rPr>
              <w:t>Tag</w:t>
            </w:r>
          </w:p>
        </w:tc>
        <w:tc>
          <w:tcPr>
            <w:tcW w:w="3125" w:type="pct"/>
            <w:shd w:val="clear" w:color="auto" w:fill="D9D9D9"/>
          </w:tcPr>
          <w:p w14:paraId="1BE798B3" w14:textId="77777777" w:rsidR="00AC61F0" w:rsidRPr="009424BF" w:rsidRDefault="00AC61F0" w:rsidP="00EC1B79">
            <w:pPr>
              <w:ind w:left="-916"/>
              <w:jc w:val="center"/>
              <w:rPr>
                <w:b/>
                <w:bCs/>
                <w:lang w:val="en-GB"/>
              </w:rPr>
            </w:pPr>
            <w:r w:rsidRPr="009424BF">
              <w:rPr>
                <w:b/>
                <w:bCs/>
                <w:lang w:val="en-GB"/>
              </w:rPr>
              <w:t>Description</w:t>
            </w:r>
          </w:p>
        </w:tc>
        <w:tc>
          <w:tcPr>
            <w:tcW w:w="957" w:type="pct"/>
            <w:shd w:val="clear" w:color="auto" w:fill="D9D9D9"/>
          </w:tcPr>
          <w:p w14:paraId="1ED9BD3B" w14:textId="77777777" w:rsidR="00AC61F0" w:rsidRPr="009424BF" w:rsidRDefault="00AC61F0" w:rsidP="00EC1B79">
            <w:pPr>
              <w:jc w:val="center"/>
              <w:rPr>
                <w:b/>
                <w:bCs/>
                <w:lang w:val="en-GB"/>
              </w:rPr>
            </w:pPr>
            <w:r w:rsidRPr="009F5CA8">
              <w:rPr>
                <w:b/>
                <w:bCs/>
                <w:lang w:val="en-GB"/>
              </w:rPr>
              <w:t>Position / State</w:t>
            </w:r>
          </w:p>
        </w:tc>
      </w:tr>
      <w:tr w:rsidR="00AC61F0" w:rsidRPr="00B30957" w14:paraId="42BB9D05" w14:textId="77777777" w:rsidTr="00EC1B79">
        <w:tc>
          <w:tcPr>
            <w:tcW w:w="918" w:type="pct"/>
            <w:vAlign w:val="center"/>
          </w:tcPr>
          <w:p w14:paraId="25025505" w14:textId="77777777" w:rsidR="00AC61F0" w:rsidRPr="00B30957" w:rsidRDefault="00AC61F0" w:rsidP="00EC1B79">
            <w:pPr>
              <w:jc w:val="left"/>
              <w:rPr>
                <w:lang w:val="en-GB"/>
              </w:rPr>
            </w:pPr>
            <w:r>
              <w:rPr>
                <w:lang w:val="en-GB"/>
              </w:rPr>
              <w:t>AY463</w:t>
            </w:r>
          </w:p>
        </w:tc>
        <w:tc>
          <w:tcPr>
            <w:tcW w:w="3125" w:type="pct"/>
            <w:vAlign w:val="center"/>
          </w:tcPr>
          <w:p w14:paraId="658468AC" w14:textId="77777777" w:rsidR="00AC61F0" w:rsidRPr="00B30957" w:rsidRDefault="00AC61F0" w:rsidP="00EC1B79">
            <w:pPr>
              <w:jc w:val="left"/>
              <w:rPr>
                <w:rFonts w:cs="Arial"/>
                <w:spacing w:val="-2"/>
                <w:lang w:val="it-IT"/>
              </w:rPr>
            </w:pPr>
            <w:r w:rsidRPr="00B30957">
              <w:rPr>
                <w:rFonts w:cs="Arial"/>
                <w:spacing w:val="-2"/>
                <w:lang w:val="it-IT"/>
              </w:rPr>
              <w:t>Solenoid for diverted command</w:t>
            </w:r>
          </w:p>
        </w:tc>
        <w:tc>
          <w:tcPr>
            <w:tcW w:w="957" w:type="pct"/>
            <w:vAlign w:val="center"/>
          </w:tcPr>
          <w:p w14:paraId="23B06FBE" w14:textId="77777777" w:rsidR="00AC61F0" w:rsidRPr="00B30957" w:rsidRDefault="00AC61F0" w:rsidP="00EC1B79">
            <w:pPr>
              <w:jc w:val="left"/>
              <w:rPr>
                <w:lang w:val="it-IT"/>
              </w:rPr>
            </w:pPr>
            <w:r w:rsidRPr="00B30957">
              <w:rPr>
                <w:lang w:val="it-IT"/>
              </w:rPr>
              <w:t>OFF</w:t>
            </w:r>
          </w:p>
        </w:tc>
      </w:tr>
      <w:tr w:rsidR="00AC61F0" w:rsidRPr="00B30957" w14:paraId="6F3F5D95" w14:textId="77777777" w:rsidTr="00EC1B79">
        <w:tc>
          <w:tcPr>
            <w:tcW w:w="918" w:type="pct"/>
            <w:vAlign w:val="center"/>
          </w:tcPr>
          <w:p w14:paraId="3283B038" w14:textId="77777777" w:rsidR="00AC61F0" w:rsidRPr="00B30957" w:rsidRDefault="00AC61F0" w:rsidP="00EC1B79">
            <w:pPr>
              <w:jc w:val="left"/>
              <w:rPr>
                <w:lang w:val="en-GB"/>
              </w:rPr>
            </w:pPr>
            <w:r>
              <w:rPr>
                <w:lang w:val="en-GB"/>
              </w:rPr>
              <w:t>AY464</w:t>
            </w:r>
          </w:p>
        </w:tc>
        <w:tc>
          <w:tcPr>
            <w:tcW w:w="3125" w:type="pct"/>
            <w:vAlign w:val="center"/>
          </w:tcPr>
          <w:p w14:paraId="010C214D" w14:textId="77777777" w:rsidR="00AC61F0" w:rsidRPr="00B30957" w:rsidRDefault="00AC61F0" w:rsidP="00EC1B79">
            <w:pPr>
              <w:jc w:val="left"/>
              <w:rPr>
                <w:rFonts w:cs="Arial"/>
                <w:spacing w:val="-2"/>
                <w:lang w:val="it-IT"/>
              </w:rPr>
            </w:pPr>
            <w:r w:rsidRPr="00B30957">
              <w:rPr>
                <w:rFonts w:cs="Arial"/>
                <w:spacing w:val="-2"/>
                <w:lang w:val="it-IT"/>
              </w:rPr>
              <w:t>Solenoid for straight command</w:t>
            </w:r>
          </w:p>
        </w:tc>
        <w:tc>
          <w:tcPr>
            <w:tcW w:w="957" w:type="pct"/>
            <w:vAlign w:val="center"/>
          </w:tcPr>
          <w:p w14:paraId="496628FD" w14:textId="77777777" w:rsidR="00AC61F0" w:rsidRPr="00B30957" w:rsidRDefault="00AC61F0" w:rsidP="00EC1B79">
            <w:pPr>
              <w:jc w:val="left"/>
              <w:rPr>
                <w:lang w:val="it-IT"/>
              </w:rPr>
            </w:pPr>
            <w:r w:rsidRPr="00B30957">
              <w:rPr>
                <w:lang w:val="it-IT"/>
              </w:rPr>
              <w:t>OFF</w:t>
            </w:r>
          </w:p>
        </w:tc>
      </w:tr>
      <w:tr w:rsidR="00AC61F0" w:rsidRPr="00B30957" w14:paraId="52E8D90D" w14:textId="77777777" w:rsidTr="00EC1B79">
        <w:tc>
          <w:tcPr>
            <w:tcW w:w="918" w:type="pct"/>
            <w:vAlign w:val="center"/>
          </w:tcPr>
          <w:p w14:paraId="6CF6031B" w14:textId="77777777" w:rsidR="00AC61F0" w:rsidRPr="00B30957" w:rsidRDefault="00AC61F0" w:rsidP="00EC1B79">
            <w:pPr>
              <w:jc w:val="left"/>
              <w:rPr>
                <w:lang w:val="en-GB"/>
              </w:rPr>
            </w:pPr>
            <w:r>
              <w:rPr>
                <w:lang w:val="en-GB"/>
              </w:rPr>
              <w:t>AY466</w:t>
            </w:r>
          </w:p>
        </w:tc>
        <w:tc>
          <w:tcPr>
            <w:tcW w:w="3125" w:type="pct"/>
            <w:vAlign w:val="center"/>
          </w:tcPr>
          <w:p w14:paraId="34E204E4" w14:textId="77777777" w:rsidR="00AC61F0" w:rsidRPr="009817C3" w:rsidRDefault="00AC61F0" w:rsidP="00EC1B79">
            <w:pPr>
              <w:jc w:val="left"/>
              <w:rPr>
                <w:rFonts w:cs="Arial"/>
                <w:spacing w:val="-2"/>
                <w:lang w:val="en-GB"/>
              </w:rPr>
            </w:pPr>
            <w:r w:rsidRPr="009817C3">
              <w:rPr>
                <w:rFonts w:cs="Arial"/>
                <w:spacing w:val="-2"/>
                <w:lang w:val="en-GB"/>
              </w:rPr>
              <w:t>Solenoid to inflate diverter gasket</w:t>
            </w:r>
          </w:p>
        </w:tc>
        <w:tc>
          <w:tcPr>
            <w:tcW w:w="957" w:type="pct"/>
            <w:vAlign w:val="center"/>
          </w:tcPr>
          <w:p w14:paraId="5DE26FD3" w14:textId="77777777" w:rsidR="00AC61F0" w:rsidRPr="00B30957" w:rsidRDefault="00AC61F0" w:rsidP="00EC1B79">
            <w:pPr>
              <w:jc w:val="left"/>
              <w:rPr>
                <w:lang w:val="it-IT"/>
              </w:rPr>
            </w:pPr>
            <w:r w:rsidRPr="00B30957">
              <w:rPr>
                <w:lang w:val="it-IT"/>
              </w:rPr>
              <w:t>OFF</w:t>
            </w:r>
          </w:p>
        </w:tc>
      </w:tr>
    </w:tbl>
    <w:p w14:paraId="49DBBB09"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0DA33704" w14:textId="77777777" w:rsidR="00AC61F0" w:rsidRPr="00DF0F57" w:rsidRDefault="00AC61F0" w:rsidP="00AC61F0">
      <w:pPr>
        <w:pStyle w:val="Heading3"/>
      </w:pPr>
      <w:bookmarkStart w:id="884" w:name="_Toc149556500"/>
      <w:r w:rsidRPr="002F0387">
        <w:t xml:space="preserve">LFP-NCO system </w:t>
      </w:r>
      <w:r w:rsidRPr="00DF0F57">
        <w:rPr>
          <w:iCs/>
          <w:szCs w:val="28"/>
        </w:rPr>
        <w:t>Hopper TE00</w:t>
      </w:r>
      <w:r>
        <w:rPr>
          <w:iCs/>
          <w:szCs w:val="28"/>
        </w:rPr>
        <w:t>9</w:t>
      </w:r>
      <w:r w:rsidRPr="00DF0F57">
        <w:rPr>
          <w:iCs/>
          <w:szCs w:val="28"/>
        </w:rPr>
        <w:t>.</w:t>
      </w:r>
      <w:bookmarkEnd w:id="884"/>
    </w:p>
    <w:p w14:paraId="498259C3"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28BA685B" w14:textId="77777777" w:rsidR="00AC61F0" w:rsidRPr="00D36571"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idle status of the </w:t>
      </w:r>
      <w:r>
        <w:rPr>
          <w:rStyle w:val="rynqvb"/>
          <w:lang w:val="en"/>
        </w:rPr>
        <w:t>TE009</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AC61F0" w:rsidRPr="00B30957" w14:paraId="10072383" w14:textId="77777777" w:rsidTr="00EC1B79">
        <w:tc>
          <w:tcPr>
            <w:tcW w:w="5000" w:type="pct"/>
            <w:gridSpan w:val="3"/>
            <w:shd w:val="clear" w:color="auto" w:fill="D9D9D9"/>
          </w:tcPr>
          <w:p w14:paraId="12422EB9" w14:textId="77777777" w:rsidR="00AC61F0" w:rsidRPr="00720CFF" w:rsidRDefault="00AC61F0" w:rsidP="00EC1B79">
            <w:pPr>
              <w:jc w:val="center"/>
              <w:rPr>
                <w:b/>
                <w:bCs/>
                <w:lang w:val="en-GB"/>
              </w:rPr>
            </w:pPr>
            <w:r w:rsidRPr="00720CFF">
              <w:rPr>
                <w:b/>
                <w:bCs/>
                <w:lang w:val="en-GB"/>
              </w:rPr>
              <w:t>Hopper TE00</w:t>
            </w:r>
            <w:r>
              <w:rPr>
                <w:b/>
                <w:bCs/>
                <w:lang w:val="en-GB"/>
              </w:rPr>
              <w:t>9 (</w:t>
            </w:r>
            <w:r w:rsidRPr="00AC61F0">
              <w:rPr>
                <w:b/>
                <w:bCs/>
                <w:lang w:val="en-GB"/>
              </w:rPr>
              <w:t>Emergency Stop</w:t>
            </w:r>
            <w:r>
              <w:rPr>
                <w:b/>
                <w:bCs/>
                <w:lang w:val="en-GB"/>
              </w:rPr>
              <w:t>).</w:t>
            </w:r>
          </w:p>
        </w:tc>
      </w:tr>
      <w:tr w:rsidR="00AC61F0" w:rsidRPr="00B30957" w14:paraId="736549A0" w14:textId="77777777" w:rsidTr="00EC1B79">
        <w:tc>
          <w:tcPr>
            <w:tcW w:w="918" w:type="pct"/>
            <w:shd w:val="clear" w:color="auto" w:fill="D9D9D9"/>
          </w:tcPr>
          <w:p w14:paraId="7CEA03D2" w14:textId="77777777" w:rsidR="00AC61F0" w:rsidRPr="00720CFF" w:rsidRDefault="00AC61F0" w:rsidP="00EC1B79">
            <w:pPr>
              <w:jc w:val="center"/>
              <w:rPr>
                <w:b/>
                <w:bCs/>
                <w:lang w:val="en-GB"/>
              </w:rPr>
            </w:pPr>
            <w:r w:rsidRPr="00720CFF">
              <w:rPr>
                <w:b/>
                <w:bCs/>
                <w:lang w:val="en-GB"/>
              </w:rPr>
              <w:t>Tag</w:t>
            </w:r>
          </w:p>
        </w:tc>
        <w:tc>
          <w:tcPr>
            <w:tcW w:w="3165" w:type="pct"/>
            <w:shd w:val="clear" w:color="auto" w:fill="D9D9D9"/>
          </w:tcPr>
          <w:p w14:paraId="38A18813" w14:textId="77777777" w:rsidR="00AC61F0" w:rsidRPr="00720CFF" w:rsidRDefault="00AC61F0" w:rsidP="00EC1B79">
            <w:pPr>
              <w:jc w:val="center"/>
              <w:rPr>
                <w:b/>
                <w:bCs/>
                <w:lang w:val="en-GB"/>
              </w:rPr>
            </w:pPr>
            <w:r w:rsidRPr="00720CFF">
              <w:rPr>
                <w:b/>
                <w:bCs/>
                <w:lang w:val="en-GB"/>
              </w:rPr>
              <w:t>Description</w:t>
            </w:r>
          </w:p>
        </w:tc>
        <w:tc>
          <w:tcPr>
            <w:tcW w:w="917" w:type="pct"/>
            <w:shd w:val="clear" w:color="auto" w:fill="D9D9D9"/>
          </w:tcPr>
          <w:p w14:paraId="27EE1340" w14:textId="77777777" w:rsidR="00AC61F0" w:rsidRPr="00720CFF" w:rsidRDefault="00AC61F0" w:rsidP="00EC1B79">
            <w:pPr>
              <w:jc w:val="center"/>
              <w:rPr>
                <w:b/>
                <w:bCs/>
                <w:lang w:val="en-GB"/>
              </w:rPr>
            </w:pPr>
            <w:r w:rsidRPr="009F5CA8">
              <w:rPr>
                <w:b/>
                <w:bCs/>
                <w:lang w:val="en-GB"/>
              </w:rPr>
              <w:t>Position / State</w:t>
            </w:r>
          </w:p>
        </w:tc>
      </w:tr>
      <w:tr w:rsidR="00AC61F0" w:rsidRPr="00B30957" w14:paraId="41E68626" w14:textId="77777777" w:rsidTr="00EC1B79">
        <w:tc>
          <w:tcPr>
            <w:tcW w:w="918" w:type="pct"/>
            <w:vAlign w:val="center"/>
          </w:tcPr>
          <w:p w14:paraId="0FC674FE" w14:textId="77777777" w:rsidR="00AC61F0" w:rsidRDefault="00AC61F0" w:rsidP="00EC1B79">
            <w:pPr>
              <w:jc w:val="left"/>
              <w:rPr>
                <w:lang w:val="en-GB"/>
              </w:rPr>
            </w:pPr>
            <w:r w:rsidRPr="002F0387">
              <w:rPr>
                <w:lang w:val="en-GB"/>
              </w:rPr>
              <w:t>CA00</w:t>
            </w:r>
            <w:r>
              <w:rPr>
                <w:lang w:val="en-GB"/>
              </w:rPr>
              <w:t>8</w:t>
            </w:r>
            <w:r w:rsidRPr="002F0387">
              <w:rPr>
                <w:lang w:val="en-GB"/>
              </w:rPr>
              <w:t xml:space="preserve"> </w:t>
            </w:r>
          </w:p>
        </w:tc>
        <w:tc>
          <w:tcPr>
            <w:tcW w:w="3165" w:type="pct"/>
            <w:vAlign w:val="center"/>
          </w:tcPr>
          <w:p w14:paraId="4B82DD1C" w14:textId="77777777" w:rsidR="00AC61F0" w:rsidRPr="009817C3" w:rsidRDefault="00AC61F0" w:rsidP="00EC1B79">
            <w:pPr>
              <w:jc w:val="left"/>
              <w:rPr>
                <w:rFonts w:cs="Arial"/>
                <w:spacing w:val="-2"/>
                <w:lang w:val="en-GB"/>
              </w:rPr>
            </w:pPr>
            <w:r>
              <w:rPr>
                <w:rFonts w:cs="Arial"/>
                <w:spacing w:val="-2"/>
                <w:lang w:val="en-GB"/>
              </w:rPr>
              <w:t>Filter</w:t>
            </w:r>
            <w:r w:rsidRPr="009817C3">
              <w:rPr>
                <w:rFonts w:cs="Arial"/>
                <w:spacing w:val="-2"/>
                <w:lang w:val="en-GB"/>
              </w:rPr>
              <w:t xml:space="preserve"> command</w:t>
            </w:r>
          </w:p>
        </w:tc>
        <w:tc>
          <w:tcPr>
            <w:tcW w:w="917" w:type="pct"/>
            <w:vAlign w:val="center"/>
          </w:tcPr>
          <w:p w14:paraId="766954C8" w14:textId="77777777" w:rsidR="00AC61F0" w:rsidRPr="00B30957" w:rsidRDefault="00AC61F0" w:rsidP="00EC1B79">
            <w:pPr>
              <w:jc w:val="left"/>
              <w:rPr>
                <w:lang w:val="it-IT"/>
              </w:rPr>
            </w:pPr>
            <w:r w:rsidRPr="00B30957">
              <w:rPr>
                <w:lang w:val="it-IT"/>
              </w:rPr>
              <w:t>OFF</w:t>
            </w:r>
          </w:p>
        </w:tc>
      </w:tr>
      <w:tr w:rsidR="00AC61F0" w:rsidRPr="00B30957" w14:paraId="0C716445" w14:textId="77777777" w:rsidTr="00EC1B79">
        <w:tc>
          <w:tcPr>
            <w:tcW w:w="918" w:type="pct"/>
            <w:vAlign w:val="center"/>
          </w:tcPr>
          <w:p w14:paraId="43B545A2" w14:textId="77777777" w:rsidR="00AC61F0" w:rsidRDefault="00AC61F0" w:rsidP="00EC1B79">
            <w:pPr>
              <w:jc w:val="left"/>
              <w:rPr>
                <w:lang w:val="en-GB"/>
              </w:rPr>
            </w:pPr>
            <w:r>
              <w:rPr>
                <w:lang w:val="en-GB"/>
              </w:rPr>
              <w:t>AY133</w:t>
            </w:r>
          </w:p>
        </w:tc>
        <w:tc>
          <w:tcPr>
            <w:tcW w:w="3165" w:type="pct"/>
            <w:vAlign w:val="center"/>
          </w:tcPr>
          <w:p w14:paraId="1C3D2BEC" w14:textId="77777777" w:rsidR="00AC61F0" w:rsidRPr="009817C3" w:rsidRDefault="00AC61F0" w:rsidP="00EC1B79">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71CACEEE" w14:textId="77777777" w:rsidR="00AC61F0" w:rsidRPr="00B30957" w:rsidRDefault="00AC61F0" w:rsidP="00EC1B79">
            <w:pPr>
              <w:jc w:val="left"/>
              <w:rPr>
                <w:lang w:val="it-IT"/>
              </w:rPr>
            </w:pPr>
            <w:r w:rsidRPr="00B30957">
              <w:rPr>
                <w:lang w:val="it-IT"/>
              </w:rPr>
              <w:t>OFF</w:t>
            </w:r>
          </w:p>
        </w:tc>
      </w:tr>
      <w:tr w:rsidR="00AC61F0" w:rsidRPr="00B30957" w14:paraId="7DE9A673" w14:textId="77777777" w:rsidTr="00EC1B79">
        <w:tc>
          <w:tcPr>
            <w:tcW w:w="918" w:type="pct"/>
            <w:vAlign w:val="center"/>
          </w:tcPr>
          <w:p w14:paraId="75205C71" w14:textId="77777777" w:rsidR="00AC61F0" w:rsidRPr="00B30957" w:rsidRDefault="00AC61F0" w:rsidP="00EC1B79">
            <w:pPr>
              <w:jc w:val="left"/>
              <w:rPr>
                <w:lang w:val="en-GB"/>
              </w:rPr>
            </w:pPr>
            <w:r>
              <w:rPr>
                <w:lang w:val="en-GB"/>
              </w:rPr>
              <w:t>AY135</w:t>
            </w:r>
          </w:p>
        </w:tc>
        <w:tc>
          <w:tcPr>
            <w:tcW w:w="3165" w:type="pct"/>
            <w:vAlign w:val="center"/>
          </w:tcPr>
          <w:p w14:paraId="75874FC9" w14:textId="77777777" w:rsidR="00AC61F0" w:rsidRPr="009817C3" w:rsidRDefault="00AC61F0" w:rsidP="00EC1B79">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630CD238" w14:textId="77777777" w:rsidR="00AC61F0" w:rsidRPr="00B30957" w:rsidRDefault="00AC61F0" w:rsidP="00EC1B79">
            <w:pPr>
              <w:jc w:val="left"/>
              <w:rPr>
                <w:lang w:val="it-IT"/>
              </w:rPr>
            </w:pPr>
            <w:r w:rsidRPr="00B30957">
              <w:rPr>
                <w:lang w:val="it-IT"/>
              </w:rPr>
              <w:t>OFF</w:t>
            </w:r>
          </w:p>
        </w:tc>
      </w:tr>
      <w:tr w:rsidR="00AC61F0" w:rsidRPr="007222DE" w14:paraId="39881AED" w14:textId="77777777" w:rsidTr="00EC1B79">
        <w:tc>
          <w:tcPr>
            <w:tcW w:w="918" w:type="pct"/>
            <w:vAlign w:val="center"/>
          </w:tcPr>
          <w:p w14:paraId="07A39081" w14:textId="77777777" w:rsidR="00AC61F0" w:rsidRPr="00B30957" w:rsidRDefault="00AC61F0" w:rsidP="00EC1B79">
            <w:pPr>
              <w:jc w:val="left"/>
              <w:rPr>
                <w:lang w:val="en-GB"/>
              </w:rPr>
            </w:pPr>
            <w:r>
              <w:rPr>
                <w:lang w:val="en-GB"/>
              </w:rPr>
              <w:t>LP145</w:t>
            </w:r>
          </w:p>
        </w:tc>
        <w:tc>
          <w:tcPr>
            <w:tcW w:w="3165" w:type="pct"/>
            <w:vAlign w:val="center"/>
          </w:tcPr>
          <w:p w14:paraId="28EB48C1" w14:textId="77777777" w:rsidR="00AC61F0" w:rsidRPr="009817C3" w:rsidRDefault="00AC61F0" w:rsidP="00EC1B79">
            <w:pPr>
              <w:jc w:val="left"/>
              <w:rPr>
                <w:rFonts w:cs="Arial"/>
                <w:spacing w:val="-2"/>
                <w:lang w:val="en-GB"/>
              </w:rPr>
            </w:pPr>
            <w:r>
              <w:rPr>
                <w:rFonts w:cs="Arial"/>
                <w:spacing w:val="-2"/>
                <w:lang w:val="en-GB"/>
              </w:rPr>
              <w:t>Discharge Valve</w:t>
            </w:r>
          </w:p>
        </w:tc>
        <w:tc>
          <w:tcPr>
            <w:tcW w:w="917" w:type="pct"/>
            <w:vAlign w:val="center"/>
          </w:tcPr>
          <w:p w14:paraId="6552EE2D" w14:textId="77777777" w:rsidR="00AC61F0" w:rsidRPr="00B30957" w:rsidRDefault="00AC61F0" w:rsidP="00EC1B79">
            <w:pPr>
              <w:jc w:val="left"/>
              <w:rPr>
                <w:lang w:val="it-IT"/>
              </w:rPr>
            </w:pPr>
            <w:r>
              <w:rPr>
                <w:lang w:val="it-IT"/>
              </w:rPr>
              <w:t>CLOSED</w:t>
            </w:r>
          </w:p>
        </w:tc>
      </w:tr>
    </w:tbl>
    <w:p w14:paraId="357DC320"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4B371FA" w14:textId="77777777" w:rsidR="00AC61F0" w:rsidRDefault="00AC61F0" w:rsidP="00AC61F0">
      <w:pPr>
        <w:pStyle w:val="Heading3"/>
        <w:rPr>
          <w:iCs/>
          <w:szCs w:val="28"/>
        </w:rPr>
      </w:pPr>
      <w:bookmarkStart w:id="885" w:name="_Toc149556501"/>
      <w:r w:rsidRPr="002F0387">
        <w:lastRenderedPageBreak/>
        <w:t xml:space="preserve">LFP-NCO system </w:t>
      </w:r>
      <w:r>
        <w:rPr>
          <w:iCs/>
          <w:szCs w:val="28"/>
        </w:rPr>
        <w:t>Milling</w:t>
      </w:r>
      <w:r w:rsidRPr="00FE455A">
        <w:rPr>
          <w:iCs/>
          <w:szCs w:val="28"/>
        </w:rPr>
        <w:t>.</w:t>
      </w:r>
      <w:bookmarkEnd w:id="885"/>
    </w:p>
    <w:p w14:paraId="63284502"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1AEC389E" w14:textId="77777777" w:rsidR="00AC61F0" w:rsidRPr="00D36571"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milling</w:t>
      </w:r>
      <w:r w:rsidRPr="00D36571">
        <w:rPr>
          <w:rStyle w:val="rynqvb"/>
          <w:lang w:val="en"/>
        </w:rPr>
        <w:t xml:space="preserve"> devices controlled by 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AC61F0" w:rsidRPr="00B30957" w14:paraId="305B0531" w14:textId="77777777" w:rsidTr="00EC1B79">
        <w:tc>
          <w:tcPr>
            <w:tcW w:w="5000" w:type="pct"/>
            <w:gridSpan w:val="3"/>
            <w:shd w:val="clear" w:color="auto" w:fill="D9D9D9"/>
          </w:tcPr>
          <w:p w14:paraId="7344C589" w14:textId="77777777" w:rsidR="00AC61F0" w:rsidRPr="00720CFF" w:rsidRDefault="00AC61F0" w:rsidP="00EC1B79">
            <w:pPr>
              <w:jc w:val="center"/>
              <w:rPr>
                <w:b/>
                <w:bCs/>
                <w:lang w:val="en-GB"/>
              </w:rPr>
            </w:pPr>
            <w:r w:rsidRPr="00FE455A">
              <w:rPr>
                <w:b/>
                <w:bCs/>
                <w:lang w:val="en-GB"/>
              </w:rPr>
              <w:t>Milling</w:t>
            </w:r>
            <w:r>
              <w:rPr>
                <w:b/>
                <w:bCs/>
                <w:lang w:val="en-GB"/>
              </w:rPr>
              <w:t xml:space="preserve"> (</w:t>
            </w:r>
            <w:r w:rsidRPr="00AC61F0">
              <w:rPr>
                <w:b/>
                <w:bCs/>
                <w:lang w:val="en-GB"/>
              </w:rPr>
              <w:t>Emergency Stop</w:t>
            </w:r>
            <w:r>
              <w:rPr>
                <w:b/>
                <w:bCs/>
                <w:lang w:val="en-GB"/>
              </w:rPr>
              <w:t>).</w:t>
            </w:r>
          </w:p>
        </w:tc>
      </w:tr>
      <w:tr w:rsidR="00AC61F0" w:rsidRPr="00B30957" w14:paraId="62CE17C5" w14:textId="77777777" w:rsidTr="00EC1B79">
        <w:tc>
          <w:tcPr>
            <w:tcW w:w="918" w:type="pct"/>
            <w:shd w:val="clear" w:color="auto" w:fill="D9D9D9"/>
          </w:tcPr>
          <w:p w14:paraId="2EE2FC59" w14:textId="77777777" w:rsidR="00AC61F0" w:rsidRPr="00720CFF" w:rsidRDefault="00AC61F0" w:rsidP="00EC1B79">
            <w:pPr>
              <w:jc w:val="center"/>
              <w:rPr>
                <w:b/>
                <w:bCs/>
                <w:lang w:val="en-GB"/>
              </w:rPr>
            </w:pPr>
            <w:r w:rsidRPr="00720CFF">
              <w:rPr>
                <w:b/>
                <w:bCs/>
                <w:lang w:val="en-GB"/>
              </w:rPr>
              <w:t>Tag</w:t>
            </w:r>
          </w:p>
        </w:tc>
        <w:tc>
          <w:tcPr>
            <w:tcW w:w="3165" w:type="pct"/>
            <w:shd w:val="clear" w:color="auto" w:fill="D9D9D9"/>
          </w:tcPr>
          <w:p w14:paraId="54F7AA1D" w14:textId="77777777" w:rsidR="00AC61F0" w:rsidRPr="00720CFF" w:rsidRDefault="00AC61F0" w:rsidP="00EC1B79">
            <w:pPr>
              <w:jc w:val="center"/>
              <w:rPr>
                <w:b/>
                <w:bCs/>
                <w:lang w:val="en-GB"/>
              </w:rPr>
            </w:pPr>
            <w:r w:rsidRPr="00720CFF">
              <w:rPr>
                <w:b/>
                <w:bCs/>
                <w:lang w:val="en-GB"/>
              </w:rPr>
              <w:t>Description</w:t>
            </w:r>
          </w:p>
        </w:tc>
        <w:tc>
          <w:tcPr>
            <w:tcW w:w="917" w:type="pct"/>
            <w:shd w:val="clear" w:color="auto" w:fill="D9D9D9"/>
          </w:tcPr>
          <w:p w14:paraId="3C45F4D3" w14:textId="77777777" w:rsidR="00AC61F0" w:rsidRPr="00720CFF" w:rsidRDefault="00AC61F0" w:rsidP="00EC1B79">
            <w:pPr>
              <w:jc w:val="center"/>
              <w:rPr>
                <w:b/>
                <w:bCs/>
                <w:lang w:val="en-GB"/>
              </w:rPr>
            </w:pPr>
            <w:r w:rsidRPr="009F5CA8">
              <w:rPr>
                <w:b/>
                <w:bCs/>
                <w:lang w:val="en-GB"/>
              </w:rPr>
              <w:t>Position / State</w:t>
            </w:r>
          </w:p>
        </w:tc>
      </w:tr>
      <w:tr w:rsidR="00AC61F0" w:rsidRPr="00B30957" w14:paraId="353B4352" w14:textId="77777777" w:rsidTr="00EC1B79">
        <w:tc>
          <w:tcPr>
            <w:tcW w:w="918" w:type="pct"/>
            <w:vAlign w:val="center"/>
          </w:tcPr>
          <w:p w14:paraId="1772C798" w14:textId="77777777" w:rsidR="00AC61F0" w:rsidRDefault="00AC61F0" w:rsidP="00EC1B79">
            <w:pPr>
              <w:jc w:val="left"/>
              <w:rPr>
                <w:lang w:val="en-GB"/>
              </w:rPr>
            </w:pPr>
            <w:r>
              <w:rPr>
                <w:lang w:val="en-GB"/>
              </w:rPr>
              <w:t>T</w:t>
            </w:r>
            <w:r w:rsidRPr="00FE455A">
              <w:rPr>
                <w:lang w:val="en-GB"/>
              </w:rPr>
              <w:t>o be defined</w:t>
            </w:r>
          </w:p>
        </w:tc>
        <w:tc>
          <w:tcPr>
            <w:tcW w:w="3165" w:type="pct"/>
            <w:vAlign w:val="center"/>
          </w:tcPr>
          <w:p w14:paraId="295FE2B2" w14:textId="77777777" w:rsidR="00AC61F0" w:rsidRPr="009817C3" w:rsidRDefault="00AC61F0" w:rsidP="00EC1B79">
            <w:pPr>
              <w:jc w:val="left"/>
              <w:rPr>
                <w:rFonts w:cs="Arial"/>
                <w:spacing w:val="-2"/>
                <w:lang w:val="en-GB"/>
              </w:rPr>
            </w:pPr>
            <w:r w:rsidRPr="00FE455A">
              <w:rPr>
                <w:rFonts w:cs="Arial"/>
                <w:spacing w:val="-2"/>
                <w:lang w:val="en-GB"/>
              </w:rPr>
              <w:t>NTE SYSTEM In normal operation</w:t>
            </w:r>
          </w:p>
        </w:tc>
        <w:tc>
          <w:tcPr>
            <w:tcW w:w="917" w:type="pct"/>
            <w:vAlign w:val="center"/>
          </w:tcPr>
          <w:p w14:paraId="5E887D49" w14:textId="77777777" w:rsidR="00AC61F0" w:rsidRPr="00B30957" w:rsidRDefault="00AC61F0" w:rsidP="00EC1B79">
            <w:pPr>
              <w:jc w:val="left"/>
              <w:rPr>
                <w:lang w:val="it-IT"/>
              </w:rPr>
            </w:pPr>
            <w:r w:rsidRPr="00B30957">
              <w:rPr>
                <w:lang w:val="it-IT"/>
              </w:rPr>
              <w:t>O</w:t>
            </w:r>
            <w:r>
              <w:rPr>
                <w:lang w:val="it-IT"/>
              </w:rPr>
              <w:t>N</w:t>
            </w:r>
          </w:p>
        </w:tc>
      </w:tr>
      <w:tr w:rsidR="00AC61F0" w:rsidRPr="00B30957" w14:paraId="24A67268" w14:textId="77777777" w:rsidTr="00EC1B79">
        <w:tc>
          <w:tcPr>
            <w:tcW w:w="918" w:type="pct"/>
            <w:vAlign w:val="center"/>
          </w:tcPr>
          <w:p w14:paraId="3D92668C" w14:textId="77777777" w:rsidR="00AC61F0" w:rsidRDefault="00AC61F0" w:rsidP="00EC1B79">
            <w:pPr>
              <w:jc w:val="left"/>
              <w:rPr>
                <w:lang w:val="en-GB"/>
              </w:rPr>
            </w:pPr>
            <w:r>
              <w:rPr>
                <w:lang w:val="en-GB"/>
              </w:rPr>
              <w:t>T</w:t>
            </w:r>
            <w:r w:rsidRPr="00FE455A">
              <w:rPr>
                <w:lang w:val="en-GB"/>
              </w:rPr>
              <w:t>o be defined</w:t>
            </w:r>
          </w:p>
        </w:tc>
        <w:tc>
          <w:tcPr>
            <w:tcW w:w="3165" w:type="pct"/>
            <w:vAlign w:val="center"/>
          </w:tcPr>
          <w:p w14:paraId="3474E6D2" w14:textId="77777777" w:rsidR="00AC61F0" w:rsidRPr="009817C3" w:rsidRDefault="00AC61F0" w:rsidP="00EC1B79">
            <w:pPr>
              <w:jc w:val="left"/>
              <w:rPr>
                <w:rFonts w:cs="Arial"/>
                <w:spacing w:val="-2"/>
                <w:lang w:val="en-GB"/>
              </w:rPr>
            </w:pPr>
            <w:r w:rsidRPr="00FE455A">
              <w:rPr>
                <w:rFonts w:cs="Arial"/>
                <w:spacing w:val="-2"/>
                <w:lang w:val="en-GB"/>
              </w:rPr>
              <w:t>NTE1 is ready to charge powder</w:t>
            </w:r>
          </w:p>
        </w:tc>
        <w:tc>
          <w:tcPr>
            <w:tcW w:w="917" w:type="pct"/>
            <w:vAlign w:val="center"/>
          </w:tcPr>
          <w:p w14:paraId="03C7D797" w14:textId="77777777" w:rsidR="00AC61F0" w:rsidRPr="00B30957" w:rsidRDefault="00AC61F0" w:rsidP="00EC1B79">
            <w:pPr>
              <w:jc w:val="left"/>
              <w:rPr>
                <w:lang w:val="it-IT"/>
              </w:rPr>
            </w:pPr>
            <w:r w:rsidRPr="00B30957">
              <w:rPr>
                <w:lang w:val="it-IT"/>
              </w:rPr>
              <w:t>OFF</w:t>
            </w:r>
          </w:p>
        </w:tc>
      </w:tr>
      <w:tr w:rsidR="00AC61F0" w:rsidRPr="00B30957" w14:paraId="1FE2E439" w14:textId="77777777" w:rsidTr="00EC1B79">
        <w:tc>
          <w:tcPr>
            <w:tcW w:w="918" w:type="pct"/>
            <w:vAlign w:val="center"/>
          </w:tcPr>
          <w:p w14:paraId="207FBC40" w14:textId="77777777" w:rsidR="00AC61F0" w:rsidRPr="00B30957" w:rsidRDefault="00AC61F0" w:rsidP="00EC1B79">
            <w:pPr>
              <w:jc w:val="left"/>
              <w:rPr>
                <w:lang w:val="en-GB"/>
              </w:rPr>
            </w:pPr>
            <w:r>
              <w:rPr>
                <w:lang w:val="en-GB"/>
              </w:rPr>
              <w:t>T</w:t>
            </w:r>
            <w:r w:rsidRPr="00FE455A">
              <w:rPr>
                <w:lang w:val="en-GB"/>
              </w:rPr>
              <w:t>o be defined</w:t>
            </w:r>
          </w:p>
        </w:tc>
        <w:tc>
          <w:tcPr>
            <w:tcW w:w="3165" w:type="pct"/>
            <w:vAlign w:val="center"/>
          </w:tcPr>
          <w:p w14:paraId="5F65AD21" w14:textId="77777777" w:rsidR="00AC61F0" w:rsidRPr="009817C3" w:rsidRDefault="00AC61F0" w:rsidP="00EC1B79">
            <w:pPr>
              <w:jc w:val="left"/>
              <w:rPr>
                <w:rFonts w:cs="Arial"/>
                <w:spacing w:val="-2"/>
                <w:lang w:val="en-GB"/>
              </w:rPr>
            </w:pPr>
            <w:r w:rsidRPr="00FE455A">
              <w:rPr>
                <w:rFonts w:cs="Arial"/>
                <w:spacing w:val="-2"/>
                <w:lang w:val="en-GB"/>
              </w:rPr>
              <w:t>NTE1 is charging powder</w:t>
            </w:r>
          </w:p>
        </w:tc>
        <w:tc>
          <w:tcPr>
            <w:tcW w:w="917" w:type="pct"/>
            <w:vAlign w:val="center"/>
          </w:tcPr>
          <w:p w14:paraId="5AAFA893" w14:textId="77777777" w:rsidR="00AC61F0" w:rsidRPr="00B30957" w:rsidRDefault="00AC61F0" w:rsidP="00EC1B79">
            <w:pPr>
              <w:jc w:val="left"/>
              <w:rPr>
                <w:lang w:val="it-IT"/>
              </w:rPr>
            </w:pPr>
            <w:r w:rsidRPr="00B30957">
              <w:rPr>
                <w:lang w:val="it-IT"/>
              </w:rPr>
              <w:t>OFF</w:t>
            </w:r>
          </w:p>
        </w:tc>
      </w:tr>
      <w:tr w:rsidR="00AC61F0" w:rsidRPr="007222DE" w14:paraId="4F144E97" w14:textId="77777777" w:rsidTr="00EC1B79">
        <w:tc>
          <w:tcPr>
            <w:tcW w:w="918" w:type="pct"/>
            <w:vAlign w:val="center"/>
          </w:tcPr>
          <w:p w14:paraId="5E5A29DC" w14:textId="77777777" w:rsidR="00AC61F0" w:rsidRPr="00B30957" w:rsidRDefault="00AC61F0" w:rsidP="00EC1B79">
            <w:pPr>
              <w:jc w:val="left"/>
              <w:rPr>
                <w:lang w:val="en-GB"/>
              </w:rPr>
            </w:pPr>
            <w:r>
              <w:rPr>
                <w:lang w:val="en-GB"/>
              </w:rPr>
              <w:t>T</w:t>
            </w:r>
            <w:r w:rsidRPr="00FE455A">
              <w:rPr>
                <w:lang w:val="en-GB"/>
              </w:rPr>
              <w:t>o be defined</w:t>
            </w:r>
          </w:p>
        </w:tc>
        <w:tc>
          <w:tcPr>
            <w:tcW w:w="3165" w:type="pct"/>
          </w:tcPr>
          <w:p w14:paraId="4404BDE1" w14:textId="77777777" w:rsidR="00AC61F0" w:rsidRPr="009817C3" w:rsidRDefault="00AC61F0" w:rsidP="00EC1B79">
            <w:pPr>
              <w:jc w:val="left"/>
              <w:rPr>
                <w:rFonts w:cs="Arial"/>
                <w:spacing w:val="-2"/>
                <w:lang w:val="en-GB"/>
              </w:rPr>
            </w:pPr>
            <w:r w:rsidRPr="0086555A">
              <w:t>NTE2 requires powder</w:t>
            </w:r>
          </w:p>
        </w:tc>
        <w:tc>
          <w:tcPr>
            <w:tcW w:w="917" w:type="pct"/>
            <w:vAlign w:val="center"/>
          </w:tcPr>
          <w:p w14:paraId="04F53C3B" w14:textId="77777777" w:rsidR="00AC61F0" w:rsidRDefault="00AC61F0" w:rsidP="00EC1B79">
            <w:pPr>
              <w:jc w:val="left"/>
              <w:rPr>
                <w:lang w:val="it-IT"/>
              </w:rPr>
            </w:pPr>
            <w:r w:rsidRPr="00B30957">
              <w:rPr>
                <w:lang w:val="it-IT"/>
              </w:rPr>
              <w:t>OFF</w:t>
            </w:r>
          </w:p>
        </w:tc>
      </w:tr>
      <w:tr w:rsidR="00AC61F0" w:rsidRPr="007222DE" w14:paraId="28C99FF7" w14:textId="77777777" w:rsidTr="00EC1B79">
        <w:tc>
          <w:tcPr>
            <w:tcW w:w="918" w:type="pct"/>
            <w:vAlign w:val="center"/>
          </w:tcPr>
          <w:p w14:paraId="5917E8AC" w14:textId="77777777" w:rsidR="00AC61F0" w:rsidRPr="00B30957" w:rsidRDefault="00AC61F0" w:rsidP="00EC1B79">
            <w:pPr>
              <w:jc w:val="left"/>
              <w:rPr>
                <w:lang w:val="en-GB"/>
              </w:rPr>
            </w:pPr>
            <w:r>
              <w:rPr>
                <w:lang w:val="en-GB"/>
              </w:rPr>
              <w:t>T</w:t>
            </w:r>
            <w:r w:rsidRPr="00FE455A">
              <w:rPr>
                <w:lang w:val="en-GB"/>
              </w:rPr>
              <w:t>o be defined</w:t>
            </w:r>
          </w:p>
        </w:tc>
        <w:tc>
          <w:tcPr>
            <w:tcW w:w="3165" w:type="pct"/>
          </w:tcPr>
          <w:p w14:paraId="0545E4F5" w14:textId="77777777" w:rsidR="00AC61F0" w:rsidRPr="009817C3" w:rsidRDefault="00AC61F0" w:rsidP="00EC1B79">
            <w:pPr>
              <w:jc w:val="left"/>
              <w:rPr>
                <w:rFonts w:cs="Arial"/>
                <w:spacing w:val="-2"/>
                <w:lang w:val="en-GB"/>
              </w:rPr>
            </w:pPr>
            <w:r w:rsidRPr="0086555A">
              <w:t>NTE2 have completed the sampling of the product</w:t>
            </w:r>
          </w:p>
        </w:tc>
        <w:tc>
          <w:tcPr>
            <w:tcW w:w="917" w:type="pct"/>
            <w:vAlign w:val="center"/>
          </w:tcPr>
          <w:p w14:paraId="656D2FA4" w14:textId="77777777" w:rsidR="00AC61F0" w:rsidRPr="00B30957" w:rsidRDefault="00AC61F0" w:rsidP="00EC1B79">
            <w:pPr>
              <w:jc w:val="left"/>
              <w:rPr>
                <w:lang w:val="it-IT"/>
              </w:rPr>
            </w:pPr>
            <w:r w:rsidRPr="00B30957">
              <w:rPr>
                <w:lang w:val="it-IT"/>
              </w:rPr>
              <w:t>OFF</w:t>
            </w:r>
          </w:p>
        </w:tc>
      </w:tr>
      <w:tr w:rsidR="00AC61F0" w:rsidRPr="007222DE" w14:paraId="30E36167" w14:textId="77777777" w:rsidTr="00EC1B79">
        <w:tc>
          <w:tcPr>
            <w:tcW w:w="918" w:type="pct"/>
            <w:vAlign w:val="center"/>
          </w:tcPr>
          <w:p w14:paraId="5A0A8418" w14:textId="77777777" w:rsidR="00AC61F0" w:rsidRDefault="00AC61F0" w:rsidP="00EC1B79">
            <w:pPr>
              <w:jc w:val="left"/>
              <w:rPr>
                <w:lang w:val="en-GB"/>
              </w:rPr>
            </w:pPr>
            <w:r w:rsidRPr="00FE455A">
              <w:rPr>
                <w:lang w:val="en-GB"/>
              </w:rPr>
              <w:t>AY475A</w:t>
            </w:r>
          </w:p>
        </w:tc>
        <w:tc>
          <w:tcPr>
            <w:tcW w:w="3165" w:type="pct"/>
          </w:tcPr>
          <w:p w14:paraId="607A83DA" w14:textId="77777777" w:rsidR="00AC61F0" w:rsidRPr="0086555A" w:rsidRDefault="00AC61F0" w:rsidP="00EC1B79">
            <w:pPr>
              <w:jc w:val="left"/>
            </w:pPr>
            <w:r w:rsidRPr="009817C3">
              <w:rPr>
                <w:rFonts w:cs="Arial"/>
                <w:spacing w:val="-2"/>
                <w:lang w:val="en-GB"/>
              </w:rPr>
              <w:t>Solenoid for</w:t>
            </w:r>
            <w:r>
              <w:rPr>
                <w:rFonts w:cs="Arial"/>
                <w:spacing w:val="-2"/>
                <w:lang w:val="en-GB"/>
              </w:rPr>
              <w:t xml:space="preserve"> </w:t>
            </w:r>
            <w:r w:rsidRPr="00FE455A">
              <w:rPr>
                <w:rFonts w:cs="Arial"/>
                <w:spacing w:val="-2"/>
                <w:lang w:val="en-GB"/>
              </w:rPr>
              <w:t>Piston extension (sampling cylinder)</w:t>
            </w:r>
          </w:p>
        </w:tc>
        <w:tc>
          <w:tcPr>
            <w:tcW w:w="917" w:type="pct"/>
            <w:vAlign w:val="center"/>
          </w:tcPr>
          <w:p w14:paraId="57213B0E" w14:textId="77777777" w:rsidR="00AC61F0" w:rsidRPr="00B30957" w:rsidRDefault="00AC61F0" w:rsidP="00EC1B79">
            <w:pPr>
              <w:jc w:val="left"/>
              <w:rPr>
                <w:lang w:val="it-IT"/>
              </w:rPr>
            </w:pPr>
            <w:r w:rsidRPr="00B30957">
              <w:rPr>
                <w:lang w:val="it-IT"/>
              </w:rPr>
              <w:t>OFF</w:t>
            </w:r>
          </w:p>
        </w:tc>
      </w:tr>
      <w:tr w:rsidR="00AC61F0" w:rsidRPr="007222DE" w14:paraId="4417B89A" w14:textId="77777777" w:rsidTr="00EC1B79">
        <w:tc>
          <w:tcPr>
            <w:tcW w:w="918" w:type="pct"/>
            <w:vAlign w:val="center"/>
          </w:tcPr>
          <w:p w14:paraId="1E1C73AD" w14:textId="77777777" w:rsidR="00AC61F0" w:rsidRPr="00FE455A" w:rsidRDefault="00AC61F0" w:rsidP="00EC1B79">
            <w:pPr>
              <w:jc w:val="left"/>
              <w:rPr>
                <w:lang w:val="en-GB"/>
              </w:rPr>
            </w:pPr>
            <w:r w:rsidRPr="00FE455A">
              <w:rPr>
                <w:lang w:val="en-GB"/>
              </w:rPr>
              <w:t>AY475B</w:t>
            </w:r>
          </w:p>
        </w:tc>
        <w:tc>
          <w:tcPr>
            <w:tcW w:w="3165" w:type="pct"/>
          </w:tcPr>
          <w:p w14:paraId="448E83B9" w14:textId="77777777" w:rsidR="00AC61F0" w:rsidRPr="0086555A" w:rsidRDefault="00AC61F0" w:rsidP="00EC1B79">
            <w:pPr>
              <w:jc w:val="left"/>
            </w:pPr>
            <w:r w:rsidRPr="009817C3">
              <w:rPr>
                <w:rFonts w:cs="Arial"/>
                <w:spacing w:val="-2"/>
                <w:lang w:val="en-GB"/>
              </w:rPr>
              <w:t>Solenoid for</w:t>
            </w:r>
            <w:r>
              <w:rPr>
                <w:rFonts w:cs="Arial"/>
                <w:spacing w:val="-2"/>
                <w:lang w:val="en-GB"/>
              </w:rPr>
              <w:t xml:space="preserve"> </w:t>
            </w:r>
            <w:r w:rsidRPr="00FE455A">
              <w:rPr>
                <w:rFonts w:cs="Arial"/>
                <w:spacing w:val="-2"/>
                <w:lang w:val="en-GB"/>
              </w:rPr>
              <w:t>Piston retraction (sampling cylinder)</w:t>
            </w:r>
          </w:p>
        </w:tc>
        <w:tc>
          <w:tcPr>
            <w:tcW w:w="917" w:type="pct"/>
            <w:vAlign w:val="center"/>
          </w:tcPr>
          <w:p w14:paraId="2A601BD0" w14:textId="77777777" w:rsidR="00AC61F0" w:rsidRPr="00B30957" w:rsidRDefault="00AC61F0" w:rsidP="00EC1B79">
            <w:pPr>
              <w:jc w:val="left"/>
              <w:rPr>
                <w:lang w:val="it-IT"/>
              </w:rPr>
            </w:pPr>
            <w:r w:rsidRPr="00B30957">
              <w:rPr>
                <w:lang w:val="it-IT"/>
              </w:rPr>
              <w:t>O</w:t>
            </w:r>
            <w:r>
              <w:rPr>
                <w:lang w:val="it-IT"/>
              </w:rPr>
              <w:t>N</w:t>
            </w:r>
          </w:p>
        </w:tc>
      </w:tr>
      <w:tr w:rsidR="00AC61F0" w:rsidRPr="007222DE" w14:paraId="1B8609E5" w14:textId="77777777" w:rsidTr="00EC1B79">
        <w:tc>
          <w:tcPr>
            <w:tcW w:w="918" w:type="pct"/>
          </w:tcPr>
          <w:p w14:paraId="5D11D511" w14:textId="77777777" w:rsidR="00AC61F0" w:rsidRPr="00FE455A" w:rsidRDefault="00AC61F0" w:rsidP="00EC1B79">
            <w:pPr>
              <w:jc w:val="left"/>
              <w:rPr>
                <w:lang w:val="en-GB"/>
              </w:rPr>
            </w:pPr>
            <w:r w:rsidRPr="001C1412">
              <w:t>AY476A</w:t>
            </w:r>
          </w:p>
        </w:tc>
        <w:tc>
          <w:tcPr>
            <w:tcW w:w="3165" w:type="pct"/>
          </w:tcPr>
          <w:p w14:paraId="1027E750" w14:textId="77777777" w:rsidR="00AC61F0" w:rsidRPr="009817C3" w:rsidRDefault="00AC61F0" w:rsidP="00EC1B79">
            <w:pPr>
              <w:jc w:val="left"/>
              <w:rPr>
                <w:rFonts w:cs="Arial"/>
                <w:spacing w:val="-2"/>
                <w:lang w:val="en-GB"/>
              </w:rPr>
            </w:pPr>
            <w:r w:rsidRPr="009817C3">
              <w:rPr>
                <w:rFonts w:cs="Arial"/>
                <w:spacing w:val="-2"/>
                <w:lang w:val="en-GB"/>
              </w:rPr>
              <w:t>Solenoid for</w:t>
            </w:r>
            <w:r>
              <w:rPr>
                <w:rFonts w:cs="Arial"/>
                <w:spacing w:val="-2"/>
                <w:lang w:val="en-GB"/>
              </w:rPr>
              <w:t xml:space="preserve"> </w:t>
            </w:r>
            <w:r w:rsidRPr="00E43E29">
              <w:t xml:space="preserve">Rotation of the sampling cylinder </w:t>
            </w:r>
          </w:p>
        </w:tc>
        <w:tc>
          <w:tcPr>
            <w:tcW w:w="917" w:type="pct"/>
            <w:vAlign w:val="center"/>
          </w:tcPr>
          <w:p w14:paraId="65E19E62" w14:textId="77777777" w:rsidR="00AC61F0" w:rsidRPr="00B30957" w:rsidRDefault="00AC61F0" w:rsidP="00EC1B79">
            <w:pPr>
              <w:jc w:val="left"/>
              <w:rPr>
                <w:lang w:val="it-IT"/>
              </w:rPr>
            </w:pPr>
            <w:r w:rsidRPr="00B30957">
              <w:rPr>
                <w:lang w:val="it-IT"/>
              </w:rPr>
              <w:t>O</w:t>
            </w:r>
            <w:r>
              <w:rPr>
                <w:lang w:val="it-IT"/>
              </w:rPr>
              <w:t>N</w:t>
            </w:r>
          </w:p>
        </w:tc>
      </w:tr>
      <w:tr w:rsidR="00AC61F0" w:rsidRPr="007222DE" w14:paraId="5E6C4898" w14:textId="77777777" w:rsidTr="00EC1B79">
        <w:tc>
          <w:tcPr>
            <w:tcW w:w="918" w:type="pct"/>
          </w:tcPr>
          <w:p w14:paraId="00364613" w14:textId="77777777" w:rsidR="00AC61F0" w:rsidRPr="00FE455A" w:rsidRDefault="00AC61F0" w:rsidP="00EC1B79">
            <w:pPr>
              <w:jc w:val="left"/>
              <w:rPr>
                <w:lang w:val="en-GB"/>
              </w:rPr>
            </w:pPr>
            <w:r w:rsidRPr="001C1412">
              <w:t>AY476B</w:t>
            </w:r>
          </w:p>
        </w:tc>
        <w:tc>
          <w:tcPr>
            <w:tcW w:w="3165" w:type="pct"/>
          </w:tcPr>
          <w:p w14:paraId="3D2AFD00" w14:textId="77777777" w:rsidR="00AC61F0" w:rsidRPr="009817C3" w:rsidRDefault="00AC61F0" w:rsidP="00EC1B79">
            <w:pPr>
              <w:jc w:val="left"/>
              <w:rPr>
                <w:rFonts w:cs="Arial"/>
                <w:spacing w:val="-2"/>
                <w:lang w:val="en-GB"/>
              </w:rPr>
            </w:pPr>
            <w:r w:rsidRPr="009817C3">
              <w:rPr>
                <w:rFonts w:cs="Arial"/>
                <w:spacing w:val="-2"/>
                <w:lang w:val="en-GB"/>
              </w:rPr>
              <w:t>Solenoid for</w:t>
            </w:r>
            <w:r>
              <w:rPr>
                <w:rFonts w:cs="Arial"/>
                <w:spacing w:val="-2"/>
                <w:lang w:val="en-GB"/>
              </w:rPr>
              <w:t xml:space="preserve"> </w:t>
            </w:r>
            <w:r w:rsidRPr="00E43E29">
              <w:t xml:space="preserve">Rotation of sampler in rest position </w:t>
            </w:r>
          </w:p>
        </w:tc>
        <w:tc>
          <w:tcPr>
            <w:tcW w:w="917" w:type="pct"/>
            <w:vAlign w:val="center"/>
          </w:tcPr>
          <w:p w14:paraId="3538C863" w14:textId="77777777" w:rsidR="00AC61F0" w:rsidRPr="00B30957" w:rsidRDefault="00AC61F0" w:rsidP="00EC1B79">
            <w:pPr>
              <w:jc w:val="left"/>
              <w:rPr>
                <w:lang w:val="it-IT"/>
              </w:rPr>
            </w:pPr>
            <w:r w:rsidRPr="00B30957">
              <w:rPr>
                <w:lang w:val="it-IT"/>
              </w:rPr>
              <w:t>OFF</w:t>
            </w:r>
          </w:p>
        </w:tc>
      </w:tr>
      <w:tr w:rsidR="00AC61F0" w:rsidRPr="007222DE" w14:paraId="3D56D7B7" w14:textId="77777777" w:rsidTr="00EC1B79">
        <w:tc>
          <w:tcPr>
            <w:tcW w:w="918" w:type="pct"/>
          </w:tcPr>
          <w:p w14:paraId="7B29C5C2" w14:textId="77777777" w:rsidR="00AC61F0" w:rsidRPr="001C1412" w:rsidRDefault="00AC61F0" w:rsidP="00EC1B79">
            <w:pPr>
              <w:jc w:val="left"/>
            </w:pPr>
            <w:r w:rsidRPr="007C5D23">
              <w:t>AY473</w:t>
            </w:r>
          </w:p>
        </w:tc>
        <w:tc>
          <w:tcPr>
            <w:tcW w:w="3165" w:type="pct"/>
          </w:tcPr>
          <w:p w14:paraId="0C949BD1" w14:textId="77777777" w:rsidR="00AC61F0" w:rsidRPr="009817C3" w:rsidRDefault="00AC61F0" w:rsidP="00EC1B79">
            <w:pPr>
              <w:jc w:val="left"/>
              <w:rPr>
                <w:rFonts w:cs="Arial"/>
                <w:spacing w:val="-2"/>
                <w:lang w:val="en-GB"/>
              </w:rPr>
            </w:pPr>
            <w:r w:rsidRPr="009817C3">
              <w:rPr>
                <w:rFonts w:cs="Arial"/>
                <w:spacing w:val="-2"/>
                <w:lang w:val="en-GB"/>
              </w:rPr>
              <w:t>Solenoid for</w:t>
            </w:r>
            <w:r>
              <w:rPr>
                <w:rFonts w:cs="Arial"/>
                <w:spacing w:val="-2"/>
                <w:lang w:val="en-GB"/>
              </w:rPr>
              <w:t xml:space="preserve"> </w:t>
            </w:r>
            <w:r w:rsidRPr="008414D8">
              <w:t>Gasket inflation</w:t>
            </w:r>
          </w:p>
        </w:tc>
        <w:tc>
          <w:tcPr>
            <w:tcW w:w="917" w:type="pct"/>
            <w:vAlign w:val="center"/>
          </w:tcPr>
          <w:p w14:paraId="3C2A499D" w14:textId="77777777" w:rsidR="00AC61F0" w:rsidRPr="00B30957" w:rsidRDefault="00AC61F0" w:rsidP="00EC1B79">
            <w:pPr>
              <w:jc w:val="left"/>
              <w:rPr>
                <w:lang w:val="it-IT"/>
              </w:rPr>
            </w:pPr>
            <w:r w:rsidRPr="00B30957">
              <w:rPr>
                <w:lang w:val="it-IT"/>
              </w:rPr>
              <w:t>OFF</w:t>
            </w:r>
          </w:p>
        </w:tc>
      </w:tr>
      <w:tr w:rsidR="00AC61F0" w:rsidRPr="007222DE" w14:paraId="720419D4" w14:textId="77777777" w:rsidTr="00EC1B79">
        <w:tc>
          <w:tcPr>
            <w:tcW w:w="918" w:type="pct"/>
          </w:tcPr>
          <w:p w14:paraId="479E4C7D" w14:textId="77777777" w:rsidR="00AC61F0" w:rsidRPr="001C1412" w:rsidRDefault="00AC61F0" w:rsidP="00EC1B79">
            <w:pPr>
              <w:jc w:val="left"/>
            </w:pPr>
            <w:r w:rsidRPr="007C5D23">
              <w:t>AY474</w:t>
            </w:r>
          </w:p>
        </w:tc>
        <w:tc>
          <w:tcPr>
            <w:tcW w:w="3165" w:type="pct"/>
          </w:tcPr>
          <w:p w14:paraId="1EE93C6A" w14:textId="77777777" w:rsidR="00AC61F0" w:rsidRPr="009817C3" w:rsidRDefault="00AC61F0" w:rsidP="00EC1B79">
            <w:pPr>
              <w:jc w:val="left"/>
              <w:rPr>
                <w:rFonts w:cs="Arial"/>
                <w:spacing w:val="-2"/>
                <w:lang w:val="en-GB"/>
              </w:rPr>
            </w:pPr>
            <w:r w:rsidRPr="009817C3">
              <w:rPr>
                <w:rFonts w:cs="Arial"/>
                <w:spacing w:val="-2"/>
                <w:lang w:val="en-GB"/>
              </w:rPr>
              <w:t>Solenoid for</w:t>
            </w:r>
            <w:r>
              <w:rPr>
                <w:rFonts w:cs="Arial"/>
                <w:spacing w:val="-2"/>
                <w:lang w:val="en-GB"/>
              </w:rPr>
              <w:t xml:space="preserve"> </w:t>
            </w:r>
            <w:r w:rsidRPr="008414D8">
              <w:t>Gasket inflation</w:t>
            </w:r>
          </w:p>
        </w:tc>
        <w:tc>
          <w:tcPr>
            <w:tcW w:w="917" w:type="pct"/>
            <w:vAlign w:val="center"/>
          </w:tcPr>
          <w:p w14:paraId="74BF82A6" w14:textId="77777777" w:rsidR="00AC61F0" w:rsidRPr="00B30957" w:rsidRDefault="00AC61F0" w:rsidP="00EC1B79">
            <w:pPr>
              <w:jc w:val="left"/>
              <w:rPr>
                <w:lang w:val="it-IT"/>
              </w:rPr>
            </w:pPr>
            <w:r w:rsidRPr="00B30957">
              <w:rPr>
                <w:lang w:val="it-IT"/>
              </w:rPr>
              <w:t>OFF</w:t>
            </w:r>
          </w:p>
        </w:tc>
      </w:tr>
      <w:tr w:rsidR="00AC61F0" w:rsidRPr="007222DE" w14:paraId="56CFB8CE" w14:textId="77777777" w:rsidTr="00EC1B79">
        <w:tc>
          <w:tcPr>
            <w:tcW w:w="918" w:type="pct"/>
            <w:vAlign w:val="center"/>
          </w:tcPr>
          <w:p w14:paraId="225FE037" w14:textId="77777777" w:rsidR="00AC61F0" w:rsidRPr="007C5D23" w:rsidRDefault="00AC61F0" w:rsidP="00EC1B79">
            <w:pPr>
              <w:jc w:val="left"/>
            </w:pPr>
            <w:r w:rsidRPr="00897B23">
              <w:rPr>
                <w:lang w:val="en-GB"/>
              </w:rPr>
              <w:t>LP478</w:t>
            </w:r>
          </w:p>
        </w:tc>
        <w:tc>
          <w:tcPr>
            <w:tcW w:w="3165" w:type="pct"/>
            <w:vAlign w:val="center"/>
          </w:tcPr>
          <w:p w14:paraId="53295DBE" w14:textId="77777777" w:rsidR="00AC61F0" w:rsidRPr="009817C3" w:rsidRDefault="00AC61F0" w:rsidP="00EC1B79">
            <w:pPr>
              <w:jc w:val="left"/>
              <w:rPr>
                <w:rFonts w:cs="Arial"/>
                <w:spacing w:val="-2"/>
                <w:lang w:val="en-GB"/>
              </w:rPr>
            </w:pPr>
            <w:r>
              <w:rPr>
                <w:rFonts w:cs="Arial"/>
                <w:spacing w:val="-2"/>
                <w:lang w:val="en-GB"/>
              </w:rPr>
              <w:t>Discharge Valve</w:t>
            </w:r>
          </w:p>
        </w:tc>
        <w:tc>
          <w:tcPr>
            <w:tcW w:w="917" w:type="pct"/>
            <w:vAlign w:val="center"/>
          </w:tcPr>
          <w:p w14:paraId="74FE31F7" w14:textId="77777777" w:rsidR="00AC61F0" w:rsidRPr="00B30957" w:rsidRDefault="00AC61F0" w:rsidP="00EC1B79">
            <w:pPr>
              <w:jc w:val="left"/>
              <w:rPr>
                <w:lang w:val="it-IT"/>
              </w:rPr>
            </w:pPr>
            <w:r>
              <w:rPr>
                <w:lang w:val="it-IT"/>
              </w:rPr>
              <w:t>CLOSED</w:t>
            </w:r>
          </w:p>
        </w:tc>
      </w:tr>
      <w:tr w:rsidR="00AC61F0" w:rsidRPr="007222DE" w14:paraId="476B7634" w14:textId="77777777" w:rsidTr="00EC1B79">
        <w:tc>
          <w:tcPr>
            <w:tcW w:w="918" w:type="pct"/>
          </w:tcPr>
          <w:p w14:paraId="79F19C36" w14:textId="77777777" w:rsidR="00AC61F0" w:rsidRPr="00897B23" w:rsidRDefault="00AC61F0" w:rsidP="00EC1B79">
            <w:pPr>
              <w:jc w:val="left"/>
              <w:rPr>
                <w:lang w:val="en-GB"/>
              </w:rPr>
            </w:pPr>
            <w:r w:rsidRPr="00D16716">
              <w:t xml:space="preserve">AY148A </w:t>
            </w:r>
          </w:p>
        </w:tc>
        <w:tc>
          <w:tcPr>
            <w:tcW w:w="3165" w:type="pct"/>
          </w:tcPr>
          <w:p w14:paraId="4502BA9A" w14:textId="77777777" w:rsidR="00AC61F0" w:rsidRDefault="00AC61F0" w:rsidP="00EC1B79">
            <w:pPr>
              <w:jc w:val="left"/>
              <w:rPr>
                <w:rFonts w:cs="Arial"/>
                <w:spacing w:val="-2"/>
                <w:lang w:val="en-GB"/>
              </w:rPr>
            </w:pPr>
            <w:r w:rsidRPr="009817C3">
              <w:rPr>
                <w:rFonts w:cs="Arial"/>
                <w:spacing w:val="-2"/>
                <w:lang w:val="en-GB"/>
              </w:rPr>
              <w:t xml:space="preserve">Solenoid for </w:t>
            </w:r>
            <w:r w:rsidRPr="00EA1172">
              <w:t xml:space="preserve">NZ216 Straight position </w:t>
            </w:r>
          </w:p>
        </w:tc>
        <w:tc>
          <w:tcPr>
            <w:tcW w:w="917" w:type="pct"/>
            <w:vAlign w:val="center"/>
          </w:tcPr>
          <w:p w14:paraId="14BD90DF" w14:textId="77777777" w:rsidR="00AC61F0" w:rsidRDefault="00AC61F0" w:rsidP="00EC1B79">
            <w:pPr>
              <w:jc w:val="left"/>
              <w:rPr>
                <w:lang w:val="it-IT"/>
              </w:rPr>
            </w:pPr>
            <w:r w:rsidRPr="00B30957">
              <w:rPr>
                <w:lang w:val="it-IT"/>
              </w:rPr>
              <w:t>O</w:t>
            </w:r>
            <w:r>
              <w:rPr>
                <w:lang w:val="it-IT"/>
              </w:rPr>
              <w:t>N</w:t>
            </w:r>
          </w:p>
        </w:tc>
      </w:tr>
      <w:tr w:rsidR="00AC61F0" w:rsidRPr="007222DE" w14:paraId="1954805F" w14:textId="77777777" w:rsidTr="00EC1B79">
        <w:tc>
          <w:tcPr>
            <w:tcW w:w="918" w:type="pct"/>
          </w:tcPr>
          <w:p w14:paraId="00A295C4" w14:textId="77777777" w:rsidR="00AC61F0" w:rsidRPr="00897B23" w:rsidRDefault="00AC61F0" w:rsidP="00EC1B79">
            <w:pPr>
              <w:jc w:val="left"/>
              <w:rPr>
                <w:lang w:val="en-GB"/>
              </w:rPr>
            </w:pPr>
            <w:r w:rsidRPr="00D16716">
              <w:t xml:space="preserve">AY148B </w:t>
            </w:r>
          </w:p>
        </w:tc>
        <w:tc>
          <w:tcPr>
            <w:tcW w:w="3165" w:type="pct"/>
          </w:tcPr>
          <w:p w14:paraId="785830C1" w14:textId="77777777" w:rsidR="00AC61F0" w:rsidRDefault="00AC61F0" w:rsidP="00EC1B79">
            <w:pPr>
              <w:jc w:val="left"/>
              <w:rPr>
                <w:rFonts w:cs="Arial"/>
                <w:spacing w:val="-2"/>
                <w:lang w:val="en-GB"/>
              </w:rPr>
            </w:pPr>
            <w:r w:rsidRPr="009817C3">
              <w:rPr>
                <w:rFonts w:cs="Arial"/>
                <w:spacing w:val="-2"/>
                <w:lang w:val="en-GB"/>
              </w:rPr>
              <w:t xml:space="preserve">Solenoid for </w:t>
            </w:r>
            <w:r w:rsidRPr="00EA1172">
              <w:t xml:space="preserve">NZ216 Reject position </w:t>
            </w:r>
          </w:p>
        </w:tc>
        <w:tc>
          <w:tcPr>
            <w:tcW w:w="917" w:type="pct"/>
            <w:vAlign w:val="center"/>
          </w:tcPr>
          <w:p w14:paraId="6A5350ED" w14:textId="77777777" w:rsidR="00AC61F0" w:rsidRDefault="00AC61F0" w:rsidP="00EC1B79">
            <w:pPr>
              <w:jc w:val="left"/>
              <w:rPr>
                <w:lang w:val="it-IT"/>
              </w:rPr>
            </w:pPr>
            <w:r w:rsidRPr="00B30957">
              <w:rPr>
                <w:lang w:val="it-IT"/>
              </w:rPr>
              <w:t>OFF</w:t>
            </w:r>
          </w:p>
        </w:tc>
      </w:tr>
    </w:tbl>
    <w:p w14:paraId="59CD820B"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3C02CF6A"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52DBF32B"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5B0C9468"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0CA6472E"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2056AAE" w14:textId="77777777" w:rsidR="00AC61F0" w:rsidRPr="00DF0F57" w:rsidRDefault="00AC61F0" w:rsidP="00AC61F0">
      <w:pPr>
        <w:pStyle w:val="Heading3"/>
      </w:pPr>
      <w:bookmarkStart w:id="886" w:name="_Toc149556502"/>
      <w:r w:rsidRPr="002F0387">
        <w:t xml:space="preserve">LFP-NCO system </w:t>
      </w:r>
      <w:r w:rsidRPr="00897B23">
        <w:rPr>
          <w:iCs/>
          <w:szCs w:val="28"/>
        </w:rPr>
        <w:t>Hopper TE0</w:t>
      </w:r>
      <w:r>
        <w:rPr>
          <w:iCs/>
          <w:szCs w:val="28"/>
        </w:rPr>
        <w:t>11</w:t>
      </w:r>
      <w:r w:rsidRPr="00897B23">
        <w:rPr>
          <w:iCs/>
          <w:szCs w:val="28"/>
        </w:rPr>
        <w:t>.</w:t>
      </w:r>
      <w:bookmarkEnd w:id="886"/>
    </w:p>
    <w:p w14:paraId="04DA6D2E"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4A9B3AA1" w14:textId="77777777" w:rsidR="00AC61F0" w:rsidRPr="00D36571"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TE011</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AC61F0" w:rsidRPr="00B30957" w14:paraId="6676B9C8" w14:textId="77777777" w:rsidTr="00EC1B79">
        <w:tc>
          <w:tcPr>
            <w:tcW w:w="5000" w:type="pct"/>
            <w:gridSpan w:val="3"/>
            <w:shd w:val="clear" w:color="auto" w:fill="D9D9D9"/>
          </w:tcPr>
          <w:p w14:paraId="4024FFD1" w14:textId="77777777" w:rsidR="00AC61F0" w:rsidRPr="00720CFF" w:rsidRDefault="00AC61F0" w:rsidP="00EC1B79">
            <w:pPr>
              <w:jc w:val="center"/>
              <w:rPr>
                <w:b/>
                <w:bCs/>
                <w:lang w:val="en-GB"/>
              </w:rPr>
            </w:pPr>
            <w:r w:rsidRPr="00720CFF">
              <w:rPr>
                <w:b/>
                <w:bCs/>
                <w:lang w:val="en-GB"/>
              </w:rPr>
              <w:t>Hopper TE0</w:t>
            </w:r>
            <w:r>
              <w:rPr>
                <w:b/>
                <w:bCs/>
                <w:lang w:val="en-GB"/>
              </w:rPr>
              <w:t>11 (</w:t>
            </w:r>
            <w:r w:rsidRPr="00AC61F0">
              <w:rPr>
                <w:b/>
                <w:bCs/>
                <w:lang w:val="en-GB"/>
              </w:rPr>
              <w:t>Emergency Stop</w:t>
            </w:r>
            <w:r>
              <w:rPr>
                <w:b/>
                <w:bCs/>
                <w:lang w:val="en-GB"/>
              </w:rPr>
              <w:t>).</w:t>
            </w:r>
          </w:p>
        </w:tc>
      </w:tr>
      <w:tr w:rsidR="00AC61F0" w:rsidRPr="00B30957" w14:paraId="6F1B4956" w14:textId="77777777" w:rsidTr="00EC1B79">
        <w:tc>
          <w:tcPr>
            <w:tcW w:w="918" w:type="pct"/>
            <w:shd w:val="clear" w:color="auto" w:fill="D9D9D9"/>
          </w:tcPr>
          <w:p w14:paraId="73C22B15" w14:textId="77777777" w:rsidR="00AC61F0" w:rsidRPr="00720CFF" w:rsidRDefault="00AC61F0" w:rsidP="00EC1B79">
            <w:pPr>
              <w:jc w:val="center"/>
              <w:rPr>
                <w:b/>
                <w:bCs/>
                <w:lang w:val="en-GB"/>
              </w:rPr>
            </w:pPr>
            <w:r w:rsidRPr="00720CFF">
              <w:rPr>
                <w:b/>
                <w:bCs/>
                <w:lang w:val="en-GB"/>
              </w:rPr>
              <w:lastRenderedPageBreak/>
              <w:t>Tag</w:t>
            </w:r>
          </w:p>
        </w:tc>
        <w:tc>
          <w:tcPr>
            <w:tcW w:w="3165" w:type="pct"/>
            <w:shd w:val="clear" w:color="auto" w:fill="D9D9D9"/>
          </w:tcPr>
          <w:p w14:paraId="7AFBC760" w14:textId="77777777" w:rsidR="00AC61F0" w:rsidRPr="00720CFF" w:rsidRDefault="00AC61F0" w:rsidP="00EC1B79">
            <w:pPr>
              <w:jc w:val="center"/>
              <w:rPr>
                <w:b/>
                <w:bCs/>
                <w:lang w:val="en-GB"/>
              </w:rPr>
            </w:pPr>
            <w:r w:rsidRPr="00720CFF">
              <w:rPr>
                <w:b/>
                <w:bCs/>
                <w:lang w:val="en-GB"/>
              </w:rPr>
              <w:t>Description</w:t>
            </w:r>
          </w:p>
        </w:tc>
        <w:tc>
          <w:tcPr>
            <w:tcW w:w="917" w:type="pct"/>
            <w:shd w:val="clear" w:color="auto" w:fill="D9D9D9"/>
          </w:tcPr>
          <w:p w14:paraId="281CACBB" w14:textId="77777777" w:rsidR="00AC61F0" w:rsidRPr="00720CFF" w:rsidRDefault="00AC61F0" w:rsidP="00EC1B79">
            <w:pPr>
              <w:jc w:val="center"/>
              <w:rPr>
                <w:b/>
                <w:bCs/>
                <w:lang w:val="en-GB"/>
              </w:rPr>
            </w:pPr>
            <w:r w:rsidRPr="009F5CA8">
              <w:rPr>
                <w:b/>
                <w:bCs/>
                <w:lang w:val="en-GB"/>
              </w:rPr>
              <w:t>Position / State</w:t>
            </w:r>
          </w:p>
        </w:tc>
      </w:tr>
      <w:tr w:rsidR="00AC61F0" w:rsidRPr="00B30957" w14:paraId="64C7F092" w14:textId="77777777" w:rsidTr="00EC1B79">
        <w:tc>
          <w:tcPr>
            <w:tcW w:w="918" w:type="pct"/>
            <w:vAlign w:val="center"/>
          </w:tcPr>
          <w:p w14:paraId="04D96C6B" w14:textId="77777777" w:rsidR="00AC61F0" w:rsidRPr="00B30957" w:rsidRDefault="00AC61F0" w:rsidP="00EC1B79">
            <w:pPr>
              <w:jc w:val="left"/>
              <w:rPr>
                <w:lang w:val="en-GB"/>
              </w:rPr>
            </w:pPr>
            <w:r w:rsidRPr="002F0387">
              <w:rPr>
                <w:lang w:val="en-GB"/>
              </w:rPr>
              <w:t>CA0</w:t>
            </w:r>
            <w:r>
              <w:rPr>
                <w:lang w:val="en-GB"/>
              </w:rPr>
              <w:t>10</w:t>
            </w:r>
          </w:p>
        </w:tc>
        <w:tc>
          <w:tcPr>
            <w:tcW w:w="3165" w:type="pct"/>
            <w:vAlign w:val="center"/>
          </w:tcPr>
          <w:p w14:paraId="2421083C" w14:textId="77777777" w:rsidR="00AC61F0" w:rsidRPr="009817C3" w:rsidRDefault="00AC61F0" w:rsidP="00EC1B79">
            <w:pPr>
              <w:jc w:val="left"/>
              <w:rPr>
                <w:rFonts w:cs="Arial"/>
                <w:spacing w:val="-2"/>
                <w:lang w:val="en-GB"/>
              </w:rPr>
            </w:pPr>
            <w:r>
              <w:rPr>
                <w:rFonts w:cs="Arial"/>
                <w:spacing w:val="-2"/>
                <w:lang w:val="en-GB"/>
              </w:rPr>
              <w:t>Filter</w:t>
            </w:r>
            <w:r w:rsidRPr="009817C3">
              <w:rPr>
                <w:rFonts w:cs="Arial"/>
                <w:spacing w:val="-2"/>
                <w:lang w:val="en-GB"/>
              </w:rPr>
              <w:t xml:space="preserve"> command</w:t>
            </w:r>
          </w:p>
        </w:tc>
        <w:tc>
          <w:tcPr>
            <w:tcW w:w="917" w:type="pct"/>
            <w:vAlign w:val="center"/>
          </w:tcPr>
          <w:p w14:paraId="2245A497" w14:textId="77777777" w:rsidR="00AC61F0" w:rsidRPr="00B30957" w:rsidRDefault="00AC61F0" w:rsidP="00EC1B79">
            <w:pPr>
              <w:jc w:val="left"/>
              <w:rPr>
                <w:lang w:val="it-IT"/>
              </w:rPr>
            </w:pPr>
            <w:r w:rsidRPr="00B30957">
              <w:rPr>
                <w:lang w:val="it-IT"/>
              </w:rPr>
              <w:t>OFF</w:t>
            </w:r>
          </w:p>
        </w:tc>
      </w:tr>
      <w:tr w:rsidR="00AC61F0" w:rsidRPr="00B30957" w14:paraId="5C3FB9D5" w14:textId="77777777" w:rsidTr="00EC1B79">
        <w:tc>
          <w:tcPr>
            <w:tcW w:w="918" w:type="pct"/>
            <w:vAlign w:val="center"/>
          </w:tcPr>
          <w:p w14:paraId="65650853" w14:textId="77777777" w:rsidR="00AC61F0" w:rsidRDefault="00AC61F0" w:rsidP="00EC1B79">
            <w:pPr>
              <w:jc w:val="left"/>
              <w:rPr>
                <w:lang w:val="en-GB"/>
              </w:rPr>
            </w:pPr>
            <w:r>
              <w:rPr>
                <w:lang w:val="en-GB"/>
              </w:rPr>
              <w:t>AY171</w:t>
            </w:r>
          </w:p>
        </w:tc>
        <w:tc>
          <w:tcPr>
            <w:tcW w:w="3165" w:type="pct"/>
            <w:vAlign w:val="center"/>
          </w:tcPr>
          <w:p w14:paraId="6FFD3895" w14:textId="77777777" w:rsidR="00AC61F0" w:rsidRPr="009817C3" w:rsidRDefault="00AC61F0" w:rsidP="00EC1B79">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6070A390" w14:textId="77777777" w:rsidR="00AC61F0" w:rsidRPr="00B30957" w:rsidRDefault="00AC61F0" w:rsidP="00EC1B79">
            <w:pPr>
              <w:jc w:val="left"/>
              <w:rPr>
                <w:lang w:val="it-IT"/>
              </w:rPr>
            </w:pPr>
            <w:r w:rsidRPr="00B30957">
              <w:rPr>
                <w:lang w:val="it-IT"/>
              </w:rPr>
              <w:t>OFF</w:t>
            </w:r>
          </w:p>
        </w:tc>
      </w:tr>
      <w:tr w:rsidR="00AC61F0" w:rsidRPr="00B30957" w14:paraId="11850662" w14:textId="77777777" w:rsidTr="00EC1B79">
        <w:tc>
          <w:tcPr>
            <w:tcW w:w="918" w:type="pct"/>
            <w:vAlign w:val="center"/>
          </w:tcPr>
          <w:p w14:paraId="13C8F726" w14:textId="77777777" w:rsidR="00AC61F0" w:rsidRPr="00B30957" w:rsidRDefault="00AC61F0" w:rsidP="00EC1B79">
            <w:pPr>
              <w:jc w:val="left"/>
              <w:rPr>
                <w:lang w:val="en-GB"/>
              </w:rPr>
            </w:pPr>
            <w:r>
              <w:rPr>
                <w:lang w:val="en-GB"/>
              </w:rPr>
              <w:t>AY172</w:t>
            </w:r>
          </w:p>
        </w:tc>
        <w:tc>
          <w:tcPr>
            <w:tcW w:w="3165" w:type="pct"/>
            <w:vAlign w:val="center"/>
          </w:tcPr>
          <w:p w14:paraId="1FBE2D52" w14:textId="77777777" w:rsidR="00AC61F0" w:rsidRPr="009817C3" w:rsidRDefault="00AC61F0" w:rsidP="00EC1B79">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5DDD6553" w14:textId="77777777" w:rsidR="00AC61F0" w:rsidRPr="00B30957" w:rsidRDefault="00AC61F0" w:rsidP="00EC1B79">
            <w:pPr>
              <w:jc w:val="left"/>
              <w:rPr>
                <w:lang w:val="it-IT"/>
              </w:rPr>
            </w:pPr>
            <w:r w:rsidRPr="00B30957">
              <w:rPr>
                <w:lang w:val="it-IT"/>
              </w:rPr>
              <w:t>OFF</w:t>
            </w:r>
          </w:p>
        </w:tc>
      </w:tr>
      <w:tr w:rsidR="00AC61F0" w:rsidRPr="007222DE" w14:paraId="0D214A28" w14:textId="77777777" w:rsidTr="00EC1B79">
        <w:tc>
          <w:tcPr>
            <w:tcW w:w="918" w:type="pct"/>
            <w:vAlign w:val="center"/>
          </w:tcPr>
          <w:p w14:paraId="3752A04A" w14:textId="77777777" w:rsidR="00AC61F0" w:rsidRPr="00B30957" w:rsidRDefault="00AC61F0" w:rsidP="00EC1B79">
            <w:pPr>
              <w:jc w:val="left"/>
              <w:rPr>
                <w:lang w:val="en-GB"/>
              </w:rPr>
            </w:pPr>
            <w:r>
              <w:rPr>
                <w:lang w:val="en-GB"/>
              </w:rPr>
              <w:t>LP175</w:t>
            </w:r>
          </w:p>
        </w:tc>
        <w:tc>
          <w:tcPr>
            <w:tcW w:w="3165" w:type="pct"/>
            <w:vAlign w:val="center"/>
          </w:tcPr>
          <w:p w14:paraId="77DC03AE" w14:textId="77777777" w:rsidR="00AC61F0" w:rsidRPr="009817C3" w:rsidRDefault="00AC61F0" w:rsidP="00EC1B79">
            <w:pPr>
              <w:jc w:val="left"/>
              <w:rPr>
                <w:rFonts w:cs="Arial"/>
                <w:spacing w:val="-2"/>
                <w:lang w:val="en-GB"/>
              </w:rPr>
            </w:pPr>
            <w:r>
              <w:rPr>
                <w:rFonts w:cs="Arial"/>
                <w:spacing w:val="-2"/>
                <w:lang w:val="en-GB"/>
              </w:rPr>
              <w:t>Discharge Valve</w:t>
            </w:r>
          </w:p>
        </w:tc>
        <w:tc>
          <w:tcPr>
            <w:tcW w:w="917" w:type="pct"/>
            <w:vAlign w:val="center"/>
          </w:tcPr>
          <w:p w14:paraId="4E863162" w14:textId="77777777" w:rsidR="00AC61F0" w:rsidRPr="00B30957" w:rsidRDefault="00AC61F0" w:rsidP="00EC1B79">
            <w:pPr>
              <w:jc w:val="left"/>
              <w:rPr>
                <w:lang w:val="it-IT"/>
              </w:rPr>
            </w:pPr>
            <w:r>
              <w:rPr>
                <w:lang w:val="it-IT"/>
              </w:rPr>
              <w:t>CLOSED</w:t>
            </w:r>
          </w:p>
        </w:tc>
      </w:tr>
    </w:tbl>
    <w:p w14:paraId="512693EE" w14:textId="77777777" w:rsidR="00AC61F0" w:rsidRDefault="00AC61F0" w:rsidP="00AC61F0"/>
    <w:p w14:paraId="50060287" w14:textId="77777777" w:rsidR="00AC61F0" w:rsidRPr="002F0387" w:rsidRDefault="00AC61F0" w:rsidP="00AC61F0">
      <w:pPr>
        <w:pStyle w:val="Heading3"/>
      </w:pPr>
      <w:bookmarkStart w:id="887" w:name="_Toc149556503"/>
      <w:r w:rsidRPr="002F0387">
        <w:t xml:space="preserve">LFP-NCO system </w:t>
      </w:r>
      <w:r w:rsidRPr="009B10D5">
        <w:t>pneumatic transport VZ0</w:t>
      </w:r>
      <w:r>
        <w:t>12</w:t>
      </w:r>
      <w:bookmarkEnd w:id="887"/>
    </w:p>
    <w:p w14:paraId="119BD28E"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21E95F70"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VZ012</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2"/>
        <w:gridCol w:w="6032"/>
        <w:gridCol w:w="1874"/>
      </w:tblGrid>
      <w:tr w:rsidR="00AC61F0" w:rsidRPr="00213362" w14:paraId="25BA2FF4" w14:textId="77777777" w:rsidTr="00EC1B79">
        <w:trPr>
          <w:trHeight w:val="315"/>
        </w:trPr>
        <w:tc>
          <w:tcPr>
            <w:tcW w:w="5000" w:type="pct"/>
            <w:gridSpan w:val="3"/>
            <w:shd w:val="clear" w:color="000000" w:fill="D9D9D9"/>
            <w:noWrap/>
            <w:vAlign w:val="center"/>
          </w:tcPr>
          <w:p w14:paraId="10FF1AF7" w14:textId="77777777" w:rsidR="00AC61F0" w:rsidRPr="00300BD7" w:rsidRDefault="00AC61F0" w:rsidP="00EC1B79">
            <w:pPr>
              <w:spacing w:after="0"/>
              <w:jc w:val="center"/>
              <w:rPr>
                <w:rFonts w:cs="Arial"/>
                <w:b/>
                <w:bCs/>
                <w:lang w:val="en-GB"/>
              </w:rPr>
            </w:pPr>
            <w:r w:rsidRPr="00300BD7">
              <w:rPr>
                <w:rFonts w:cs="Arial"/>
                <w:b/>
                <w:bCs/>
                <w:lang w:val="en-GB"/>
              </w:rPr>
              <w:t>Transporter VZ0</w:t>
            </w:r>
            <w:r>
              <w:rPr>
                <w:rFonts w:cs="Arial"/>
                <w:b/>
                <w:bCs/>
                <w:lang w:val="en-GB"/>
              </w:rPr>
              <w:t>12</w:t>
            </w:r>
            <w:r>
              <w:rPr>
                <w:b/>
                <w:bCs/>
                <w:lang w:val="en-GB"/>
              </w:rPr>
              <w:t xml:space="preserve"> (</w:t>
            </w:r>
            <w:r w:rsidRPr="00AC61F0">
              <w:rPr>
                <w:b/>
                <w:bCs/>
                <w:lang w:val="en-GB"/>
              </w:rPr>
              <w:t>Emergency Stop</w:t>
            </w:r>
            <w:r>
              <w:rPr>
                <w:b/>
                <w:bCs/>
                <w:lang w:val="en-GB"/>
              </w:rPr>
              <w:t>).</w:t>
            </w:r>
          </w:p>
        </w:tc>
      </w:tr>
      <w:tr w:rsidR="00AC61F0" w:rsidRPr="00213362" w14:paraId="6192DD1F" w14:textId="77777777" w:rsidTr="00AC61F0">
        <w:trPr>
          <w:trHeight w:val="315"/>
        </w:trPr>
        <w:tc>
          <w:tcPr>
            <w:tcW w:w="902" w:type="pct"/>
            <w:shd w:val="clear" w:color="000000" w:fill="D9D9D9"/>
            <w:noWrap/>
            <w:vAlign w:val="center"/>
            <w:hideMark/>
          </w:tcPr>
          <w:p w14:paraId="72CE5C49"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3140" w:type="pct"/>
            <w:shd w:val="clear" w:color="000000" w:fill="D9D9D9"/>
            <w:noWrap/>
            <w:vAlign w:val="center"/>
            <w:hideMark/>
          </w:tcPr>
          <w:p w14:paraId="71B742A5"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1E84A3F6"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59004AD6" w14:textId="77777777" w:rsidTr="00AC61F0">
        <w:trPr>
          <w:trHeight w:val="315"/>
        </w:trPr>
        <w:tc>
          <w:tcPr>
            <w:tcW w:w="902" w:type="pct"/>
            <w:shd w:val="clear" w:color="auto" w:fill="auto"/>
            <w:noWrap/>
            <w:vAlign w:val="center"/>
            <w:hideMark/>
          </w:tcPr>
          <w:p w14:paraId="5A39D669" w14:textId="77777777" w:rsidR="00AC61F0" w:rsidRPr="00213362" w:rsidRDefault="00AC61F0" w:rsidP="00EC1B79">
            <w:pPr>
              <w:spacing w:after="0"/>
              <w:jc w:val="left"/>
              <w:rPr>
                <w:rFonts w:cs="Arial"/>
                <w:color w:val="000000"/>
                <w:lang w:val="it-IT"/>
              </w:rPr>
            </w:pPr>
            <w:r>
              <w:rPr>
                <w:rFonts w:cs="Arial"/>
                <w:color w:val="000000"/>
                <w:lang w:val="en-GB"/>
              </w:rPr>
              <w:t>LP195</w:t>
            </w:r>
          </w:p>
        </w:tc>
        <w:tc>
          <w:tcPr>
            <w:tcW w:w="3140" w:type="pct"/>
            <w:shd w:val="clear" w:color="auto" w:fill="auto"/>
            <w:noWrap/>
            <w:vAlign w:val="center"/>
            <w:hideMark/>
          </w:tcPr>
          <w:p w14:paraId="77E3666A" w14:textId="77777777" w:rsidR="00AC61F0" w:rsidRPr="00213362" w:rsidRDefault="00AC61F0" w:rsidP="00EC1B79">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hideMark/>
          </w:tcPr>
          <w:p w14:paraId="69DCDC67"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4D2281CC" w14:textId="77777777" w:rsidTr="00AC61F0">
        <w:trPr>
          <w:trHeight w:val="315"/>
        </w:trPr>
        <w:tc>
          <w:tcPr>
            <w:tcW w:w="902" w:type="pct"/>
            <w:shd w:val="clear" w:color="auto" w:fill="auto"/>
            <w:noWrap/>
            <w:vAlign w:val="center"/>
            <w:hideMark/>
          </w:tcPr>
          <w:p w14:paraId="7B43D166" w14:textId="77777777" w:rsidR="00AC61F0" w:rsidRPr="00213362" w:rsidRDefault="00AC61F0" w:rsidP="00AC61F0">
            <w:pPr>
              <w:spacing w:after="0"/>
              <w:jc w:val="left"/>
              <w:rPr>
                <w:rFonts w:cs="Arial"/>
                <w:color w:val="000000"/>
                <w:lang w:val="it-IT"/>
              </w:rPr>
            </w:pPr>
            <w:r>
              <w:rPr>
                <w:rFonts w:cs="Arial"/>
                <w:color w:val="000000"/>
                <w:lang w:val="en-GB"/>
              </w:rPr>
              <w:t>LP181</w:t>
            </w:r>
          </w:p>
        </w:tc>
        <w:tc>
          <w:tcPr>
            <w:tcW w:w="3140" w:type="pct"/>
            <w:shd w:val="clear" w:color="auto" w:fill="auto"/>
            <w:noWrap/>
            <w:vAlign w:val="center"/>
            <w:hideMark/>
          </w:tcPr>
          <w:p w14:paraId="73C53834" w14:textId="77777777" w:rsidR="00AC61F0" w:rsidRPr="00213362" w:rsidRDefault="00AC61F0" w:rsidP="00AC61F0">
            <w:pPr>
              <w:spacing w:after="0"/>
              <w:jc w:val="left"/>
              <w:rPr>
                <w:rFonts w:cs="Arial"/>
                <w:color w:val="000000"/>
                <w:lang w:val="it-IT"/>
              </w:rPr>
            </w:pPr>
            <w:r w:rsidRPr="00213362">
              <w:rPr>
                <w:rFonts w:cs="Arial"/>
                <w:color w:val="000000"/>
                <w:spacing w:val="-2"/>
                <w:lang w:val="it-IT"/>
              </w:rPr>
              <w:t>Vent valve</w:t>
            </w:r>
          </w:p>
        </w:tc>
        <w:tc>
          <w:tcPr>
            <w:tcW w:w="958" w:type="pct"/>
            <w:shd w:val="clear" w:color="auto" w:fill="auto"/>
            <w:noWrap/>
            <w:vAlign w:val="center"/>
            <w:hideMark/>
          </w:tcPr>
          <w:p w14:paraId="700A105C" w14:textId="77777777" w:rsidR="00AC61F0" w:rsidRPr="00213362" w:rsidRDefault="00AC61F0" w:rsidP="00AC61F0">
            <w:pPr>
              <w:spacing w:after="0"/>
              <w:jc w:val="left"/>
              <w:rPr>
                <w:rFonts w:cs="Arial"/>
                <w:color w:val="000000"/>
                <w:lang w:val="it-IT"/>
              </w:rPr>
            </w:pPr>
            <w:r w:rsidRPr="00213362">
              <w:rPr>
                <w:rFonts w:cs="Arial"/>
                <w:color w:val="000000"/>
                <w:lang w:val="it-IT"/>
              </w:rPr>
              <w:t>CLOSED</w:t>
            </w:r>
          </w:p>
        </w:tc>
      </w:tr>
      <w:tr w:rsidR="00AC61F0" w:rsidRPr="00213362" w14:paraId="50E3E32F" w14:textId="77777777" w:rsidTr="00AC61F0">
        <w:trPr>
          <w:trHeight w:val="315"/>
        </w:trPr>
        <w:tc>
          <w:tcPr>
            <w:tcW w:w="902" w:type="pct"/>
            <w:shd w:val="clear" w:color="auto" w:fill="auto"/>
            <w:noWrap/>
            <w:vAlign w:val="center"/>
            <w:hideMark/>
          </w:tcPr>
          <w:p w14:paraId="3FDA49FF" w14:textId="77777777" w:rsidR="00AC61F0" w:rsidRPr="00213362" w:rsidRDefault="00AC61F0" w:rsidP="00AC61F0">
            <w:pPr>
              <w:spacing w:after="0"/>
              <w:jc w:val="left"/>
              <w:rPr>
                <w:rFonts w:cs="Arial"/>
                <w:color w:val="000000"/>
                <w:lang w:val="it-IT"/>
              </w:rPr>
            </w:pPr>
            <w:r>
              <w:rPr>
                <w:rFonts w:cs="Arial"/>
                <w:color w:val="000000"/>
                <w:lang w:val="en-GB"/>
              </w:rPr>
              <w:t>PRV197</w:t>
            </w:r>
          </w:p>
        </w:tc>
        <w:tc>
          <w:tcPr>
            <w:tcW w:w="3140" w:type="pct"/>
            <w:shd w:val="clear" w:color="auto" w:fill="auto"/>
            <w:noWrap/>
            <w:vAlign w:val="center"/>
            <w:hideMark/>
          </w:tcPr>
          <w:p w14:paraId="3455A224" w14:textId="77777777" w:rsidR="00AC61F0" w:rsidRPr="00213362" w:rsidRDefault="00AC61F0" w:rsidP="00AC61F0">
            <w:pPr>
              <w:spacing w:after="0"/>
              <w:jc w:val="left"/>
              <w:rPr>
                <w:rFonts w:cs="Arial"/>
                <w:color w:val="000000"/>
                <w:lang w:val="it-IT"/>
              </w:rPr>
            </w:pPr>
            <w:r>
              <w:rPr>
                <w:rFonts w:cs="Arial"/>
                <w:color w:val="000000"/>
                <w:spacing w:val="-2"/>
                <w:lang w:val="it-IT"/>
              </w:rPr>
              <w:t>Regulator</w:t>
            </w:r>
            <w:r w:rsidRPr="00213362">
              <w:rPr>
                <w:rFonts w:cs="Arial"/>
                <w:color w:val="000000"/>
                <w:spacing w:val="-2"/>
                <w:lang w:val="it-IT"/>
              </w:rPr>
              <w:t xml:space="preserve"> for conveying</w:t>
            </w:r>
          </w:p>
        </w:tc>
        <w:tc>
          <w:tcPr>
            <w:tcW w:w="958" w:type="pct"/>
            <w:shd w:val="clear" w:color="auto" w:fill="auto"/>
            <w:noWrap/>
            <w:vAlign w:val="center"/>
            <w:hideMark/>
          </w:tcPr>
          <w:p w14:paraId="543A0523" w14:textId="77777777" w:rsidR="00AC61F0" w:rsidRPr="00213362" w:rsidRDefault="00AC61F0" w:rsidP="00AC61F0">
            <w:pPr>
              <w:spacing w:after="0"/>
              <w:jc w:val="left"/>
              <w:rPr>
                <w:rFonts w:cs="Arial"/>
                <w:color w:val="000000"/>
                <w:lang w:val="it-IT"/>
              </w:rPr>
            </w:pPr>
            <w:r w:rsidRPr="00213362">
              <w:rPr>
                <w:rFonts w:cs="Arial"/>
                <w:color w:val="000000"/>
                <w:lang w:val="it-IT"/>
              </w:rPr>
              <w:t>CLOSED</w:t>
            </w:r>
          </w:p>
        </w:tc>
      </w:tr>
      <w:tr w:rsidR="00AC61F0" w:rsidRPr="00213362" w14:paraId="72B69B43" w14:textId="77777777" w:rsidTr="00AC61F0">
        <w:trPr>
          <w:trHeight w:val="315"/>
        </w:trPr>
        <w:tc>
          <w:tcPr>
            <w:tcW w:w="902" w:type="pct"/>
            <w:shd w:val="clear" w:color="auto" w:fill="auto"/>
            <w:noWrap/>
            <w:vAlign w:val="center"/>
            <w:hideMark/>
          </w:tcPr>
          <w:p w14:paraId="518F6940" w14:textId="77777777" w:rsidR="00AC61F0" w:rsidRPr="00213362" w:rsidRDefault="00AC61F0" w:rsidP="00AC61F0">
            <w:pPr>
              <w:spacing w:after="0"/>
              <w:jc w:val="left"/>
              <w:rPr>
                <w:rFonts w:cs="Arial"/>
                <w:color w:val="000000"/>
                <w:lang w:val="it-IT"/>
              </w:rPr>
            </w:pPr>
            <w:r>
              <w:rPr>
                <w:rFonts w:cs="Arial"/>
                <w:color w:val="000000"/>
                <w:lang w:val="it-IT"/>
              </w:rPr>
              <w:t>PRV196</w:t>
            </w:r>
          </w:p>
        </w:tc>
        <w:tc>
          <w:tcPr>
            <w:tcW w:w="3140" w:type="pct"/>
            <w:shd w:val="clear" w:color="auto" w:fill="auto"/>
            <w:noWrap/>
            <w:vAlign w:val="center"/>
            <w:hideMark/>
          </w:tcPr>
          <w:p w14:paraId="05C59AAA" w14:textId="77777777" w:rsidR="00AC61F0" w:rsidRPr="00213362" w:rsidRDefault="00AC61F0" w:rsidP="00AC61F0">
            <w:pPr>
              <w:spacing w:after="0"/>
              <w:jc w:val="left"/>
              <w:rPr>
                <w:rFonts w:cs="Arial"/>
                <w:color w:val="000000"/>
                <w:lang w:val="it-IT"/>
              </w:rPr>
            </w:pPr>
            <w:r>
              <w:rPr>
                <w:rFonts w:cs="Arial"/>
                <w:color w:val="000000"/>
                <w:spacing w:val="-2"/>
                <w:lang w:val="it-IT"/>
              </w:rPr>
              <w:t>Regulator</w:t>
            </w:r>
            <w:r w:rsidRPr="00213362">
              <w:rPr>
                <w:rFonts w:cs="Arial"/>
                <w:color w:val="000000"/>
                <w:spacing w:val="-2"/>
                <w:lang w:val="it-IT"/>
              </w:rPr>
              <w:t xml:space="preserve"> for cleaning</w:t>
            </w:r>
          </w:p>
        </w:tc>
        <w:tc>
          <w:tcPr>
            <w:tcW w:w="958" w:type="pct"/>
            <w:shd w:val="clear" w:color="auto" w:fill="auto"/>
            <w:noWrap/>
            <w:vAlign w:val="center"/>
            <w:hideMark/>
          </w:tcPr>
          <w:p w14:paraId="08CB1A24" w14:textId="77777777" w:rsidR="00AC61F0" w:rsidRPr="00213362" w:rsidRDefault="00AC61F0" w:rsidP="00AC61F0">
            <w:pPr>
              <w:spacing w:after="0"/>
              <w:jc w:val="left"/>
              <w:rPr>
                <w:rFonts w:cs="Arial"/>
                <w:color w:val="000000"/>
                <w:lang w:val="it-IT"/>
              </w:rPr>
            </w:pPr>
            <w:r w:rsidRPr="00213362">
              <w:rPr>
                <w:rFonts w:cs="Arial"/>
                <w:color w:val="000000"/>
                <w:lang w:val="it-IT"/>
              </w:rPr>
              <w:t>CLOSED</w:t>
            </w:r>
          </w:p>
        </w:tc>
      </w:tr>
      <w:tr w:rsidR="00AC61F0" w:rsidRPr="00213362" w14:paraId="563C93CE" w14:textId="77777777" w:rsidTr="00AC61F0">
        <w:trPr>
          <w:trHeight w:val="315"/>
        </w:trPr>
        <w:tc>
          <w:tcPr>
            <w:tcW w:w="902" w:type="pct"/>
            <w:shd w:val="clear" w:color="auto" w:fill="auto"/>
            <w:noWrap/>
            <w:vAlign w:val="center"/>
          </w:tcPr>
          <w:p w14:paraId="626F3E6B" w14:textId="77777777" w:rsidR="00AC61F0" w:rsidRDefault="00AC61F0" w:rsidP="00AC61F0">
            <w:pPr>
              <w:spacing w:after="0"/>
              <w:jc w:val="left"/>
              <w:rPr>
                <w:rFonts w:cs="Arial"/>
                <w:color w:val="000000"/>
                <w:lang w:val="it-IT"/>
              </w:rPr>
            </w:pPr>
            <w:r>
              <w:rPr>
                <w:rFonts w:cs="Arial"/>
                <w:color w:val="000000"/>
                <w:lang w:val="it-IT"/>
              </w:rPr>
              <w:t>LP138</w:t>
            </w:r>
          </w:p>
        </w:tc>
        <w:tc>
          <w:tcPr>
            <w:tcW w:w="3140" w:type="pct"/>
            <w:shd w:val="clear" w:color="auto" w:fill="auto"/>
            <w:noWrap/>
            <w:vAlign w:val="center"/>
          </w:tcPr>
          <w:p w14:paraId="60BA6A0F" w14:textId="77777777" w:rsidR="00AC61F0" w:rsidRDefault="00AC61F0" w:rsidP="00AC61F0">
            <w:pPr>
              <w:spacing w:after="0"/>
              <w:jc w:val="left"/>
              <w:rPr>
                <w:rFonts w:cs="Arial"/>
                <w:color w:val="000000"/>
                <w:spacing w:val="-2"/>
                <w:lang w:val="it-IT"/>
              </w:rPr>
            </w:pPr>
            <w:r>
              <w:rPr>
                <w:rFonts w:cs="Arial"/>
                <w:color w:val="000000"/>
                <w:spacing w:val="-2"/>
                <w:lang w:val="it-IT"/>
              </w:rPr>
              <w:t>Discharge Valve</w:t>
            </w:r>
          </w:p>
        </w:tc>
        <w:tc>
          <w:tcPr>
            <w:tcW w:w="958" w:type="pct"/>
            <w:shd w:val="clear" w:color="auto" w:fill="auto"/>
            <w:noWrap/>
            <w:vAlign w:val="center"/>
          </w:tcPr>
          <w:p w14:paraId="6A839D75" w14:textId="77777777" w:rsidR="00AC61F0" w:rsidRPr="00213362" w:rsidRDefault="00AC61F0" w:rsidP="00AC61F0">
            <w:pPr>
              <w:spacing w:after="0"/>
              <w:jc w:val="left"/>
              <w:rPr>
                <w:rFonts w:cs="Arial"/>
                <w:color w:val="000000"/>
                <w:lang w:val="it-IT"/>
              </w:rPr>
            </w:pPr>
            <w:r>
              <w:rPr>
                <w:rFonts w:cs="Arial"/>
                <w:color w:val="000000"/>
                <w:lang w:val="it-IT"/>
              </w:rPr>
              <w:t>CLOSED</w:t>
            </w:r>
          </w:p>
        </w:tc>
      </w:tr>
    </w:tbl>
    <w:p w14:paraId="6CFF1ACD"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1B429EE" w14:textId="77777777" w:rsidR="00AC61F0" w:rsidRPr="0041627B" w:rsidRDefault="00AC61F0" w:rsidP="00AC61F0">
      <w:pPr>
        <w:pStyle w:val="Heading3"/>
        <w:rPr>
          <w:lang w:val="en-GB"/>
        </w:rPr>
      </w:pPr>
      <w:bookmarkStart w:id="888" w:name="_Toc149556504"/>
      <w:r w:rsidRPr="002F0387">
        <w:t xml:space="preserve">LFP-NCO system </w:t>
      </w:r>
      <w:r w:rsidRPr="0041627B">
        <w:rPr>
          <w:lang w:val="en-GB"/>
        </w:rPr>
        <w:t>Dryer HX014.</w:t>
      </w:r>
      <w:bookmarkEnd w:id="888"/>
    </w:p>
    <w:p w14:paraId="47B941E3"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292184AC"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r w:rsidRPr="00D36571">
        <w:rPr>
          <w:rStyle w:val="rynqvb"/>
          <w:lang w:val="en"/>
        </w:rPr>
        <w:t xml:space="preserve">The following tables show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HX014 devices.</w:t>
      </w:r>
    </w:p>
    <w:p w14:paraId="05EB80D9" w14:textId="77777777" w:rsidR="00AC61F0" w:rsidRPr="00D36571"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2"/>
        <w:gridCol w:w="6032"/>
        <w:gridCol w:w="1874"/>
      </w:tblGrid>
      <w:tr w:rsidR="00AC61F0" w:rsidRPr="00213362" w14:paraId="31B6BD78" w14:textId="77777777" w:rsidTr="00EC1B79">
        <w:trPr>
          <w:trHeight w:val="315"/>
        </w:trPr>
        <w:tc>
          <w:tcPr>
            <w:tcW w:w="5000" w:type="pct"/>
            <w:gridSpan w:val="3"/>
            <w:shd w:val="clear" w:color="000000" w:fill="D9D9D9"/>
            <w:noWrap/>
            <w:vAlign w:val="center"/>
          </w:tcPr>
          <w:p w14:paraId="36BAA773" w14:textId="77777777" w:rsidR="00AC61F0" w:rsidRPr="00300BD7" w:rsidRDefault="00AC61F0" w:rsidP="00EC1B79">
            <w:pPr>
              <w:spacing w:after="0"/>
              <w:jc w:val="center"/>
              <w:rPr>
                <w:rFonts w:cs="Arial"/>
                <w:b/>
                <w:bCs/>
                <w:lang w:val="en-GB"/>
              </w:rPr>
            </w:pPr>
            <w:r w:rsidRPr="00576AE4">
              <w:rPr>
                <w:rFonts w:cs="Arial"/>
                <w:b/>
                <w:bCs/>
                <w:lang w:val="en-GB"/>
              </w:rPr>
              <w:t>Dryer</w:t>
            </w:r>
            <w:r w:rsidRPr="00300BD7">
              <w:rPr>
                <w:rFonts w:cs="Arial"/>
                <w:b/>
                <w:bCs/>
                <w:lang w:val="en-GB"/>
              </w:rPr>
              <w:t xml:space="preserve"> </w:t>
            </w:r>
            <w:r>
              <w:rPr>
                <w:rFonts w:cs="Arial"/>
                <w:b/>
                <w:bCs/>
                <w:lang w:val="en-GB"/>
              </w:rPr>
              <w:t>CA013 Filter</w:t>
            </w:r>
            <w:r>
              <w:rPr>
                <w:b/>
                <w:bCs/>
                <w:lang w:val="en-GB"/>
              </w:rPr>
              <w:t xml:space="preserve"> (</w:t>
            </w:r>
            <w:r w:rsidRPr="00AC61F0">
              <w:rPr>
                <w:b/>
                <w:bCs/>
                <w:lang w:val="en-GB"/>
              </w:rPr>
              <w:t>Emergency Stop</w:t>
            </w:r>
            <w:r>
              <w:rPr>
                <w:b/>
                <w:bCs/>
                <w:lang w:val="en-GB"/>
              </w:rPr>
              <w:t>).</w:t>
            </w:r>
          </w:p>
        </w:tc>
      </w:tr>
      <w:tr w:rsidR="00AC61F0" w:rsidRPr="00213362" w14:paraId="5A63CC57" w14:textId="77777777" w:rsidTr="00EC1B79">
        <w:trPr>
          <w:trHeight w:val="315"/>
        </w:trPr>
        <w:tc>
          <w:tcPr>
            <w:tcW w:w="902" w:type="pct"/>
            <w:shd w:val="clear" w:color="000000" w:fill="D9D9D9"/>
            <w:noWrap/>
            <w:vAlign w:val="center"/>
            <w:hideMark/>
          </w:tcPr>
          <w:p w14:paraId="4A8F8480"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3140" w:type="pct"/>
            <w:shd w:val="clear" w:color="000000" w:fill="D9D9D9"/>
            <w:noWrap/>
            <w:vAlign w:val="center"/>
            <w:hideMark/>
          </w:tcPr>
          <w:p w14:paraId="7EDB0F84"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34EF462C"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0B713306" w14:textId="77777777" w:rsidTr="00EC1B79">
        <w:trPr>
          <w:trHeight w:val="315"/>
        </w:trPr>
        <w:tc>
          <w:tcPr>
            <w:tcW w:w="902" w:type="pct"/>
            <w:shd w:val="clear" w:color="auto" w:fill="auto"/>
            <w:noWrap/>
            <w:vAlign w:val="center"/>
          </w:tcPr>
          <w:p w14:paraId="41A314F3" w14:textId="77777777" w:rsidR="00AC61F0" w:rsidRPr="00213362" w:rsidRDefault="00AC61F0" w:rsidP="00EC1B79">
            <w:pPr>
              <w:spacing w:after="0"/>
              <w:jc w:val="left"/>
              <w:rPr>
                <w:rFonts w:cs="Arial"/>
                <w:color w:val="000000"/>
                <w:lang w:val="it-IT"/>
              </w:rPr>
            </w:pPr>
            <w:r w:rsidRPr="002F0387">
              <w:rPr>
                <w:lang w:val="en-GB"/>
              </w:rPr>
              <w:t>CA00</w:t>
            </w:r>
            <w:r>
              <w:rPr>
                <w:lang w:val="en-GB"/>
              </w:rPr>
              <w:t>8</w:t>
            </w:r>
            <w:r w:rsidRPr="002F0387">
              <w:rPr>
                <w:lang w:val="en-GB"/>
              </w:rPr>
              <w:t xml:space="preserve"> </w:t>
            </w:r>
          </w:p>
        </w:tc>
        <w:tc>
          <w:tcPr>
            <w:tcW w:w="3140" w:type="pct"/>
            <w:shd w:val="clear" w:color="auto" w:fill="auto"/>
            <w:noWrap/>
            <w:vAlign w:val="center"/>
          </w:tcPr>
          <w:p w14:paraId="286784F9" w14:textId="77777777" w:rsidR="00AC61F0" w:rsidRPr="00213362" w:rsidRDefault="00AC61F0" w:rsidP="00EC1B79">
            <w:pPr>
              <w:spacing w:after="0"/>
              <w:jc w:val="left"/>
              <w:rPr>
                <w:rFonts w:cs="Arial"/>
                <w:color w:val="000000"/>
                <w:lang w:val="it-IT"/>
              </w:rPr>
            </w:pPr>
            <w:r>
              <w:rPr>
                <w:rFonts w:cs="Arial"/>
                <w:spacing w:val="-2"/>
                <w:lang w:val="en-GB"/>
              </w:rPr>
              <w:t>Filter</w:t>
            </w:r>
            <w:r w:rsidRPr="009817C3">
              <w:rPr>
                <w:rFonts w:cs="Arial"/>
                <w:spacing w:val="-2"/>
                <w:lang w:val="en-GB"/>
              </w:rPr>
              <w:t xml:space="preserve"> command</w:t>
            </w:r>
          </w:p>
        </w:tc>
        <w:tc>
          <w:tcPr>
            <w:tcW w:w="958" w:type="pct"/>
            <w:shd w:val="clear" w:color="auto" w:fill="auto"/>
            <w:noWrap/>
            <w:vAlign w:val="center"/>
          </w:tcPr>
          <w:p w14:paraId="2664FE01"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2AB62CB1" w14:textId="77777777" w:rsidTr="00EC1B79">
        <w:trPr>
          <w:trHeight w:val="315"/>
        </w:trPr>
        <w:tc>
          <w:tcPr>
            <w:tcW w:w="902" w:type="pct"/>
            <w:shd w:val="clear" w:color="auto" w:fill="auto"/>
            <w:noWrap/>
            <w:vAlign w:val="center"/>
          </w:tcPr>
          <w:p w14:paraId="10BF2BAC" w14:textId="77777777" w:rsidR="00AC61F0" w:rsidRPr="00213362" w:rsidRDefault="00AC61F0" w:rsidP="00EC1B79">
            <w:pPr>
              <w:spacing w:after="0"/>
              <w:jc w:val="left"/>
              <w:rPr>
                <w:rFonts w:cs="Arial"/>
                <w:color w:val="000000"/>
                <w:lang w:val="it-IT"/>
              </w:rPr>
            </w:pPr>
            <w:r>
              <w:rPr>
                <w:rFonts w:cs="Arial"/>
                <w:color w:val="000000"/>
                <w:lang w:val="en-GB"/>
              </w:rPr>
              <w:t>LP236</w:t>
            </w:r>
          </w:p>
        </w:tc>
        <w:tc>
          <w:tcPr>
            <w:tcW w:w="3140" w:type="pct"/>
            <w:shd w:val="clear" w:color="auto" w:fill="auto"/>
            <w:noWrap/>
            <w:vAlign w:val="center"/>
          </w:tcPr>
          <w:p w14:paraId="10FB2BB2" w14:textId="77777777" w:rsidR="00AC61F0" w:rsidRPr="00213362" w:rsidRDefault="00AC61F0" w:rsidP="00EC1B79">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tcPr>
          <w:p w14:paraId="0EC806B6"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bl>
    <w:p w14:paraId="29DD3B19" w14:textId="77777777" w:rsidR="00AC61F0" w:rsidRDefault="00AC61F0" w:rsidP="00AC61F0">
      <w:pPr>
        <w:rPr>
          <w:lang w:val="it-IT"/>
        </w:rPr>
      </w:pPr>
    </w:p>
    <w:p w14:paraId="2730FBC9" w14:textId="77777777" w:rsidR="00AC61F0" w:rsidRPr="0040499B" w:rsidRDefault="00AC61F0" w:rsidP="00AC61F0">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94"/>
        <w:gridCol w:w="5760"/>
        <w:gridCol w:w="1874"/>
      </w:tblGrid>
      <w:tr w:rsidR="00AC61F0" w:rsidRPr="00213362" w14:paraId="0AB1FEE3" w14:textId="77777777" w:rsidTr="00EC1B79">
        <w:trPr>
          <w:trHeight w:val="315"/>
        </w:trPr>
        <w:tc>
          <w:tcPr>
            <w:tcW w:w="5000" w:type="pct"/>
            <w:gridSpan w:val="3"/>
            <w:shd w:val="clear" w:color="000000" w:fill="D9D9D9"/>
            <w:noWrap/>
            <w:vAlign w:val="center"/>
          </w:tcPr>
          <w:p w14:paraId="1D380F5C" w14:textId="77777777" w:rsidR="00AC61F0" w:rsidRPr="00300BD7" w:rsidRDefault="00AC61F0" w:rsidP="00EC1B79">
            <w:pPr>
              <w:spacing w:after="0"/>
              <w:jc w:val="center"/>
              <w:rPr>
                <w:rFonts w:cs="Arial"/>
                <w:b/>
                <w:bCs/>
                <w:lang w:val="en-GB"/>
              </w:rPr>
            </w:pPr>
            <w:r w:rsidRPr="00576AE4">
              <w:rPr>
                <w:rFonts w:cs="Arial"/>
                <w:b/>
                <w:bCs/>
                <w:lang w:val="en-GB"/>
              </w:rPr>
              <w:t>Dryer</w:t>
            </w:r>
            <w:r w:rsidRPr="00300BD7">
              <w:rPr>
                <w:rFonts w:cs="Arial"/>
                <w:b/>
                <w:bCs/>
                <w:lang w:val="en-GB"/>
              </w:rPr>
              <w:t xml:space="preserve"> </w:t>
            </w:r>
            <w:r w:rsidRPr="0040499B">
              <w:rPr>
                <w:rFonts w:cs="Arial"/>
                <w:b/>
                <w:bCs/>
                <w:lang w:val="en-GB"/>
              </w:rPr>
              <w:t>HX014</w:t>
            </w:r>
            <w:r>
              <w:rPr>
                <w:b/>
                <w:bCs/>
                <w:lang w:val="en-GB"/>
              </w:rPr>
              <w:t xml:space="preserve"> (</w:t>
            </w:r>
            <w:r w:rsidRPr="00AC61F0">
              <w:rPr>
                <w:b/>
                <w:bCs/>
                <w:lang w:val="en-GB"/>
              </w:rPr>
              <w:t>Emergency Stop</w:t>
            </w:r>
            <w:r>
              <w:rPr>
                <w:b/>
                <w:bCs/>
                <w:lang w:val="en-GB"/>
              </w:rPr>
              <w:t>).</w:t>
            </w:r>
          </w:p>
        </w:tc>
      </w:tr>
      <w:tr w:rsidR="00AC61F0" w:rsidRPr="00213362" w14:paraId="2086F546" w14:textId="77777777" w:rsidTr="00EC1B79">
        <w:trPr>
          <w:trHeight w:val="315"/>
        </w:trPr>
        <w:tc>
          <w:tcPr>
            <w:tcW w:w="902" w:type="pct"/>
            <w:shd w:val="clear" w:color="000000" w:fill="D9D9D9"/>
            <w:noWrap/>
            <w:vAlign w:val="center"/>
            <w:hideMark/>
          </w:tcPr>
          <w:p w14:paraId="698C025C"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3140" w:type="pct"/>
            <w:shd w:val="clear" w:color="000000" w:fill="D9D9D9"/>
            <w:noWrap/>
            <w:vAlign w:val="center"/>
            <w:hideMark/>
          </w:tcPr>
          <w:p w14:paraId="3B437098"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254343A6"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13E91B83" w14:textId="77777777" w:rsidTr="00EC1B79">
        <w:trPr>
          <w:trHeight w:val="315"/>
        </w:trPr>
        <w:tc>
          <w:tcPr>
            <w:tcW w:w="902" w:type="pct"/>
            <w:shd w:val="clear" w:color="auto" w:fill="auto"/>
            <w:noWrap/>
            <w:vAlign w:val="center"/>
          </w:tcPr>
          <w:p w14:paraId="747C3A38" w14:textId="77777777" w:rsidR="00AC61F0" w:rsidRPr="00213362" w:rsidRDefault="00AC61F0" w:rsidP="00EC1B79">
            <w:pPr>
              <w:spacing w:after="0"/>
              <w:jc w:val="left"/>
              <w:rPr>
                <w:rFonts w:cs="Arial"/>
                <w:color w:val="000000"/>
                <w:lang w:val="it-IT"/>
              </w:rPr>
            </w:pPr>
            <w:r w:rsidRPr="00C7422E">
              <w:rPr>
                <w:rFonts w:cs="Arial"/>
                <w:color w:val="000000"/>
                <w:lang w:val="en-GB"/>
              </w:rPr>
              <w:t>LP239</w:t>
            </w:r>
          </w:p>
        </w:tc>
        <w:tc>
          <w:tcPr>
            <w:tcW w:w="3140" w:type="pct"/>
            <w:shd w:val="clear" w:color="auto" w:fill="auto"/>
            <w:noWrap/>
            <w:vAlign w:val="center"/>
          </w:tcPr>
          <w:p w14:paraId="5CD27499" w14:textId="77777777" w:rsidR="00AC61F0" w:rsidRPr="00213362" w:rsidRDefault="00AC61F0" w:rsidP="00EC1B79">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tcPr>
          <w:p w14:paraId="10CFEDF9"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2BBEDA8D" w14:textId="77777777" w:rsidTr="00EC1B79">
        <w:trPr>
          <w:trHeight w:val="315"/>
        </w:trPr>
        <w:tc>
          <w:tcPr>
            <w:tcW w:w="902" w:type="pct"/>
            <w:shd w:val="clear" w:color="auto" w:fill="auto"/>
            <w:noWrap/>
          </w:tcPr>
          <w:p w14:paraId="70D130F3" w14:textId="77777777" w:rsidR="00AC61F0" w:rsidRPr="00213362" w:rsidRDefault="00AC61F0" w:rsidP="00EC1B79">
            <w:pPr>
              <w:spacing w:after="0"/>
              <w:jc w:val="left"/>
              <w:rPr>
                <w:rFonts w:cs="Arial"/>
                <w:color w:val="000000"/>
                <w:lang w:val="it-IT"/>
              </w:rPr>
            </w:pPr>
            <w:r w:rsidRPr="00E7162F">
              <w:t>AY333A</w:t>
            </w:r>
          </w:p>
        </w:tc>
        <w:tc>
          <w:tcPr>
            <w:tcW w:w="3140" w:type="pct"/>
            <w:shd w:val="clear" w:color="auto" w:fill="auto"/>
            <w:noWrap/>
          </w:tcPr>
          <w:p w14:paraId="244FDB9B"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Pr>
                <w:rFonts w:cs="Arial"/>
                <w:spacing w:val="-2"/>
              </w:rPr>
              <w:t>d</w:t>
            </w:r>
            <w:r w:rsidRPr="00AB6D7E">
              <w:t>ischarge valve Open position</w:t>
            </w:r>
          </w:p>
        </w:tc>
        <w:tc>
          <w:tcPr>
            <w:tcW w:w="958" w:type="pct"/>
            <w:shd w:val="clear" w:color="auto" w:fill="auto"/>
            <w:noWrap/>
            <w:vAlign w:val="center"/>
          </w:tcPr>
          <w:p w14:paraId="26A89091"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660E1663" w14:textId="77777777" w:rsidTr="00EC1B79">
        <w:trPr>
          <w:trHeight w:val="315"/>
        </w:trPr>
        <w:tc>
          <w:tcPr>
            <w:tcW w:w="902" w:type="pct"/>
            <w:shd w:val="clear" w:color="auto" w:fill="auto"/>
            <w:noWrap/>
          </w:tcPr>
          <w:p w14:paraId="53D31ED3" w14:textId="77777777" w:rsidR="00AC61F0" w:rsidRPr="00213362" w:rsidRDefault="00AC61F0" w:rsidP="00EC1B79">
            <w:pPr>
              <w:spacing w:after="0"/>
              <w:jc w:val="left"/>
              <w:rPr>
                <w:rFonts w:cs="Arial"/>
                <w:color w:val="000000"/>
                <w:lang w:val="it-IT"/>
              </w:rPr>
            </w:pPr>
            <w:r w:rsidRPr="00E7162F">
              <w:t>AY333B</w:t>
            </w:r>
          </w:p>
        </w:tc>
        <w:tc>
          <w:tcPr>
            <w:tcW w:w="3140" w:type="pct"/>
            <w:shd w:val="clear" w:color="auto" w:fill="auto"/>
            <w:noWrap/>
          </w:tcPr>
          <w:p w14:paraId="6552690E"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Pr>
                <w:rFonts w:cs="Arial"/>
                <w:spacing w:val="-2"/>
              </w:rPr>
              <w:t>d</w:t>
            </w:r>
            <w:r w:rsidRPr="00AB6D7E">
              <w:t>ischarge valve Close position</w:t>
            </w:r>
          </w:p>
        </w:tc>
        <w:tc>
          <w:tcPr>
            <w:tcW w:w="958" w:type="pct"/>
            <w:shd w:val="clear" w:color="auto" w:fill="auto"/>
            <w:noWrap/>
            <w:vAlign w:val="center"/>
          </w:tcPr>
          <w:p w14:paraId="25952736"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47887855" w14:textId="77777777" w:rsidTr="00EC1B79">
        <w:trPr>
          <w:trHeight w:val="315"/>
        </w:trPr>
        <w:tc>
          <w:tcPr>
            <w:tcW w:w="902" w:type="pct"/>
            <w:shd w:val="clear" w:color="auto" w:fill="auto"/>
            <w:noWrap/>
          </w:tcPr>
          <w:p w14:paraId="457DB0A7" w14:textId="77777777" w:rsidR="00AC61F0" w:rsidRPr="00213362" w:rsidRDefault="00AC61F0" w:rsidP="00EC1B79">
            <w:pPr>
              <w:spacing w:after="0"/>
              <w:jc w:val="left"/>
              <w:rPr>
                <w:rFonts w:cs="Arial"/>
                <w:color w:val="000000"/>
                <w:lang w:val="it-IT"/>
              </w:rPr>
            </w:pPr>
            <w:r w:rsidRPr="00880C03">
              <w:lastRenderedPageBreak/>
              <w:t>AY450</w:t>
            </w:r>
          </w:p>
        </w:tc>
        <w:tc>
          <w:tcPr>
            <w:tcW w:w="3140" w:type="pct"/>
            <w:shd w:val="clear" w:color="auto" w:fill="auto"/>
            <w:noWrap/>
          </w:tcPr>
          <w:p w14:paraId="01EEC499"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Pr>
                <w:rFonts w:cs="Arial"/>
                <w:spacing w:val="-2"/>
              </w:rPr>
              <w:t>c</w:t>
            </w:r>
            <w:r w:rsidRPr="00686265">
              <w:t>leaning Exhaust valve gasket</w:t>
            </w:r>
          </w:p>
        </w:tc>
        <w:tc>
          <w:tcPr>
            <w:tcW w:w="958" w:type="pct"/>
            <w:shd w:val="clear" w:color="auto" w:fill="auto"/>
            <w:noWrap/>
            <w:vAlign w:val="center"/>
          </w:tcPr>
          <w:p w14:paraId="3FF8D176"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53B9DAA1" w14:textId="77777777" w:rsidTr="00EC1B79">
        <w:trPr>
          <w:trHeight w:val="315"/>
        </w:trPr>
        <w:tc>
          <w:tcPr>
            <w:tcW w:w="902" w:type="pct"/>
            <w:shd w:val="clear" w:color="auto" w:fill="auto"/>
            <w:noWrap/>
          </w:tcPr>
          <w:p w14:paraId="597D24E7" w14:textId="77777777" w:rsidR="00AC61F0" w:rsidRDefault="00AC61F0" w:rsidP="00EC1B79">
            <w:pPr>
              <w:spacing w:after="0"/>
              <w:jc w:val="left"/>
              <w:rPr>
                <w:rFonts w:cs="Arial"/>
                <w:color w:val="000000"/>
                <w:lang w:val="it-IT"/>
              </w:rPr>
            </w:pPr>
            <w:r w:rsidRPr="00880C03">
              <w:t xml:space="preserve">AY451 </w:t>
            </w:r>
          </w:p>
        </w:tc>
        <w:tc>
          <w:tcPr>
            <w:tcW w:w="3140" w:type="pct"/>
            <w:shd w:val="clear" w:color="auto" w:fill="auto"/>
            <w:noWrap/>
          </w:tcPr>
          <w:p w14:paraId="30FD8B75" w14:textId="77777777" w:rsidR="00AC61F0" w:rsidRPr="0041627B" w:rsidRDefault="00AC61F0" w:rsidP="00EC1B79">
            <w:pPr>
              <w:spacing w:after="0"/>
              <w:jc w:val="left"/>
              <w:rPr>
                <w:rFonts w:cs="Arial"/>
                <w:color w:val="000000"/>
                <w:spacing w:val="-2"/>
                <w:lang w:val="en-GB"/>
              </w:rPr>
            </w:pPr>
            <w:r w:rsidRPr="009817C3">
              <w:rPr>
                <w:rFonts w:cs="Arial"/>
                <w:spacing w:val="-2"/>
                <w:lang w:val="en-GB"/>
              </w:rPr>
              <w:t xml:space="preserve">Solenoid for </w:t>
            </w:r>
            <w:r>
              <w:rPr>
                <w:rFonts w:cs="Arial"/>
                <w:spacing w:val="-2"/>
              </w:rPr>
              <w:t>c</w:t>
            </w:r>
            <w:r w:rsidRPr="00686265">
              <w:t>leaning Exhaust valve gasket</w:t>
            </w:r>
          </w:p>
        </w:tc>
        <w:tc>
          <w:tcPr>
            <w:tcW w:w="958" w:type="pct"/>
            <w:shd w:val="clear" w:color="auto" w:fill="auto"/>
            <w:noWrap/>
            <w:vAlign w:val="center"/>
          </w:tcPr>
          <w:p w14:paraId="09DBE3AB"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3D9A4D93" w14:textId="77777777" w:rsidTr="00EC1B79">
        <w:trPr>
          <w:trHeight w:val="315"/>
        </w:trPr>
        <w:tc>
          <w:tcPr>
            <w:tcW w:w="902" w:type="pct"/>
            <w:shd w:val="clear" w:color="auto" w:fill="auto"/>
            <w:noWrap/>
          </w:tcPr>
          <w:p w14:paraId="1C054595" w14:textId="77777777" w:rsidR="00AC61F0" w:rsidRPr="00880C03" w:rsidRDefault="00AC61F0" w:rsidP="00EC1B79">
            <w:pPr>
              <w:spacing w:after="0"/>
              <w:jc w:val="left"/>
            </w:pPr>
            <w:r w:rsidRPr="0074475C">
              <w:t>AY447</w:t>
            </w:r>
          </w:p>
        </w:tc>
        <w:tc>
          <w:tcPr>
            <w:tcW w:w="3140" w:type="pct"/>
            <w:shd w:val="clear" w:color="auto" w:fill="auto"/>
            <w:noWrap/>
          </w:tcPr>
          <w:p w14:paraId="114B189C" w14:textId="77777777" w:rsidR="00AC61F0" w:rsidRPr="00686265" w:rsidRDefault="00AC61F0" w:rsidP="00EC1B79">
            <w:pPr>
              <w:spacing w:after="0"/>
              <w:jc w:val="left"/>
            </w:pPr>
            <w:r w:rsidRPr="009817C3">
              <w:rPr>
                <w:rFonts w:cs="Arial"/>
                <w:spacing w:val="-2"/>
                <w:lang w:val="en-GB"/>
              </w:rPr>
              <w:t xml:space="preserve">Solenoid for </w:t>
            </w:r>
            <w:r w:rsidRPr="0074475C">
              <w:t>cleaning Blades Riboccone</w:t>
            </w:r>
          </w:p>
        </w:tc>
        <w:tc>
          <w:tcPr>
            <w:tcW w:w="958" w:type="pct"/>
            <w:shd w:val="clear" w:color="auto" w:fill="auto"/>
            <w:noWrap/>
            <w:vAlign w:val="center"/>
          </w:tcPr>
          <w:p w14:paraId="08FBC3FC" w14:textId="77777777" w:rsidR="00AC61F0" w:rsidRPr="00B30957" w:rsidRDefault="00AC61F0" w:rsidP="00EC1B79">
            <w:pPr>
              <w:spacing w:after="0"/>
              <w:jc w:val="left"/>
              <w:rPr>
                <w:lang w:val="it-IT"/>
              </w:rPr>
            </w:pPr>
            <w:r w:rsidRPr="00B30957">
              <w:rPr>
                <w:lang w:val="it-IT"/>
              </w:rPr>
              <w:t>OFF</w:t>
            </w:r>
          </w:p>
        </w:tc>
      </w:tr>
      <w:tr w:rsidR="00AC61F0" w:rsidRPr="00213362" w14:paraId="2CAD5F62" w14:textId="77777777" w:rsidTr="00EC1B79">
        <w:trPr>
          <w:trHeight w:val="315"/>
        </w:trPr>
        <w:tc>
          <w:tcPr>
            <w:tcW w:w="902" w:type="pct"/>
            <w:shd w:val="clear" w:color="auto" w:fill="auto"/>
            <w:noWrap/>
          </w:tcPr>
          <w:p w14:paraId="639ECEA0" w14:textId="77777777" w:rsidR="00AC61F0" w:rsidRPr="0074475C" w:rsidRDefault="00AC61F0" w:rsidP="00EC1B79">
            <w:pPr>
              <w:spacing w:after="0"/>
              <w:jc w:val="left"/>
            </w:pPr>
            <w:r w:rsidRPr="0074475C">
              <w:t>AY448</w:t>
            </w:r>
          </w:p>
        </w:tc>
        <w:tc>
          <w:tcPr>
            <w:tcW w:w="3140" w:type="pct"/>
            <w:shd w:val="clear" w:color="auto" w:fill="auto"/>
            <w:noWrap/>
          </w:tcPr>
          <w:p w14:paraId="5E69C23D" w14:textId="77777777" w:rsidR="00AC61F0" w:rsidRPr="009817C3" w:rsidRDefault="00AC61F0" w:rsidP="00EC1B79">
            <w:pPr>
              <w:spacing w:after="0"/>
              <w:jc w:val="left"/>
              <w:rPr>
                <w:rFonts w:cs="Arial"/>
                <w:spacing w:val="-2"/>
                <w:lang w:val="en-GB"/>
              </w:rPr>
            </w:pPr>
            <w:r w:rsidRPr="009817C3">
              <w:rPr>
                <w:rFonts w:cs="Arial"/>
                <w:spacing w:val="-2"/>
                <w:lang w:val="en-GB"/>
              </w:rPr>
              <w:t xml:space="preserve">Solenoid for </w:t>
            </w:r>
            <w:r w:rsidRPr="0074475C">
              <w:t>cleaning Blades Riboccone</w:t>
            </w:r>
          </w:p>
        </w:tc>
        <w:tc>
          <w:tcPr>
            <w:tcW w:w="958" w:type="pct"/>
            <w:shd w:val="clear" w:color="auto" w:fill="auto"/>
            <w:noWrap/>
            <w:vAlign w:val="center"/>
          </w:tcPr>
          <w:p w14:paraId="1A4D9081" w14:textId="77777777" w:rsidR="00AC61F0" w:rsidRPr="00B30957" w:rsidRDefault="00AC61F0" w:rsidP="00EC1B79">
            <w:pPr>
              <w:spacing w:after="0"/>
              <w:jc w:val="left"/>
              <w:rPr>
                <w:lang w:val="it-IT"/>
              </w:rPr>
            </w:pPr>
            <w:r w:rsidRPr="00B30957">
              <w:rPr>
                <w:lang w:val="it-IT"/>
              </w:rPr>
              <w:t>OFF</w:t>
            </w:r>
          </w:p>
        </w:tc>
      </w:tr>
      <w:tr w:rsidR="00AC61F0" w:rsidRPr="00213362" w14:paraId="25D38390" w14:textId="77777777" w:rsidTr="00EC1B79">
        <w:trPr>
          <w:trHeight w:val="315"/>
        </w:trPr>
        <w:tc>
          <w:tcPr>
            <w:tcW w:w="902" w:type="pct"/>
            <w:shd w:val="clear" w:color="auto" w:fill="auto"/>
            <w:noWrap/>
          </w:tcPr>
          <w:p w14:paraId="12310720" w14:textId="77777777" w:rsidR="00AC61F0" w:rsidRPr="0074475C" w:rsidRDefault="00AC61F0" w:rsidP="00EC1B79">
            <w:pPr>
              <w:spacing w:after="0"/>
              <w:jc w:val="left"/>
            </w:pPr>
            <w:r w:rsidRPr="00C7422E">
              <w:t>AY449</w:t>
            </w:r>
          </w:p>
        </w:tc>
        <w:tc>
          <w:tcPr>
            <w:tcW w:w="3140" w:type="pct"/>
            <w:shd w:val="clear" w:color="auto" w:fill="auto"/>
            <w:noWrap/>
          </w:tcPr>
          <w:p w14:paraId="7DEB05E7" w14:textId="77777777" w:rsidR="00AC61F0" w:rsidRPr="009817C3" w:rsidRDefault="00AC61F0" w:rsidP="00EC1B79">
            <w:pPr>
              <w:spacing w:after="0"/>
              <w:jc w:val="left"/>
              <w:rPr>
                <w:rFonts w:cs="Arial"/>
                <w:spacing w:val="-2"/>
                <w:lang w:val="en-GB"/>
              </w:rPr>
            </w:pPr>
            <w:r w:rsidRPr="009817C3">
              <w:rPr>
                <w:rFonts w:cs="Arial"/>
                <w:spacing w:val="-2"/>
                <w:lang w:val="en-GB"/>
              </w:rPr>
              <w:t xml:space="preserve">Solenoid for </w:t>
            </w:r>
            <w:r>
              <w:rPr>
                <w:rFonts w:cs="Arial"/>
                <w:spacing w:val="-2"/>
                <w:lang w:val="en-GB"/>
              </w:rPr>
              <w:t>c</w:t>
            </w:r>
            <w:r w:rsidRPr="00C7422E">
              <w:rPr>
                <w:rFonts w:cs="Arial"/>
                <w:spacing w:val="-2"/>
                <w:lang w:val="en-GB"/>
              </w:rPr>
              <w:t>leaning with Gas from Below</w:t>
            </w:r>
          </w:p>
        </w:tc>
        <w:tc>
          <w:tcPr>
            <w:tcW w:w="958" w:type="pct"/>
            <w:shd w:val="clear" w:color="auto" w:fill="auto"/>
            <w:noWrap/>
            <w:vAlign w:val="center"/>
          </w:tcPr>
          <w:p w14:paraId="3C4E605C" w14:textId="77777777" w:rsidR="00AC61F0" w:rsidRPr="00B30957" w:rsidRDefault="00AC61F0" w:rsidP="00EC1B79">
            <w:pPr>
              <w:spacing w:after="0"/>
              <w:jc w:val="left"/>
              <w:rPr>
                <w:lang w:val="it-IT"/>
              </w:rPr>
            </w:pPr>
            <w:r w:rsidRPr="00B30957">
              <w:rPr>
                <w:lang w:val="it-IT"/>
              </w:rPr>
              <w:t>OFF</w:t>
            </w:r>
          </w:p>
        </w:tc>
      </w:tr>
      <w:tr w:rsidR="00AC61F0" w:rsidRPr="00213362" w14:paraId="0835CAE0" w14:textId="77777777" w:rsidTr="00EC1B79">
        <w:trPr>
          <w:trHeight w:val="315"/>
        </w:trPr>
        <w:tc>
          <w:tcPr>
            <w:tcW w:w="902" w:type="pct"/>
            <w:shd w:val="clear" w:color="auto" w:fill="auto"/>
            <w:noWrap/>
          </w:tcPr>
          <w:p w14:paraId="3E6AF27F" w14:textId="77777777" w:rsidR="00AC61F0" w:rsidRPr="00C7422E" w:rsidRDefault="00AC61F0" w:rsidP="00EC1B79">
            <w:pPr>
              <w:spacing w:after="0"/>
              <w:jc w:val="left"/>
            </w:pPr>
            <w:r w:rsidRPr="00C7422E">
              <w:t>AY335</w:t>
            </w:r>
          </w:p>
        </w:tc>
        <w:tc>
          <w:tcPr>
            <w:tcW w:w="3140" w:type="pct"/>
            <w:shd w:val="clear" w:color="auto" w:fill="auto"/>
            <w:noWrap/>
          </w:tcPr>
          <w:p w14:paraId="27E5BB0B" w14:textId="77777777" w:rsidR="00AC61F0" w:rsidRPr="009817C3" w:rsidRDefault="00AC61F0" w:rsidP="00EC1B79">
            <w:pPr>
              <w:spacing w:after="0"/>
              <w:jc w:val="left"/>
              <w:rPr>
                <w:rFonts w:cs="Arial"/>
                <w:spacing w:val="-2"/>
                <w:lang w:val="en-GB"/>
              </w:rPr>
            </w:pPr>
            <w:r w:rsidRPr="009817C3">
              <w:rPr>
                <w:rFonts w:cs="Arial"/>
                <w:spacing w:val="-2"/>
                <w:lang w:val="en-GB"/>
              </w:rPr>
              <w:t xml:space="preserve">Solenoid for </w:t>
            </w:r>
            <w:r w:rsidRPr="00C7422E">
              <w:rPr>
                <w:rFonts w:cs="Arial"/>
                <w:spacing w:val="-2"/>
                <w:lang w:val="en-GB"/>
              </w:rPr>
              <w:t>Air knocker ctrl sys</w:t>
            </w:r>
          </w:p>
        </w:tc>
        <w:tc>
          <w:tcPr>
            <w:tcW w:w="958" w:type="pct"/>
            <w:shd w:val="clear" w:color="auto" w:fill="auto"/>
            <w:noWrap/>
            <w:vAlign w:val="center"/>
          </w:tcPr>
          <w:p w14:paraId="334564B9" w14:textId="77777777" w:rsidR="00AC61F0" w:rsidRPr="00B30957" w:rsidRDefault="00AC61F0" w:rsidP="00EC1B79">
            <w:pPr>
              <w:spacing w:after="0"/>
              <w:jc w:val="left"/>
              <w:rPr>
                <w:lang w:val="it-IT"/>
              </w:rPr>
            </w:pPr>
            <w:r w:rsidRPr="00B30957">
              <w:rPr>
                <w:lang w:val="it-IT"/>
              </w:rPr>
              <w:t>OFF</w:t>
            </w:r>
          </w:p>
        </w:tc>
      </w:tr>
      <w:tr w:rsidR="00AC61F0" w:rsidRPr="00213362" w14:paraId="4F8F70C0" w14:textId="77777777" w:rsidTr="00EC1B79">
        <w:trPr>
          <w:trHeight w:val="315"/>
        </w:trPr>
        <w:tc>
          <w:tcPr>
            <w:tcW w:w="902" w:type="pct"/>
            <w:shd w:val="clear" w:color="auto" w:fill="auto"/>
            <w:noWrap/>
          </w:tcPr>
          <w:p w14:paraId="12B4B9A9" w14:textId="77777777" w:rsidR="00AC61F0" w:rsidRPr="0074475C" w:rsidRDefault="00AC61F0" w:rsidP="00EC1B79">
            <w:pPr>
              <w:spacing w:after="0"/>
              <w:jc w:val="left"/>
            </w:pPr>
            <w:r w:rsidRPr="00C7422E">
              <w:t>HX014-M01-VFD</w:t>
            </w:r>
          </w:p>
        </w:tc>
        <w:tc>
          <w:tcPr>
            <w:tcW w:w="3140" w:type="pct"/>
            <w:shd w:val="clear" w:color="auto" w:fill="auto"/>
            <w:noWrap/>
          </w:tcPr>
          <w:p w14:paraId="3A434A68" w14:textId="77777777" w:rsidR="00AC61F0" w:rsidRPr="009817C3" w:rsidRDefault="00AC61F0" w:rsidP="00EC1B79">
            <w:pPr>
              <w:spacing w:after="0"/>
              <w:jc w:val="left"/>
              <w:rPr>
                <w:rFonts w:cs="Arial"/>
                <w:spacing w:val="-2"/>
                <w:lang w:val="en-GB"/>
              </w:rPr>
            </w:pPr>
            <w:r>
              <w:rPr>
                <w:rFonts w:cs="Arial"/>
                <w:spacing w:val="-2"/>
                <w:lang w:val="en-GB"/>
              </w:rPr>
              <w:t>Motor for r</w:t>
            </w:r>
            <w:r w:rsidRPr="00C7422E">
              <w:rPr>
                <w:rFonts w:cs="Arial"/>
                <w:spacing w:val="-2"/>
                <w:lang w:val="en-GB"/>
              </w:rPr>
              <w:t>otating drive</w:t>
            </w:r>
          </w:p>
        </w:tc>
        <w:tc>
          <w:tcPr>
            <w:tcW w:w="958" w:type="pct"/>
            <w:shd w:val="clear" w:color="auto" w:fill="auto"/>
            <w:noWrap/>
            <w:vAlign w:val="center"/>
          </w:tcPr>
          <w:p w14:paraId="428A5298" w14:textId="77777777" w:rsidR="00AC61F0" w:rsidRPr="00B30957" w:rsidRDefault="00AC61F0" w:rsidP="00EC1B79">
            <w:pPr>
              <w:spacing w:after="0"/>
              <w:jc w:val="left"/>
              <w:rPr>
                <w:lang w:val="it-IT"/>
              </w:rPr>
            </w:pPr>
            <w:r>
              <w:rPr>
                <w:rFonts w:cs="Arial"/>
                <w:color w:val="000000"/>
                <w:lang w:val="it-IT"/>
              </w:rPr>
              <w:t>STOP</w:t>
            </w:r>
          </w:p>
        </w:tc>
      </w:tr>
      <w:tr w:rsidR="00AC61F0" w:rsidRPr="00046EB8" w14:paraId="119DAEFE" w14:textId="77777777" w:rsidTr="00EC1B79">
        <w:trPr>
          <w:trHeight w:val="315"/>
        </w:trPr>
        <w:tc>
          <w:tcPr>
            <w:tcW w:w="902" w:type="pct"/>
            <w:shd w:val="clear" w:color="auto" w:fill="auto"/>
            <w:noWrap/>
          </w:tcPr>
          <w:p w14:paraId="4CE5664B" w14:textId="77777777" w:rsidR="00AC61F0" w:rsidRPr="00C7422E" w:rsidRDefault="00AC61F0" w:rsidP="00EC1B79">
            <w:pPr>
              <w:spacing w:after="0"/>
              <w:jc w:val="left"/>
            </w:pPr>
            <w:r w:rsidRPr="00C7422E">
              <w:t>AY259</w:t>
            </w:r>
          </w:p>
        </w:tc>
        <w:tc>
          <w:tcPr>
            <w:tcW w:w="3140" w:type="pct"/>
            <w:shd w:val="clear" w:color="auto" w:fill="auto"/>
            <w:noWrap/>
          </w:tcPr>
          <w:p w14:paraId="17921E58" w14:textId="77777777" w:rsidR="00AC61F0" w:rsidRPr="00046EB8" w:rsidRDefault="00AC61F0" w:rsidP="00EC1B79">
            <w:pPr>
              <w:spacing w:after="0"/>
              <w:jc w:val="left"/>
              <w:rPr>
                <w:rFonts w:cs="Arial"/>
                <w:spacing w:val="-2"/>
                <w:lang w:val="en-AU"/>
              </w:rPr>
            </w:pPr>
            <w:r w:rsidRPr="009817C3">
              <w:rPr>
                <w:rFonts w:cs="Arial"/>
                <w:spacing w:val="-2"/>
                <w:lang w:val="en-GB"/>
              </w:rPr>
              <w:t xml:space="preserve">Solenoid for </w:t>
            </w:r>
            <w:r w:rsidRPr="00046EB8">
              <w:rPr>
                <w:rFonts w:cs="Arial"/>
                <w:spacing w:val="-2"/>
                <w:lang w:val="en-AU"/>
              </w:rPr>
              <w:t xml:space="preserve">inject pressure to the </w:t>
            </w:r>
            <w:r>
              <w:rPr>
                <w:rFonts w:cs="Arial"/>
                <w:spacing w:val="-2"/>
                <w:lang w:val="en-AU"/>
              </w:rPr>
              <w:t>s</w:t>
            </w:r>
            <w:r w:rsidRPr="00046EB8">
              <w:rPr>
                <w:rFonts w:cs="Arial"/>
                <w:spacing w:val="-2"/>
                <w:lang w:val="en-AU"/>
              </w:rPr>
              <w:t>crew</w:t>
            </w:r>
            <w:r>
              <w:rPr>
                <w:rFonts w:cs="Arial"/>
                <w:spacing w:val="-2"/>
                <w:lang w:val="en-AU"/>
              </w:rPr>
              <w:t xml:space="preserve"> NC015</w:t>
            </w:r>
          </w:p>
        </w:tc>
        <w:tc>
          <w:tcPr>
            <w:tcW w:w="958" w:type="pct"/>
            <w:shd w:val="clear" w:color="auto" w:fill="auto"/>
            <w:noWrap/>
            <w:vAlign w:val="center"/>
          </w:tcPr>
          <w:p w14:paraId="5BA2DA4D" w14:textId="77777777" w:rsidR="00AC61F0" w:rsidRDefault="00AC61F0" w:rsidP="00EC1B79">
            <w:pPr>
              <w:spacing w:after="0"/>
              <w:jc w:val="left"/>
              <w:rPr>
                <w:rFonts w:cs="Arial"/>
                <w:color w:val="000000"/>
                <w:lang w:val="it-IT"/>
              </w:rPr>
            </w:pPr>
            <w:r w:rsidRPr="00B30957">
              <w:rPr>
                <w:lang w:val="it-IT"/>
              </w:rPr>
              <w:t>OFF</w:t>
            </w:r>
          </w:p>
        </w:tc>
      </w:tr>
      <w:tr w:rsidR="00AC61F0" w:rsidRPr="00046EB8" w14:paraId="3E5CF97E" w14:textId="77777777" w:rsidTr="00EC1B79">
        <w:trPr>
          <w:trHeight w:val="315"/>
        </w:trPr>
        <w:tc>
          <w:tcPr>
            <w:tcW w:w="902" w:type="pct"/>
            <w:shd w:val="clear" w:color="auto" w:fill="auto"/>
            <w:noWrap/>
          </w:tcPr>
          <w:p w14:paraId="694EF2C7" w14:textId="77777777" w:rsidR="00AC61F0" w:rsidRPr="00C7422E" w:rsidRDefault="00AC61F0" w:rsidP="00EC1B79">
            <w:pPr>
              <w:spacing w:after="0"/>
              <w:jc w:val="left"/>
            </w:pPr>
            <w:r w:rsidRPr="00046EB8">
              <w:t>NC015-M01-VFD</w:t>
            </w:r>
          </w:p>
        </w:tc>
        <w:tc>
          <w:tcPr>
            <w:tcW w:w="3140" w:type="pct"/>
            <w:shd w:val="clear" w:color="auto" w:fill="auto"/>
            <w:noWrap/>
          </w:tcPr>
          <w:p w14:paraId="14C4B874" w14:textId="77777777" w:rsidR="00AC61F0" w:rsidRPr="009817C3" w:rsidRDefault="00AC61F0" w:rsidP="00EC1B79">
            <w:pPr>
              <w:spacing w:after="0"/>
              <w:jc w:val="left"/>
              <w:rPr>
                <w:rFonts w:cs="Arial"/>
                <w:spacing w:val="-2"/>
                <w:lang w:val="en-GB"/>
              </w:rPr>
            </w:pPr>
            <w:r>
              <w:rPr>
                <w:rFonts w:cs="Arial"/>
                <w:spacing w:val="-2"/>
                <w:lang w:val="en-GB"/>
              </w:rPr>
              <w:t>Motor for s</w:t>
            </w:r>
            <w:r w:rsidRPr="00046EB8">
              <w:rPr>
                <w:rFonts w:cs="Arial"/>
                <w:spacing w:val="-2"/>
                <w:lang w:val="en-GB"/>
              </w:rPr>
              <w:t xml:space="preserve">crew </w:t>
            </w:r>
            <w:r>
              <w:rPr>
                <w:rFonts w:cs="Arial"/>
                <w:spacing w:val="-2"/>
                <w:lang w:val="en-GB"/>
              </w:rPr>
              <w:t>c</w:t>
            </w:r>
            <w:r w:rsidRPr="00046EB8">
              <w:rPr>
                <w:rFonts w:cs="Arial"/>
                <w:spacing w:val="-2"/>
                <w:lang w:val="en-GB"/>
              </w:rPr>
              <w:t>onveyor</w:t>
            </w:r>
            <w:r>
              <w:rPr>
                <w:rFonts w:cs="Arial"/>
                <w:spacing w:val="-2"/>
                <w:lang w:val="en-GB"/>
              </w:rPr>
              <w:t xml:space="preserve"> or feeder</w:t>
            </w:r>
          </w:p>
        </w:tc>
        <w:tc>
          <w:tcPr>
            <w:tcW w:w="958" w:type="pct"/>
            <w:shd w:val="clear" w:color="auto" w:fill="auto"/>
            <w:noWrap/>
            <w:vAlign w:val="center"/>
          </w:tcPr>
          <w:p w14:paraId="59E4ECCA" w14:textId="77777777" w:rsidR="00AC61F0" w:rsidRDefault="00AC61F0" w:rsidP="00EC1B79">
            <w:pPr>
              <w:spacing w:after="0"/>
              <w:jc w:val="left"/>
              <w:rPr>
                <w:rFonts w:cs="Arial"/>
                <w:color w:val="000000"/>
                <w:lang w:val="it-IT"/>
              </w:rPr>
            </w:pPr>
            <w:r>
              <w:rPr>
                <w:rFonts w:cs="Arial"/>
                <w:color w:val="000000"/>
                <w:lang w:val="it-IT"/>
              </w:rPr>
              <w:t>STOP</w:t>
            </w:r>
          </w:p>
        </w:tc>
      </w:tr>
    </w:tbl>
    <w:p w14:paraId="0FDC3722" w14:textId="77777777" w:rsidR="00AC61F0" w:rsidRDefault="00AC61F0" w:rsidP="00AC61F0">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37"/>
        <w:gridCol w:w="6117"/>
        <w:gridCol w:w="1874"/>
      </w:tblGrid>
      <w:tr w:rsidR="00AC61F0" w:rsidRPr="00213362" w14:paraId="29AB9DA2" w14:textId="77777777" w:rsidTr="00EC1B79">
        <w:trPr>
          <w:trHeight w:val="315"/>
        </w:trPr>
        <w:tc>
          <w:tcPr>
            <w:tcW w:w="5000" w:type="pct"/>
            <w:gridSpan w:val="3"/>
            <w:shd w:val="clear" w:color="000000" w:fill="D9D9D9"/>
            <w:noWrap/>
            <w:vAlign w:val="center"/>
          </w:tcPr>
          <w:p w14:paraId="0E3BDD76" w14:textId="77777777" w:rsidR="00AC61F0" w:rsidRPr="00300BD7" w:rsidRDefault="00AC61F0" w:rsidP="00EC1B79">
            <w:pPr>
              <w:spacing w:after="0"/>
              <w:jc w:val="center"/>
              <w:rPr>
                <w:rFonts w:cs="Arial"/>
                <w:b/>
                <w:bCs/>
                <w:lang w:val="en-GB"/>
              </w:rPr>
            </w:pPr>
            <w:r w:rsidRPr="00576AE4">
              <w:rPr>
                <w:rFonts w:cs="Arial"/>
                <w:b/>
                <w:bCs/>
                <w:lang w:val="en-GB"/>
              </w:rPr>
              <w:t>Dryer</w:t>
            </w:r>
            <w:r w:rsidRPr="00300BD7">
              <w:rPr>
                <w:rFonts w:cs="Arial"/>
                <w:b/>
                <w:bCs/>
                <w:lang w:val="en-GB"/>
              </w:rPr>
              <w:t xml:space="preserve"> </w:t>
            </w:r>
            <w:r w:rsidRPr="0040499B">
              <w:rPr>
                <w:rFonts w:cs="Arial"/>
                <w:b/>
                <w:bCs/>
                <w:lang w:val="en-GB"/>
              </w:rPr>
              <w:t>HX014</w:t>
            </w:r>
            <w:r>
              <w:rPr>
                <w:rFonts w:cs="Arial"/>
                <w:b/>
                <w:bCs/>
                <w:lang w:val="en-GB"/>
              </w:rPr>
              <w:t xml:space="preserve"> </w:t>
            </w:r>
            <w:r w:rsidRPr="00223738">
              <w:rPr>
                <w:rFonts w:cs="Arial"/>
                <w:b/>
                <w:bCs/>
                <w:lang w:val="en-GB"/>
              </w:rPr>
              <w:t>Vacuum</w:t>
            </w:r>
            <w:r>
              <w:rPr>
                <w:rFonts w:cs="Arial"/>
                <w:b/>
                <w:bCs/>
                <w:lang w:val="en-GB"/>
              </w:rPr>
              <w:t xml:space="preserve"> and </w:t>
            </w:r>
            <w:r w:rsidRPr="00223738">
              <w:rPr>
                <w:rFonts w:cs="Arial"/>
                <w:b/>
                <w:bCs/>
                <w:lang w:val="en-GB"/>
              </w:rPr>
              <w:t>bag filter</w:t>
            </w:r>
            <w:r>
              <w:rPr>
                <w:b/>
                <w:bCs/>
                <w:lang w:val="en-GB"/>
              </w:rPr>
              <w:t xml:space="preserve"> (</w:t>
            </w:r>
            <w:r w:rsidRPr="00AC61F0">
              <w:rPr>
                <w:b/>
                <w:bCs/>
                <w:lang w:val="en-GB"/>
              </w:rPr>
              <w:t>Emergency Stop</w:t>
            </w:r>
            <w:r>
              <w:rPr>
                <w:b/>
                <w:bCs/>
                <w:lang w:val="en-GB"/>
              </w:rPr>
              <w:t>).</w:t>
            </w:r>
          </w:p>
        </w:tc>
      </w:tr>
      <w:tr w:rsidR="00AC61F0" w:rsidRPr="00213362" w14:paraId="5171A504" w14:textId="77777777" w:rsidTr="00EC1B79">
        <w:trPr>
          <w:trHeight w:val="315"/>
        </w:trPr>
        <w:tc>
          <w:tcPr>
            <w:tcW w:w="1051" w:type="pct"/>
            <w:shd w:val="clear" w:color="000000" w:fill="D9D9D9"/>
            <w:noWrap/>
            <w:vAlign w:val="center"/>
            <w:hideMark/>
          </w:tcPr>
          <w:p w14:paraId="37CB184F"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2991" w:type="pct"/>
            <w:shd w:val="clear" w:color="000000" w:fill="D9D9D9"/>
            <w:noWrap/>
            <w:vAlign w:val="center"/>
            <w:hideMark/>
          </w:tcPr>
          <w:p w14:paraId="05705AFB"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425EFF36"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4AC381C4" w14:textId="77777777" w:rsidTr="00EC1B79">
        <w:trPr>
          <w:trHeight w:val="315"/>
        </w:trPr>
        <w:tc>
          <w:tcPr>
            <w:tcW w:w="1051" w:type="pct"/>
            <w:shd w:val="clear" w:color="auto" w:fill="auto"/>
            <w:noWrap/>
          </w:tcPr>
          <w:p w14:paraId="0FD46199" w14:textId="77777777" w:rsidR="00AC61F0" w:rsidRPr="00213362" w:rsidRDefault="00AC61F0" w:rsidP="00EC1B79">
            <w:pPr>
              <w:spacing w:after="0"/>
              <w:jc w:val="left"/>
              <w:rPr>
                <w:rFonts w:cs="Arial"/>
                <w:color w:val="000000"/>
                <w:lang w:val="it-IT"/>
              </w:rPr>
            </w:pPr>
            <w:r w:rsidRPr="00AE7B95">
              <w:t>LP222</w:t>
            </w:r>
          </w:p>
        </w:tc>
        <w:tc>
          <w:tcPr>
            <w:tcW w:w="2991" w:type="pct"/>
            <w:shd w:val="clear" w:color="auto" w:fill="auto"/>
            <w:noWrap/>
          </w:tcPr>
          <w:p w14:paraId="61B0E792" w14:textId="77777777" w:rsidR="00AC61F0" w:rsidRPr="0041627B" w:rsidRDefault="00AC61F0" w:rsidP="00EC1B79">
            <w:pPr>
              <w:spacing w:after="0"/>
              <w:jc w:val="left"/>
              <w:rPr>
                <w:rFonts w:cs="Arial"/>
                <w:color w:val="000000"/>
                <w:lang w:val="en-GB"/>
              </w:rPr>
            </w:pPr>
            <w:r>
              <w:rPr>
                <w:rStyle w:val="rynqvb"/>
                <w:lang w:val="en"/>
              </w:rPr>
              <w:t>Pressure injection valve to the bag filter unit from VX006</w:t>
            </w:r>
          </w:p>
        </w:tc>
        <w:tc>
          <w:tcPr>
            <w:tcW w:w="958" w:type="pct"/>
            <w:shd w:val="clear" w:color="auto" w:fill="auto"/>
            <w:noWrap/>
            <w:vAlign w:val="center"/>
          </w:tcPr>
          <w:p w14:paraId="5AB0C6B2"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4B9B3B53" w14:textId="77777777" w:rsidTr="00EC1B79">
        <w:trPr>
          <w:trHeight w:val="315"/>
        </w:trPr>
        <w:tc>
          <w:tcPr>
            <w:tcW w:w="1051" w:type="pct"/>
            <w:shd w:val="clear" w:color="auto" w:fill="auto"/>
            <w:noWrap/>
          </w:tcPr>
          <w:p w14:paraId="495613A5" w14:textId="77777777" w:rsidR="00AC61F0" w:rsidRPr="00213362" w:rsidRDefault="00AC61F0" w:rsidP="00EC1B79">
            <w:pPr>
              <w:spacing w:after="0"/>
              <w:jc w:val="left"/>
              <w:rPr>
                <w:rFonts w:cs="Arial"/>
                <w:color w:val="000000"/>
                <w:lang w:val="it-IT"/>
              </w:rPr>
            </w:pPr>
            <w:r w:rsidRPr="00AE7B95">
              <w:t>LP225</w:t>
            </w:r>
          </w:p>
        </w:tc>
        <w:tc>
          <w:tcPr>
            <w:tcW w:w="2991" w:type="pct"/>
            <w:shd w:val="clear" w:color="auto" w:fill="auto"/>
            <w:noWrap/>
          </w:tcPr>
          <w:p w14:paraId="063C79CF" w14:textId="77777777" w:rsidR="00AC61F0" w:rsidRPr="0041627B" w:rsidRDefault="00AC61F0" w:rsidP="00EC1B79">
            <w:pPr>
              <w:spacing w:after="0"/>
              <w:jc w:val="left"/>
              <w:rPr>
                <w:rFonts w:cs="Arial"/>
                <w:color w:val="000000"/>
                <w:lang w:val="en-GB"/>
              </w:rPr>
            </w:pPr>
            <w:r>
              <w:rPr>
                <w:rStyle w:val="rynqvb"/>
                <w:lang w:val="en"/>
              </w:rPr>
              <w:t>Pressure injection valve to the bag filter unit from VX006</w:t>
            </w:r>
          </w:p>
        </w:tc>
        <w:tc>
          <w:tcPr>
            <w:tcW w:w="958" w:type="pct"/>
            <w:shd w:val="clear" w:color="auto" w:fill="auto"/>
            <w:noWrap/>
            <w:vAlign w:val="center"/>
          </w:tcPr>
          <w:p w14:paraId="5919BE02"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5557C3C5" w14:textId="77777777" w:rsidTr="00EC1B79">
        <w:trPr>
          <w:trHeight w:val="315"/>
        </w:trPr>
        <w:tc>
          <w:tcPr>
            <w:tcW w:w="1051" w:type="pct"/>
            <w:shd w:val="clear" w:color="auto" w:fill="auto"/>
            <w:noWrap/>
          </w:tcPr>
          <w:p w14:paraId="1D3FCEDF" w14:textId="77777777" w:rsidR="00AC61F0" w:rsidRPr="00213362" w:rsidRDefault="00AC61F0" w:rsidP="00EC1B79">
            <w:pPr>
              <w:spacing w:after="0"/>
              <w:jc w:val="left"/>
              <w:rPr>
                <w:rFonts w:cs="Arial"/>
                <w:color w:val="000000"/>
                <w:lang w:val="it-IT"/>
              </w:rPr>
            </w:pPr>
            <w:r w:rsidRPr="003C22B8">
              <w:t xml:space="preserve">AY457 </w:t>
            </w:r>
          </w:p>
        </w:tc>
        <w:tc>
          <w:tcPr>
            <w:tcW w:w="2991" w:type="pct"/>
            <w:shd w:val="clear" w:color="auto" w:fill="auto"/>
            <w:noWrap/>
          </w:tcPr>
          <w:p w14:paraId="33F0142F"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sidRPr="0041627B">
              <w:rPr>
                <w:rFonts w:cs="Arial"/>
                <w:color w:val="000000"/>
                <w:lang w:val="en-GB"/>
              </w:rPr>
              <w:t>Outlet Bag filter auto release PDIT280&gt;atm</w:t>
            </w:r>
          </w:p>
        </w:tc>
        <w:tc>
          <w:tcPr>
            <w:tcW w:w="958" w:type="pct"/>
            <w:shd w:val="clear" w:color="auto" w:fill="auto"/>
            <w:noWrap/>
            <w:vAlign w:val="center"/>
          </w:tcPr>
          <w:p w14:paraId="1C431A61"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3521F9CA" w14:textId="77777777" w:rsidTr="00EC1B79">
        <w:trPr>
          <w:trHeight w:val="315"/>
        </w:trPr>
        <w:tc>
          <w:tcPr>
            <w:tcW w:w="1051" w:type="pct"/>
            <w:shd w:val="clear" w:color="auto" w:fill="auto"/>
            <w:noWrap/>
          </w:tcPr>
          <w:p w14:paraId="22FE2FD0" w14:textId="77777777" w:rsidR="00AC61F0" w:rsidRPr="00213362" w:rsidRDefault="00AC61F0" w:rsidP="00EC1B79">
            <w:pPr>
              <w:spacing w:after="0"/>
              <w:jc w:val="left"/>
              <w:rPr>
                <w:rFonts w:cs="Arial"/>
                <w:color w:val="000000"/>
                <w:lang w:val="it-IT"/>
              </w:rPr>
            </w:pPr>
            <w:r w:rsidRPr="003C22B8">
              <w:t>LP356</w:t>
            </w:r>
          </w:p>
        </w:tc>
        <w:tc>
          <w:tcPr>
            <w:tcW w:w="2991" w:type="pct"/>
            <w:shd w:val="clear" w:color="auto" w:fill="auto"/>
            <w:noWrap/>
          </w:tcPr>
          <w:p w14:paraId="0C7D10D6" w14:textId="77777777" w:rsidR="00AC61F0" w:rsidRPr="0041627B" w:rsidRDefault="00AC61F0" w:rsidP="00EC1B79">
            <w:pPr>
              <w:spacing w:after="0"/>
              <w:jc w:val="left"/>
              <w:rPr>
                <w:rFonts w:cs="Arial"/>
                <w:color w:val="000000"/>
                <w:lang w:val="en-GB"/>
              </w:rPr>
            </w:pPr>
            <w:r w:rsidRPr="0041627B">
              <w:rPr>
                <w:rFonts w:cs="Arial"/>
                <w:color w:val="000000"/>
                <w:lang w:val="en-GB"/>
              </w:rPr>
              <w:t>Outlet Bag filter vacuum breaker solenoid valve</w:t>
            </w:r>
          </w:p>
        </w:tc>
        <w:tc>
          <w:tcPr>
            <w:tcW w:w="958" w:type="pct"/>
            <w:shd w:val="clear" w:color="auto" w:fill="auto"/>
            <w:noWrap/>
            <w:vAlign w:val="center"/>
          </w:tcPr>
          <w:p w14:paraId="34FBA627"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3A370A85" w14:textId="77777777" w:rsidTr="00EC1B79">
        <w:trPr>
          <w:trHeight w:val="315"/>
        </w:trPr>
        <w:tc>
          <w:tcPr>
            <w:tcW w:w="1051" w:type="pct"/>
            <w:shd w:val="clear" w:color="auto" w:fill="auto"/>
            <w:noWrap/>
          </w:tcPr>
          <w:p w14:paraId="73788921" w14:textId="77777777" w:rsidR="00AC61F0" w:rsidRDefault="00AC61F0" w:rsidP="00EC1B79">
            <w:pPr>
              <w:spacing w:after="0"/>
              <w:jc w:val="left"/>
              <w:rPr>
                <w:rFonts w:cs="Arial"/>
                <w:color w:val="000000"/>
                <w:lang w:val="it-IT"/>
              </w:rPr>
            </w:pPr>
            <w:r w:rsidRPr="003C22B8">
              <w:t>LP357</w:t>
            </w:r>
          </w:p>
        </w:tc>
        <w:tc>
          <w:tcPr>
            <w:tcW w:w="2991" w:type="pct"/>
            <w:shd w:val="clear" w:color="auto" w:fill="auto"/>
            <w:noWrap/>
          </w:tcPr>
          <w:p w14:paraId="7231B384" w14:textId="77777777" w:rsidR="00AC61F0" w:rsidRPr="0041627B" w:rsidRDefault="00AC61F0" w:rsidP="00EC1B79">
            <w:pPr>
              <w:spacing w:after="0"/>
              <w:jc w:val="left"/>
              <w:rPr>
                <w:rFonts w:cs="Arial"/>
                <w:color w:val="000000"/>
                <w:spacing w:val="-2"/>
                <w:lang w:val="en-GB"/>
              </w:rPr>
            </w:pPr>
            <w:r w:rsidRPr="0041627B">
              <w:rPr>
                <w:rFonts w:cs="Arial"/>
                <w:color w:val="000000"/>
                <w:spacing w:val="-2"/>
                <w:lang w:val="en-GB"/>
              </w:rPr>
              <w:t>Vacuum breaker nitrogen line valve</w:t>
            </w:r>
          </w:p>
        </w:tc>
        <w:tc>
          <w:tcPr>
            <w:tcW w:w="958" w:type="pct"/>
            <w:shd w:val="clear" w:color="auto" w:fill="auto"/>
            <w:noWrap/>
            <w:vAlign w:val="center"/>
          </w:tcPr>
          <w:p w14:paraId="77C0CAF5"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7BC16196" w14:textId="77777777" w:rsidTr="00EC1B79">
        <w:trPr>
          <w:trHeight w:val="315"/>
        </w:trPr>
        <w:tc>
          <w:tcPr>
            <w:tcW w:w="1051" w:type="pct"/>
            <w:shd w:val="clear" w:color="auto" w:fill="auto"/>
            <w:noWrap/>
          </w:tcPr>
          <w:p w14:paraId="6C9B7159" w14:textId="77777777" w:rsidR="00AC61F0" w:rsidRPr="003C22B8" w:rsidRDefault="00AC61F0" w:rsidP="00EC1B79">
            <w:pPr>
              <w:spacing w:after="0"/>
              <w:jc w:val="left"/>
            </w:pPr>
            <w:r w:rsidRPr="003C22B8">
              <w:t>LP352</w:t>
            </w:r>
          </w:p>
        </w:tc>
        <w:tc>
          <w:tcPr>
            <w:tcW w:w="2991" w:type="pct"/>
            <w:shd w:val="clear" w:color="auto" w:fill="auto"/>
            <w:noWrap/>
          </w:tcPr>
          <w:p w14:paraId="225845CA" w14:textId="77777777" w:rsidR="00AC61F0" w:rsidRPr="003C22B8" w:rsidRDefault="00AC61F0" w:rsidP="00EC1B79">
            <w:pPr>
              <w:spacing w:after="0"/>
              <w:jc w:val="left"/>
              <w:rPr>
                <w:rFonts w:cs="Arial"/>
                <w:color w:val="000000"/>
                <w:spacing w:val="-2"/>
                <w:lang w:val="it-IT"/>
              </w:rPr>
            </w:pPr>
            <w:r w:rsidRPr="003C22B8">
              <w:rPr>
                <w:rFonts w:cs="Arial"/>
                <w:color w:val="000000"/>
                <w:spacing w:val="-2"/>
                <w:lang w:val="it-IT"/>
              </w:rPr>
              <w:t>Vacuum breaker Silencer line</w:t>
            </w:r>
          </w:p>
        </w:tc>
        <w:tc>
          <w:tcPr>
            <w:tcW w:w="958" w:type="pct"/>
            <w:shd w:val="clear" w:color="auto" w:fill="auto"/>
            <w:noWrap/>
            <w:vAlign w:val="center"/>
          </w:tcPr>
          <w:p w14:paraId="2F7A23EF"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59660302" w14:textId="77777777" w:rsidTr="00EC1B79">
        <w:trPr>
          <w:trHeight w:val="315"/>
        </w:trPr>
        <w:tc>
          <w:tcPr>
            <w:tcW w:w="1051" w:type="pct"/>
            <w:shd w:val="clear" w:color="auto" w:fill="auto"/>
            <w:noWrap/>
          </w:tcPr>
          <w:p w14:paraId="44C9A88F" w14:textId="77777777" w:rsidR="00AC61F0" w:rsidRPr="003C22B8" w:rsidRDefault="00AC61F0" w:rsidP="00EC1B79">
            <w:pPr>
              <w:spacing w:after="0"/>
              <w:jc w:val="left"/>
            </w:pPr>
            <w:r w:rsidRPr="003C22B8">
              <w:t>PRV346</w:t>
            </w:r>
          </w:p>
        </w:tc>
        <w:tc>
          <w:tcPr>
            <w:tcW w:w="2991" w:type="pct"/>
            <w:shd w:val="clear" w:color="auto" w:fill="auto"/>
            <w:noWrap/>
          </w:tcPr>
          <w:p w14:paraId="0754538A" w14:textId="77777777" w:rsidR="00AC61F0" w:rsidRPr="0041627B" w:rsidRDefault="00AC61F0" w:rsidP="00EC1B79">
            <w:pPr>
              <w:spacing w:after="0"/>
              <w:jc w:val="left"/>
              <w:rPr>
                <w:rFonts w:cs="Arial"/>
                <w:color w:val="000000"/>
                <w:spacing w:val="-2"/>
                <w:lang w:val="en-GB"/>
              </w:rPr>
            </w:pPr>
            <w:r w:rsidRPr="0041627B">
              <w:rPr>
                <w:rFonts w:cs="Arial"/>
                <w:color w:val="000000"/>
                <w:spacing w:val="-2"/>
                <w:lang w:val="en-GB"/>
              </w:rPr>
              <w:t>Outlet Bag filter Vacuum pressure Control</w:t>
            </w:r>
          </w:p>
        </w:tc>
        <w:tc>
          <w:tcPr>
            <w:tcW w:w="958" w:type="pct"/>
            <w:shd w:val="clear" w:color="auto" w:fill="auto"/>
            <w:noWrap/>
            <w:vAlign w:val="center"/>
          </w:tcPr>
          <w:p w14:paraId="49158397"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59E27AB2" w14:textId="77777777" w:rsidTr="00EC1B79">
        <w:trPr>
          <w:trHeight w:val="315"/>
        </w:trPr>
        <w:tc>
          <w:tcPr>
            <w:tcW w:w="1051" w:type="pct"/>
            <w:shd w:val="clear" w:color="auto" w:fill="auto"/>
            <w:noWrap/>
          </w:tcPr>
          <w:p w14:paraId="398E44AF" w14:textId="77777777" w:rsidR="00AC61F0" w:rsidRPr="003C22B8" w:rsidRDefault="00AC61F0" w:rsidP="00EC1B79">
            <w:pPr>
              <w:spacing w:after="0"/>
              <w:jc w:val="left"/>
            </w:pPr>
            <w:r w:rsidRPr="003C22B8">
              <w:t>LP347</w:t>
            </w:r>
          </w:p>
        </w:tc>
        <w:tc>
          <w:tcPr>
            <w:tcW w:w="2991" w:type="pct"/>
            <w:shd w:val="clear" w:color="auto" w:fill="auto"/>
            <w:noWrap/>
          </w:tcPr>
          <w:p w14:paraId="21EDC910" w14:textId="77777777" w:rsidR="00AC61F0" w:rsidRPr="0041627B" w:rsidRDefault="00AC61F0" w:rsidP="00EC1B79">
            <w:pPr>
              <w:spacing w:after="0"/>
              <w:jc w:val="left"/>
              <w:rPr>
                <w:rFonts w:cs="Arial"/>
                <w:color w:val="000000"/>
                <w:spacing w:val="-2"/>
                <w:lang w:val="en-GB"/>
              </w:rPr>
            </w:pPr>
            <w:r w:rsidRPr="0041627B">
              <w:rPr>
                <w:rFonts w:cs="Arial"/>
                <w:color w:val="000000"/>
                <w:spacing w:val="-2"/>
                <w:lang w:val="en-GB"/>
              </w:rPr>
              <w:t>Vacuum pressure Control nitrogen line</w:t>
            </w:r>
          </w:p>
        </w:tc>
        <w:tc>
          <w:tcPr>
            <w:tcW w:w="958" w:type="pct"/>
            <w:shd w:val="clear" w:color="auto" w:fill="auto"/>
            <w:noWrap/>
            <w:vAlign w:val="center"/>
          </w:tcPr>
          <w:p w14:paraId="3A473C56"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53EC24FF" w14:textId="77777777" w:rsidTr="00EC1B79">
        <w:trPr>
          <w:trHeight w:val="315"/>
        </w:trPr>
        <w:tc>
          <w:tcPr>
            <w:tcW w:w="1051" w:type="pct"/>
            <w:shd w:val="clear" w:color="auto" w:fill="auto"/>
            <w:noWrap/>
          </w:tcPr>
          <w:p w14:paraId="6089D521" w14:textId="77777777" w:rsidR="00AC61F0" w:rsidRPr="003C22B8" w:rsidRDefault="00AC61F0" w:rsidP="00EC1B79">
            <w:pPr>
              <w:spacing w:after="0"/>
              <w:jc w:val="left"/>
            </w:pPr>
            <w:r w:rsidRPr="003C22B8">
              <w:t>LP342</w:t>
            </w:r>
          </w:p>
        </w:tc>
        <w:tc>
          <w:tcPr>
            <w:tcW w:w="2991" w:type="pct"/>
            <w:shd w:val="clear" w:color="auto" w:fill="auto"/>
            <w:noWrap/>
          </w:tcPr>
          <w:p w14:paraId="22C2445B" w14:textId="77777777" w:rsidR="00AC61F0" w:rsidRPr="003C22B8" w:rsidRDefault="00AC61F0" w:rsidP="00EC1B79">
            <w:pPr>
              <w:spacing w:after="0"/>
              <w:jc w:val="left"/>
              <w:rPr>
                <w:rFonts w:cs="Arial"/>
                <w:color w:val="000000"/>
                <w:spacing w:val="-2"/>
                <w:lang w:val="en-AU"/>
              </w:rPr>
            </w:pPr>
            <w:r w:rsidRPr="003C22B8">
              <w:rPr>
                <w:rFonts w:cs="Arial"/>
                <w:color w:val="000000"/>
                <w:spacing w:val="-2"/>
                <w:lang w:val="en-AU"/>
              </w:rPr>
              <w:t>Vacuum pressure Control Silencer line</w:t>
            </w:r>
          </w:p>
        </w:tc>
        <w:tc>
          <w:tcPr>
            <w:tcW w:w="958" w:type="pct"/>
            <w:shd w:val="clear" w:color="auto" w:fill="auto"/>
            <w:noWrap/>
            <w:vAlign w:val="center"/>
          </w:tcPr>
          <w:p w14:paraId="11C52A15"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06CD5974" w14:textId="77777777" w:rsidTr="00EC1B79">
        <w:trPr>
          <w:trHeight w:val="315"/>
        </w:trPr>
        <w:tc>
          <w:tcPr>
            <w:tcW w:w="1051" w:type="pct"/>
            <w:shd w:val="clear" w:color="auto" w:fill="auto"/>
            <w:noWrap/>
          </w:tcPr>
          <w:p w14:paraId="25541B69" w14:textId="77777777" w:rsidR="00AC61F0" w:rsidRPr="003C22B8" w:rsidRDefault="00AC61F0" w:rsidP="00EC1B79">
            <w:pPr>
              <w:spacing w:after="0"/>
              <w:jc w:val="left"/>
            </w:pPr>
            <w:r w:rsidRPr="00C7422E">
              <w:t>PG398-M03</w:t>
            </w:r>
          </w:p>
        </w:tc>
        <w:tc>
          <w:tcPr>
            <w:tcW w:w="2991" w:type="pct"/>
            <w:shd w:val="clear" w:color="auto" w:fill="auto"/>
            <w:noWrap/>
          </w:tcPr>
          <w:p w14:paraId="26AC5DA4" w14:textId="77777777" w:rsidR="00AC61F0" w:rsidRPr="003C22B8" w:rsidRDefault="00AC61F0" w:rsidP="00EC1B79">
            <w:pPr>
              <w:spacing w:after="0"/>
              <w:jc w:val="left"/>
              <w:rPr>
                <w:rFonts w:cs="Arial"/>
                <w:color w:val="000000"/>
                <w:spacing w:val="-2"/>
                <w:lang w:val="en-AU"/>
              </w:rPr>
            </w:pPr>
            <w:r>
              <w:rPr>
                <w:rFonts w:cs="Arial"/>
                <w:color w:val="000000"/>
                <w:spacing w:val="-2"/>
                <w:lang w:val="en-AU"/>
              </w:rPr>
              <w:t xml:space="preserve">Motor for </w:t>
            </w:r>
            <w:r w:rsidRPr="00C7422E">
              <w:rPr>
                <w:rFonts w:cs="Arial"/>
                <w:color w:val="000000"/>
                <w:spacing w:val="-2"/>
                <w:lang w:val="en-AU"/>
              </w:rPr>
              <w:t>Vacuum pump</w:t>
            </w:r>
          </w:p>
        </w:tc>
        <w:tc>
          <w:tcPr>
            <w:tcW w:w="958" w:type="pct"/>
            <w:shd w:val="clear" w:color="auto" w:fill="auto"/>
            <w:noWrap/>
            <w:vAlign w:val="center"/>
          </w:tcPr>
          <w:p w14:paraId="3D9135E5" w14:textId="77777777" w:rsidR="00AC61F0" w:rsidRPr="00213362" w:rsidRDefault="00AC61F0" w:rsidP="00EC1B79">
            <w:pPr>
              <w:spacing w:after="0"/>
              <w:jc w:val="left"/>
              <w:rPr>
                <w:rFonts w:cs="Arial"/>
                <w:color w:val="000000"/>
                <w:lang w:val="it-IT"/>
              </w:rPr>
            </w:pPr>
            <w:r>
              <w:rPr>
                <w:rFonts w:cs="Arial"/>
                <w:color w:val="000000"/>
                <w:lang w:val="it-IT"/>
              </w:rPr>
              <w:t>STOP</w:t>
            </w:r>
          </w:p>
        </w:tc>
      </w:tr>
    </w:tbl>
    <w:p w14:paraId="0EED60A7"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43A1B245" w14:textId="77777777" w:rsidR="00AC61F0" w:rsidRPr="0041627B" w:rsidRDefault="00AC61F0" w:rsidP="00AC61F0">
      <w:pPr>
        <w:pStyle w:val="Heading3"/>
        <w:rPr>
          <w:lang w:val="en-GB"/>
        </w:rPr>
      </w:pPr>
      <w:bookmarkStart w:id="889" w:name="_Toc149556505"/>
      <w:r w:rsidRPr="002F0387">
        <w:t xml:space="preserve">LFP-NCO system </w:t>
      </w:r>
      <w:r w:rsidRPr="0041627B">
        <w:rPr>
          <w:lang w:val="en-GB"/>
        </w:rPr>
        <w:t>Cooler VK016.</w:t>
      </w:r>
      <w:bookmarkEnd w:id="889"/>
    </w:p>
    <w:p w14:paraId="2D40E579"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2DB015B8"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r w:rsidRPr="00D36571">
        <w:rPr>
          <w:rStyle w:val="rynqvb"/>
          <w:lang w:val="en"/>
        </w:rPr>
        <w:t xml:space="preserve">The following tables show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VK</w:t>
      </w:r>
      <w:r w:rsidRPr="00D36571">
        <w:rPr>
          <w:rStyle w:val="rynqvb"/>
          <w:lang w:val="en"/>
        </w:rPr>
        <w:t>01</w:t>
      </w:r>
      <w:r>
        <w:rPr>
          <w:rStyle w:val="rynqvb"/>
          <w:lang w:val="en"/>
        </w:rPr>
        <w:t>6</w:t>
      </w:r>
      <w:r w:rsidRPr="00D36571">
        <w:rPr>
          <w:rStyle w:val="rynqvb"/>
          <w:lang w:val="en"/>
        </w:rPr>
        <w:t xml:space="preserve"> devices.</w:t>
      </w:r>
    </w:p>
    <w:p w14:paraId="573E079D" w14:textId="77777777" w:rsidR="00AC61F0" w:rsidRPr="00D344EE" w:rsidRDefault="00AC61F0" w:rsidP="00AC61F0">
      <w:pPr>
        <w:rPr>
          <w:lang w:val="e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68"/>
        <w:gridCol w:w="5786"/>
        <w:gridCol w:w="1874"/>
      </w:tblGrid>
      <w:tr w:rsidR="00AC61F0" w:rsidRPr="00213362" w14:paraId="61F0FD21" w14:textId="77777777" w:rsidTr="00EC1B79">
        <w:trPr>
          <w:trHeight w:val="315"/>
        </w:trPr>
        <w:tc>
          <w:tcPr>
            <w:tcW w:w="5000" w:type="pct"/>
            <w:gridSpan w:val="3"/>
            <w:shd w:val="clear" w:color="000000" w:fill="D9D9D9"/>
            <w:noWrap/>
            <w:vAlign w:val="center"/>
          </w:tcPr>
          <w:p w14:paraId="01B6EEBA" w14:textId="77777777" w:rsidR="00AC61F0" w:rsidRPr="00300BD7" w:rsidRDefault="00AC61F0" w:rsidP="00EC1B79">
            <w:pPr>
              <w:spacing w:after="0"/>
              <w:jc w:val="center"/>
              <w:rPr>
                <w:rFonts w:cs="Arial"/>
                <w:b/>
                <w:bCs/>
                <w:lang w:val="en-GB"/>
              </w:rPr>
            </w:pPr>
            <w:r w:rsidRPr="001074ED">
              <w:rPr>
                <w:rFonts w:cs="Arial"/>
                <w:b/>
                <w:bCs/>
                <w:lang w:val="en-GB"/>
              </w:rPr>
              <w:t>Cooler V</w:t>
            </w:r>
            <w:r>
              <w:rPr>
                <w:rFonts w:cs="Arial"/>
                <w:b/>
                <w:bCs/>
                <w:lang w:val="en-GB"/>
              </w:rPr>
              <w:t>K</w:t>
            </w:r>
            <w:r w:rsidRPr="001074ED">
              <w:rPr>
                <w:rFonts w:cs="Arial"/>
                <w:b/>
                <w:bCs/>
                <w:lang w:val="en-GB"/>
              </w:rPr>
              <w:t>016</w:t>
            </w:r>
            <w:r>
              <w:rPr>
                <w:b/>
                <w:bCs/>
                <w:lang w:val="en-GB"/>
              </w:rPr>
              <w:t xml:space="preserve"> (</w:t>
            </w:r>
            <w:r w:rsidRPr="00AC61F0">
              <w:rPr>
                <w:b/>
                <w:bCs/>
                <w:lang w:val="en-GB"/>
              </w:rPr>
              <w:t>Emergency Stop</w:t>
            </w:r>
            <w:r>
              <w:rPr>
                <w:b/>
                <w:bCs/>
                <w:lang w:val="en-GB"/>
              </w:rPr>
              <w:t>).</w:t>
            </w:r>
          </w:p>
        </w:tc>
      </w:tr>
      <w:tr w:rsidR="00AC61F0" w:rsidRPr="00213362" w14:paraId="78CE9E20" w14:textId="77777777" w:rsidTr="00EC1B79">
        <w:trPr>
          <w:trHeight w:val="315"/>
        </w:trPr>
        <w:tc>
          <w:tcPr>
            <w:tcW w:w="1020" w:type="pct"/>
            <w:shd w:val="clear" w:color="000000" w:fill="D9D9D9"/>
            <w:noWrap/>
            <w:vAlign w:val="center"/>
            <w:hideMark/>
          </w:tcPr>
          <w:p w14:paraId="752BD798"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3022" w:type="pct"/>
            <w:shd w:val="clear" w:color="000000" w:fill="D9D9D9"/>
            <w:noWrap/>
            <w:vAlign w:val="center"/>
            <w:hideMark/>
          </w:tcPr>
          <w:p w14:paraId="2DFAD5AF"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0AE470F8"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2E4BF755" w14:textId="77777777" w:rsidTr="00EC1B79">
        <w:trPr>
          <w:trHeight w:val="315"/>
        </w:trPr>
        <w:tc>
          <w:tcPr>
            <w:tcW w:w="1020" w:type="pct"/>
            <w:shd w:val="clear" w:color="auto" w:fill="auto"/>
            <w:noWrap/>
            <w:vAlign w:val="center"/>
          </w:tcPr>
          <w:p w14:paraId="29952F22" w14:textId="77777777" w:rsidR="00AC61F0" w:rsidRPr="00213362" w:rsidRDefault="00AC61F0" w:rsidP="00EC1B79">
            <w:pPr>
              <w:spacing w:after="0"/>
              <w:jc w:val="left"/>
              <w:rPr>
                <w:rFonts w:cs="Arial"/>
                <w:color w:val="000000"/>
                <w:lang w:val="it-IT"/>
              </w:rPr>
            </w:pPr>
            <w:r w:rsidRPr="00C7422E">
              <w:rPr>
                <w:rFonts w:cs="Arial"/>
                <w:color w:val="000000"/>
                <w:lang w:val="en-GB"/>
              </w:rPr>
              <w:t>LP</w:t>
            </w:r>
            <w:r>
              <w:rPr>
                <w:rFonts w:cs="Arial"/>
                <w:color w:val="000000"/>
                <w:lang w:val="en-GB"/>
              </w:rPr>
              <w:t>264</w:t>
            </w:r>
          </w:p>
        </w:tc>
        <w:tc>
          <w:tcPr>
            <w:tcW w:w="3022" w:type="pct"/>
            <w:shd w:val="clear" w:color="auto" w:fill="auto"/>
            <w:noWrap/>
            <w:vAlign w:val="center"/>
          </w:tcPr>
          <w:p w14:paraId="5B3DE86B" w14:textId="77777777" w:rsidR="00AC61F0" w:rsidRPr="00213362" w:rsidRDefault="00AC61F0" w:rsidP="00EC1B79">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tcPr>
          <w:p w14:paraId="710A2C22"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1BBA6F00" w14:textId="77777777" w:rsidTr="00EC1B79">
        <w:trPr>
          <w:trHeight w:val="315"/>
        </w:trPr>
        <w:tc>
          <w:tcPr>
            <w:tcW w:w="1020" w:type="pct"/>
            <w:shd w:val="clear" w:color="auto" w:fill="auto"/>
            <w:noWrap/>
          </w:tcPr>
          <w:p w14:paraId="335C4FC5" w14:textId="77777777" w:rsidR="00AC61F0" w:rsidRPr="00213362" w:rsidRDefault="00AC61F0" w:rsidP="00EC1B79">
            <w:pPr>
              <w:spacing w:after="0"/>
              <w:jc w:val="left"/>
              <w:rPr>
                <w:rFonts w:cs="Arial"/>
                <w:color w:val="000000"/>
                <w:lang w:val="it-IT"/>
              </w:rPr>
            </w:pPr>
            <w:r w:rsidRPr="00E7162F">
              <w:t>AY3</w:t>
            </w:r>
            <w:r>
              <w:t>02</w:t>
            </w:r>
            <w:r w:rsidRPr="00E7162F">
              <w:t>A</w:t>
            </w:r>
          </w:p>
        </w:tc>
        <w:tc>
          <w:tcPr>
            <w:tcW w:w="3022" w:type="pct"/>
            <w:shd w:val="clear" w:color="auto" w:fill="auto"/>
            <w:noWrap/>
          </w:tcPr>
          <w:p w14:paraId="776D14E0"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Pr>
                <w:rFonts w:cs="Arial"/>
                <w:spacing w:val="-2"/>
              </w:rPr>
              <w:t>d</w:t>
            </w:r>
            <w:r w:rsidRPr="00AB6D7E">
              <w:t>ischarge valve Open position</w:t>
            </w:r>
          </w:p>
        </w:tc>
        <w:tc>
          <w:tcPr>
            <w:tcW w:w="958" w:type="pct"/>
            <w:shd w:val="clear" w:color="auto" w:fill="auto"/>
            <w:noWrap/>
            <w:vAlign w:val="center"/>
          </w:tcPr>
          <w:p w14:paraId="2EC6CD30"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48C3F0DE" w14:textId="77777777" w:rsidTr="00EC1B79">
        <w:trPr>
          <w:trHeight w:val="315"/>
        </w:trPr>
        <w:tc>
          <w:tcPr>
            <w:tcW w:w="1020" w:type="pct"/>
            <w:shd w:val="clear" w:color="auto" w:fill="auto"/>
            <w:noWrap/>
          </w:tcPr>
          <w:p w14:paraId="5A410E31" w14:textId="77777777" w:rsidR="00AC61F0" w:rsidRPr="00213362" w:rsidRDefault="00AC61F0" w:rsidP="00EC1B79">
            <w:pPr>
              <w:spacing w:after="0"/>
              <w:jc w:val="left"/>
              <w:rPr>
                <w:rFonts w:cs="Arial"/>
                <w:color w:val="000000"/>
                <w:lang w:val="it-IT"/>
              </w:rPr>
            </w:pPr>
            <w:r w:rsidRPr="00E7162F">
              <w:t>AY3</w:t>
            </w:r>
            <w:r>
              <w:t>02</w:t>
            </w:r>
            <w:r w:rsidRPr="00E7162F">
              <w:t>B</w:t>
            </w:r>
          </w:p>
        </w:tc>
        <w:tc>
          <w:tcPr>
            <w:tcW w:w="3022" w:type="pct"/>
            <w:shd w:val="clear" w:color="auto" w:fill="auto"/>
            <w:noWrap/>
          </w:tcPr>
          <w:p w14:paraId="0CCA5AAD"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Pr>
                <w:rFonts w:cs="Arial"/>
                <w:spacing w:val="-2"/>
              </w:rPr>
              <w:t>d</w:t>
            </w:r>
            <w:r w:rsidRPr="00AB6D7E">
              <w:t>ischarge valve Close position</w:t>
            </w:r>
          </w:p>
        </w:tc>
        <w:tc>
          <w:tcPr>
            <w:tcW w:w="958" w:type="pct"/>
            <w:shd w:val="clear" w:color="auto" w:fill="auto"/>
            <w:noWrap/>
            <w:vAlign w:val="center"/>
          </w:tcPr>
          <w:p w14:paraId="4A054F67"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4C93EE7E" w14:textId="77777777" w:rsidTr="00EC1B79">
        <w:trPr>
          <w:trHeight w:val="315"/>
        </w:trPr>
        <w:tc>
          <w:tcPr>
            <w:tcW w:w="1020" w:type="pct"/>
            <w:shd w:val="clear" w:color="auto" w:fill="auto"/>
            <w:noWrap/>
          </w:tcPr>
          <w:p w14:paraId="1FFC554F" w14:textId="77777777" w:rsidR="00AC61F0" w:rsidRPr="00213362" w:rsidRDefault="00AC61F0" w:rsidP="00EC1B79">
            <w:pPr>
              <w:spacing w:after="0"/>
              <w:jc w:val="left"/>
              <w:rPr>
                <w:rFonts w:cs="Arial"/>
                <w:color w:val="000000"/>
                <w:lang w:val="it-IT"/>
              </w:rPr>
            </w:pPr>
            <w:r w:rsidRPr="00880C03">
              <w:t>AY45</w:t>
            </w:r>
            <w:r>
              <w:t>5</w:t>
            </w:r>
          </w:p>
        </w:tc>
        <w:tc>
          <w:tcPr>
            <w:tcW w:w="3022" w:type="pct"/>
            <w:shd w:val="clear" w:color="auto" w:fill="auto"/>
            <w:noWrap/>
          </w:tcPr>
          <w:p w14:paraId="2E617751"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Pr>
                <w:rFonts w:cs="Arial"/>
                <w:spacing w:val="-2"/>
              </w:rPr>
              <w:t>c</w:t>
            </w:r>
            <w:r w:rsidRPr="00686265">
              <w:t>leaning Exhaust valve gasket</w:t>
            </w:r>
          </w:p>
        </w:tc>
        <w:tc>
          <w:tcPr>
            <w:tcW w:w="958" w:type="pct"/>
            <w:shd w:val="clear" w:color="auto" w:fill="auto"/>
            <w:noWrap/>
            <w:vAlign w:val="center"/>
          </w:tcPr>
          <w:p w14:paraId="6C2B1A11"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4B39F8DD" w14:textId="77777777" w:rsidTr="00EC1B79">
        <w:trPr>
          <w:trHeight w:val="315"/>
        </w:trPr>
        <w:tc>
          <w:tcPr>
            <w:tcW w:w="1020" w:type="pct"/>
            <w:shd w:val="clear" w:color="auto" w:fill="auto"/>
            <w:noWrap/>
          </w:tcPr>
          <w:p w14:paraId="62313C66" w14:textId="77777777" w:rsidR="00AC61F0" w:rsidRDefault="00AC61F0" w:rsidP="00EC1B79">
            <w:pPr>
              <w:spacing w:after="0"/>
              <w:jc w:val="left"/>
              <w:rPr>
                <w:rFonts w:cs="Arial"/>
                <w:color w:val="000000"/>
                <w:lang w:val="it-IT"/>
              </w:rPr>
            </w:pPr>
            <w:r w:rsidRPr="00880C03">
              <w:t>AY45</w:t>
            </w:r>
            <w:r>
              <w:t>6</w:t>
            </w:r>
            <w:r w:rsidRPr="00880C03">
              <w:t xml:space="preserve"> </w:t>
            </w:r>
          </w:p>
        </w:tc>
        <w:tc>
          <w:tcPr>
            <w:tcW w:w="3022" w:type="pct"/>
            <w:shd w:val="clear" w:color="auto" w:fill="auto"/>
            <w:noWrap/>
          </w:tcPr>
          <w:p w14:paraId="15E71316" w14:textId="77777777" w:rsidR="00AC61F0" w:rsidRPr="0041627B" w:rsidRDefault="00AC61F0" w:rsidP="00EC1B79">
            <w:pPr>
              <w:spacing w:after="0"/>
              <w:jc w:val="left"/>
              <w:rPr>
                <w:rFonts w:cs="Arial"/>
                <w:color w:val="000000"/>
                <w:spacing w:val="-2"/>
                <w:lang w:val="en-GB"/>
              </w:rPr>
            </w:pPr>
            <w:r w:rsidRPr="009817C3">
              <w:rPr>
                <w:rFonts w:cs="Arial"/>
                <w:spacing w:val="-2"/>
                <w:lang w:val="en-GB"/>
              </w:rPr>
              <w:t xml:space="preserve">Solenoid for </w:t>
            </w:r>
            <w:r>
              <w:rPr>
                <w:rFonts w:cs="Arial"/>
                <w:spacing w:val="-2"/>
              </w:rPr>
              <w:t>c</w:t>
            </w:r>
            <w:r w:rsidRPr="00686265">
              <w:t>leaning Exhaust valve gasket</w:t>
            </w:r>
          </w:p>
        </w:tc>
        <w:tc>
          <w:tcPr>
            <w:tcW w:w="958" w:type="pct"/>
            <w:shd w:val="clear" w:color="auto" w:fill="auto"/>
            <w:noWrap/>
            <w:vAlign w:val="center"/>
          </w:tcPr>
          <w:p w14:paraId="5CD3FA66"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4299F736" w14:textId="77777777" w:rsidTr="00EC1B79">
        <w:trPr>
          <w:trHeight w:val="315"/>
        </w:trPr>
        <w:tc>
          <w:tcPr>
            <w:tcW w:w="1020" w:type="pct"/>
            <w:shd w:val="clear" w:color="auto" w:fill="auto"/>
            <w:noWrap/>
          </w:tcPr>
          <w:p w14:paraId="0A0D2003" w14:textId="77777777" w:rsidR="00AC61F0" w:rsidRPr="00880C03" w:rsidRDefault="00AC61F0" w:rsidP="00EC1B79">
            <w:pPr>
              <w:spacing w:after="0"/>
              <w:jc w:val="left"/>
            </w:pPr>
            <w:r w:rsidRPr="001074ED">
              <w:t>AY452</w:t>
            </w:r>
          </w:p>
        </w:tc>
        <w:tc>
          <w:tcPr>
            <w:tcW w:w="3022" w:type="pct"/>
            <w:shd w:val="clear" w:color="auto" w:fill="auto"/>
            <w:noWrap/>
          </w:tcPr>
          <w:p w14:paraId="3491D1E1" w14:textId="77777777" w:rsidR="00AC61F0" w:rsidRPr="00686265" w:rsidRDefault="00AC61F0" w:rsidP="00EC1B79">
            <w:pPr>
              <w:spacing w:after="0"/>
              <w:jc w:val="left"/>
            </w:pPr>
            <w:r w:rsidRPr="009817C3">
              <w:rPr>
                <w:rFonts w:cs="Arial"/>
                <w:spacing w:val="-2"/>
                <w:lang w:val="en-GB"/>
              </w:rPr>
              <w:t xml:space="preserve">Solenoid for </w:t>
            </w:r>
            <w:r w:rsidRPr="0074475C">
              <w:t>cleaning Blades Riboccone</w:t>
            </w:r>
          </w:p>
        </w:tc>
        <w:tc>
          <w:tcPr>
            <w:tcW w:w="958" w:type="pct"/>
            <w:shd w:val="clear" w:color="auto" w:fill="auto"/>
            <w:noWrap/>
            <w:vAlign w:val="center"/>
          </w:tcPr>
          <w:p w14:paraId="592D86D1" w14:textId="77777777" w:rsidR="00AC61F0" w:rsidRPr="00B30957" w:rsidRDefault="00AC61F0" w:rsidP="00EC1B79">
            <w:pPr>
              <w:spacing w:after="0"/>
              <w:jc w:val="left"/>
              <w:rPr>
                <w:lang w:val="it-IT"/>
              </w:rPr>
            </w:pPr>
            <w:r w:rsidRPr="00B30957">
              <w:rPr>
                <w:lang w:val="it-IT"/>
              </w:rPr>
              <w:t>OFF</w:t>
            </w:r>
          </w:p>
        </w:tc>
      </w:tr>
      <w:tr w:rsidR="00AC61F0" w:rsidRPr="00213362" w14:paraId="0DF793BB" w14:textId="77777777" w:rsidTr="00EC1B79">
        <w:trPr>
          <w:trHeight w:val="315"/>
        </w:trPr>
        <w:tc>
          <w:tcPr>
            <w:tcW w:w="1020" w:type="pct"/>
            <w:shd w:val="clear" w:color="auto" w:fill="auto"/>
            <w:noWrap/>
          </w:tcPr>
          <w:p w14:paraId="27ADB30D" w14:textId="77777777" w:rsidR="00AC61F0" w:rsidRPr="0074475C" w:rsidRDefault="00AC61F0" w:rsidP="00EC1B79">
            <w:pPr>
              <w:spacing w:after="0"/>
              <w:jc w:val="left"/>
            </w:pPr>
            <w:r w:rsidRPr="0074475C">
              <w:t>AY4</w:t>
            </w:r>
            <w:r>
              <w:t>53</w:t>
            </w:r>
          </w:p>
        </w:tc>
        <w:tc>
          <w:tcPr>
            <w:tcW w:w="3022" w:type="pct"/>
            <w:shd w:val="clear" w:color="auto" w:fill="auto"/>
            <w:noWrap/>
          </w:tcPr>
          <w:p w14:paraId="4DBACACB" w14:textId="77777777" w:rsidR="00AC61F0" w:rsidRPr="009817C3" w:rsidRDefault="00AC61F0" w:rsidP="00EC1B79">
            <w:pPr>
              <w:spacing w:after="0"/>
              <w:jc w:val="left"/>
              <w:rPr>
                <w:rFonts w:cs="Arial"/>
                <w:spacing w:val="-2"/>
                <w:lang w:val="en-GB"/>
              </w:rPr>
            </w:pPr>
            <w:r w:rsidRPr="009817C3">
              <w:rPr>
                <w:rFonts w:cs="Arial"/>
                <w:spacing w:val="-2"/>
                <w:lang w:val="en-GB"/>
              </w:rPr>
              <w:t xml:space="preserve">Solenoid for </w:t>
            </w:r>
            <w:r w:rsidRPr="0074475C">
              <w:t>cleaning Blades Riboccone</w:t>
            </w:r>
          </w:p>
        </w:tc>
        <w:tc>
          <w:tcPr>
            <w:tcW w:w="958" w:type="pct"/>
            <w:shd w:val="clear" w:color="auto" w:fill="auto"/>
            <w:noWrap/>
            <w:vAlign w:val="center"/>
          </w:tcPr>
          <w:p w14:paraId="1202BC1E" w14:textId="77777777" w:rsidR="00AC61F0" w:rsidRPr="00B30957" w:rsidRDefault="00AC61F0" w:rsidP="00EC1B79">
            <w:pPr>
              <w:spacing w:after="0"/>
              <w:jc w:val="left"/>
              <w:rPr>
                <w:lang w:val="it-IT"/>
              </w:rPr>
            </w:pPr>
            <w:r w:rsidRPr="00B30957">
              <w:rPr>
                <w:lang w:val="it-IT"/>
              </w:rPr>
              <w:t>OFF</w:t>
            </w:r>
          </w:p>
        </w:tc>
      </w:tr>
      <w:tr w:rsidR="00AC61F0" w:rsidRPr="00213362" w14:paraId="78509F0D" w14:textId="77777777" w:rsidTr="00EC1B79">
        <w:trPr>
          <w:trHeight w:val="315"/>
        </w:trPr>
        <w:tc>
          <w:tcPr>
            <w:tcW w:w="1020" w:type="pct"/>
            <w:shd w:val="clear" w:color="auto" w:fill="auto"/>
            <w:noWrap/>
          </w:tcPr>
          <w:p w14:paraId="6DEB35B0" w14:textId="77777777" w:rsidR="00AC61F0" w:rsidRPr="0074475C" w:rsidRDefault="00AC61F0" w:rsidP="00EC1B79">
            <w:pPr>
              <w:spacing w:after="0"/>
              <w:jc w:val="left"/>
            </w:pPr>
            <w:r w:rsidRPr="00C7422E">
              <w:lastRenderedPageBreak/>
              <w:t>AY4</w:t>
            </w:r>
            <w:r>
              <w:t>54</w:t>
            </w:r>
          </w:p>
        </w:tc>
        <w:tc>
          <w:tcPr>
            <w:tcW w:w="3022" w:type="pct"/>
            <w:shd w:val="clear" w:color="auto" w:fill="auto"/>
            <w:noWrap/>
          </w:tcPr>
          <w:p w14:paraId="73778916" w14:textId="77777777" w:rsidR="00AC61F0" w:rsidRPr="009817C3" w:rsidRDefault="00AC61F0" w:rsidP="00EC1B79">
            <w:pPr>
              <w:spacing w:after="0"/>
              <w:jc w:val="left"/>
              <w:rPr>
                <w:rFonts w:cs="Arial"/>
                <w:spacing w:val="-2"/>
                <w:lang w:val="en-GB"/>
              </w:rPr>
            </w:pPr>
            <w:r w:rsidRPr="009817C3">
              <w:rPr>
                <w:rFonts w:cs="Arial"/>
                <w:spacing w:val="-2"/>
                <w:lang w:val="en-GB"/>
              </w:rPr>
              <w:t xml:space="preserve">Solenoid for </w:t>
            </w:r>
            <w:r>
              <w:rPr>
                <w:rFonts w:cs="Arial"/>
                <w:spacing w:val="-2"/>
                <w:lang w:val="en-GB"/>
              </w:rPr>
              <w:t>c</w:t>
            </w:r>
            <w:r w:rsidRPr="00C7422E">
              <w:rPr>
                <w:rFonts w:cs="Arial"/>
                <w:spacing w:val="-2"/>
                <w:lang w:val="en-GB"/>
              </w:rPr>
              <w:t>leaning with Gas from Below</w:t>
            </w:r>
          </w:p>
        </w:tc>
        <w:tc>
          <w:tcPr>
            <w:tcW w:w="958" w:type="pct"/>
            <w:shd w:val="clear" w:color="auto" w:fill="auto"/>
            <w:noWrap/>
            <w:vAlign w:val="center"/>
          </w:tcPr>
          <w:p w14:paraId="4BD2FD6A" w14:textId="77777777" w:rsidR="00AC61F0" w:rsidRPr="00B30957" w:rsidRDefault="00AC61F0" w:rsidP="00EC1B79">
            <w:pPr>
              <w:spacing w:after="0"/>
              <w:jc w:val="left"/>
              <w:rPr>
                <w:lang w:val="it-IT"/>
              </w:rPr>
            </w:pPr>
            <w:r w:rsidRPr="00B30957">
              <w:rPr>
                <w:lang w:val="it-IT"/>
              </w:rPr>
              <w:t>OFF</w:t>
            </w:r>
          </w:p>
        </w:tc>
      </w:tr>
      <w:tr w:rsidR="00AC61F0" w:rsidRPr="00213362" w14:paraId="2C184425" w14:textId="77777777" w:rsidTr="00EC1B79">
        <w:trPr>
          <w:trHeight w:val="315"/>
        </w:trPr>
        <w:tc>
          <w:tcPr>
            <w:tcW w:w="1020" w:type="pct"/>
            <w:shd w:val="clear" w:color="auto" w:fill="auto"/>
            <w:noWrap/>
          </w:tcPr>
          <w:p w14:paraId="47F2A3DE" w14:textId="77777777" w:rsidR="00AC61F0" w:rsidRPr="00C7422E" w:rsidRDefault="00AC61F0" w:rsidP="00EC1B79">
            <w:pPr>
              <w:spacing w:after="0"/>
              <w:jc w:val="left"/>
            </w:pPr>
            <w:r w:rsidRPr="00C7422E">
              <w:t>AY3</w:t>
            </w:r>
            <w:r>
              <w:t>04</w:t>
            </w:r>
          </w:p>
        </w:tc>
        <w:tc>
          <w:tcPr>
            <w:tcW w:w="3022" w:type="pct"/>
            <w:shd w:val="clear" w:color="auto" w:fill="auto"/>
            <w:noWrap/>
          </w:tcPr>
          <w:p w14:paraId="42855616" w14:textId="77777777" w:rsidR="00AC61F0" w:rsidRPr="009817C3" w:rsidRDefault="00AC61F0" w:rsidP="00EC1B79">
            <w:pPr>
              <w:spacing w:after="0"/>
              <w:jc w:val="left"/>
              <w:rPr>
                <w:rFonts w:cs="Arial"/>
                <w:spacing w:val="-2"/>
                <w:lang w:val="en-GB"/>
              </w:rPr>
            </w:pPr>
            <w:r w:rsidRPr="009817C3">
              <w:rPr>
                <w:rFonts w:cs="Arial"/>
                <w:spacing w:val="-2"/>
                <w:lang w:val="en-GB"/>
              </w:rPr>
              <w:t xml:space="preserve">Solenoid for </w:t>
            </w:r>
            <w:r w:rsidRPr="00C7422E">
              <w:rPr>
                <w:rFonts w:cs="Arial"/>
                <w:spacing w:val="-2"/>
                <w:lang w:val="en-GB"/>
              </w:rPr>
              <w:t>Air knocker ctrl sys</w:t>
            </w:r>
          </w:p>
        </w:tc>
        <w:tc>
          <w:tcPr>
            <w:tcW w:w="958" w:type="pct"/>
            <w:shd w:val="clear" w:color="auto" w:fill="auto"/>
            <w:noWrap/>
            <w:vAlign w:val="center"/>
          </w:tcPr>
          <w:p w14:paraId="10446D0D" w14:textId="77777777" w:rsidR="00AC61F0" w:rsidRPr="00B30957" w:rsidRDefault="00AC61F0" w:rsidP="00EC1B79">
            <w:pPr>
              <w:spacing w:after="0"/>
              <w:jc w:val="left"/>
              <w:rPr>
                <w:lang w:val="it-IT"/>
              </w:rPr>
            </w:pPr>
            <w:r w:rsidRPr="00B30957">
              <w:rPr>
                <w:lang w:val="it-IT"/>
              </w:rPr>
              <w:t>OFF</w:t>
            </w:r>
          </w:p>
        </w:tc>
      </w:tr>
      <w:tr w:rsidR="00AC61F0" w:rsidRPr="00213362" w14:paraId="5EE4F2D6" w14:textId="77777777" w:rsidTr="00EC1B79">
        <w:trPr>
          <w:trHeight w:val="315"/>
        </w:trPr>
        <w:tc>
          <w:tcPr>
            <w:tcW w:w="1020" w:type="pct"/>
            <w:shd w:val="clear" w:color="auto" w:fill="auto"/>
            <w:noWrap/>
          </w:tcPr>
          <w:p w14:paraId="39FB10AA" w14:textId="77777777" w:rsidR="00AC61F0" w:rsidRPr="0074475C" w:rsidRDefault="00AC61F0" w:rsidP="00EC1B79">
            <w:pPr>
              <w:spacing w:after="0"/>
              <w:jc w:val="left"/>
            </w:pPr>
            <w:r w:rsidRPr="00547E94">
              <w:t>V</w:t>
            </w:r>
            <w:r>
              <w:t>K</w:t>
            </w:r>
            <w:r w:rsidRPr="00547E94">
              <w:t>016-M01-VFD</w:t>
            </w:r>
          </w:p>
        </w:tc>
        <w:tc>
          <w:tcPr>
            <w:tcW w:w="3022" w:type="pct"/>
            <w:shd w:val="clear" w:color="auto" w:fill="auto"/>
            <w:noWrap/>
          </w:tcPr>
          <w:p w14:paraId="6FBB1FB3" w14:textId="77777777" w:rsidR="00AC61F0" w:rsidRPr="009817C3" w:rsidRDefault="00AC61F0" w:rsidP="00EC1B79">
            <w:pPr>
              <w:spacing w:after="0"/>
              <w:jc w:val="left"/>
              <w:rPr>
                <w:rFonts w:cs="Arial"/>
                <w:spacing w:val="-2"/>
                <w:lang w:val="en-GB"/>
              </w:rPr>
            </w:pPr>
            <w:r>
              <w:rPr>
                <w:rFonts w:cs="Arial"/>
                <w:spacing w:val="-2"/>
                <w:lang w:val="en-GB"/>
              </w:rPr>
              <w:t>Motor for r</w:t>
            </w:r>
            <w:r w:rsidRPr="00C7422E">
              <w:rPr>
                <w:rFonts w:cs="Arial"/>
                <w:spacing w:val="-2"/>
                <w:lang w:val="en-GB"/>
              </w:rPr>
              <w:t>otating drive</w:t>
            </w:r>
          </w:p>
        </w:tc>
        <w:tc>
          <w:tcPr>
            <w:tcW w:w="958" w:type="pct"/>
            <w:shd w:val="clear" w:color="auto" w:fill="auto"/>
            <w:noWrap/>
            <w:vAlign w:val="center"/>
          </w:tcPr>
          <w:p w14:paraId="78BBFCFA" w14:textId="77777777" w:rsidR="00AC61F0" w:rsidRPr="00B30957" w:rsidRDefault="00AC61F0" w:rsidP="00EC1B79">
            <w:pPr>
              <w:spacing w:after="0"/>
              <w:jc w:val="left"/>
              <w:rPr>
                <w:lang w:val="it-IT"/>
              </w:rPr>
            </w:pPr>
            <w:r>
              <w:rPr>
                <w:rFonts w:cs="Arial"/>
                <w:color w:val="000000"/>
                <w:lang w:val="it-IT"/>
              </w:rPr>
              <w:t>STOP</w:t>
            </w:r>
          </w:p>
        </w:tc>
      </w:tr>
    </w:tbl>
    <w:p w14:paraId="1044EADD" w14:textId="77777777" w:rsidR="00AC61F0" w:rsidRDefault="00AC61F0" w:rsidP="00AC61F0">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37"/>
        <w:gridCol w:w="6117"/>
        <w:gridCol w:w="1874"/>
      </w:tblGrid>
      <w:tr w:rsidR="00AC61F0" w:rsidRPr="00213362" w14:paraId="06D7B8D0" w14:textId="77777777" w:rsidTr="00EC1B79">
        <w:trPr>
          <w:trHeight w:val="315"/>
        </w:trPr>
        <w:tc>
          <w:tcPr>
            <w:tcW w:w="5000" w:type="pct"/>
            <w:gridSpan w:val="3"/>
            <w:shd w:val="clear" w:color="000000" w:fill="D9D9D9"/>
            <w:noWrap/>
            <w:vAlign w:val="center"/>
          </w:tcPr>
          <w:p w14:paraId="3EF2E213" w14:textId="77777777" w:rsidR="00AC61F0" w:rsidRPr="00300BD7" w:rsidRDefault="00AC61F0" w:rsidP="00EC1B79">
            <w:pPr>
              <w:spacing w:after="0"/>
              <w:jc w:val="center"/>
              <w:rPr>
                <w:rFonts w:cs="Arial"/>
                <w:b/>
                <w:bCs/>
                <w:lang w:val="en-GB"/>
              </w:rPr>
            </w:pPr>
            <w:r w:rsidRPr="001074ED">
              <w:rPr>
                <w:rFonts w:cs="Arial"/>
                <w:b/>
                <w:bCs/>
                <w:lang w:val="en-GB"/>
              </w:rPr>
              <w:t>Cooler V</w:t>
            </w:r>
            <w:r>
              <w:rPr>
                <w:rFonts w:cs="Arial"/>
                <w:b/>
                <w:bCs/>
                <w:lang w:val="en-GB"/>
              </w:rPr>
              <w:t>K</w:t>
            </w:r>
            <w:r w:rsidRPr="001074ED">
              <w:rPr>
                <w:rFonts w:cs="Arial"/>
                <w:b/>
                <w:bCs/>
                <w:lang w:val="en-GB"/>
              </w:rPr>
              <w:t>016</w:t>
            </w:r>
            <w:r>
              <w:rPr>
                <w:rFonts w:cs="Arial"/>
                <w:b/>
                <w:bCs/>
                <w:lang w:val="en-GB"/>
              </w:rPr>
              <w:t xml:space="preserve"> </w:t>
            </w:r>
            <w:r w:rsidRPr="00223738">
              <w:rPr>
                <w:rFonts w:cs="Arial"/>
                <w:b/>
                <w:bCs/>
                <w:lang w:val="en-GB"/>
              </w:rPr>
              <w:t>Vacuum</w:t>
            </w:r>
            <w:r>
              <w:rPr>
                <w:rFonts w:cs="Arial"/>
                <w:b/>
                <w:bCs/>
                <w:lang w:val="en-GB"/>
              </w:rPr>
              <w:t xml:space="preserve"> and </w:t>
            </w:r>
            <w:r w:rsidRPr="00223738">
              <w:rPr>
                <w:rFonts w:cs="Arial"/>
                <w:b/>
                <w:bCs/>
                <w:lang w:val="en-GB"/>
              </w:rPr>
              <w:t>bag filter</w:t>
            </w:r>
            <w:r>
              <w:rPr>
                <w:b/>
                <w:bCs/>
                <w:lang w:val="en-GB"/>
              </w:rPr>
              <w:t xml:space="preserve"> (</w:t>
            </w:r>
            <w:r w:rsidRPr="00AC61F0">
              <w:rPr>
                <w:b/>
                <w:bCs/>
                <w:lang w:val="en-GB"/>
              </w:rPr>
              <w:t>Emergency Stop</w:t>
            </w:r>
            <w:r>
              <w:rPr>
                <w:b/>
                <w:bCs/>
                <w:lang w:val="en-GB"/>
              </w:rPr>
              <w:t>).</w:t>
            </w:r>
          </w:p>
        </w:tc>
      </w:tr>
      <w:tr w:rsidR="00AC61F0" w:rsidRPr="00213362" w14:paraId="6D831FA9" w14:textId="77777777" w:rsidTr="00EC1B79">
        <w:trPr>
          <w:trHeight w:val="315"/>
        </w:trPr>
        <w:tc>
          <w:tcPr>
            <w:tcW w:w="914" w:type="pct"/>
            <w:shd w:val="clear" w:color="000000" w:fill="D9D9D9"/>
            <w:noWrap/>
            <w:vAlign w:val="center"/>
            <w:hideMark/>
          </w:tcPr>
          <w:p w14:paraId="1CD9C919"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3128" w:type="pct"/>
            <w:shd w:val="clear" w:color="000000" w:fill="D9D9D9"/>
            <w:noWrap/>
            <w:vAlign w:val="center"/>
            <w:hideMark/>
          </w:tcPr>
          <w:p w14:paraId="6A048D23"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4BA75560"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300A11B2" w14:textId="77777777" w:rsidTr="00EC1B79">
        <w:trPr>
          <w:trHeight w:val="315"/>
        </w:trPr>
        <w:tc>
          <w:tcPr>
            <w:tcW w:w="914" w:type="pct"/>
            <w:shd w:val="clear" w:color="auto" w:fill="auto"/>
            <w:noWrap/>
          </w:tcPr>
          <w:p w14:paraId="5A6283CA" w14:textId="77777777" w:rsidR="00AC61F0" w:rsidRPr="00213362" w:rsidRDefault="00AC61F0" w:rsidP="00EC1B79">
            <w:pPr>
              <w:spacing w:after="0"/>
              <w:jc w:val="left"/>
              <w:rPr>
                <w:rFonts w:cs="Arial"/>
                <w:color w:val="000000"/>
                <w:lang w:val="it-IT"/>
              </w:rPr>
            </w:pPr>
            <w:r w:rsidRPr="00D76EBE">
              <w:t xml:space="preserve">LP269 </w:t>
            </w:r>
          </w:p>
        </w:tc>
        <w:tc>
          <w:tcPr>
            <w:tcW w:w="3128" w:type="pct"/>
            <w:shd w:val="clear" w:color="auto" w:fill="auto"/>
            <w:noWrap/>
          </w:tcPr>
          <w:p w14:paraId="1066BDB8" w14:textId="77777777" w:rsidR="00AC61F0" w:rsidRPr="0041627B" w:rsidRDefault="00AC61F0" w:rsidP="00EC1B79">
            <w:pPr>
              <w:spacing w:after="0"/>
              <w:jc w:val="left"/>
              <w:rPr>
                <w:rFonts w:cs="Arial"/>
                <w:color w:val="000000"/>
                <w:lang w:val="en-GB"/>
              </w:rPr>
            </w:pPr>
            <w:r>
              <w:rPr>
                <w:rStyle w:val="rynqvb"/>
                <w:lang w:val="en"/>
              </w:rPr>
              <w:t>Pressure injection valve to the bag filter unit from VX008</w:t>
            </w:r>
          </w:p>
        </w:tc>
        <w:tc>
          <w:tcPr>
            <w:tcW w:w="958" w:type="pct"/>
            <w:shd w:val="clear" w:color="auto" w:fill="auto"/>
            <w:noWrap/>
            <w:vAlign w:val="center"/>
          </w:tcPr>
          <w:p w14:paraId="5088ED72"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65A13341" w14:textId="77777777" w:rsidTr="00EC1B79">
        <w:trPr>
          <w:trHeight w:val="315"/>
        </w:trPr>
        <w:tc>
          <w:tcPr>
            <w:tcW w:w="914" w:type="pct"/>
            <w:shd w:val="clear" w:color="auto" w:fill="auto"/>
            <w:noWrap/>
          </w:tcPr>
          <w:p w14:paraId="0D55A6FE" w14:textId="77777777" w:rsidR="00AC61F0" w:rsidRPr="00213362" w:rsidRDefault="00AC61F0" w:rsidP="00EC1B79">
            <w:pPr>
              <w:spacing w:after="0"/>
              <w:jc w:val="left"/>
              <w:rPr>
                <w:rFonts w:cs="Arial"/>
                <w:color w:val="000000"/>
                <w:lang w:val="it-IT"/>
              </w:rPr>
            </w:pPr>
            <w:r w:rsidRPr="00D76EBE">
              <w:t xml:space="preserve">LP271 </w:t>
            </w:r>
          </w:p>
        </w:tc>
        <w:tc>
          <w:tcPr>
            <w:tcW w:w="3128" w:type="pct"/>
            <w:shd w:val="clear" w:color="auto" w:fill="auto"/>
            <w:noWrap/>
          </w:tcPr>
          <w:p w14:paraId="29F42322" w14:textId="77777777" w:rsidR="00AC61F0" w:rsidRPr="0041627B" w:rsidRDefault="00AC61F0" w:rsidP="00EC1B79">
            <w:pPr>
              <w:spacing w:after="0"/>
              <w:jc w:val="left"/>
              <w:rPr>
                <w:rFonts w:cs="Arial"/>
                <w:color w:val="000000"/>
                <w:lang w:val="en-GB"/>
              </w:rPr>
            </w:pPr>
            <w:r>
              <w:rPr>
                <w:rStyle w:val="rynqvb"/>
                <w:lang w:val="en"/>
              </w:rPr>
              <w:t>Pressure injection valve to the bag filter unit from VX008</w:t>
            </w:r>
          </w:p>
        </w:tc>
        <w:tc>
          <w:tcPr>
            <w:tcW w:w="958" w:type="pct"/>
            <w:shd w:val="clear" w:color="auto" w:fill="auto"/>
            <w:noWrap/>
            <w:vAlign w:val="center"/>
          </w:tcPr>
          <w:p w14:paraId="15F4A66C"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56A5C7B3" w14:textId="77777777" w:rsidTr="00EC1B79">
        <w:trPr>
          <w:trHeight w:val="315"/>
        </w:trPr>
        <w:tc>
          <w:tcPr>
            <w:tcW w:w="914" w:type="pct"/>
            <w:shd w:val="clear" w:color="auto" w:fill="auto"/>
            <w:noWrap/>
          </w:tcPr>
          <w:p w14:paraId="74384364" w14:textId="77777777" w:rsidR="00AC61F0" w:rsidRPr="00213362" w:rsidRDefault="00AC61F0" w:rsidP="00EC1B79">
            <w:pPr>
              <w:spacing w:after="0"/>
              <w:jc w:val="left"/>
              <w:rPr>
                <w:rFonts w:cs="Arial"/>
                <w:color w:val="000000"/>
                <w:lang w:val="it-IT"/>
              </w:rPr>
            </w:pPr>
            <w:r w:rsidRPr="001074ED">
              <w:t xml:space="preserve">AY242 </w:t>
            </w:r>
          </w:p>
        </w:tc>
        <w:tc>
          <w:tcPr>
            <w:tcW w:w="3128" w:type="pct"/>
            <w:shd w:val="clear" w:color="auto" w:fill="auto"/>
            <w:noWrap/>
          </w:tcPr>
          <w:p w14:paraId="2D7E3A0E"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sidRPr="0041627B">
              <w:rPr>
                <w:rFonts w:cs="Arial"/>
                <w:color w:val="000000"/>
                <w:lang w:val="en-GB"/>
              </w:rPr>
              <w:t>Outlet Bag filter auto release PDIT276&gt;atm</w:t>
            </w:r>
          </w:p>
        </w:tc>
        <w:tc>
          <w:tcPr>
            <w:tcW w:w="958" w:type="pct"/>
            <w:shd w:val="clear" w:color="auto" w:fill="auto"/>
            <w:noWrap/>
            <w:vAlign w:val="center"/>
          </w:tcPr>
          <w:p w14:paraId="5E86061F"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5786BEEB" w14:textId="77777777" w:rsidTr="00EC1B79">
        <w:trPr>
          <w:trHeight w:val="315"/>
        </w:trPr>
        <w:tc>
          <w:tcPr>
            <w:tcW w:w="914" w:type="pct"/>
            <w:shd w:val="clear" w:color="auto" w:fill="auto"/>
            <w:noWrap/>
          </w:tcPr>
          <w:p w14:paraId="30EB0235" w14:textId="77777777" w:rsidR="00AC61F0" w:rsidRPr="00213362" w:rsidRDefault="00AC61F0" w:rsidP="00EC1B79">
            <w:pPr>
              <w:spacing w:after="0"/>
              <w:jc w:val="left"/>
              <w:rPr>
                <w:rFonts w:cs="Arial"/>
                <w:color w:val="000000"/>
                <w:lang w:val="it-IT"/>
              </w:rPr>
            </w:pPr>
            <w:r w:rsidRPr="001074ED">
              <w:t>LP322</w:t>
            </w:r>
          </w:p>
        </w:tc>
        <w:tc>
          <w:tcPr>
            <w:tcW w:w="3128" w:type="pct"/>
            <w:shd w:val="clear" w:color="auto" w:fill="auto"/>
            <w:noWrap/>
          </w:tcPr>
          <w:p w14:paraId="42C07F79" w14:textId="77777777" w:rsidR="00AC61F0" w:rsidRPr="0041627B" w:rsidRDefault="00AC61F0" w:rsidP="00EC1B79">
            <w:pPr>
              <w:spacing w:after="0"/>
              <w:jc w:val="left"/>
              <w:rPr>
                <w:rFonts w:cs="Arial"/>
                <w:color w:val="000000"/>
                <w:lang w:val="en-GB"/>
              </w:rPr>
            </w:pPr>
            <w:r w:rsidRPr="0041627B">
              <w:rPr>
                <w:rFonts w:cs="Arial"/>
                <w:color w:val="000000"/>
                <w:lang w:val="en-GB"/>
              </w:rPr>
              <w:t>Outlet Bag filter vacuum breaker solenoid valve</w:t>
            </w:r>
          </w:p>
        </w:tc>
        <w:tc>
          <w:tcPr>
            <w:tcW w:w="958" w:type="pct"/>
            <w:shd w:val="clear" w:color="auto" w:fill="auto"/>
            <w:noWrap/>
            <w:vAlign w:val="center"/>
          </w:tcPr>
          <w:p w14:paraId="6DE72516"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59BFDC69" w14:textId="77777777" w:rsidTr="00EC1B79">
        <w:trPr>
          <w:trHeight w:val="315"/>
        </w:trPr>
        <w:tc>
          <w:tcPr>
            <w:tcW w:w="914" w:type="pct"/>
            <w:shd w:val="clear" w:color="auto" w:fill="auto"/>
            <w:noWrap/>
          </w:tcPr>
          <w:p w14:paraId="67571602" w14:textId="77777777" w:rsidR="00AC61F0" w:rsidRDefault="00AC61F0" w:rsidP="00EC1B79">
            <w:pPr>
              <w:spacing w:after="0"/>
              <w:jc w:val="left"/>
              <w:rPr>
                <w:rFonts w:cs="Arial"/>
                <w:color w:val="000000"/>
                <w:lang w:val="it-IT"/>
              </w:rPr>
            </w:pPr>
            <w:r w:rsidRPr="001074ED">
              <w:t>LP32</w:t>
            </w:r>
            <w:r>
              <w:t>3</w:t>
            </w:r>
          </w:p>
        </w:tc>
        <w:tc>
          <w:tcPr>
            <w:tcW w:w="3128" w:type="pct"/>
            <w:shd w:val="clear" w:color="auto" w:fill="auto"/>
            <w:noWrap/>
          </w:tcPr>
          <w:p w14:paraId="12F4465C" w14:textId="77777777" w:rsidR="00AC61F0" w:rsidRPr="0041627B" w:rsidRDefault="00AC61F0" w:rsidP="00EC1B79">
            <w:pPr>
              <w:spacing w:after="0"/>
              <w:jc w:val="left"/>
              <w:rPr>
                <w:rFonts w:cs="Arial"/>
                <w:color w:val="000000"/>
                <w:spacing w:val="-2"/>
                <w:lang w:val="en-GB"/>
              </w:rPr>
            </w:pPr>
            <w:r w:rsidRPr="0041627B">
              <w:rPr>
                <w:rFonts w:cs="Arial"/>
                <w:color w:val="000000"/>
                <w:spacing w:val="-2"/>
                <w:lang w:val="en-GB"/>
              </w:rPr>
              <w:t>Vacuum breaker nitrogen line valve</w:t>
            </w:r>
          </w:p>
        </w:tc>
        <w:tc>
          <w:tcPr>
            <w:tcW w:w="958" w:type="pct"/>
            <w:shd w:val="clear" w:color="auto" w:fill="auto"/>
            <w:noWrap/>
            <w:vAlign w:val="center"/>
          </w:tcPr>
          <w:p w14:paraId="403C0606"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4443F024" w14:textId="77777777" w:rsidTr="00EC1B79">
        <w:trPr>
          <w:trHeight w:val="315"/>
        </w:trPr>
        <w:tc>
          <w:tcPr>
            <w:tcW w:w="914" w:type="pct"/>
            <w:shd w:val="clear" w:color="auto" w:fill="auto"/>
            <w:noWrap/>
          </w:tcPr>
          <w:p w14:paraId="307785E2" w14:textId="77777777" w:rsidR="00AC61F0" w:rsidRPr="003C22B8" w:rsidRDefault="00AC61F0" w:rsidP="00EC1B79">
            <w:pPr>
              <w:spacing w:after="0"/>
              <w:jc w:val="left"/>
            </w:pPr>
            <w:r w:rsidRPr="001074ED">
              <w:t>LP3</w:t>
            </w:r>
            <w:r>
              <w:t>18</w:t>
            </w:r>
          </w:p>
        </w:tc>
        <w:tc>
          <w:tcPr>
            <w:tcW w:w="3128" w:type="pct"/>
            <w:shd w:val="clear" w:color="auto" w:fill="auto"/>
            <w:noWrap/>
          </w:tcPr>
          <w:p w14:paraId="7457EB7E" w14:textId="77777777" w:rsidR="00AC61F0" w:rsidRPr="003C22B8" w:rsidRDefault="00AC61F0" w:rsidP="00EC1B79">
            <w:pPr>
              <w:spacing w:after="0"/>
              <w:jc w:val="left"/>
              <w:rPr>
                <w:rFonts w:cs="Arial"/>
                <w:color w:val="000000"/>
                <w:spacing w:val="-2"/>
                <w:lang w:val="it-IT"/>
              </w:rPr>
            </w:pPr>
            <w:r w:rsidRPr="003C22B8">
              <w:rPr>
                <w:rFonts w:cs="Arial"/>
                <w:color w:val="000000"/>
                <w:spacing w:val="-2"/>
                <w:lang w:val="it-IT"/>
              </w:rPr>
              <w:t>Vacuum breaker Silencer line</w:t>
            </w:r>
          </w:p>
        </w:tc>
        <w:tc>
          <w:tcPr>
            <w:tcW w:w="958" w:type="pct"/>
            <w:shd w:val="clear" w:color="auto" w:fill="auto"/>
            <w:noWrap/>
            <w:vAlign w:val="center"/>
          </w:tcPr>
          <w:p w14:paraId="6BF22A0C"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57F6E2BA" w14:textId="77777777" w:rsidTr="00EC1B79">
        <w:trPr>
          <w:trHeight w:val="315"/>
        </w:trPr>
        <w:tc>
          <w:tcPr>
            <w:tcW w:w="914" w:type="pct"/>
            <w:shd w:val="clear" w:color="auto" w:fill="auto"/>
            <w:noWrap/>
          </w:tcPr>
          <w:p w14:paraId="7D607090" w14:textId="77777777" w:rsidR="00AC61F0" w:rsidRPr="003C22B8" w:rsidRDefault="00AC61F0" w:rsidP="00EC1B79">
            <w:pPr>
              <w:spacing w:after="0"/>
              <w:jc w:val="left"/>
            </w:pPr>
            <w:r w:rsidRPr="003C22B8">
              <w:t>PRV3</w:t>
            </w:r>
            <w:r>
              <w:t>13</w:t>
            </w:r>
          </w:p>
        </w:tc>
        <w:tc>
          <w:tcPr>
            <w:tcW w:w="3128" w:type="pct"/>
            <w:shd w:val="clear" w:color="auto" w:fill="auto"/>
            <w:noWrap/>
          </w:tcPr>
          <w:p w14:paraId="77CB3C32" w14:textId="77777777" w:rsidR="00AC61F0" w:rsidRPr="0041627B" w:rsidRDefault="00AC61F0" w:rsidP="00EC1B79">
            <w:pPr>
              <w:spacing w:after="0"/>
              <w:jc w:val="left"/>
              <w:rPr>
                <w:rFonts w:cs="Arial"/>
                <w:color w:val="000000"/>
                <w:spacing w:val="-2"/>
                <w:lang w:val="en-GB"/>
              </w:rPr>
            </w:pPr>
            <w:r w:rsidRPr="0041627B">
              <w:rPr>
                <w:rFonts w:cs="Arial"/>
                <w:color w:val="000000"/>
                <w:spacing w:val="-2"/>
                <w:lang w:val="en-GB"/>
              </w:rPr>
              <w:t>Outlet Bag filter Vacuum pressure Control</w:t>
            </w:r>
          </w:p>
        </w:tc>
        <w:tc>
          <w:tcPr>
            <w:tcW w:w="958" w:type="pct"/>
            <w:shd w:val="clear" w:color="auto" w:fill="auto"/>
            <w:noWrap/>
            <w:vAlign w:val="center"/>
          </w:tcPr>
          <w:p w14:paraId="4AD13BFB"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778D7F5B" w14:textId="77777777" w:rsidTr="00EC1B79">
        <w:trPr>
          <w:trHeight w:val="315"/>
        </w:trPr>
        <w:tc>
          <w:tcPr>
            <w:tcW w:w="914" w:type="pct"/>
            <w:shd w:val="clear" w:color="auto" w:fill="auto"/>
            <w:noWrap/>
          </w:tcPr>
          <w:p w14:paraId="3564CB8B" w14:textId="77777777" w:rsidR="00AC61F0" w:rsidRPr="003C22B8" w:rsidRDefault="00AC61F0" w:rsidP="00EC1B79">
            <w:pPr>
              <w:spacing w:after="0"/>
              <w:jc w:val="left"/>
            </w:pPr>
            <w:r w:rsidRPr="003C22B8">
              <w:t>LP3</w:t>
            </w:r>
            <w:r>
              <w:t>14</w:t>
            </w:r>
          </w:p>
        </w:tc>
        <w:tc>
          <w:tcPr>
            <w:tcW w:w="3128" w:type="pct"/>
            <w:shd w:val="clear" w:color="auto" w:fill="auto"/>
            <w:noWrap/>
          </w:tcPr>
          <w:p w14:paraId="76E16264" w14:textId="77777777" w:rsidR="00AC61F0" w:rsidRPr="0041627B" w:rsidRDefault="00AC61F0" w:rsidP="00EC1B79">
            <w:pPr>
              <w:spacing w:after="0"/>
              <w:jc w:val="left"/>
              <w:rPr>
                <w:rFonts w:cs="Arial"/>
                <w:color w:val="000000"/>
                <w:spacing w:val="-2"/>
                <w:lang w:val="en-GB"/>
              </w:rPr>
            </w:pPr>
            <w:r w:rsidRPr="0041627B">
              <w:rPr>
                <w:rFonts w:cs="Arial"/>
                <w:color w:val="000000"/>
                <w:spacing w:val="-2"/>
                <w:lang w:val="en-GB"/>
              </w:rPr>
              <w:t>Vacuum pressure Control nitrogen line</w:t>
            </w:r>
          </w:p>
        </w:tc>
        <w:tc>
          <w:tcPr>
            <w:tcW w:w="958" w:type="pct"/>
            <w:shd w:val="clear" w:color="auto" w:fill="auto"/>
            <w:noWrap/>
            <w:vAlign w:val="center"/>
          </w:tcPr>
          <w:p w14:paraId="3F88A0CC"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7111D306" w14:textId="77777777" w:rsidTr="00EC1B79">
        <w:trPr>
          <w:trHeight w:val="315"/>
        </w:trPr>
        <w:tc>
          <w:tcPr>
            <w:tcW w:w="914" w:type="pct"/>
            <w:shd w:val="clear" w:color="auto" w:fill="auto"/>
            <w:noWrap/>
          </w:tcPr>
          <w:p w14:paraId="0A5BD0AE" w14:textId="77777777" w:rsidR="00AC61F0" w:rsidRPr="003C22B8" w:rsidRDefault="00AC61F0" w:rsidP="00EC1B79">
            <w:pPr>
              <w:spacing w:after="0"/>
              <w:jc w:val="left"/>
            </w:pPr>
            <w:r w:rsidRPr="003C22B8">
              <w:t>LP3</w:t>
            </w:r>
            <w:r>
              <w:t>09</w:t>
            </w:r>
          </w:p>
        </w:tc>
        <w:tc>
          <w:tcPr>
            <w:tcW w:w="3128" w:type="pct"/>
            <w:shd w:val="clear" w:color="auto" w:fill="auto"/>
            <w:noWrap/>
          </w:tcPr>
          <w:p w14:paraId="7F61582F" w14:textId="77777777" w:rsidR="00AC61F0" w:rsidRPr="003C22B8" w:rsidRDefault="00AC61F0" w:rsidP="00EC1B79">
            <w:pPr>
              <w:spacing w:after="0"/>
              <w:jc w:val="left"/>
              <w:rPr>
                <w:rFonts w:cs="Arial"/>
                <w:color w:val="000000"/>
                <w:spacing w:val="-2"/>
                <w:lang w:val="en-AU"/>
              </w:rPr>
            </w:pPr>
            <w:r w:rsidRPr="003C22B8">
              <w:rPr>
                <w:rFonts w:cs="Arial"/>
                <w:color w:val="000000"/>
                <w:spacing w:val="-2"/>
                <w:lang w:val="en-AU"/>
              </w:rPr>
              <w:t>Vacuum pressure Control Silencer line</w:t>
            </w:r>
          </w:p>
        </w:tc>
        <w:tc>
          <w:tcPr>
            <w:tcW w:w="958" w:type="pct"/>
            <w:shd w:val="clear" w:color="auto" w:fill="auto"/>
            <w:noWrap/>
            <w:vAlign w:val="center"/>
          </w:tcPr>
          <w:p w14:paraId="5480ED06"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03A1050C" w14:textId="77777777" w:rsidTr="00EC1B79">
        <w:trPr>
          <w:trHeight w:val="315"/>
        </w:trPr>
        <w:tc>
          <w:tcPr>
            <w:tcW w:w="914" w:type="pct"/>
            <w:shd w:val="clear" w:color="auto" w:fill="auto"/>
            <w:noWrap/>
          </w:tcPr>
          <w:p w14:paraId="53D970D5" w14:textId="77777777" w:rsidR="00AC61F0" w:rsidRPr="003C22B8" w:rsidRDefault="00AC61F0" w:rsidP="00EC1B79">
            <w:pPr>
              <w:spacing w:after="0"/>
              <w:jc w:val="left"/>
            </w:pPr>
            <w:r w:rsidRPr="001074ED">
              <w:t>PG400-M04</w:t>
            </w:r>
          </w:p>
        </w:tc>
        <w:tc>
          <w:tcPr>
            <w:tcW w:w="3128" w:type="pct"/>
            <w:shd w:val="clear" w:color="auto" w:fill="auto"/>
            <w:noWrap/>
          </w:tcPr>
          <w:p w14:paraId="57CA8BB2" w14:textId="77777777" w:rsidR="00AC61F0" w:rsidRPr="003C22B8" w:rsidRDefault="00AC61F0" w:rsidP="00EC1B79">
            <w:pPr>
              <w:spacing w:after="0"/>
              <w:jc w:val="left"/>
              <w:rPr>
                <w:rFonts w:cs="Arial"/>
                <w:color w:val="000000"/>
                <w:spacing w:val="-2"/>
                <w:lang w:val="en-AU"/>
              </w:rPr>
            </w:pPr>
            <w:r>
              <w:rPr>
                <w:rFonts w:cs="Arial"/>
                <w:color w:val="000000"/>
                <w:spacing w:val="-2"/>
                <w:lang w:val="en-AU"/>
              </w:rPr>
              <w:t xml:space="preserve">Motor for </w:t>
            </w:r>
            <w:r w:rsidRPr="00C7422E">
              <w:rPr>
                <w:rFonts w:cs="Arial"/>
                <w:color w:val="000000"/>
                <w:spacing w:val="-2"/>
                <w:lang w:val="en-AU"/>
              </w:rPr>
              <w:t>Vacuum pump</w:t>
            </w:r>
          </w:p>
        </w:tc>
        <w:tc>
          <w:tcPr>
            <w:tcW w:w="958" w:type="pct"/>
            <w:shd w:val="clear" w:color="auto" w:fill="auto"/>
            <w:noWrap/>
            <w:vAlign w:val="center"/>
          </w:tcPr>
          <w:p w14:paraId="105E1039" w14:textId="77777777" w:rsidR="00AC61F0" w:rsidRPr="00213362" w:rsidRDefault="00AC61F0" w:rsidP="00EC1B79">
            <w:pPr>
              <w:spacing w:after="0"/>
              <w:jc w:val="left"/>
              <w:rPr>
                <w:rFonts w:cs="Arial"/>
                <w:color w:val="000000"/>
                <w:lang w:val="it-IT"/>
              </w:rPr>
            </w:pPr>
            <w:r>
              <w:rPr>
                <w:rFonts w:cs="Arial"/>
                <w:color w:val="000000"/>
                <w:lang w:val="it-IT"/>
              </w:rPr>
              <w:t>STOP</w:t>
            </w:r>
          </w:p>
        </w:tc>
      </w:tr>
      <w:tr w:rsidR="00AC61F0" w:rsidRPr="00213362" w14:paraId="003F290E" w14:textId="77777777" w:rsidTr="00EC1B79">
        <w:trPr>
          <w:trHeight w:val="315"/>
        </w:trPr>
        <w:tc>
          <w:tcPr>
            <w:tcW w:w="914" w:type="pct"/>
            <w:shd w:val="clear" w:color="auto" w:fill="auto"/>
            <w:noWrap/>
          </w:tcPr>
          <w:p w14:paraId="534B4286" w14:textId="77777777" w:rsidR="00AC61F0" w:rsidRPr="001074ED" w:rsidRDefault="00AC61F0" w:rsidP="00EC1B79">
            <w:pPr>
              <w:spacing w:after="0"/>
              <w:jc w:val="left"/>
            </w:pPr>
            <w:r w:rsidRPr="003C22B8">
              <w:t>LP</w:t>
            </w:r>
            <w:r>
              <w:t>401</w:t>
            </w:r>
          </w:p>
        </w:tc>
        <w:tc>
          <w:tcPr>
            <w:tcW w:w="3128" w:type="pct"/>
            <w:shd w:val="clear" w:color="auto" w:fill="auto"/>
            <w:noWrap/>
          </w:tcPr>
          <w:p w14:paraId="0943EC1E" w14:textId="77777777" w:rsidR="00AC61F0" w:rsidRDefault="00AC61F0" w:rsidP="00EC1B79">
            <w:pPr>
              <w:spacing w:after="0"/>
              <w:jc w:val="left"/>
              <w:rPr>
                <w:rFonts w:cs="Arial"/>
                <w:color w:val="000000"/>
                <w:spacing w:val="-2"/>
                <w:lang w:val="en-AU"/>
              </w:rPr>
            </w:pPr>
            <w:r w:rsidRPr="0041627B">
              <w:rPr>
                <w:rFonts w:cs="Arial"/>
                <w:color w:val="000000"/>
                <w:spacing w:val="-2"/>
                <w:lang w:val="en-GB"/>
              </w:rPr>
              <w:t>Inlet valve of the cooler Vacuum pump</w:t>
            </w:r>
          </w:p>
        </w:tc>
        <w:tc>
          <w:tcPr>
            <w:tcW w:w="958" w:type="pct"/>
            <w:shd w:val="clear" w:color="auto" w:fill="auto"/>
            <w:noWrap/>
            <w:vAlign w:val="center"/>
          </w:tcPr>
          <w:p w14:paraId="0DC601C9" w14:textId="77777777" w:rsidR="00AC61F0" w:rsidRDefault="00AC61F0" w:rsidP="00EC1B79">
            <w:pPr>
              <w:spacing w:after="0"/>
              <w:jc w:val="left"/>
              <w:rPr>
                <w:rFonts w:cs="Arial"/>
                <w:color w:val="000000"/>
                <w:lang w:val="it-IT"/>
              </w:rPr>
            </w:pPr>
            <w:r w:rsidRPr="00213362">
              <w:rPr>
                <w:rFonts w:cs="Arial"/>
                <w:color w:val="000000"/>
                <w:lang w:val="it-IT"/>
              </w:rPr>
              <w:t>CLOSED</w:t>
            </w:r>
          </w:p>
        </w:tc>
      </w:tr>
    </w:tbl>
    <w:p w14:paraId="1216B7EF" w14:textId="77777777" w:rsidR="00AC61F0" w:rsidRPr="00223738" w:rsidRDefault="00AC61F0" w:rsidP="00AC61F0">
      <w:pPr>
        <w:rPr>
          <w:lang w:val="it-IT"/>
        </w:rPr>
      </w:pPr>
    </w:p>
    <w:p w14:paraId="0C9B07FF" w14:textId="77777777" w:rsidR="00AC61F0" w:rsidRPr="002F0387" w:rsidRDefault="00AC61F0" w:rsidP="00AC61F0">
      <w:pPr>
        <w:pStyle w:val="Heading3"/>
      </w:pPr>
      <w:bookmarkStart w:id="890" w:name="_Toc149556506"/>
      <w:r w:rsidRPr="002F0387">
        <w:t xml:space="preserve">LFP-NCO system </w:t>
      </w:r>
      <w:r w:rsidRPr="009B10D5">
        <w:t>pneumatic transport VZ0</w:t>
      </w:r>
      <w:r>
        <w:t>17</w:t>
      </w:r>
      <w:bookmarkEnd w:id="890"/>
    </w:p>
    <w:p w14:paraId="328E7E03"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F8503DA"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VZ017</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2"/>
        <w:gridCol w:w="6032"/>
        <w:gridCol w:w="1874"/>
      </w:tblGrid>
      <w:tr w:rsidR="00AC61F0" w:rsidRPr="00213362" w14:paraId="69021936" w14:textId="77777777" w:rsidTr="00EC1B79">
        <w:trPr>
          <w:trHeight w:val="315"/>
        </w:trPr>
        <w:tc>
          <w:tcPr>
            <w:tcW w:w="5000" w:type="pct"/>
            <w:gridSpan w:val="3"/>
            <w:shd w:val="clear" w:color="000000" w:fill="D9D9D9"/>
            <w:noWrap/>
            <w:vAlign w:val="center"/>
          </w:tcPr>
          <w:p w14:paraId="4CF1882E" w14:textId="77777777" w:rsidR="00AC61F0" w:rsidRPr="00300BD7" w:rsidRDefault="00AC61F0" w:rsidP="00EC1B79">
            <w:pPr>
              <w:spacing w:after="0"/>
              <w:jc w:val="center"/>
              <w:rPr>
                <w:rFonts w:cs="Arial"/>
                <w:b/>
                <w:bCs/>
                <w:lang w:val="en-GB"/>
              </w:rPr>
            </w:pPr>
            <w:r w:rsidRPr="00300BD7">
              <w:rPr>
                <w:rFonts w:cs="Arial"/>
                <w:b/>
                <w:bCs/>
                <w:lang w:val="en-GB"/>
              </w:rPr>
              <w:t>Transporter VZ0</w:t>
            </w:r>
            <w:r>
              <w:rPr>
                <w:rFonts w:cs="Arial"/>
                <w:b/>
                <w:bCs/>
                <w:lang w:val="en-GB"/>
              </w:rPr>
              <w:t>17</w:t>
            </w:r>
            <w:r>
              <w:rPr>
                <w:b/>
                <w:bCs/>
                <w:lang w:val="en-GB"/>
              </w:rPr>
              <w:t xml:space="preserve"> (</w:t>
            </w:r>
            <w:r w:rsidRPr="00AC61F0">
              <w:rPr>
                <w:b/>
                <w:bCs/>
                <w:lang w:val="en-GB"/>
              </w:rPr>
              <w:t>Emergency Stop</w:t>
            </w:r>
            <w:r>
              <w:rPr>
                <w:b/>
                <w:bCs/>
                <w:lang w:val="en-GB"/>
              </w:rPr>
              <w:t>).</w:t>
            </w:r>
          </w:p>
        </w:tc>
      </w:tr>
      <w:tr w:rsidR="00AC61F0" w:rsidRPr="00213362" w14:paraId="6CE2C321" w14:textId="77777777" w:rsidTr="00EC1B79">
        <w:trPr>
          <w:trHeight w:val="315"/>
        </w:trPr>
        <w:tc>
          <w:tcPr>
            <w:tcW w:w="902" w:type="pct"/>
            <w:shd w:val="clear" w:color="000000" w:fill="D9D9D9"/>
            <w:noWrap/>
            <w:vAlign w:val="center"/>
            <w:hideMark/>
          </w:tcPr>
          <w:p w14:paraId="108E17EB"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3140" w:type="pct"/>
            <w:shd w:val="clear" w:color="000000" w:fill="D9D9D9"/>
            <w:noWrap/>
            <w:vAlign w:val="center"/>
            <w:hideMark/>
          </w:tcPr>
          <w:p w14:paraId="36384A0B"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287D6043"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5259333C" w14:textId="77777777" w:rsidTr="00EC1B79">
        <w:trPr>
          <w:trHeight w:val="315"/>
        </w:trPr>
        <w:tc>
          <w:tcPr>
            <w:tcW w:w="902" w:type="pct"/>
            <w:shd w:val="clear" w:color="auto" w:fill="auto"/>
            <w:noWrap/>
            <w:vAlign w:val="center"/>
            <w:hideMark/>
          </w:tcPr>
          <w:p w14:paraId="5264AC31" w14:textId="77777777" w:rsidR="00AC61F0" w:rsidRPr="00213362" w:rsidRDefault="00AC61F0" w:rsidP="00EC1B79">
            <w:pPr>
              <w:spacing w:after="0"/>
              <w:jc w:val="left"/>
              <w:rPr>
                <w:rFonts w:cs="Arial"/>
                <w:color w:val="000000"/>
                <w:lang w:val="it-IT"/>
              </w:rPr>
            </w:pPr>
            <w:r>
              <w:rPr>
                <w:rFonts w:cs="Arial"/>
                <w:color w:val="000000"/>
                <w:lang w:val="en-GB"/>
              </w:rPr>
              <w:t>LP363</w:t>
            </w:r>
          </w:p>
        </w:tc>
        <w:tc>
          <w:tcPr>
            <w:tcW w:w="3140" w:type="pct"/>
            <w:shd w:val="clear" w:color="auto" w:fill="auto"/>
            <w:noWrap/>
            <w:vAlign w:val="center"/>
            <w:hideMark/>
          </w:tcPr>
          <w:p w14:paraId="7B2EC085" w14:textId="77777777" w:rsidR="00AC61F0" w:rsidRPr="00213362" w:rsidRDefault="00AC61F0" w:rsidP="00EC1B79">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hideMark/>
          </w:tcPr>
          <w:p w14:paraId="4B9C9DA9"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3C5A12EC" w14:textId="77777777" w:rsidTr="00EC1B79">
        <w:trPr>
          <w:trHeight w:val="315"/>
        </w:trPr>
        <w:tc>
          <w:tcPr>
            <w:tcW w:w="902" w:type="pct"/>
            <w:shd w:val="clear" w:color="auto" w:fill="auto"/>
            <w:noWrap/>
            <w:vAlign w:val="center"/>
            <w:hideMark/>
          </w:tcPr>
          <w:p w14:paraId="430F72A4" w14:textId="77777777" w:rsidR="00AC61F0" w:rsidRPr="00213362" w:rsidRDefault="00AC61F0" w:rsidP="00EC1B79">
            <w:pPr>
              <w:spacing w:after="0"/>
              <w:jc w:val="left"/>
              <w:rPr>
                <w:rFonts w:cs="Arial"/>
                <w:color w:val="000000"/>
                <w:lang w:val="it-IT"/>
              </w:rPr>
            </w:pPr>
            <w:r>
              <w:rPr>
                <w:rFonts w:cs="Arial"/>
                <w:color w:val="000000"/>
                <w:lang w:val="en-GB"/>
              </w:rPr>
              <w:t>LP370</w:t>
            </w:r>
          </w:p>
        </w:tc>
        <w:tc>
          <w:tcPr>
            <w:tcW w:w="3140" w:type="pct"/>
            <w:shd w:val="clear" w:color="auto" w:fill="auto"/>
            <w:noWrap/>
            <w:vAlign w:val="center"/>
            <w:hideMark/>
          </w:tcPr>
          <w:p w14:paraId="42ADE25B" w14:textId="77777777" w:rsidR="00AC61F0" w:rsidRPr="00213362" w:rsidRDefault="00AC61F0" w:rsidP="00EC1B79">
            <w:pPr>
              <w:spacing w:after="0"/>
              <w:jc w:val="left"/>
              <w:rPr>
                <w:rFonts w:cs="Arial"/>
                <w:color w:val="000000"/>
                <w:lang w:val="it-IT"/>
              </w:rPr>
            </w:pPr>
            <w:r w:rsidRPr="00213362">
              <w:rPr>
                <w:rFonts w:cs="Arial"/>
                <w:color w:val="000000"/>
                <w:spacing w:val="-2"/>
                <w:lang w:val="it-IT"/>
              </w:rPr>
              <w:t>Vent valve</w:t>
            </w:r>
          </w:p>
        </w:tc>
        <w:tc>
          <w:tcPr>
            <w:tcW w:w="958" w:type="pct"/>
            <w:shd w:val="clear" w:color="auto" w:fill="auto"/>
            <w:noWrap/>
            <w:vAlign w:val="center"/>
            <w:hideMark/>
          </w:tcPr>
          <w:p w14:paraId="23D1A2AA" w14:textId="77777777" w:rsidR="00AC61F0" w:rsidRPr="00213362" w:rsidRDefault="00AC61F0" w:rsidP="00EC1B79">
            <w:pPr>
              <w:spacing w:after="0"/>
              <w:jc w:val="left"/>
              <w:rPr>
                <w:rFonts w:cs="Arial"/>
                <w:color w:val="000000"/>
                <w:lang w:val="it-IT"/>
              </w:rPr>
            </w:pPr>
            <w:r w:rsidRPr="00213362">
              <w:rPr>
                <w:rFonts w:cs="Arial"/>
                <w:color w:val="000000"/>
                <w:lang w:val="it-IT"/>
              </w:rPr>
              <w:t>OPEN</w:t>
            </w:r>
          </w:p>
        </w:tc>
      </w:tr>
      <w:tr w:rsidR="00AC61F0" w:rsidRPr="00213362" w14:paraId="4E40983F" w14:textId="77777777" w:rsidTr="00EC1B79">
        <w:trPr>
          <w:trHeight w:val="315"/>
        </w:trPr>
        <w:tc>
          <w:tcPr>
            <w:tcW w:w="902" w:type="pct"/>
            <w:shd w:val="clear" w:color="auto" w:fill="auto"/>
            <w:noWrap/>
            <w:vAlign w:val="center"/>
          </w:tcPr>
          <w:p w14:paraId="6694C64B" w14:textId="77777777" w:rsidR="00AC61F0" w:rsidRDefault="00AC61F0" w:rsidP="00EC1B79">
            <w:pPr>
              <w:spacing w:after="0"/>
              <w:jc w:val="left"/>
              <w:rPr>
                <w:rFonts w:cs="Arial"/>
                <w:color w:val="000000"/>
                <w:lang w:val="en-GB"/>
              </w:rPr>
            </w:pPr>
            <w:r w:rsidRPr="00DA4755">
              <w:rPr>
                <w:rFonts w:cs="Arial"/>
                <w:color w:val="000000"/>
                <w:lang w:val="en-GB"/>
              </w:rPr>
              <w:t xml:space="preserve">LP485 </w:t>
            </w:r>
          </w:p>
        </w:tc>
        <w:tc>
          <w:tcPr>
            <w:tcW w:w="3140" w:type="pct"/>
            <w:shd w:val="clear" w:color="auto" w:fill="auto"/>
            <w:noWrap/>
            <w:vAlign w:val="center"/>
          </w:tcPr>
          <w:p w14:paraId="74880DEC" w14:textId="77777777" w:rsidR="00AC61F0" w:rsidRPr="0041627B" w:rsidRDefault="00AC61F0" w:rsidP="00EC1B79">
            <w:pPr>
              <w:spacing w:after="0"/>
              <w:jc w:val="left"/>
              <w:rPr>
                <w:rFonts w:cs="Arial"/>
                <w:color w:val="000000"/>
                <w:spacing w:val="-2"/>
                <w:lang w:val="en-GB"/>
              </w:rPr>
            </w:pPr>
            <w:r w:rsidRPr="0041627B">
              <w:rPr>
                <w:rFonts w:cs="Arial"/>
                <w:color w:val="000000"/>
                <w:spacing w:val="-2"/>
                <w:lang w:val="en-GB"/>
              </w:rPr>
              <w:t>Valve equalize pressure with VK016</w:t>
            </w:r>
          </w:p>
        </w:tc>
        <w:tc>
          <w:tcPr>
            <w:tcW w:w="958" w:type="pct"/>
            <w:shd w:val="clear" w:color="auto" w:fill="auto"/>
            <w:noWrap/>
            <w:vAlign w:val="center"/>
          </w:tcPr>
          <w:p w14:paraId="228B1F68" w14:textId="77777777" w:rsidR="00AC61F0" w:rsidRPr="00213362" w:rsidRDefault="00AC61F0" w:rsidP="00EC1B79">
            <w:pPr>
              <w:spacing w:after="0"/>
              <w:jc w:val="left"/>
              <w:rPr>
                <w:rFonts w:cs="Arial"/>
                <w:color w:val="000000"/>
                <w:lang w:val="it-IT"/>
              </w:rPr>
            </w:pPr>
            <w:r w:rsidRPr="00213362">
              <w:rPr>
                <w:rFonts w:cs="Arial"/>
                <w:color w:val="000000"/>
                <w:lang w:val="it-IT"/>
              </w:rPr>
              <w:t>OPEN</w:t>
            </w:r>
          </w:p>
        </w:tc>
      </w:tr>
      <w:tr w:rsidR="00AC61F0" w:rsidRPr="00213362" w14:paraId="793BF99E" w14:textId="77777777" w:rsidTr="00EC1B79">
        <w:trPr>
          <w:trHeight w:val="315"/>
        </w:trPr>
        <w:tc>
          <w:tcPr>
            <w:tcW w:w="902" w:type="pct"/>
            <w:shd w:val="clear" w:color="auto" w:fill="auto"/>
            <w:noWrap/>
            <w:vAlign w:val="center"/>
            <w:hideMark/>
          </w:tcPr>
          <w:p w14:paraId="1F1D7CF5" w14:textId="77777777" w:rsidR="00AC61F0" w:rsidRPr="00213362" w:rsidRDefault="00AC61F0" w:rsidP="00EC1B79">
            <w:pPr>
              <w:spacing w:after="0"/>
              <w:jc w:val="left"/>
              <w:rPr>
                <w:rFonts w:cs="Arial"/>
                <w:color w:val="000000"/>
                <w:lang w:val="it-IT"/>
              </w:rPr>
            </w:pPr>
            <w:r>
              <w:rPr>
                <w:rFonts w:cs="Arial"/>
                <w:color w:val="000000"/>
                <w:lang w:val="en-GB"/>
              </w:rPr>
              <w:t>AY384</w:t>
            </w:r>
          </w:p>
        </w:tc>
        <w:tc>
          <w:tcPr>
            <w:tcW w:w="3140" w:type="pct"/>
            <w:shd w:val="clear" w:color="auto" w:fill="auto"/>
            <w:noWrap/>
            <w:vAlign w:val="center"/>
            <w:hideMark/>
          </w:tcPr>
          <w:p w14:paraId="494F9533" w14:textId="77777777" w:rsidR="00AC61F0" w:rsidRPr="00213362" w:rsidRDefault="00AC61F0" w:rsidP="00EC1B79">
            <w:pPr>
              <w:spacing w:after="0"/>
              <w:jc w:val="left"/>
              <w:rPr>
                <w:rFonts w:cs="Arial"/>
                <w:color w:val="000000"/>
                <w:lang w:val="it-IT"/>
              </w:rPr>
            </w:pPr>
            <w:r>
              <w:rPr>
                <w:rFonts w:cs="Arial"/>
                <w:color w:val="000000"/>
                <w:spacing w:val="-2"/>
                <w:lang w:val="it-IT"/>
              </w:rPr>
              <w:t>Solenoid</w:t>
            </w:r>
            <w:r w:rsidRPr="00213362">
              <w:rPr>
                <w:rFonts w:cs="Arial"/>
                <w:color w:val="000000"/>
                <w:spacing w:val="-2"/>
                <w:lang w:val="it-IT"/>
              </w:rPr>
              <w:t xml:space="preserve"> for conveying</w:t>
            </w:r>
          </w:p>
        </w:tc>
        <w:tc>
          <w:tcPr>
            <w:tcW w:w="958" w:type="pct"/>
            <w:shd w:val="clear" w:color="auto" w:fill="auto"/>
            <w:noWrap/>
            <w:vAlign w:val="center"/>
            <w:hideMark/>
          </w:tcPr>
          <w:p w14:paraId="0D1BA956"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72891D5D" w14:textId="77777777" w:rsidTr="00EC1B79">
        <w:trPr>
          <w:trHeight w:val="315"/>
        </w:trPr>
        <w:tc>
          <w:tcPr>
            <w:tcW w:w="902" w:type="pct"/>
            <w:shd w:val="clear" w:color="auto" w:fill="auto"/>
            <w:noWrap/>
            <w:vAlign w:val="center"/>
            <w:hideMark/>
          </w:tcPr>
          <w:p w14:paraId="0CE41724" w14:textId="77777777" w:rsidR="00AC61F0" w:rsidRPr="00213362" w:rsidRDefault="00AC61F0" w:rsidP="00EC1B79">
            <w:pPr>
              <w:spacing w:after="0"/>
              <w:jc w:val="left"/>
              <w:rPr>
                <w:rFonts w:cs="Arial"/>
                <w:color w:val="000000"/>
                <w:lang w:val="it-IT"/>
              </w:rPr>
            </w:pPr>
            <w:r>
              <w:rPr>
                <w:rFonts w:cs="Arial"/>
                <w:color w:val="000000"/>
                <w:lang w:val="it-IT"/>
              </w:rPr>
              <w:t>AY378</w:t>
            </w:r>
          </w:p>
        </w:tc>
        <w:tc>
          <w:tcPr>
            <w:tcW w:w="3140" w:type="pct"/>
            <w:shd w:val="clear" w:color="auto" w:fill="auto"/>
            <w:noWrap/>
            <w:vAlign w:val="center"/>
            <w:hideMark/>
          </w:tcPr>
          <w:p w14:paraId="2558738E" w14:textId="77777777" w:rsidR="00AC61F0" w:rsidRPr="00213362" w:rsidRDefault="00AC61F0" w:rsidP="00EC1B79">
            <w:pPr>
              <w:spacing w:after="0"/>
              <w:jc w:val="left"/>
              <w:rPr>
                <w:rFonts w:cs="Arial"/>
                <w:color w:val="000000"/>
                <w:lang w:val="it-IT"/>
              </w:rPr>
            </w:pPr>
            <w:r>
              <w:rPr>
                <w:rFonts w:cs="Arial"/>
                <w:color w:val="000000"/>
                <w:spacing w:val="-2"/>
                <w:lang w:val="it-IT"/>
              </w:rPr>
              <w:t>Solenoid</w:t>
            </w:r>
            <w:r w:rsidRPr="00213362">
              <w:rPr>
                <w:rFonts w:cs="Arial"/>
                <w:color w:val="000000"/>
                <w:spacing w:val="-2"/>
                <w:lang w:val="it-IT"/>
              </w:rPr>
              <w:t xml:space="preserve"> for cleaning</w:t>
            </w:r>
          </w:p>
        </w:tc>
        <w:tc>
          <w:tcPr>
            <w:tcW w:w="958" w:type="pct"/>
            <w:shd w:val="clear" w:color="auto" w:fill="auto"/>
            <w:noWrap/>
            <w:vAlign w:val="center"/>
            <w:hideMark/>
          </w:tcPr>
          <w:p w14:paraId="4D55E042"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601FB11C" w14:textId="77777777" w:rsidTr="00EC1B79">
        <w:trPr>
          <w:trHeight w:val="315"/>
        </w:trPr>
        <w:tc>
          <w:tcPr>
            <w:tcW w:w="902" w:type="pct"/>
            <w:shd w:val="clear" w:color="auto" w:fill="auto"/>
            <w:noWrap/>
            <w:vAlign w:val="center"/>
          </w:tcPr>
          <w:p w14:paraId="11386D60" w14:textId="77777777" w:rsidR="00AC61F0" w:rsidRDefault="00AC61F0" w:rsidP="00EC1B79">
            <w:pPr>
              <w:spacing w:after="0"/>
              <w:jc w:val="left"/>
              <w:rPr>
                <w:rFonts w:cs="Arial"/>
                <w:color w:val="000000"/>
                <w:lang w:val="it-IT"/>
              </w:rPr>
            </w:pPr>
          </w:p>
        </w:tc>
        <w:tc>
          <w:tcPr>
            <w:tcW w:w="3140" w:type="pct"/>
            <w:shd w:val="clear" w:color="auto" w:fill="auto"/>
            <w:noWrap/>
            <w:vAlign w:val="center"/>
          </w:tcPr>
          <w:p w14:paraId="3CC8C7A1" w14:textId="77777777" w:rsidR="00AC61F0" w:rsidRDefault="00AC61F0" w:rsidP="00EC1B79">
            <w:pPr>
              <w:spacing w:after="0"/>
              <w:jc w:val="left"/>
              <w:rPr>
                <w:rFonts w:cs="Arial"/>
                <w:color w:val="000000"/>
                <w:spacing w:val="-2"/>
                <w:lang w:val="it-IT"/>
              </w:rPr>
            </w:pPr>
          </w:p>
        </w:tc>
        <w:tc>
          <w:tcPr>
            <w:tcW w:w="958" w:type="pct"/>
            <w:shd w:val="clear" w:color="auto" w:fill="auto"/>
            <w:noWrap/>
            <w:vAlign w:val="center"/>
          </w:tcPr>
          <w:p w14:paraId="7D9F3776" w14:textId="77777777" w:rsidR="00AC61F0" w:rsidRPr="00B30957" w:rsidRDefault="00AC61F0" w:rsidP="00EC1B79">
            <w:pPr>
              <w:spacing w:after="0"/>
              <w:jc w:val="left"/>
              <w:rPr>
                <w:lang w:val="it-IT"/>
              </w:rPr>
            </w:pPr>
          </w:p>
        </w:tc>
      </w:tr>
    </w:tbl>
    <w:p w14:paraId="3ADA7A21"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A8C2099" w14:textId="77777777" w:rsidR="00AC61F0" w:rsidRPr="00DF0F57" w:rsidRDefault="00AC61F0" w:rsidP="00AC61F0">
      <w:pPr>
        <w:pStyle w:val="Heading3"/>
      </w:pPr>
      <w:bookmarkStart w:id="891" w:name="_Toc149556507"/>
      <w:r w:rsidRPr="002F0387">
        <w:t xml:space="preserve">LFP-NCO system </w:t>
      </w:r>
      <w:r w:rsidRPr="00897B23">
        <w:rPr>
          <w:iCs/>
          <w:szCs w:val="28"/>
        </w:rPr>
        <w:t>Hopper TE0</w:t>
      </w:r>
      <w:r>
        <w:rPr>
          <w:iCs/>
          <w:szCs w:val="28"/>
        </w:rPr>
        <w:t>19</w:t>
      </w:r>
      <w:r w:rsidRPr="00897B23">
        <w:rPr>
          <w:iCs/>
          <w:szCs w:val="28"/>
        </w:rPr>
        <w:t>.</w:t>
      </w:r>
      <w:bookmarkEnd w:id="891"/>
    </w:p>
    <w:p w14:paraId="1CCB7AE8" w14:textId="77777777" w:rsidR="00AC61F0" w:rsidRDefault="00AC61F0" w:rsidP="00AC61F0">
      <w:pPr>
        <w:rPr>
          <w:rStyle w:val="rynqvb"/>
          <w:lang w:val="en"/>
        </w:rPr>
      </w:pPr>
    </w:p>
    <w:p w14:paraId="4536CA48" w14:textId="77777777" w:rsidR="00AC61F0" w:rsidRDefault="00AC61F0" w:rsidP="00AC61F0">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TE019</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AC61F0" w:rsidRPr="00B30957" w14:paraId="7678156D" w14:textId="77777777" w:rsidTr="00EC1B79">
        <w:tc>
          <w:tcPr>
            <w:tcW w:w="5000" w:type="pct"/>
            <w:gridSpan w:val="3"/>
            <w:shd w:val="clear" w:color="auto" w:fill="D9D9D9"/>
          </w:tcPr>
          <w:p w14:paraId="61FB083E" w14:textId="77777777" w:rsidR="00AC61F0" w:rsidRPr="00720CFF" w:rsidRDefault="00AC61F0" w:rsidP="00EC1B79">
            <w:pPr>
              <w:jc w:val="center"/>
              <w:rPr>
                <w:b/>
                <w:bCs/>
                <w:lang w:val="en-GB"/>
              </w:rPr>
            </w:pPr>
            <w:r w:rsidRPr="00720CFF">
              <w:rPr>
                <w:b/>
                <w:bCs/>
                <w:lang w:val="en-GB"/>
              </w:rPr>
              <w:t>Hopper TE0</w:t>
            </w:r>
            <w:r>
              <w:rPr>
                <w:b/>
                <w:bCs/>
                <w:lang w:val="en-GB"/>
              </w:rPr>
              <w:t>11 (</w:t>
            </w:r>
            <w:r w:rsidRPr="00AC61F0">
              <w:rPr>
                <w:b/>
                <w:bCs/>
                <w:lang w:val="en-GB"/>
              </w:rPr>
              <w:t>Emergency Stop</w:t>
            </w:r>
            <w:r>
              <w:rPr>
                <w:b/>
                <w:bCs/>
                <w:lang w:val="en-GB"/>
              </w:rPr>
              <w:t>).</w:t>
            </w:r>
          </w:p>
        </w:tc>
      </w:tr>
      <w:tr w:rsidR="00AC61F0" w:rsidRPr="00B30957" w14:paraId="27BEE709" w14:textId="77777777" w:rsidTr="00EC1B79">
        <w:tc>
          <w:tcPr>
            <w:tcW w:w="918" w:type="pct"/>
            <w:shd w:val="clear" w:color="auto" w:fill="D9D9D9"/>
          </w:tcPr>
          <w:p w14:paraId="77DAEDCE" w14:textId="77777777" w:rsidR="00AC61F0" w:rsidRPr="00720CFF" w:rsidRDefault="00AC61F0" w:rsidP="00EC1B79">
            <w:pPr>
              <w:jc w:val="center"/>
              <w:rPr>
                <w:b/>
                <w:bCs/>
                <w:lang w:val="en-GB"/>
              </w:rPr>
            </w:pPr>
            <w:r w:rsidRPr="00720CFF">
              <w:rPr>
                <w:b/>
                <w:bCs/>
                <w:lang w:val="en-GB"/>
              </w:rPr>
              <w:lastRenderedPageBreak/>
              <w:t>Tag</w:t>
            </w:r>
          </w:p>
        </w:tc>
        <w:tc>
          <w:tcPr>
            <w:tcW w:w="3165" w:type="pct"/>
            <w:shd w:val="clear" w:color="auto" w:fill="D9D9D9"/>
          </w:tcPr>
          <w:p w14:paraId="24E1F7BE" w14:textId="77777777" w:rsidR="00AC61F0" w:rsidRPr="00720CFF" w:rsidRDefault="00AC61F0" w:rsidP="00EC1B79">
            <w:pPr>
              <w:jc w:val="center"/>
              <w:rPr>
                <w:b/>
                <w:bCs/>
                <w:lang w:val="en-GB"/>
              </w:rPr>
            </w:pPr>
            <w:r w:rsidRPr="00720CFF">
              <w:rPr>
                <w:b/>
                <w:bCs/>
                <w:lang w:val="en-GB"/>
              </w:rPr>
              <w:t>Description</w:t>
            </w:r>
          </w:p>
        </w:tc>
        <w:tc>
          <w:tcPr>
            <w:tcW w:w="917" w:type="pct"/>
            <w:shd w:val="clear" w:color="auto" w:fill="D9D9D9"/>
          </w:tcPr>
          <w:p w14:paraId="0BE9E9E6" w14:textId="77777777" w:rsidR="00AC61F0" w:rsidRPr="00720CFF" w:rsidRDefault="00AC61F0" w:rsidP="00EC1B79">
            <w:pPr>
              <w:jc w:val="center"/>
              <w:rPr>
                <w:b/>
                <w:bCs/>
                <w:lang w:val="en-GB"/>
              </w:rPr>
            </w:pPr>
            <w:r w:rsidRPr="009F5CA8">
              <w:rPr>
                <w:b/>
                <w:bCs/>
                <w:lang w:val="en-GB"/>
              </w:rPr>
              <w:t>Position / State</w:t>
            </w:r>
          </w:p>
        </w:tc>
      </w:tr>
      <w:tr w:rsidR="00AC61F0" w:rsidRPr="00B30957" w14:paraId="10B1A384" w14:textId="77777777" w:rsidTr="00EC1B79">
        <w:tc>
          <w:tcPr>
            <w:tcW w:w="918" w:type="pct"/>
            <w:vAlign w:val="center"/>
          </w:tcPr>
          <w:p w14:paraId="61B20CE0" w14:textId="77777777" w:rsidR="00AC61F0" w:rsidRPr="00B30957" w:rsidRDefault="00AC61F0" w:rsidP="00EC1B79">
            <w:pPr>
              <w:jc w:val="left"/>
              <w:rPr>
                <w:lang w:val="en-GB"/>
              </w:rPr>
            </w:pPr>
            <w:r w:rsidRPr="002F0387">
              <w:rPr>
                <w:lang w:val="en-GB"/>
              </w:rPr>
              <w:t>CA0</w:t>
            </w:r>
            <w:r>
              <w:rPr>
                <w:lang w:val="en-GB"/>
              </w:rPr>
              <w:t>18</w:t>
            </w:r>
          </w:p>
        </w:tc>
        <w:tc>
          <w:tcPr>
            <w:tcW w:w="3165" w:type="pct"/>
            <w:vAlign w:val="center"/>
          </w:tcPr>
          <w:p w14:paraId="06A4C798" w14:textId="77777777" w:rsidR="00AC61F0" w:rsidRPr="009817C3" w:rsidRDefault="00AC61F0" w:rsidP="00EC1B79">
            <w:pPr>
              <w:jc w:val="left"/>
              <w:rPr>
                <w:rFonts w:cs="Arial"/>
                <w:spacing w:val="-2"/>
                <w:lang w:val="en-GB"/>
              </w:rPr>
            </w:pPr>
            <w:r>
              <w:rPr>
                <w:rFonts w:cs="Arial"/>
                <w:spacing w:val="-2"/>
                <w:lang w:val="en-GB"/>
              </w:rPr>
              <w:t>Filter</w:t>
            </w:r>
            <w:r w:rsidRPr="009817C3">
              <w:rPr>
                <w:rFonts w:cs="Arial"/>
                <w:spacing w:val="-2"/>
                <w:lang w:val="en-GB"/>
              </w:rPr>
              <w:t xml:space="preserve"> command</w:t>
            </w:r>
          </w:p>
        </w:tc>
        <w:tc>
          <w:tcPr>
            <w:tcW w:w="917" w:type="pct"/>
            <w:vAlign w:val="center"/>
          </w:tcPr>
          <w:p w14:paraId="7A89BA01" w14:textId="77777777" w:rsidR="00AC61F0" w:rsidRPr="00B30957" w:rsidRDefault="00AC61F0" w:rsidP="00EC1B79">
            <w:pPr>
              <w:jc w:val="left"/>
              <w:rPr>
                <w:lang w:val="it-IT"/>
              </w:rPr>
            </w:pPr>
            <w:r w:rsidRPr="00B30957">
              <w:rPr>
                <w:lang w:val="it-IT"/>
              </w:rPr>
              <w:t>OFF</w:t>
            </w:r>
          </w:p>
        </w:tc>
      </w:tr>
      <w:tr w:rsidR="00AC61F0" w:rsidRPr="00B30957" w14:paraId="755A8DCB" w14:textId="77777777" w:rsidTr="00EC1B79">
        <w:tc>
          <w:tcPr>
            <w:tcW w:w="918" w:type="pct"/>
            <w:vAlign w:val="center"/>
          </w:tcPr>
          <w:p w14:paraId="09DAA8D7" w14:textId="77777777" w:rsidR="00AC61F0" w:rsidRDefault="00AC61F0" w:rsidP="00EC1B79">
            <w:pPr>
              <w:jc w:val="left"/>
              <w:rPr>
                <w:lang w:val="en-GB"/>
              </w:rPr>
            </w:pPr>
            <w:r>
              <w:rPr>
                <w:lang w:val="en-GB"/>
              </w:rPr>
              <w:t>AY435</w:t>
            </w:r>
          </w:p>
        </w:tc>
        <w:tc>
          <w:tcPr>
            <w:tcW w:w="3165" w:type="pct"/>
            <w:vAlign w:val="center"/>
          </w:tcPr>
          <w:p w14:paraId="248C0830" w14:textId="77777777" w:rsidR="00AC61F0" w:rsidRPr="009817C3" w:rsidRDefault="00AC61F0" w:rsidP="00EC1B79">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2B22E93D" w14:textId="77777777" w:rsidR="00AC61F0" w:rsidRPr="00B30957" w:rsidRDefault="00AC61F0" w:rsidP="00EC1B79">
            <w:pPr>
              <w:jc w:val="left"/>
              <w:rPr>
                <w:lang w:val="it-IT"/>
              </w:rPr>
            </w:pPr>
            <w:r w:rsidRPr="00B30957">
              <w:rPr>
                <w:lang w:val="it-IT"/>
              </w:rPr>
              <w:t>OFF</w:t>
            </w:r>
          </w:p>
        </w:tc>
      </w:tr>
      <w:tr w:rsidR="00AC61F0" w:rsidRPr="00B30957" w14:paraId="6160B629" w14:textId="77777777" w:rsidTr="00EC1B79">
        <w:tc>
          <w:tcPr>
            <w:tcW w:w="918" w:type="pct"/>
            <w:vAlign w:val="center"/>
          </w:tcPr>
          <w:p w14:paraId="2DFE8D46" w14:textId="77777777" w:rsidR="00AC61F0" w:rsidRPr="00B30957" w:rsidRDefault="00AC61F0" w:rsidP="00EC1B79">
            <w:pPr>
              <w:jc w:val="left"/>
              <w:rPr>
                <w:lang w:val="en-GB"/>
              </w:rPr>
            </w:pPr>
            <w:r>
              <w:rPr>
                <w:lang w:val="en-GB"/>
              </w:rPr>
              <w:t>AY436</w:t>
            </w:r>
          </w:p>
        </w:tc>
        <w:tc>
          <w:tcPr>
            <w:tcW w:w="3165" w:type="pct"/>
            <w:vAlign w:val="center"/>
          </w:tcPr>
          <w:p w14:paraId="197E78E5" w14:textId="77777777" w:rsidR="00AC61F0" w:rsidRPr="009817C3" w:rsidRDefault="00AC61F0" w:rsidP="00EC1B79">
            <w:pPr>
              <w:jc w:val="left"/>
              <w:rPr>
                <w:rFonts w:cs="Arial"/>
                <w:spacing w:val="-2"/>
                <w:lang w:val="en-GB"/>
              </w:rPr>
            </w:pPr>
            <w:r w:rsidRPr="009817C3">
              <w:rPr>
                <w:rFonts w:cs="Arial"/>
                <w:spacing w:val="-2"/>
                <w:lang w:val="en-GB"/>
              </w:rPr>
              <w:t>Solenoid for hooper fluidization command</w:t>
            </w:r>
          </w:p>
        </w:tc>
        <w:tc>
          <w:tcPr>
            <w:tcW w:w="917" w:type="pct"/>
            <w:vAlign w:val="center"/>
          </w:tcPr>
          <w:p w14:paraId="23F0A117" w14:textId="77777777" w:rsidR="00AC61F0" w:rsidRPr="00B30957" w:rsidRDefault="00AC61F0" w:rsidP="00EC1B79">
            <w:pPr>
              <w:jc w:val="left"/>
              <w:rPr>
                <w:lang w:val="it-IT"/>
              </w:rPr>
            </w:pPr>
            <w:r w:rsidRPr="00B30957">
              <w:rPr>
                <w:lang w:val="it-IT"/>
              </w:rPr>
              <w:t>OFF</w:t>
            </w:r>
          </w:p>
        </w:tc>
      </w:tr>
      <w:tr w:rsidR="00AC61F0" w:rsidRPr="00B30957" w14:paraId="6CF5FEF1" w14:textId="77777777" w:rsidTr="00EC1B79">
        <w:tc>
          <w:tcPr>
            <w:tcW w:w="918" w:type="pct"/>
          </w:tcPr>
          <w:p w14:paraId="563935AF" w14:textId="77777777" w:rsidR="00AC61F0" w:rsidRDefault="00AC61F0" w:rsidP="00EC1B79">
            <w:pPr>
              <w:jc w:val="left"/>
              <w:rPr>
                <w:lang w:val="en-GB"/>
              </w:rPr>
            </w:pPr>
            <w:r w:rsidRPr="002F0387">
              <w:t>AY0</w:t>
            </w:r>
            <w:r>
              <w:t>38</w:t>
            </w:r>
          </w:p>
        </w:tc>
        <w:tc>
          <w:tcPr>
            <w:tcW w:w="3165" w:type="pct"/>
            <w:vAlign w:val="center"/>
          </w:tcPr>
          <w:p w14:paraId="6BCD5EE7"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FE00CB">
              <w:rPr>
                <w:rFonts w:cs="Arial"/>
                <w:spacing w:val="-2"/>
                <w:lang w:val="en-GB"/>
              </w:rPr>
              <w:t xml:space="preserve">inject pressure to </w:t>
            </w:r>
            <w:r w:rsidRPr="002F0387">
              <w:rPr>
                <w:rFonts w:cs="Arial"/>
                <w:spacing w:val="-2"/>
                <w:lang w:val="en-GB"/>
              </w:rPr>
              <w:t>NC0</w:t>
            </w:r>
            <w:r>
              <w:rPr>
                <w:rFonts w:cs="Arial"/>
                <w:spacing w:val="-2"/>
                <w:lang w:val="en-GB"/>
              </w:rPr>
              <w:t>20</w:t>
            </w:r>
          </w:p>
        </w:tc>
        <w:tc>
          <w:tcPr>
            <w:tcW w:w="917" w:type="pct"/>
            <w:vAlign w:val="center"/>
          </w:tcPr>
          <w:p w14:paraId="40BEA613" w14:textId="77777777" w:rsidR="00AC61F0" w:rsidRPr="00B30957" w:rsidRDefault="00AC61F0" w:rsidP="00EC1B79">
            <w:pPr>
              <w:jc w:val="left"/>
              <w:rPr>
                <w:lang w:val="it-IT"/>
              </w:rPr>
            </w:pPr>
            <w:r w:rsidRPr="00B30957">
              <w:rPr>
                <w:lang w:val="it-IT"/>
              </w:rPr>
              <w:t>OFF</w:t>
            </w:r>
          </w:p>
        </w:tc>
      </w:tr>
      <w:tr w:rsidR="00AC61F0" w:rsidRPr="00B30957" w14:paraId="13AFFEE5" w14:textId="77777777" w:rsidTr="00EC1B79">
        <w:tc>
          <w:tcPr>
            <w:tcW w:w="918" w:type="pct"/>
          </w:tcPr>
          <w:p w14:paraId="34424DCD" w14:textId="77777777" w:rsidR="00AC61F0" w:rsidRDefault="00AC61F0" w:rsidP="00EC1B79">
            <w:pPr>
              <w:jc w:val="left"/>
              <w:rPr>
                <w:lang w:val="en-GB"/>
              </w:rPr>
            </w:pPr>
            <w:r w:rsidRPr="00BB5A1A">
              <w:t>NC0</w:t>
            </w:r>
            <w:r>
              <w:t>20</w:t>
            </w:r>
            <w:r w:rsidRPr="00BB5A1A">
              <w:t>-M01</w:t>
            </w:r>
          </w:p>
        </w:tc>
        <w:tc>
          <w:tcPr>
            <w:tcW w:w="3165" w:type="pct"/>
            <w:vAlign w:val="center"/>
          </w:tcPr>
          <w:p w14:paraId="6EAF7AD3" w14:textId="77777777" w:rsidR="00AC61F0" w:rsidRPr="009817C3" w:rsidRDefault="00AC61F0" w:rsidP="00EC1B79">
            <w:pPr>
              <w:jc w:val="left"/>
              <w:rPr>
                <w:rFonts w:cs="Arial"/>
                <w:spacing w:val="-2"/>
                <w:lang w:val="en-GB"/>
              </w:rPr>
            </w:pPr>
            <w:r>
              <w:rPr>
                <w:rFonts w:cs="Arial"/>
                <w:spacing w:val="-2"/>
                <w:lang w:val="en-GB"/>
              </w:rPr>
              <w:t>Motor for S</w:t>
            </w:r>
            <w:r w:rsidRPr="00FE00CB">
              <w:rPr>
                <w:rFonts w:cs="Arial"/>
                <w:spacing w:val="-2"/>
                <w:lang w:val="en-GB"/>
              </w:rPr>
              <w:t>crew feeder NC0</w:t>
            </w:r>
            <w:r>
              <w:rPr>
                <w:rFonts w:cs="Arial"/>
                <w:spacing w:val="-2"/>
                <w:lang w:val="en-GB"/>
              </w:rPr>
              <w:t>20</w:t>
            </w:r>
          </w:p>
        </w:tc>
        <w:tc>
          <w:tcPr>
            <w:tcW w:w="917" w:type="pct"/>
            <w:vAlign w:val="center"/>
          </w:tcPr>
          <w:p w14:paraId="5D07EA2F" w14:textId="77777777" w:rsidR="00AC61F0" w:rsidRPr="00B30957" w:rsidRDefault="00AC61F0" w:rsidP="00EC1B79">
            <w:pPr>
              <w:jc w:val="left"/>
              <w:rPr>
                <w:lang w:val="it-IT"/>
              </w:rPr>
            </w:pPr>
            <w:r>
              <w:rPr>
                <w:lang w:val="it-IT"/>
              </w:rPr>
              <w:t>STOP</w:t>
            </w:r>
          </w:p>
        </w:tc>
      </w:tr>
      <w:tr w:rsidR="00AC61F0" w:rsidRPr="00B30957" w14:paraId="04252FD2" w14:textId="77777777" w:rsidTr="00EC1B79">
        <w:tc>
          <w:tcPr>
            <w:tcW w:w="918" w:type="pct"/>
          </w:tcPr>
          <w:p w14:paraId="61D2474B" w14:textId="77777777" w:rsidR="00AC61F0" w:rsidRDefault="00AC61F0" w:rsidP="00EC1B79">
            <w:pPr>
              <w:jc w:val="left"/>
              <w:rPr>
                <w:lang w:val="en-GB"/>
              </w:rPr>
            </w:pPr>
            <w:r w:rsidRPr="00BB5A1A">
              <w:t>NC0</w:t>
            </w:r>
            <w:r>
              <w:t>20</w:t>
            </w:r>
            <w:r w:rsidRPr="00BB5A1A">
              <w:t>-M02-VFD</w:t>
            </w:r>
          </w:p>
        </w:tc>
        <w:tc>
          <w:tcPr>
            <w:tcW w:w="3165" w:type="pct"/>
            <w:vAlign w:val="center"/>
          </w:tcPr>
          <w:p w14:paraId="5B05F99C" w14:textId="77777777" w:rsidR="00AC61F0" w:rsidRPr="009817C3" w:rsidRDefault="00AC61F0" w:rsidP="00EC1B79">
            <w:pPr>
              <w:jc w:val="left"/>
              <w:rPr>
                <w:rFonts w:cs="Arial"/>
                <w:spacing w:val="-2"/>
                <w:lang w:val="en-GB"/>
              </w:rPr>
            </w:pPr>
            <w:r>
              <w:rPr>
                <w:rFonts w:cs="Arial"/>
                <w:spacing w:val="-2"/>
                <w:lang w:val="en-GB"/>
              </w:rPr>
              <w:t>Motor for S</w:t>
            </w:r>
            <w:r w:rsidRPr="00FE00CB">
              <w:rPr>
                <w:rFonts w:cs="Arial"/>
                <w:spacing w:val="-2"/>
                <w:lang w:val="en-GB"/>
              </w:rPr>
              <w:t>crew feeder NC0</w:t>
            </w:r>
            <w:r>
              <w:rPr>
                <w:rFonts w:cs="Arial"/>
                <w:spacing w:val="-2"/>
                <w:lang w:val="en-GB"/>
              </w:rPr>
              <w:t>02</w:t>
            </w:r>
          </w:p>
        </w:tc>
        <w:tc>
          <w:tcPr>
            <w:tcW w:w="917" w:type="pct"/>
            <w:vAlign w:val="center"/>
          </w:tcPr>
          <w:p w14:paraId="0F45CF0F" w14:textId="77777777" w:rsidR="00AC61F0" w:rsidRPr="00B30957" w:rsidRDefault="00AC61F0" w:rsidP="00EC1B79">
            <w:pPr>
              <w:jc w:val="left"/>
              <w:rPr>
                <w:lang w:val="it-IT"/>
              </w:rPr>
            </w:pPr>
            <w:r>
              <w:rPr>
                <w:lang w:val="it-IT"/>
              </w:rPr>
              <w:t>STOP</w:t>
            </w:r>
          </w:p>
        </w:tc>
      </w:tr>
    </w:tbl>
    <w:p w14:paraId="21A835B3"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4D20E686" w14:textId="77777777" w:rsidR="00AC61F0" w:rsidRPr="00DF0F57" w:rsidRDefault="00AC61F0" w:rsidP="00AC61F0">
      <w:pPr>
        <w:pStyle w:val="Heading3"/>
      </w:pPr>
      <w:bookmarkStart w:id="892" w:name="_Toc149556508"/>
      <w:r w:rsidRPr="002F0387">
        <w:t xml:space="preserve">LFP-NCO system </w:t>
      </w:r>
      <w:r>
        <w:t>magnetic filters CA021.</w:t>
      </w:r>
      <w:bookmarkEnd w:id="892"/>
    </w:p>
    <w:p w14:paraId="02387C00" w14:textId="77777777" w:rsidR="00AC61F0" w:rsidRDefault="00AC61F0" w:rsidP="00AC61F0">
      <w:pPr>
        <w:rPr>
          <w:rStyle w:val="rynqvb"/>
          <w:lang w:val="en"/>
        </w:rPr>
      </w:pPr>
    </w:p>
    <w:p w14:paraId="4BF9ACE5" w14:textId="77777777" w:rsidR="00AC61F0" w:rsidRDefault="00AC61F0" w:rsidP="00AC61F0">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VZ021</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AC61F0" w:rsidRPr="00B30957" w14:paraId="491877C8" w14:textId="77777777" w:rsidTr="00EC1B79">
        <w:tc>
          <w:tcPr>
            <w:tcW w:w="5000" w:type="pct"/>
            <w:gridSpan w:val="3"/>
            <w:shd w:val="clear" w:color="auto" w:fill="D9D9D9"/>
          </w:tcPr>
          <w:p w14:paraId="446A9D11" w14:textId="77777777" w:rsidR="00AC61F0" w:rsidRPr="00720CFF" w:rsidRDefault="00AC61F0" w:rsidP="00EC1B79">
            <w:pPr>
              <w:jc w:val="center"/>
              <w:rPr>
                <w:b/>
                <w:bCs/>
                <w:lang w:val="en-GB"/>
              </w:rPr>
            </w:pPr>
            <w:r>
              <w:rPr>
                <w:b/>
                <w:bCs/>
                <w:lang w:val="en-GB"/>
              </w:rPr>
              <w:t>M</w:t>
            </w:r>
            <w:r w:rsidRPr="008134EA">
              <w:rPr>
                <w:b/>
                <w:bCs/>
                <w:lang w:val="en-GB"/>
              </w:rPr>
              <w:t>agnetic filters CA021</w:t>
            </w:r>
            <w:r>
              <w:rPr>
                <w:b/>
                <w:bCs/>
                <w:lang w:val="en-GB"/>
              </w:rPr>
              <w:t xml:space="preserve"> (</w:t>
            </w:r>
            <w:r w:rsidRPr="00AC61F0">
              <w:rPr>
                <w:b/>
                <w:bCs/>
                <w:lang w:val="en-GB"/>
              </w:rPr>
              <w:t>Emergency Stop</w:t>
            </w:r>
            <w:r>
              <w:rPr>
                <w:b/>
                <w:bCs/>
                <w:lang w:val="en-GB"/>
              </w:rPr>
              <w:t>).</w:t>
            </w:r>
          </w:p>
        </w:tc>
      </w:tr>
      <w:tr w:rsidR="00AC61F0" w:rsidRPr="00B30957" w14:paraId="6BF3FB22" w14:textId="77777777" w:rsidTr="00EC1B79">
        <w:tc>
          <w:tcPr>
            <w:tcW w:w="918" w:type="pct"/>
            <w:shd w:val="clear" w:color="auto" w:fill="D9D9D9"/>
          </w:tcPr>
          <w:p w14:paraId="4AB80EFE" w14:textId="77777777" w:rsidR="00AC61F0" w:rsidRPr="00720CFF" w:rsidRDefault="00AC61F0" w:rsidP="00EC1B79">
            <w:pPr>
              <w:jc w:val="center"/>
              <w:rPr>
                <w:b/>
                <w:bCs/>
                <w:lang w:val="en-GB"/>
              </w:rPr>
            </w:pPr>
            <w:r w:rsidRPr="00720CFF">
              <w:rPr>
                <w:b/>
                <w:bCs/>
                <w:lang w:val="en-GB"/>
              </w:rPr>
              <w:t>Tag</w:t>
            </w:r>
          </w:p>
        </w:tc>
        <w:tc>
          <w:tcPr>
            <w:tcW w:w="3165" w:type="pct"/>
            <w:shd w:val="clear" w:color="auto" w:fill="D9D9D9"/>
          </w:tcPr>
          <w:p w14:paraId="1224103A" w14:textId="77777777" w:rsidR="00AC61F0" w:rsidRPr="00720CFF" w:rsidRDefault="00AC61F0" w:rsidP="00EC1B79">
            <w:pPr>
              <w:jc w:val="center"/>
              <w:rPr>
                <w:b/>
                <w:bCs/>
                <w:lang w:val="en-GB"/>
              </w:rPr>
            </w:pPr>
            <w:r w:rsidRPr="00720CFF">
              <w:rPr>
                <w:b/>
                <w:bCs/>
                <w:lang w:val="en-GB"/>
              </w:rPr>
              <w:t>Description</w:t>
            </w:r>
          </w:p>
        </w:tc>
        <w:tc>
          <w:tcPr>
            <w:tcW w:w="917" w:type="pct"/>
            <w:shd w:val="clear" w:color="auto" w:fill="D9D9D9"/>
          </w:tcPr>
          <w:p w14:paraId="0C8F2E68" w14:textId="77777777" w:rsidR="00AC61F0" w:rsidRPr="00720CFF" w:rsidRDefault="00AC61F0" w:rsidP="00EC1B79">
            <w:pPr>
              <w:jc w:val="center"/>
              <w:rPr>
                <w:b/>
                <w:bCs/>
                <w:lang w:val="en-GB"/>
              </w:rPr>
            </w:pPr>
            <w:r w:rsidRPr="009F5CA8">
              <w:rPr>
                <w:b/>
                <w:bCs/>
                <w:lang w:val="en-GB"/>
              </w:rPr>
              <w:t>Position / State</w:t>
            </w:r>
          </w:p>
        </w:tc>
      </w:tr>
      <w:tr w:rsidR="00AC61F0" w:rsidRPr="00B30957" w14:paraId="2933662E" w14:textId="77777777" w:rsidTr="00EC1B79">
        <w:tc>
          <w:tcPr>
            <w:tcW w:w="918" w:type="pct"/>
            <w:vAlign w:val="center"/>
          </w:tcPr>
          <w:p w14:paraId="09F63FC4" w14:textId="77777777" w:rsidR="00AC61F0" w:rsidRPr="002F0387" w:rsidRDefault="00AC61F0" w:rsidP="00EC1B79">
            <w:pPr>
              <w:jc w:val="left"/>
              <w:rPr>
                <w:lang w:val="en-GB"/>
              </w:rPr>
            </w:pPr>
            <w:r>
              <w:rPr>
                <w:rFonts w:cs="Arial"/>
                <w:color w:val="000000"/>
                <w:lang w:val="en-GB"/>
              </w:rPr>
              <w:t>LP422</w:t>
            </w:r>
          </w:p>
        </w:tc>
        <w:tc>
          <w:tcPr>
            <w:tcW w:w="3165" w:type="pct"/>
            <w:vAlign w:val="center"/>
          </w:tcPr>
          <w:p w14:paraId="46F8F1C8" w14:textId="77777777" w:rsidR="00AC61F0" w:rsidRDefault="00AC61F0" w:rsidP="00EC1B79">
            <w:pPr>
              <w:jc w:val="left"/>
              <w:rPr>
                <w:rFonts w:cs="Arial"/>
                <w:spacing w:val="-2"/>
                <w:lang w:val="en-GB"/>
              </w:rPr>
            </w:pPr>
            <w:r w:rsidRPr="00213362">
              <w:rPr>
                <w:rFonts w:cs="Arial"/>
                <w:color w:val="000000"/>
                <w:spacing w:val="-2"/>
                <w:lang w:val="it-IT"/>
              </w:rPr>
              <w:t>Inlet valve</w:t>
            </w:r>
          </w:p>
        </w:tc>
        <w:tc>
          <w:tcPr>
            <w:tcW w:w="917" w:type="pct"/>
            <w:vAlign w:val="center"/>
          </w:tcPr>
          <w:p w14:paraId="57606C9B" w14:textId="77777777" w:rsidR="00AC61F0" w:rsidRPr="00B30957" w:rsidRDefault="00AC61F0" w:rsidP="00EC1B79">
            <w:pPr>
              <w:jc w:val="left"/>
              <w:rPr>
                <w:lang w:val="it-IT"/>
              </w:rPr>
            </w:pPr>
            <w:r w:rsidRPr="00213362">
              <w:rPr>
                <w:rFonts w:cs="Arial"/>
                <w:color w:val="000000"/>
                <w:lang w:val="it-IT"/>
              </w:rPr>
              <w:t>CLOSED</w:t>
            </w:r>
          </w:p>
        </w:tc>
      </w:tr>
      <w:tr w:rsidR="00AC61F0" w:rsidRPr="00B30957" w14:paraId="2CEF5E35" w14:textId="77777777" w:rsidTr="00EC1B79">
        <w:tc>
          <w:tcPr>
            <w:tcW w:w="918" w:type="pct"/>
            <w:vAlign w:val="center"/>
          </w:tcPr>
          <w:p w14:paraId="33E3AD75" w14:textId="77777777" w:rsidR="00AC61F0" w:rsidRDefault="00AC61F0" w:rsidP="00EC1B79">
            <w:pPr>
              <w:jc w:val="left"/>
              <w:rPr>
                <w:rFonts w:cs="Arial"/>
                <w:color w:val="000000"/>
                <w:lang w:val="it-IT"/>
              </w:rPr>
            </w:pPr>
            <w:r>
              <w:rPr>
                <w:rFonts w:cs="Arial"/>
                <w:color w:val="000000"/>
                <w:lang w:val="it-IT"/>
              </w:rPr>
              <w:t>LP426</w:t>
            </w:r>
          </w:p>
        </w:tc>
        <w:tc>
          <w:tcPr>
            <w:tcW w:w="3165" w:type="pct"/>
            <w:vAlign w:val="center"/>
          </w:tcPr>
          <w:p w14:paraId="40822491" w14:textId="77777777" w:rsidR="00AC61F0" w:rsidRDefault="00AC61F0" w:rsidP="00EC1B79">
            <w:pPr>
              <w:jc w:val="left"/>
              <w:rPr>
                <w:rFonts w:cs="Arial"/>
                <w:color w:val="000000"/>
                <w:spacing w:val="-2"/>
                <w:lang w:val="it-IT"/>
              </w:rPr>
            </w:pPr>
            <w:r>
              <w:rPr>
                <w:rFonts w:cs="Arial"/>
                <w:color w:val="000000"/>
                <w:spacing w:val="-2"/>
                <w:lang w:val="it-IT"/>
              </w:rPr>
              <w:t>Discharge Valve</w:t>
            </w:r>
          </w:p>
        </w:tc>
        <w:tc>
          <w:tcPr>
            <w:tcW w:w="917" w:type="pct"/>
            <w:vAlign w:val="center"/>
          </w:tcPr>
          <w:p w14:paraId="5BC197F4" w14:textId="77777777" w:rsidR="00AC61F0" w:rsidRPr="00213362" w:rsidRDefault="00AC61F0" w:rsidP="00EC1B79">
            <w:pPr>
              <w:jc w:val="left"/>
              <w:rPr>
                <w:rFonts w:cs="Arial"/>
                <w:color w:val="000000"/>
                <w:lang w:val="it-IT"/>
              </w:rPr>
            </w:pPr>
            <w:r>
              <w:rPr>
                <w:rFonts w:cs="Arial"/>
                <w:color w:val="000000"/>
                <w:lang w:val="it-IT"/>
              </w:rPr>
              <w:t>CLOSED</w:t>
            </w:r>
          </w:p>
        </w:tc>
      </w:tr>
    </w:tbl>
    <w:p w14:paraId="75FDE6AD"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887695E"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6DE211FD" w14:textId="77777777" w:rsidR="00AC61F0" w:rsidRPr="00DF0F57" w:rsidRDefault="00AC61F0" w:rsidP="00AC61F0">
      <w:pPr>
        <w:pStyle w:val="Heading3"/>
      </w:pPr>
      <w:bookmarkStart w:id="893" w:name="_Toc149556509"/>
      <w:r>
        <w:t>CB</w:t>
      </w:r>
      <w:r w:rsidRPr="002F0387">
        <w:t xml:space="preserve"> system </w:t>
      </w:r>
      <w:r w:rsidRPr="000D5495">
        <w:t xml:space="preserve">bag unloading station </w:t>
      </w:r>
      <w:r>
        <w:t>Glove Box.</w:t>
      </w:r>
      <w:bookmarkEnd w:id="893"/>
    </w:p>
    <w:p w14:paraId="14D904C2"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6498450A"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sidRPr="0063640E">
        <w:rPr>
          <w:rStyle w:val="rynqvb"/>
          <w:lang w:val="en"/>
        </w:rPr>
        <w:t>station Glove Box</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AC61F0" w:rsidRPr="00B30957" w14:paraId="75E46944" w14:textId="77777777" w:rsidTr="00EC1B79">
        <w:tc>
          <w:tcPr>
            <w:tcW w:w="5000" w:type="pct"/>
            <w:gridSpan w:val="3"/>
            <w:shd w:val="clear" w:color="auto" w:fill="D9D9D9"/>
          </w:tcPr>
          <w:p w14:paraId="409D842C" w14:textId="77777777" w:rsidR="00AC61F0" w:rsidRPr="00720CFF" w:rsidRDefault="00AC61F0" w:rsidP="00EC1B79">
            <w:pPr>
              <w:jc w:val="center"/>
              <w:rPr>
                <w:b/>
                <w:bCs/>
                <w:lang w:val="en-GB"/>
              </w:rPr>
            </w:pPr>
            <w:r>
              <w:rPr>
                <w:b/>
                <w:bCs/>
                <w:lang w:val="en-GB"/>
              </w:rPr>
              <w:t xml:space="preserve">CB </w:t>
            </w:r>
            <w:r w:rsidRPr="0063640E">
              <w:rPr>
                <w:b/>
                <w:bCs/>
                <w:lang w:val="en-GB"/>
              </w:rPr>
              <w:t>bag unloading station Glove Box</w:t>
            </w:r>
            <w:r>
              <w:rPr>
                <w:b/>
                <w:bCs/>
                <w:lang w:val="en-GB"/>
              </w:rPr>
              <w:t xml:space="preserve"> (</w:t>
            </w:r>
            <w:r w:rsidRPr="00AC61F0">
              <w:rPr>
                <w:b/>
                <w:bCs/>
                <w:lang w:val="en-GB"/>
              </w:rPr>
              <w:t>Emergency Stop</w:t>
            </w:r>
            <w:r>
              <w:rPr>
                <w:b/>
                <w:bCs/>
                <w:lang w:val="en-GB"/>
              </w:rPr>
              <w:t>).</w:t>
            </w:r>
          </w:p>
        </w:tc>
      </w:tr>
      <w:tr w:rsidR="00AC61F0" w:rsidRPr="00B30957" w14:paraId="618A0815" w14:textId="77777777" w:rsidTr="00EC1B79">
        <w:tc>
          <w:tcPr>
            <w:tcW w:w="918" w:type="pct"/>
            <w:shd w:val="clear" w:color="auto" w:fill="D9D9D9"/>
          </w:tcPr>
          <w:p w14:paraId="56A75B60" w14:textId="77777777" w:rsidR="00AC61F0" w:rsidRPr="00720CFF" w:rsidRDefault="00AC61F0" w:rsidP="00EC1B79">
            <w:pPr>
              <w:jc w:val="center"/>
              <w:rPr>
                <w:b/>
                <w:bCs/>
                <w:lang w:val="en-GB"/>
              </w:rPr>
            </w:pPr>
            <w:r w:rsidRPr="00720CFF">
              <w:rPr>
                <w:b/>
                <w:bCs/>
                <w:lang w:val="en-GB"/>
              </w:rPr>
              <w:t>Tag</w:t>
            </w:r>
          </w:p>
        </w:tc>
        <w:tc>
          <w:tcPr>
            <w:tcW w:w="3165" w:type="pct"/>
            <w:shd w:val="clear" w:color="auto" w:fill="D9D9D9"/>
          </w:tcPr>
          <w:p w14:paraId="6D694D83" w14:textId="77777777" w:rsidR="00AC61F0" w:rsidRPr="00720CFF" w:rsidRDefault="00AC61F0" w:rsidP="00EC1B79">
            <w:pPr>
              <w:jc w:val="center"/>
              <w:rPr>
                <w:b/>
                <w:bCs/>
                <w:lang w:val="en-GB"/>
              </w:rPr>
            </w:pPr>
            <w:r w:rsidRPr="00720CFF">
              <w:rPr>
                <w:b/>
                <w:bCs/>
                <w:lang w:val="en-GB"/>
              </w:rPr>
              <w:t>Description</w:t>
            </w:r>
          </w:p>
        </w:tc>
        <w:tc>
          <w:tcPr>
            <w:tcW w:w="917" w:type="pct"/>
            <w:shd w:val="clear" w:color="auto" w:fill="D9D9D9"/>
          </w:tcPr>
          <w:p w14:paraId="7BCF7A0C" w14:textId="77777777" w:rsidR="00AC61F0" w:rsidRPr="00720CFF" w:rsidRDefault="00AC61F0" w:rsidP="00EC1B79">
            <w:pPr>
              <w:jc w:val="center"/>
              <w:rPr>
                <w:b/>
                <w:bCs/>
                <w:lang w:val="en-GB"/>
              </w:rPr>
            </w:pPr>
            <w:r w:rsidRPr="009F5CA8">
              <w:rPr>
                <w:b/>
                <w:bCs/>
                <w:lang w:val="en-GB"/>
              </w:rPr>
              <w:t>Position / State</w:t>
            </w:r>
          </w:p>
        </w:tc>
      </w:tr>
      <w:tr w:rsidR="00AC61F0" w:rsidRPr="00B30957" w14:paraId="2D331FC4" w14:textId="77777777" w:rsidTr="00EC1B79">
        <w:tc>
          <w:tcPr>
            <w:tcW w:w="918" w:type="pct"/>
            <w:vAlign w:val="center"/>
          </w:tcPr>
          <w:p w14:paraId="0764F2DC" w14:textId="77777777" w:rsidR="00AC61F0" w:rsidRPr="00B30957" w:rsidRDefault="00AC61F0" w:rsidP="00EC1B79">
            <w:pPr>
              <w:jc w:val="left"/>
              <w:rPr>
                <w:lang w:val="en-GB"/>
              </w:rPr>
            </w:pPr>
            <w:r w:rsidRPr="00B12A33">
              <w:rPr>
                <w:lang w:val="en-GB"/>
              </w:rPr>
              <w:t>AY035</w:t>
            </w:r>
          </w:p>
        </w:tc>
        <w:tc>
          <w:tcPr>
            <w:tcW w:w="3165" w:type="pct"/>
            <w:vAlign w:val="center"/>
          </w:tcPr>
          <w:p w14:paraId="46C5A49C"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B12A33">
              <w:rPr>
                <w:rFonts w:cs="Arial"/>
                <w:spacing w:val="-2"/>
                <w:lang w:val="en-GB"/>
              </w:rPr>
              <w:t>Bar pistons</w:t>
            </w:r>
          </w:p>
        </w:tc>
        <w:tc>
          <w:tcPr>
            <w:tcW w:w="917" w:type="pct"/>
            <w:vAlign w:val="center"/>
          </w:tcPr>
          <w:p w14:paraId="2748C17A" w14:textId="77777777" w:rsidR="00AC61F0" w:rsidRPr="00B30957" w:rsidRDefault="00AC61F0" w:rsidP="00EC1B79">
            <w:pPr>
              <w:jc w:val="left"/>
              <w:rPr>
                <w:lang w:val="it-IT"/>
              </w:rPr>
            </w:pPr>
            <w:r w:rsidRPr="00B30957">
              <w:rPr>
                <w:lang w:val="it-IT"/>
              </w:rPr>
              <w:t>OFF</w:t>
            </w:r>
          </w:p>
        </w:tc>
      </w:tr>
      <w:tr w:rsidR="00AC61F0" w:rsidRPr="00B30957" w14:paraId="1DF3DE90" w14:textId="77777777" w:rsidTr="00EC1B79">
        <w:tc>
          <w:tcPr>
            <w:tcW w:w="918" w:type="pct"/>
            <w:vAlign w:val="center"/>
          </w:tcPr>
          <w:p w14:paraId="1D566FC2" w14:textId="77777777" w:rsidR="00AC61F0" w:rsidRDefault="00AC61F0" w:rsidP="00EC1B79">
            <w:pPr>
              <w:jc w:val="left"/>
              <w:rPr>
                <w:lang w:val="en-GB"/>
              </w:rPr>
            </w:pPr>
            <w:r w:rsidRPr="00B12A33">
              <w:rPr>
                <w:lang w:val="en-GB"/>
              </w:rPr>
              <w:t>AY032</w:t>
            </w:r>
          </w:p>
        </w:tc>
        <w:tc>
          <w:tcPr>
            <w:tcW w:w="3165" w:type="pct"/>
            <w:vAlign w:val="center"/>
          </w:tcPr>
          <w:p w14:paraId="180A18E1"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B12A33">
              <w:rPr>
                <w:rFonts w:cs="Arial"/>
                <w:spacing w:val="-2"/>
                <w:lang w:val="en-GB"/>
              </w:rPr>
              <w:t>Prechamber pistons</w:t>
            </w:r>
          </w:p>
        </w:tc>
        <w:tc>
          <w:tcPr>
            <w:tcW w:w="917" w:type="pct"/>
            <w:vAlign w:val="center"/>
          </w:tcPr>
          <w:p w14:paraId="56693A71" w14:textId="77777777" w:rsidR="00AC61F0" w:rsidRPr="00B30957" w:rsidRDefault="00AC61F0" w:rsidP="00EC1B79">
            <w:pPr>
              <w:jc w:val="left"/>
              <w:rPr>
                <w:lang w:val="it-IT"/>
              </w:rPr>
            </w:pPr>
            <w:r w:rsidRPr="00B30957">
              <w:rPr>
                <w:lang w:val="it-IT"/>
              </w:rPr>
              <w:t>OFF</w:t>
            </w:r>
          </w:p>
        </w:tc>
      </w:tr>
      <w:tr w:rsidR="00AC61F0" w:rsidRPr="00B30957" w14:paraId="24C4F7EC" w14:textId="77777777" w:rsidTr="00EC1B79">
        <w:tc>
          <w:tcPr>
            <w:tcW w:w="918" w:type="pct"/>
            <w:vAlign w:val="center"/>
          </w:tcPr>
          <w:p w14:paraId="2FAE082A" w14:textId="77777777" w:rsidR="00AC61F0" w:rsidRPr="00B30957" w:rsidRDefault="00AC61F0" w:rsidP="00EC1B79">
            <w:pPr>
              <w:jc w:val="left"/>
              <w:rPr>
                <w:lang w:val="en-GB"/>
              </w:rPr>
            </w:pPr>
            <w:r w:rsidRPr="00B12A33">
              <w:rPr>
                <w:lang w:val="en-GB"/>
              </w:rPr>
              <w:t>AY033</w:t>
            </w:r>
          </w:p>
        </w:tc>
        <w:tc>
          <w:tcPr>
            <w:tcW w:w="3165" w:type="pct"/>
            <w:vAlign w:val="center"/>
          </w:tcPr>
          <w:p w14:paraId="427C0288"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B12A33">
              <w:rPr>
                <w:rFonts w:cs="Arial"/>
                <w:spacing w:val="-2"/>
                <w:lang w:val="en-GB"/>
              </w:rPr>
              <w:t>Glovebox Inlet shutter</w:t>
            </w:r>
          </w:p>
        </w:tc>
        <w:tc>
          <w:tcPr>
            <w:tcW w:w="917" w:type="pct"/>
            <w:vAlign w:val="center"/>
          </w:tcPr>
          <w:p w14:paraId="2A79FBFE" w14:textId="77777777" w:rsidR="00AC61F0" w:rsidRPr="00B30957" w:rsidRDefault="008018FC" w:rsidP="00EC1B79">
            <w:pPr>
              <w:jc w:val="left"/>
              <w:rPr>
                <w:lang w:val="it-IT"/>
              </w:rPr>
            </w:pPr>
            <w:r w:rsidRPr="00B30957">
              <w:rPr>
                <w:lang w:val="it-IT"/>
              </w:rPr>
              <w:t>OFF</w:t>
            </w:r>
          </w:p>
        </w:tc>
      </w:tr>
      <w:tr w:rsidR="00AC61F0" w:rsidRPr="00B30957" w14:paraId="6423C9E8" w14:textId="77777777" w:rsidTr="00EC1B79">
        <w:tc>
          <w:tcPr>
            <w:tcW w:w="918" w:type="pct"/>
          </w:tcPr>
          <w:p w14:paraId="3367D880" w14:textId="77777777" w:rsidR="00AC61F0" w:rsidRDefault="00AC61F0" w:rsidP="00EC1B79">
            <w:pPr>
              <w:jc w:val="left"/>
              <w:rPr>
                <w:lang w:val="en-GB"/>
              </w:rPr>
            </w:pPr>
            <w:r w:rsidRPr="00B12A33">
              <w:t>AY026</w:t>
            </w:r>
          </w:p>
        </w:tc>
        <w:tc>
          <w:tcPr>
            <w:tcW w:w="3165" w:type="pct"/>
            <w:vAlign w:val="center"/>
          </w:tcPr>
          <w:p w14:paraId="31E97015"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B12A33">
              <w:rPr>
                <w:rFonts w:cs="Arial"/>
                <w:spacing w:val="-2"/>
                <w:lang w:val="en-GB"/>
              </w:rPr>
              <w:t>Glovebox Outlet shutter</w:t>
            </w:r>
          </w:p>
        </w:tc>
        <w:tc>
          <w:tcPr>
            <w:tcW w:w="917" w:type="pct"/>
            <w:vAlign w:val="center"/>
          </w:tcPr>
          <w:p w14:paraId="637D9757" w14:textId="77777777" w:rsidR="00AC61F0" w:rsidRPr="00B30957" w:rsidRDefault="008018FC" w:rsidP="00EC1B79">
            <w:pPr>
              <w:jc w:val="left"/>
              <w:rPr>
                <w:lang w:val="it-IT"/>
              </w:rPr>
            </w:pPr>
            <w:r w:rsidRPr="00B30957">
              <w:rPr>
                <w:lang w:val="it-IT"/>
              </w:rPr>
              <w:t>OFF</w:t>
            </w:r>
          </w:p>
        </w:tc>
      </w:tr>
      <w:tr w:rsidR="00AC61F0" w:rsidRPr="00B30957" w14:paraId="70835F39" w14:textId="77777777" w:rsidTr="00EC1B79">
        <w:tc>
          <w:tcPr>
            <w:tcW w:w="918" w:type="pct"/>
          </w:tcPr>
          <w:p w14:paraId="4C05B94C" w14:textId="77777777" w:rsidR="00AC61F0" w:rsidRPr="00B12A33" w:rsidRDefault="00AC61F0" w:rsidP="00EC1B79">
            <w:pPr>
              <w:jc w:val="left"/>
            </w:pPr>
            <w:r w:rsidRPr="00B12A33">
              <w:t>AY031</w:t>
            </w:r>
          </w:p>
        </w:tc>
        <w:tc>
          <w:tcPr>
            <w:tcW w:w="3165" w:type="pct"/>
            <w:vAlign w:val="center"/>
          </w:tcPr>
          <w:p w14:paraId="12A287A8"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B12A33">
              <w:rPr>
                <w:rFonts w:cs="Arial"/>
                <w:spacing w:val="-2"/>
                <w:lang w:val="en-GB"/>
              </w:rPr>
              <w:t>Inflatable seal Inlet</w:t>
            </w:r>
          </w:p>
        </w:tc>
        <w:tc>
          <w:tcPr>
            <w:tcW w:w="917" w:type="pct"/>
            <w:vAlign w:val="center"/>
          </w:tcPr>
          <w:p w14:paraId="003AF2DB" w14:textId="77777777" w:rsidR="00AC61F0" w:rsidRPr="00B30957" w:rsidRDefault="008018FC" w:rsidP="00EC1B79">
            <w:pPr>
              <w:jc w:val="left"/>
              <w:rPr>
                <w:lang w:val="it-IT"/>
              </w:rPr>
            </w:pPr>
            <w:r w:rsidRPr="00B30957">
              <w:rPr>
                <w:lang w:val="it-IT"/>
              </w:rPr>
              <w:t>OFF</w:t>
            </w:r>
          </w:p>
        </w:tc>
      </w:tr>
      <w:tr w:rsidR="00AC61F0" w:rsidRPr="00B30957" w14:paraId="4775C5F5" w14:textId="77777777" w:rsidTr="00EC1B79">
        <w:tc>
          <w:tcPr>
            <w:tcW w:w="918" w:type="pct"/>
          </w:tcPr>
          <w:p w14:paraId="7AE8F93A" w14:textId="77777777" w:rsidR="00AC61F0" w:rsidRPr="00B12A33" w:rsidRDefault="00AC61F0" w:rsidP="00EC1B79">
            <w:pPr>
              <w:jc w:val="left"/>
            </w:pPr>
            <w:r w:rsidRPr="00B12A33">
              <w:lastRenderedPageBreak/>
              <w:t>AY021</w:t>
            </w:r>
          </w:p>
        </w:tc>
        <w:tc>
          <w:tcPr>
            <w:tcW w:w="3165" w:type="pct"/>
            <w:vAlign w:val="center"/>
          </w:tcPr>
          <w:p w14:paraId="56AE2778"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B12A33">
              <w:rPr>
                <w:rFonts w:cs="Arial"/>
                <w:spacing w:val="-2"/>
                <w:lang w:val="en-GB"/>
              </w:rPr>
              <w:t>Inflatable seal Outlet</w:t>
            </w:r>
          </w:p>
        </w:tc>
        <w:tc>
          <w:tcPr>
            <w:tcW w:w="917" w:type="pct"/>
            <w:vAlign w:val="center"/>
          </w:tcPr>
          <w:p w14:paraId="722D1B1B" w14:textId="77777777" w:rsidR="00AC61F0" w:rsidRPr="00B30957" w:rsidRDefault="008018FC" w:rsidP="00EC1B79">
            <w:pPr>
              <w:jc w:val="left"/>
              <w:rPr>
                <w:lang w:val="it-IT"/>
              </w:rPr>
            </w:pPr>
            <w:r w:rsidRPr="00B30957">
              <w:rPr>
                <w:lang w:val="it-IT"/>
              </w:rPr>
              <w:t>OFF</w:t>
            </w:r>
          </w:p>
        </w:tc>
      </w:tr>
      <w:tr w:rsidR="00AC61F0" w:rsidRPr="00B30957" w14:paraId="4C968ADD" w14:textId="77777777" w:rsidTr="00EC1B79">
        <w:tc>
          <w:tcPr>
            <w:tcW w:w="918" w:type="pct"/>
          </w:tcPr>
          <w:p w14:paraId="0C381841" w14:textId="77777777" w:rsidR="00AC61F0" w:rsidRPr="00B12A33" w:rsidRDefault="00AC61F0" w:rsidP="00EC1B79">
            <w:pPr>
              <w:jc w:val="left"/>
            </w:pPr>
            <w:r w:rsidRPr="00B12A33">
              <w:t>AY019</w:t>
            </w:r>
          </w:p>
        </w:tc>
        <w:tc>
          <w:tcPr>
            <w:tcW w:w="3165" w:type="pct"/>
            <w:vAlign w:val="center"/>
          </w:tcPr>
          <w:p w14:paraId="5F073DB1"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B12A33">
              <w:rPr>
                <w:rFonts w:cs="Arial"/>
                <w:spacing w:val="-2"/>
                <w:lang w:val="en-GB"/>
              </w:rPr>
              <w:t>Glovebox knife</w:t>
            </w:r>
          </w:p>
        </w:tc>
        <w:tc>
          <w:tcPr>
            <w:tcW w:w="917" w:type="pct"/>
            <w:vAlign w:val="center"/>
          </w:tcPr>
          <w:p w14:paraId="33D6A577" w14:textId="77777777" w:rsidR="00AC61F0" w:rsidRPr="00B30957" w:rsidRDefault="00AC61F0" w:rsidP="00EC1B79">
            <w:pPr>
              <w:jc w:val="left"/>
              <w:rPr>
                <w:lang w:val="it-IT"/>
              </w:rPr>
            </w:pPr>
            <w:r w:rsidRPr="00B30957">
              <w:rPr>
                <w:lang w:val="it-IT"/>
              </w:rPr>
              <w:t>OFF</w:t>
            </w:r>
          </w:p>
        </w:tc>
      </w:tr>
      <w:tr w:rsidR="00AC61F0" w:rsidRPr="00B30957" w14:paraId="292625F8" w14:textId="77777777" w:rsidTr="00EC1B79">
        <w:tc>
          <w:tcPr>
            <w:tcW w:w="918" w:type="pct"/>
          </w:tcPr>
          <w:p w14:paraId="465A28CF" w14:textId="77777777" w:rsidR="00AC61F0" w:rsidRPr="00B12A33" w:rsidRDefault="00AC61F0" w:rsidP="00EC1B79">
            <w:pPr>
              <w:jc w:val="left"/>
            </w:pPr>
            <w:r w:rsidRPr="00B12A33">
              <w:t>AY018</w:t>
            </w:r>
          </w:p>
        </w:tc>
        <w:tc>
          <w:tcPr>
            <w:tcW w:w="3165" w:type="pct"/>
            <w:vAlign w:val="center"/>
          </w:tcPr>
          <w:p w14:paraId="0BDC75F4" w14:textId="77777777" w:rsidR="00AC61F0" w:rsidRPr="009817C3" w:rsidRDefault="00AC61F0" w:rsidP="00EC1B79">
            <w:pPr>
              <w:jc w:val="left"/>
              <w:rPr>
                <w:rFonts w:cs="Arial"/>
                <w:spacing w:val="-2"/>
                <w:lang w:val="en-GB"/>
              </w:rPr>
            </w:pPr>
            <w:r w:rsidRPr="009817C3">
              <w:rPr>
                <w:rFonts w:cs="Arial"/>
                <w:spacing w:val="-2"/>
                <w:lang w:val="en-GB"/>
              </w:rPr>
              <w:t xml:space="preserve">Solenoid for </w:t>
            </w:r>
            <w:r w:rsidRPr="00B12A33">
              <w:rPr>
                <w:rFonts w:cs="Arial"/>
                <w:spacing w:val="-2"/>
                <w:lang w:val="en-GB"/>
              </w:rPr>
              <w:t>Compactor pistons</w:t>
            </w:r>
          </w:p>
        </w:tc>
        <w:tc>
          <w:tcPr>
            <w:tcW w:w="917" w:type="pct"/>
            <w:vAlign w:val="center"/>
          </w:tcPr>
          <w:p w14:paraId="23A5C292" w14:textId="77777777" w:rsidR="00AC61F0" w:rsidRPr="00B30957" w:rsidRDefault="00AC61F0" w:rsidP="00EC1B79">
            <w:pPr>
              <w:jc w:val="left"/>
              <w:rPr>
                <w:lang w:val="it-IT"/>
              </w:rPr>
            </w:pPr>
            <w:r w:rsidRPr="00B30957">
              <w:rPr>
                <w:lang w:val="it-IT"/>
              </w:rPr>
              <w:t>OFF</w:t>
            </w:r>
          </w:p>
        </w:tc>
      </w:tr>
      <w:tr w:rsidR="00AC61F0" w:rsidRPr="00B30957" w14:paraId="15649709" w14:textId="77777777" w:rsidTr="00EC1B79">
        <w:tc>
          <w:tcPr>
            <w:tcW w:w="918" w:type="pct"/>
          </w:tcPr>
          <w:p w14:paraId="378B6726" w14:textId="77777777" w:rsidR="00AC61F0" w:rsidRDefault="00AC61F0" w:rsidP="00EC1B79">
            <w:pPr>
              <w:jc w:val="left"/>
              <w:rPr>
                <w:lang w:val="en-GB"/>
              </w:rPr>
            </w:pPr>
            <w:r w:rsidRPr="00B12A33">
              <w:t>KE002-M01-VFD</w:t>
            </w:r>
          </w:p>
        </w:tc>
        <w:tc>
          <w:tcPr>
            <w:tcW w:w="3165" w:type="pct"/>
            <w:vAlign w:val="center"/>
          </w:tcPr>
          <w:p w14:paraId="7A00DE4A" w14:textId="77777777" w:rsidR="00AC61F0" w:rsidRPr="009817C3" w:rsidRDefault="00AC61F0" w:rsidP="00EC1B79">
            <w:pPr>
              <w:jc w:val="left"/>
              <w:rPr>
                <w:rFonts w:cs="Arial"/>
                <w:spacing w:val="-2"/>
                <w:lang w:val="en-GB"/>
              </w:rPr>
            </w:pPr>
            <w:r>
              <w:rPr>
                <w:rFonts w:cs="Arial"/>
                <w:spacing w:val="-2"/>
                <w:lang w:val="en-GB"/>
              </w:rPr>
              <w:t xml:space="preserve">Motor for </w:t>
            </w:r>
            <w:r w:rsidRPr="00B12A33">
              <w:rPr>
                <w:rFonts w:cs="Arial"/>
                <w:spacing w:val="-2"/>
                <w:lang w:val="en-GB"/>
              </w:rPr>
              <w:t>Ventilation fan</w:t>
            </w:r>
          </w:p>
        </w:tc>
        <w:tc>
          <w:tcPr>
            <w:tcW w:w="917" w:type="pct"/>
            <w:vAlign w:val="center"/>
          </w:tcPr>
          <w:p w14:paraId="0E5CB3A6" w14:textId="77777777" w:rsidR="00AC61F0" w:rsidRPr="00B30957" w:rsidRDefault="00AC61F0" w:rsidP="00EC1B79">
            <w:pPr>
              <w:jc w:val="left"/>
              <w:rPr>
                <w:lang w:val="it-IT"/>
              </w:rPr>
            </w:pPr>
            <w:r>
              <w:rPr>
                <w:lang w:val="it-IT"/>
              </w:rPr>
              <w:t>STOP</w:t>
            </w:r>
          </w:p>
        </w:tc>
      </w:tr>
      <w:tr w:rsidR="00AC61F0" w:rsidRPr="00B30957" w14:paraId="43531388" w14:textId="77777777" w:rsidTr="00EC1B79">
        <w:tc>
          <w:tcPr>
            <w:tcW w:w="918" w:type="pct"/>
          </w:tcPr>
          <w:p w14:paraId="4F0302CB" w14:textId="77777777" w:rsidR="00AC61F0" w:rsidRPr="00B12A33" w:rsidRDefault="00AC61F0" w:rsidP="00EC1B79">
            <w:pPr>
              <w:jc w:val="left"/>
            </w:pPr>
            <w:r w:rsidRPr="00B12A33">
              <w:t>AY001</w:t>
            </w:r>
          </w:p>
        </w:tc>
        <w:tc>
          <w:tcPr>
            <w:tcW w:w="3165" w:type="pct"/>
            <w:vAlign w:val="center"/>
          </w:tcPr>
          <w:p w14:paraId="418F0D5F" w14:textId="77777777" w:rsidR="00AC61F0" w:rsidRDefault="00AC61F0" w:rsidP="00EC1B79">
            <w:pPr>
              <w:jc w:val="left"/>
              <w:rPr>
                <w:rFonts w:cs="Arial"/>
                <w:spacing w:val="-2"/>
                <w:lang w:val="en-GB"/>
              </w:rPr>
            </w:pPr>
            <w:r w:rsidRPr="009817C3">
              <w:rPr>
                <w:rFonts w:cs="Arial"/>
                <w:spacing w:val="-2"/>
                <w:lang w:val="en-GB"/>
              </w:rPr>
              <w:t xml:space="preserve">Solenoid for </w:t>
            </w:r>
            <w:r w:rsidRPr="00B12A33">
              <w:rPr>
                <w:rFonts w:cs="Arial"/>
                <w:spacing w:val="-2"/>
                <w:lang w:val="en-GB"/>
              </w:rPr>
              <w:t>Fluidization</w:t>
            </w:r>
          </w:p>
        </w:tc>
        <w:tc>
          <w:tcPr>
            <w:tcW w:w="917" w:type="pct"/>
            <w:vAlign w:val="center"/>
          </w:tcPr>
          <w:p w14:paraId="2800D75F" w14:textId="77777777" w:rsidR="00AC61F0" w:rsidRDefault="00AC61F0" w:rsidP="00EC1B79">
            <w:pPr>
              <w:jc w:val="left"/>
              <w:rPr>
                <w:lang w:val="it-IT"/>
              </w:rPr>
            </w:pPr>
            <w:r w:rsidRPr="00B30957">
              <w:rPr>
                <w:lang w:val="it-IT"/>
              </w:rPr>
              <w:t>OFF</w:t>
            </w:r>
          </w:p>
        </w:tc>
      </w:tr>
      <w:tr w:rsidR="00AC61F0" w:rsidRPr="00B30957" w14:paraId="0A4BFA51" w14:textId="77777777" w:rsidTr="00EC1B79">
        <w:tc>
          <w:tcPr>
            <w:tcW w:w="918" w:type="pct"/>
          </w:tcPr>
          <w:p w14:paraId="65210ED6" w14:textId="77777777" w:rsidR="00AC61F0" w:rsidRDefault="00AC61F0" w:rsidP="00EC1B79">
            <w:pPr>
              <w:jc w:val="left"/>
              <w:rPr>
                <w:lang w:val="en-GB"/>
              </w:rPr>
            </w:pPr>
            <w:r w:rsidRPr="00B12A33">
              <w:rPr>
                <w:lang w:val="en-GB"/>
              </w:rPr>
              <w:t>NC005-M01</w:t>
            </w:r>
          </w:p>
        </w:tc>
        <w:tc>
          <w:tcPr>
            <w:tcW w:w="3165" w:type="pct"/>
            <w:vAlign w:val="center"/>
          </w:tcPr>
          <w:p w14:paraId="40431E0E" w14:textId="77777777" w:rsidR="00AC61F0" w:rsidRPr="009817C3" w:rsidRDefault="00AC61F0" w:rsidP="00EC1B79">
            <w:pPr>
              <w:jc w:val="left"/>
              <w:rPr>
                <w:rFonts w:cs="Arial"/>
                <w:spacing w:val="-2"/>
                <w:lang w:val="en-GB"/>
              </w:rPr>
            </w:pPr>
            <w:r>
              <w:rPr>
                <w:rFonts w:cs="Arial"/>
                <w:spacing w:val="-2"/>
                <w:lang w:val="en-GB"/>
              </w:rPr>
              <w:t>Motor for S</w:t>
            </w:r>
            <w:r w:rsidRPr="00FE00CB">
              <w:rPr>
                <w:rFonts w:cs="Arial"/>
                <w:spacing w:val="-2"/>
                <w:lang w:val="en-GB"/>
              </w:rPr>
              <w:t>crew feeder NC0</w:t>
            </w:r>
            <w:r>
              <w:rPr>
                <w:rFonts w:cs="Arial"/>
                <w:spacing w:val="-2"/>
                <w:lang w:val="en-GB"/>
              </w:rPr>
              <w:t>05</w:t>
            </w:r>
          </w:p>
        </w:tc>
        <w:tc>
          <w:tcPr>
            <w:tcW w:w="917" w:type="pct"/>
            <w:vAlign w:val="center"/>
          </w:tcPr>
          <w:p w14:paraId="69E4D1A8" w14:textId="77777777" w:rsidR="00AC61F0" w:rsidRPr="00B30957" w:rsidRDefault="00AC61F0" w:rsidP="00EC1B79">
            <w:pPr>
              <w:jc w:val="left"/>
              <w:rPr>
                <w:lang w:val="it-IT"/>
              </w:rPr>
            </w:pPr>
            <w:r>
              <w:rPr>
                <w:lang w:val="it-IT"/>
              </w:rPr>
              <w:t>STOP</w:t>
            </w:r>
          </w:p>
        </w:tc>
      </w:tr>
      <w:tr w:rsidR="00AC61F0" w:rsidRPr="00B30957" w14:paraId="24DD7A7E" w14:textId="77777777" w:rsidTr="00EC1B79">
        <w:tc>
          <w:tcPr>
            <w:tcW w:w="918" w:type="pct"/>
          </w:tcPr>
          <w:p w14:paraId="1FCEB890" w14:textId="77777777" w:rsidR="00AC61F0" w:rsidRPr="00B12A33" w:rsidRDefault="00AC61F0" w:rsidP="00EC1B79">
            <w:pPr>
              <w:rPr>
                <w:lang w:val="en-GB"/>
              </w:rPr>
            </w:pPr>
            <w:r w:rsidRPr="00B12A33">
              <w:rPr>
                <w:lang w:val="en-GB"/>
              </w:rPr>
              <w:t>NC005-M02-VFD</w:t>
            </w:r>
          </w:p>
        </w:tc>
        <w:tc>
          <w:tcPr>
            <w:tcW w:w="3165" w:type="pct"/>
            <w:vAlign w:val="center"/>
          </w:tcPr>
          <w:p w14:paraId="588B3C8F" w14:textId="77777777" w:rsidR="00AC61F0" w:rsidRDefault="00AC61F0" w:rsidP="00EC1B79">
            <w:pPr>
              <w:jc w:val="left"/>
              <w:rPr>
                <w:rFonts w:cs="Arial"/>
                <w:spacing w:val="-2"/>
                <w:lang w:val="en-GB"/>
              </w:rPr>
            </w:pPr>
            <w:r>
              <w:rPr>
                <w:rFonts w:cs="Arial"/>
                <w:spacing w:val="-2"/>
                <w:lang w:val="en-GB"/>
              </w:rPr>
              <w:t>Motor for S</w:t>
            </w:r>
            <w:r w:rsidRPr="00FE00CB">
              <w:rPr>
                <w:rFonts w:cs="Arial"/>
                <w:spacing w:val="-2"/>
                <w:lang w:val="en-GB"/>
              </w:rPr>
              <w:t>crew feeder NC0</w:t>
            </w:r>
            <w:r>
              <w:rPr>
                <w:rFonts w:cs="Arial"/>
                <w:spacing w:val="-2"/>
                <w:lang w:val="en-GB"/>
              </w:rPr>
              <w:t>05</w:t>
            </w:r>
          </w:p>
        </w:tc>
        <w:tc>
          <w:tcPr>
            <w:tcW w:w="917" w:type="pct"/>
            <w:vAlign w:val="center"/>
          </w:tcPr>
          <w:p w14:paraId="709F2864" w14:textId="77777777" w:rsidR="00AC61F0" w:rsidRDefault="00AC61F0" w:rsidP="00EC1B79">
            <w:pPr>
              <w:jc w:val="left"/>
              <w:rPr>
                <w:lang w:val="it-IT"/>
              </w:rPr>
            </w:pPr>
            <w:r>
              <w:rPr>
                <w:lang w:val="it-IT"/>
              </w:rPr>
              <w:t>STOP</w:t>
            </w:r>
          </w:p>
        </w:tc>
      </w:tr>
      <w:tr w:rsidR="00AC61F0" w:rsidRPr="00B30957" w14:paraId="799BCE7C" w14:textId="77777777" w:rsidTr="00EC1B79">
        <w:tc>
          <w:tcPr>
            <w:tcW w:w="918" w:type="pct"/>
          </w:tcPr>
          <w:p w14:paraId="5FB0F87B" w14:textId="77777777" w:rsidR="00AC61F0" w:rsidRPr="00B12A33" w:rsidRDefault="00AC61F0" w:rsidP="00EC1B79">
            <w:pPr>
              <w:rPr>
                <w:lang w:val="en-GB"/>
              </w:rPr>
            </w:pPr>
            <w:r w:rsidRPr="00B12A33">
              <w:rPr>
                <w:lang w:val="en-GB"/>
              </w:rPr>
              <w:t>AY004</w:t>
            </w:r>
          </w:p>
        </w:tc>
        <w:tc>
          <w:tcPr>
            <w:tcW w:w="3165" w:type="pct"/>
            <w:vAlign w:val="center"/>
          </w:tcPr>
          <w:p w14:paraId="2339762E" w14:textId="77777777" w:rsidR="00AC61F0" w:rsidRDefault="00AC61F0" w:rsidP="00EC1B79">
            <w:pPr>
              <w:jc w:val="left"/>
              <w:rPr>
                <w:rFonts w:cs="Arial"/>
                <w:spacing w:val="-2"/>
                <w:lang w:val="en-GB"/>
              </w:rPr>
            </w:pPr>
            <w:r w:rsidRPr="009817C3">
              <w:rPr>
                <w:rFonts w:cs="Arial"/>
                <w:spacing w:val="-2"/>
                <w:lang w:val="en-GB"/>
              </w:rPr>
              <w:t xml:space="preserve">Solenoid for </w:t>
            </w:r>
            <w:r w:rsidRPr="00A52F95">
              <w:rPr>
                <w:rFonts w:cs="Arial"/>
                <w:spacing w:val="-2"/>
                <w:lang w:val="en-GB"/>
              </w:rPr>
              <w:t>inject pressure to NC005</w:t>
            </w:r>
          </w:p>
        </w:tc>
        <w:tc>
          <w:tcPr>
            <w:tcW w:w="917" w:type="pct"/>
            <w:vAlign w:val="center"/>
          </w:tcPr>
          <w:p w14:paraId="6E7780F9" w14:textId="77777777" w:rsidR="00AC61F0" w:rsidRDefault="00AC61F0" w:rsidP="00EC1B79">
            <w:pPr>
              <w:jc w:val="left"/>
              <w:rPr>
                <w:lang w:val="it-IT"/>
              </w:rPr>
            </w:pPr>
            <w:r w:rsidRPr="00B30957">
              <w:rPr>
                <w:lang w:val="it-IT"/>
              </w:rPr>
              <w:t>OFF</w:t>
            </w:r>
          </w:p>
        </w:tc>
      </w:tr>
      <w:tr w:rsidR="00AC61F0" w:rsidRPr="00B30957" w14:paraId="0FC44C45" w14:textId="77777777" w:rsidTr="00EC1B79">
        <w:tc>
          <w:tcPr>
            <w:tcW w:w="918" w:type="pct"/>
          </w:tcPr>
          <w:p w14:paraId="694D58F7" w14:textId="77777777" w:rsidR="00AC61F0" w:rsidRPr="00B12A33" w:rsidRDefault="00AC61F0" w:rsidP="00EC1B79">
            <w:pPr>
              <w:rPr>
                <w:lang w:val="en-GB"/>
              </w:rPr>
            </w:pPr>
            <w:r w:rsidRPr="00A52F95">
              <w:rPr>
                <w:lang w:val="en-GB"/>
              </w:rPr>
              <w:t>LP006</w:t>
            </w:r>
          </w:p>
        </w:tc>
        <w:tc>
          <w:tcPr>
            <w:tcW w:w="3165" w:type="pct"/>
            <w:vAlign w:val="center"/>
          </w:tcPr>
          <w:p w14:paraId="575AE78D" w14:textId="77777777" w:rsidR="00AC61F0" w:rsidRPr="009817C3" w:rsidRDefault="00AC61F0" w:rsidP="00EC1B79">
            <w:pPr>
              <w:jc w:val="left"/>
              <w:rPr>
                <w:rFonts w:cs="Arial"/>
                <w:spacing w:val="-2"/>
                <w:lang w:val="en-GB"/>
              </w:rPr>
            </w:pPr>
            <w:r>
              <w:rPr>
                <w:rFonts w:cs="Arial"/>
                <w:color w:val="000000"/>
                <w:spacing w:val="-2"/>
                <w:lang w:val="it-IT"/>
              </w:rPr>
              <w:t>Discharge Valve</w:t>
            </w:r>
          </w:p>
        </w:tc>
        <w:tc>
          <w:tcPr>
            <w:tcW w:w="917" w:type="pct"/>
            <w:vAlign w:val="center"/>
          </w:tcPr>
          <w:p w14:paraId="5571F4AC" w14:textId="77777777" w:rsidR="00AC61F0" w:rsidRPr="00B30957" w:rsidRDefault="00AC61F0" w:rsidP="00EC1B79">
            <w:pPr>
              <w:jc w:val="left"/>
              <w:rPr>
                <w:lang w:val="it-IT"/>
              </w:rPr>
            </w:pPr>
            <w:r>
              <w:rPr>
                <w:rFonts w:cs="Arial"/>
                <w:color w:val="000000"/>
                <w:lang w:val="it-IT"/>
              </w:rPr>
              <w:t>CLOSED</w:t>
            </w:r>
          </w:p>
        </w:tc>
      </w:tr>
    </w:tbl>
    <w:p w14:paraId="78AEA81D"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5F745173" w14:textId="77777777" w:rsidR="00AC61F0" w:rsidRPr="0041627B" w:rsidRDefault="00AC61F0" w:rsidP="00AC61F0">
      <w:pPr>
        <w:pStyle w:val="Heading3"/>
        <w:rPr>
          <w:lang w:val="en-GB"/>
        </w:rPr>
      </w:pPr>
      <w:bookmarkStart w:id="894" w:name="_Toc149556510"/>
      <w:r>
        <w:t>CB</w:t>
      </w:r>
      <w:r w:rsidRPr="002F0387">
        <w:t xml:space="preserve"> system </w:t>
      </w:r>
      <w:r w:rsidRPr="009C29B9">
        <w:rPr>
          <w:iCs/>
          <w:szCs w:val="28"/>
        </w:rPr>
        <w:t>Dryer/</w:t>
      </w:r>
      <w:r>
        <w:rPr>
          <w:iCs/>
          <w:szCs w:val="28"/>
        </w:rPr>
        <w:t>C</w:t>
      </w:r>
      <w:r w:rsidRPr="009C29B9">
        <w:rPr>
          <w:iCs/>
          <w:szCs w:val="28"/>
        </w:rPr>
        <w:t>ooler</w:t>
      </w:r>
      <w:r w:rsidRPr="0041627B">
        <w:rPr>
          <w:lang w:val="en-GB"/>
        </w:rPr>
        <w:t xml:space="preserve"> VK006.</w:t>
      </w:r>
      <w:bookmarkEnd w:id="894"/>
    </w:p>
    <w:p w14:paraId="0C659ECB"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rynqvb"/>
          <w:lang w:val="en"/>
        </w:rPr>
      </w:pPr>
    </w:p>
    <w:p w14:paraId="31898872" w14:textId="77777777" w:rsidR="00AC61F0" w:rsidRPr="00A52F95"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val="en"/>
        </w:rPr>
      </w:pPr>
      <w:r w:rsidRPr="00D36571">
        <w:rPr>
          <w:rStyle w:val="rynqvb"/>
          <w:lang w:val="en"/>
        </w:rPr>
        <w:t xml:space="preserve">The following tables show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VK006</w:t>
      </w:r>
      <w:r w:rsidRPr="00D36571">
        <w:rPr>
          <w:rStyle w:val="rynqvb"/>
          <w:lang w:val="en"/>
        </w:rPr>
        <w:t xml:space="preserve"> devices.</w:t>
      </w:r>
    </w:p>
    <w:p w14:paraId="044447D2" w14:textId="77777777" w:rsidR="00AC61F0" w:rsidRPr="0041627B" w:rsidRDefault="00AC61F0" w:rsidP="00AC61F0">
      <w:pPr>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68"/>
        <w:gridCol w:w="5786"/>
        <w:gridCol w:w="1874"/>
      </w:tblGrid>
      <w:tr w:rsidR="00AC61F0" w:rsidRPr="00213362" w14:paraId="45BDD66F" w14:textId="77777777" w:rsidTr="00EC1B79">
        <w:trPr>
          <w:trHeight w:val="315"/>
        </w:trPr>
        <w:tc>
          <w:tcPr>
            <w:tcW w:w="5000" w:type="pct"/>
            <w:gridSpan w:val="3"/>
            <w:shd w:val="clear" w:color="000000" w:fill="D9D9D9"/>
            <w:noWrap/>
            <w:vAlign w:val="center"/>
          </w:tcPr>
          <w:p w14:paraId="4A8404ED" w14:textId="77777777" w:rsidR="00AC61F0" w:rsidRPr="00300BD7" w:rsidRDefault="00AC61F0" w:rsidP="00EC1B79">
            <w:pPr>
              <w:spacing w:after="0"/>
              <w:jc w:val="center"/>
              <w:rPr>
                <w:rFonts w:cs="Arial"/>
                <w:b/>
                <w:bCs/>
                <w:lang w:val="en-GB"/>
              </w:rPr>
            </w:pPr>
            <w:r w:rsidRPr="009C3905">
              <w:rPr>
                <w:rFonts w:cs="Arial"/>
                <w:b/>
                <w:bCs/>
                <w:lang w:val="en-GB"/>
              </w:rPr>
              <w:t>Dryer/cooler</w:t>
            </w:r>
            <w:r w:rsidRPr="00300BD7">
              <w:rPr>
                <w:rFonts w:cs="Arial"/>
                <w:b/>
                <w:bCs/>
                <w:lang w:val="en-GB"/>
              </w:rPr>
              <w:t xml:space="preserve"> </w:t>
            </w:r>
            <w:r>
              <w:rPr>
                <w:rFonts w:cs="Arial"/>
                <w:b/>
                <w:bCs/>
                <w:lang w:val="en-GB"/>
              </w:rPr>
              <w:t>VK</w:t>
            </w:r>
            <w:r w:rsidRPr="0040499B">
              <w:rPr>
                <w:rFonts w:cs="Arial"/>
                <w:b/>
                <w:bCs/>
                <w:lang w:val="en-GB"/>
              </w:rPr>
              <w:t>0</w:t>
            </w:r>
            <w:r>
              <w:rPr>
                <w:rFonts w:cs="Arial"/>
                <w:b/>
                <w:bCs/>
                <w:lang w:val="en-GB"/>
              </w:rPr>
              <w:t>06</w:t>
            </w:r>
            <w:r>
              <w:rPr>
                <w:b/>
                <w:bCs/>
                <w:lang w:val="en-GB"/>
              </w:rPr>
              <w:t xml:space="preserve"> (</w:t>
            </w:r>
            <w:r w:rsidRPr="00AC61F0">
              <w:rPr>
                <w:b/>
                <w:bCs/>
                <w:lang w:val="en-GB"/>
              </w:rPr>
              <w:t>Emergency Stop</w:t>
            </w:r>
            <w:r>
              <w:rPr>
                <w:b/>
                <w:bCs/>
                <w:lang w:val="en-GB"/>
              </w:rPr>
              <w:t>).</w:t>
            </w:r>
          </w:p>
        </w:tc>
      </w:tr>
      <w:tr w:rsidR="00AC61F0" w:rsidRPr="00213362" w14:paraId="3376BDC7" w14:textId="77777777" w:rsidTr="00EC1B79">
        <w:trPr>
          <w:trHeight w:val="315"/>
        </w:trPr>
        <w:tc>
          <w:tcPr>
            <w:tcW w:w="1006" w:type="pct"/>
            <w:shd w:val="clear" w:color="000000" w:fill="D9D9D9"/>
            <w:noWrap/>
            <w:vAlign w:val="center"/>
            <w:hideMark/>
          </w:tcPr>
          <w:p w14:paraId="1ED82E1A"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3035" w:type="pct"/>
            <w:shd w:val="clear" w:color="000000" w:fill="D9D9D9"/>
            <w:noWrap/>
            <w:vAlign w:val="center"/>
            <w:hideMark/>
          </w:tcPr>
          <w:p w14:paraId="666D63C0"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9" w:type="pct"/>
            <w:shd w:val="clear" w:color="000000" w:fill="D9D9D9"/>
            <w:noWrap/>
            <w:vAlign w:val="center"/>
            <w:hideMark/>
          </w:tcPr>
          <w:p w14:paraId="0D98A175"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35C7081A" w14:textId="77777777" w:rsidTr="00EC1B79">
        <w:trPr>
          <w:trHeight w:val="315"/>
        </w:trPr>
        <w:tc>
          <w:tcPr>
            <w:tcW w:w="1006" w:type="pct"/>
            <w:shd w:val="clear" w:color="auto" w:fill="auto"/>
            <w:noWrap/>
            <w:vAlign w:val="center"/>
          </w:tcPr>
          <w:p w14:paraId="6D5B3E93" w14:textId="77777777" w:rsidR="00AC61F0" w:rsidRPr="00213362" w:rsidRDefault="00AC61F0" w:rsidP="00EC1B79">
            <w:pPr>
              <w:spacing w:after="0"/>
              <w:jc w:val="left"/>
              <w:rPr>
                <w:rFonts w:cs="Arial"/>
                <w:color w:val="000000"/>
                <w:lang w:val="it-IT"/>
              </w:rPr>
            </w:pPr>
            <w:r w:rsidRPr="00C7422E">
              <w:rPr>
                <w:rFonts w:cs="Arial"/>
                <w:color w:val="000000"/>
                <w:lang w:val="en-GB"/>
              </w:rPr>
              <w:t>LP</w:t>
            </w:r>
            <w:r>
              <w:rPr>
                <w:rFonts w:cs="Arial"/>
                <w:color w:val="000000"/>
                <w:lang w:val="en-GB"/>
              </w:rPr>
              <w:t>009</w:t>
            </w:r>
          </w:p>
        </w:tc>
        <w:tc>
          <w:tcPr>
            <w:tcW w:w="3035" w:type="pct"/>
            <w:shd w:val="clear" w:color="auto" w:fill="auto"/>
            <w:noWrap/>
            <w:vAlign w:val="center"/>
          </w:tcPr>
          <w:p w14:paraId="607C91F3" w14:textId="77777777" w:rsidR="00AC61F0" w:rsidRPr="00213362" w:rsidRDefault="00AC61F0" w:rsidP="00EC1B79">
            <w:pPr>
              <w:spacing w:after="0"/>
              <w:jc w:val="left"/>
              <w:rPr>
                <w:rFonts w:cs="Arial"/>
                <w:color w:val="000000"/>
                <w:lang w:val="it-IT"/>
              </w:rPr>
            </w:pPr>
            <w:r w:rsidRPr="00213362">
              <w:rPr>
                <w:rFonts w:cs="Arial"/>
                <w:color w:val="000000"/>
                <w:spacing w:val="-2"/>
                <w:lang w:val="it-IT"/>
              </w:rPr>
              <w:t>Inlet valve</w:t>
            </w:r>
          </w:p>
        </w:tc>
        <w:tc>
          <w:tcPr>
            <w:tcW w:w="959" w:type="pct"/>
            <w:shd w:val="clear" w:color="auto" w:fill="auto"/>
            <w:noWrap/>
            <w:vAlign w:val="center"/>
          </w:tcPr>
          <w:p w14:paraId="25F7FD8E"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0BAB9840" w14:textId="77777777" w:rsidTr="00EC1B79">
        <w:trPr>
          <w:trHeight w:val="315"/>
        </w:trPr>
        <w:tc>
          <w:tcPr>
            <w:tcW w:w="1006" w:type="pct"/>
            <w:shd w:val="clear" w:color="auto" w:fill="auto"/>
            <w:noWrap/>
          </w:tcPr>
          <w:p w14:paraId="2F8EAD48" w14:textId="77777777" w:rsidR="00AC61F0" w:rsidRPr="00213362" w:rsidRDefault="00AC61F0" w:rsidP="00EC1B79">
            <w:pPr>
              <w:spacing w:after="0"/>
              <w:jc w:val="left"/>
              <w:rPr>
                <w:rFonts w:cs="Arial"/>
                <w:color w:val="000000"/>
                <w:lang w:val="it-IT"/>
              </w:rPr>
            </w:pPr>
            <w:r w:rsidRPr="00E7162F">
              <w:t>AY</w:t>
            </w:r>
            <w:r>
              <w:t>007</w:t>
            </w:r>
            <w:r w:rsidRPr="00E7162F">
              <w:t>A</w:t>
            </w:r>
          </w:p>
        </w:tc>
        <w:tc>
          <w:tcPr>
            <w:tcW w:w="3035" w:type="pct"/>
            <w:shd w:val="clear" w:color="auto" w:fill="auto"/>
            <w:noWrap/>
          </w:tcPr>
          <w:p w14:paraId="0F9A62D9"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Pr>
                <w:rFonts w:cs="Arial"/>
                <w:spacing w:val="-2"/>
              </w:rPr>
              <w:t>d</w:t>
            </w:r>
            <w:r w:rsidRPr="00AB6D7E">
              <w:t>ischarge valve Open position</w:t>
            </w:r>
          </w:p>
        </w:tc>
        <w:tc>
          <w:tcPr>
            <w:tcW w:w="959" w:type="pct"/>
            <w:shd w:val="clear" w:color="auto" w:fill="auto"/>
            <w:noWrap/>
            <w:vAlign w:val="center"/>
          </w:tcPr>
          <w:p w14:paraId="30CEE172"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10A9773F" w14:textId="77777777" w:rsidTr="00EC1B79">
        <w:trPr>
          <w:trHeight w:val="315"/>
        </w:trPr>
        <w:tc>
          <w:tcPr>
            <w:tcW w:w="1006" w:type="pct"/>
            <w:shd w:val="clear" w:color="auto" w:fill="auto"/>
            <w:noWrap/>
          </w:tcPr>
          <w:p w14:paraId="50FC8DD0" w14:textId="77777777" w:rsidR="00AC61F0" w:rsidRPr="00213362" w:rsidRDefault="00AC61F0" w:rsidP="00EC1B79">
            <w:pPr>
              <w:spacing w:after="0"/>
              <w:jc w:val="left"/>
              <w:rPr>
                <w:rFonts w:cs="Arial"/>
                <w:color w:val="000000"/>
                <w:lang w:val="it-IT"/>
              </w:rPr>
            </w:pPr>
            <w:r w:rsidRPr="00E7162F">
              <w:t>AY</w:t>
            </w:r>
            <w:r>
              <w:t>007</w:t>
            </w:r>
            <w:r w:rsidRPr="00E7162F">
              <w:t>B</w:t>
            </w:r>
          </w:p>
        </w:tc>
        <w:tc>
          <w:tcPr>
            <w:tcW w:w="3035" w:type="pct"/>
            <w:shd w:val="clear" w:color="auto" w:fill="auto"/>
            <w:noWrap/>
          </w:tcPr>
          <w:p w14:paraId="03D9581B"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Pr>
                <w:rFonts w:cs="Arial"/>
                <w:spacing w:val="-2"/>
              </w:rPr>
              <w:t>d</w:t>
            </w:r>
            <w:r w:rsidRPr="00AB6D7E">
              <w:t>ischarge valve Close position</w:t>
            </w:r>
          </w:p>
        </w:tc>
        <w:tc>
          <w:tcPr>
            <w:tcW w:w="959" w:type="pct"/>
            <w:shd w:val="clear" w:color="auto" w:fill="auto"/>
            <w:noWrap/>
            <w:vAlign w:val="center"/>
          </w:tcPr>
          <w:p w14:paraId="4415BABB" w14:textId="77777777" w:rsidR="00AC61F0" w:rsidRPr="00213362" w:rsidRDefault="008018FC" w:rsidP="00EC1B79">
            <w:pPr>
              <w:spacing w:after="0"/>
              <w:jc w:val="left"/>
              <w:rPr>
                <w:rFonts w:cs="Arial"/>
                <w:color w:val="000000"/>
                <w:lang w:val="it-IT"/>
              </w:rPr>
            </w:pPr>
            <w:r w:rsidRPr="00B30957">
              <w:rPr>
                <w:lang w:val="it-IT"/>
              </w:rPr>
              <w:t>OFF</w:t>
            </w:r>
          </w:p>
        </w:tc>
      </w:tr>
      <w:tr w:rsidR="00AC61F0" w:rsidRPr="00213362" w14:paraId="770E4548" w14:textId="77777777" w:rsidTr="00EC1B79">
        <w:trPr>
          <w:trHeight w:val="315"/>
        </w:trPr>
        <w:tc>
          <w:tcPr>
            <w:tcW w:w="1006" w:type="pct"/>
            <w:shd w:val="clear" w:color="auto" w:fill="auto"/>
            <w:noWrap/>
          </w:tcPr>
          <w:p w14:paraId="50506129" w14:textId="77777777" w:rsidR="00AC61F0" w:rsidRPr="00213362" w:rsidRDefault="00AC61F0" w:rsidP="00EC1B79">
            <w:pPr>
              <w:spacing w:after="0"/>
              <w:jc w:val="left"/>
              <w:rPr>
                <w:rFonts w:cs="Arial"/>
                <w:color w:val="000000"/>
                <w:lang w:val="it-IT"/>
              </w:rPr>
            </w:pPr>
            <w:r w:rsidRPr="00880C03">
              <w:t>AY</w:t>
            </w:r>
            <w:r>
              <w:t>014</w:t>
            </w:r>
          </w:p>
        </w:tc>
        <w:tc>
          <w:tcPr>
            <w:tcW w:w="3035" w:type="pct"/>
            <w:shd w:val="clear" w:color="auto" w:fill="auto"/>
            <w:noWrap/>
          </w:tcPr>
          <w:p w14:paraId="36AC415B"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Pr>
                <w:rFonts w:cs="Arial"/>
                <w:spacing w:val="-2"/>
              </w:rPr>
              <w:t>c</w:t>
            </w:r>
            <w:r w:rsidRPr="00686265">
              <w:t>leaning Exhaust valve gasket</w:t>
            </w:r>
          </w:p>
        </w:tc>
        <w:tc>
          <w:tcPr>
            <w:tcW w:w="959" w:type="pct"/>
            <w:shd w:val="clear" w:color="auto" w:fill="auto"/>
            <w:noWrap/>
            <w:vAlign w:val="center"/>
          </w:tcPr>
          <w:p w14:paraId="09540346"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49373306" w14:textId="77777777" w:rsidTr="00EC1B79">
        <w:trPr>
          <w:trHeight w:val="315"/>
        </w:trPr>
        <w:tc>
          <w:tcPr>
            <w:tcW w:w="1006" w:type="pct"/>
            <w:shd w:val="clear" w:color="auto" w:fill="auto"/>
            <w:noWrap/>
          </w:tcPr>
          <w:p w14:paraId="7984C57A" w14:textId="77777777" w:rsidR="00AC61F0" w:rsidRDefault="00AC61F0" w:rsidP="00EC1B79">
            <w:pPr>
              <w:spacing w:after="0"/>
              <w:jc w:val="left"/>
              <w:rPr>
                <w:rFonts w:cs="Arial"/>
                <w:color w:val="000000"/>
                <w:lang w:val="it-IT"/>
              </w:rPr>
            </w:pPr>
            <w:r w:rsidRPr="00880C03">
              <w:t>AY</w:t>
            </w:r>
            <w:r>
              <w:t>015</w:t>
            </w:r>
          </w:p>
        </w:tc>
        <w:tc>
          <w:tcPr>
            <w:tcW w:w="3035" w:type="pct"/>
            <w:shd w:val="clear" w:color="auto" w:fill="auto"/>
            <w:noWrap/>
          </w:tcPr>
          <w:p w14:paraId="7598CFEE" w14:textId="77777777" w:rsidR="00AC61F0" w:rsidRPr="0041627B" w:rsidRDefault="00AC61F0" w:rsidP="00EC1B79">
            <w:pPr>
              <w:spacing w:after="0"/>
              <w:jc w:val="left"/>
              <w:rPr>
                <w:rFonts w:cs="Arial"/>
                <w:color w:val="000000"/>
                <w:spacing w:val="-2"/>
                <w:lang w:val="en-GB"/>
              </w:rPr>
            </w:pPr>
            <w:r w:rsidRPr="009817C3">
              <w:rPr>
                <w:rFonts w:cs="Arial"/>
                <w:spacing w:val="-2"/>
                <w:lang w:val="en-GB"/>
              </w:rPr>
              <w:t xml:space="preserve">Solenoid for </w:t>
            </w:r>
            <w:r>
              <w:rPr>
                <w:rFonts w:cs="Arial"/>
                <w:spacing w:val="-2"/>
              </w:rPr>
              <w:t>c</w:t>
            </w:r>
            <w:r w:rsidRPr="00686265">
              <w:t>leaning Exhaust valve gasket</w:t>
            </w:r>
          </w:p>
        </w:tc>
        <w:tc>
          <w:tcPr>
            <w:tcW w:w="959" w:type="pct"/>
            <w:shd w:val="clear" w:color="auto" w:fill="auto"/>
            <w:noWrap/>
            <w:vAlign w:val="center"/>
          </w:tcPr>
          <w:p w14:paraId="026DCBFC"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26332946" w14:textId="77777777" w:rsidTr="00EC1B79">
        <w:trPr>
          <w:trHeight w:val="315"/>
        </w:trPr>
        <w:tc>
          <w:tcPr>
            <w:tcW w:w="1006" w:type="pct"/>
            <w:shd w:val="clear" w:color="auto" w:fill="auto"/>
            <w:noWrap/>
          </w:tcPr>
          <w:p w14:paraId="65AD5B06" w14:textId="77777777" w:rsidR="00AC61F0" w:rsidRPr="00880C03" w:rsidRDefault="00AC61F0" w:rsidP="00EC1B79">
            <w:pPr>
              <w:spacing w:after="0"/>
              <w:jc w:val="left"/>
            </w:pPr>
            <w:r w:rsidRPr="0074475C">
              <w:t>AY</w:t>
            </w:r>
            <w:r>
              <w:t>028</w:t>
            </w:r>
          </w:p>
        </w:tc>
        <w:tc>
          <w:tcPr>
            <w:tcW w:w="3035" w:type="pct"/>
            <w:shd w:val="clear" w:color="auto" w:fill="auto"/>
            <w:noWrap/>
          </w:tcPr>
          <w:p w14:paraId="4689F0F6" w14:textId="77777777" w:rsidR="00AC61F0" w:rsidRPr="00686265" w:rsidRDefault="00AC61F0" w:rsidP="00EC1B79">
            <w:pPr>
              <w:spacing w:after="0"/>
              <w:jc w:val="left"/>
            </w:pPr>
            <w:r w:rsidRPr="009817C3">
              <w:rPr>
                <w:rFonts w:cs="Arial"/>
                <w:spacing w:val="-2"/>
                <w:lang w:val="en-GB"/>
              </w:rPr>
              <w:t xml:space="preserve">Solenoid for </w:t>
            </w:r>
            <w:r w:rsidRPr="0074475C">
              <w:t>cleaning Blades Riboccone</w:t>
            </w:r>
          </w:p>
        </w:tc>
        <w:tc>
          <w:tcPr>
            <w:tcW w:w="959" w:type="pct"/>
            <w:shd w:val="clear" w:color="auto" w:fill="auto"/>
            <w:noWrap/>
            <w:vAlign w:val="center"/>
          </w:tcPr>
          <w:p w14:paraId="34EDE9E8" w14:textId="77777777" w:rsidR="00AC61F0" w:rsidRPr="00B30957" w:rsidRDefault="00AC61F0" w:rsidP="00EC1B79">
            <w:pPr>
              <w:spacing w:after="0"/>
              <w:jc w:val="left"/>
              <w:rPr>
                <w:lang w:val="it-IT"/>
              </w:rPr>
            </w:pPr>
            <w:r w:rsidRPr="00B30957">
              <w:rPr>
                <w:lang w:val="it-IT"/>
              </w:rPr>
              <w:t>OFF</w:t>
            </w:r>
          </w:p>
        </w:tc>
      </w:tr>
      <w:tr w:rsidR="00AC61F0" w:rsidRPr="00213362" w14:paraId="5CCD55B4" w14:textId="77777777" w:rsidTr="00EC1B79">
        <w:trPr>
          <w:trHeight w:val="315"/>
        </w:trPr>
        <w:tc>
          <w:tcPr>
            <w:tcW w:w="1006" w:type="pct"/>
            <w:shd w:val="clear" w:color="auto" w:fill="auto"/>
            <w:noWrap/>
          </w:tcPr>
          <w:p w14:paraId="13C31A8E" w14:textId="77777777" w:rsidR="00AC61F0" w:rsidRPr="0074475C" w:rsidRDefault="00AC61F0" w:rsidP="00EC1B79">
            <w:pPr>
              <w:spacing w:after="0"/>
              <w:jc w:val="left"/>
            </w:pPr>
            <w:r w:rsidRPr="0074475C">
              <w:t>AY</w:t>
            </w:r>
            <w:r>
              <w:t>023</w:t>
            </w:r>
          </w:p>
        </w:tc>
        <w:tc>
          <w:tcPr>
            <w:tcW w:w="3035" w:type="pct"/>
            <w:shd w:val="clear" w:color="auto" w:fill="auto"/>
            <w:noWrap/>
          </w:tcPr>
          <w:p w14:paraId="3EDE6EEF" w14:textId="77777777" w:rsidR="00AC61F0" w:rsidRPr="009817C3" w:rsidRDefault="00AC61F0" w:rsidP="00EC1B79">
            <w:pPr>
              <w:spacing w:after="0"/>
              <w:jc w:val="left"/>
              <w:rPr>
                <w:rFonts w:cs="Arial"/>
                <w:spacing w:val="-2"/>
                <w:lang w:val="en-GB"/>
              </w:rPr>
            </w:pPr>
            <w:r w:rsidRPr="009817C3">
              <w:rPr>
                <w:rFonts w:cs="Arial"/>
                <w:spacing w:val="-2"/>
                <w:lang w:val="en-GB"/>
              </w:rPr>
              <w:t xml:space="preserve">Solenoid for </w:t>
            </w:r>
            <w:r w:rsidRPr="0074475C">
              <w:t>cleaning Blades Riboccone</w:t>
            </w:r>
          </w:p>
        </w:tc>
        <w:tc>
          <w:tcPr>
            <w:tcW w:w="959" w:type="pct"/>
            <w:shd w:val="clear" w:color="auto" w:fill="auto"/>
            <w:noWrap/>
            <w:vAlign w:val="center"/>
          </w:tcPr>
          <w:p w14:paraId="7652AD40" w14:textId="77777777" w:rsidR="00AC61F0" w:rsidRPr="00B30957" w:rsidRDefault="00AC61F0" w:rsidP="00EC1B79">
            <w:pPr>
              <w:spacing w:after="0"/>
              <w:jc w:val="left"/>
              <w:rPr>
                <w:lang w:val="it-IT"/>
              </w:rPr>
            </w:pPr>
            <w:r w:rsidRPr="00B30957">
              <w:rPr>
                <w:lang w:val="it-IT"/>
              </w:rPr>
              <w:t>OFF</w:t>
            </w:r>
          </w:p>
        </w:tc>
      </w:tr>
      <w:tr w:rsidR="00AC61F0" w:rsidRPr="00213362" w14:paraId="7D181312" w14:textId="77777777" w:rsidTr="00EC1B79">
        <w:trPr>
          <w:trHeight w:val="315"/>
        </w:trPr>
        <w:tc>
          <w:tcPr>
            <w:tcW w:w="1006" w:type="pct"/>
            <w:shd w:val="clear" w:color="auto" w:fill="auto"/>
            <w:noWrap/>
          </w:tcPr>
          <w:p w14:paraId="4C5DB222" w14:textId="77777777" w:rsidR="00AC61F0" w:rsidRPr="0074475C" w:rsidRDefault="00AC61F0" w:rsidP="00EC1B79">
            <w:pPr>
              <w:spacing w:after="0"/>
              <w:jc w:val="left"/>
            </w:pPr>
            <w:r w:rsidRPr="00C7422E">
              <w:t>AY</w:t>
            </w:r>
            <w:r>
              <w:t>024</w:t>
            </w:r>
          </w:p>
        </w:tc>
        <w:tc>
          <w:tcPr>
            <w:tcW w:w="3035" w:type="pct"/>
            <w:shd w:val="clear" w:color="auto" w:fill="auto"/>
            <w:noWrap/>
          </w:tcPr>
          <w:p w14:paraId="418790BA" w14:textId="77777777" w:rsidR="00AC61F0" w:rsidRPr="009817C3" w:rsidRDefault="00AC61F0" w:rsidP="00EC1B79">
            <w:pPr>
              <w:spacing w:after="0"/>
              <w:jc w:val="left"/>
              <w:rPr>
                <w:rFonts w:cs="Arial"/>
                <w:spacing w:val="-2"/>
                <w:lang w:val="en-GB"/>
              </w:rPr>
            </w:pPr>
            <w:r w:rsidRPr="009817C3">
              <w:rPr>
                <w:rFonts w:cs="Arial"/>
                <w:spacing w:val="-2"/>
                <w:lang w:val="en-GB"/>
              </w:rPr>
              <w:t xml:space="preserve">Solenoid for </w:t>
            </w:r>
            <w:r>
              <w:rPr>
                <w:rFonts w:cs="Arial"/>
                <w:spacing w:val="-2"/>
                <w:lang w:val="en-GB"/>
              </w:rPr>
              <w:t>c</w:t>
            </w:r>
            <w:r w:rsidRPr="00C7422E">
              <w:rPr>
                <w:rFonts w:cs="Arial"/>
                <w:spacing w:val="-2"/>
                <w:lang w:val="en-GB"/>
              </w:rPr>
              <w:t>leaning with Gas from Below</w:t>
            </w:r>
          </w:p>
        </w:tc>
        <w:tc>
          <w:tcPr>
            <w:tcW w:w="959" w:type="pct"/>
            <w:shd w:val="clear" w:color="auto" w:fill="auto"/>
            <w:noWrap/>
            <w:vAlign w:val="center"/>
          </w:tcPr>
          <w:p w14:paraId="08C80943" w14:textId="77777777" w:rsidR="00AC61F0" w:rsidRPr="00B30957" w:rsidRDefault="00AC61F0" w:rsidP="00EC1B79">
            <w:pPr>
              <w:spacing w:after="0"/>
              <w:jc w:val="left"/>
              <w:rPr>
                <w:lang w:val="it-IT"/>
              </w:rPr>
            </w:pPr>
            <w:r w:rsidRPr="00B30957">
              <w:rPr>
                <w:lang w:val="it-IT"/>
              </w:rPr>
              <w:t>OFF</w:t>
            </w:r>
          </w:p>
        </w:tc>
      </w:tr>
      <w:tr w:rsidR="00AC61F0" w:rsidRPr="00213362" w14:paraId="514DAB70" w14:textId="77777777" w:rsidTr="00EC1B79">
        <w:trPr>
          <w:trHeight w:val="315"/>
        </w:trPr>
        <w:tc>
          <w:tcPr>
            <w:tcW w:w="1006" w:type="pct"/>
            <w:shd w:val="clear" w:color="auto" w:fill="auto"/>
            <w:noWrap/>
          </w:tcPr>
          <w:p w14:paraId="1FA0A189" w14:textId="77777777" w:rsidR="00AC61F0" w:rsidRPr="00C7422E" w:rsidRDefault="00AC61F0" w:rsidP="00EC1B79">
            <w:pPr>
              <w:spacing w:after="0"/>
              <w:jc w:val="left"/>
            </w:pPr>
            <w:r w:rsidRPr="00C7422E">
              <w:t>AY</w:t>
            </w:r>
            <w:r>
              <w:t>008</w:t>
            </w:r>
          </w:p>
        </w:tc>
        <w:tc>
          <w:tcPr>
            <w:tcW w:w="3035" w:type="pct"/>
            <w:shd w:val="clear" w:color="auto" w:fill="auto"/>
            <w:noWrap/>
          </w:tcPr>
          <w:p w14:paraId="7061D251" w14:textId="77777777" w:rsidR="00AC61F0" w:rsidRPr="009817C3" w:rsidRDefault="00AC61F0" w:rsidP="00EC1B79">
            <w:pPr>
              <w:spacing w:after="0"/>
              <w:jc w:val="left"/>
              <w:rPr>
                <w:rFonts w:cs="Arial"/>
                <w:spacing w:val="-2"/>
                <w:lang w:val="en-GB"/>
              </w:rPr>
            </w:pPr>
            <w:r w:rsidRPr="009817C3">
              <w:rPr>
                <w:rFonts w:cs="Arial"/>
                <w:spacing w:val="-2"/>
                <w:lang w:val="en-GB"/>
              </w:rPr>
              <w:t xml:space="preserve">Solenoid for </w:t>
            </w:r>
            <w:r w:rsidRPr="00C7422E">
              <w:rPr>
                <w:rFonts w:cs="Arial"/>
                <w:spacing w:val="-2"/>
                <w:lang w:val="en-GB"/>
              </w:rPr>
              <w:t>Air knocker ctrl sys</w:t>
            </w:r>
          </w:p>
        </w:tc>
        <w:tc>
          <w:tcPr>
            <w:tcW w:w="959" w:type="pct"/>
            <w:shd w:val="clear" w:color="auto" w:fill="auto"/>
            <w:noWrap/>
            <w:vAlign w:val="center"/>
          </w:tcPr>
          <w:p w14:paraId="73CE6D8D" w14:textId="77777777" w:rsidR="00AC61F0" w:rsidRPr="00B30957" w:rsidRDefault="00AC61F0" w:rsidP="00EC1B79">
            <w:pPr>
              <w:spacing w:after="0"/>
              <w:jc w:val="left"/>
              <w:rPr>
                <w:lang w:val="it-IT"/>
              </w:rPr>
            </w:pPr>
            <w:r w:rsidRPr="00B30957">
              <w:rPr>
                <w:lang w:val="it-IT"/>
              </w:rPr>
              <w:t>OFF</w:t>
            </w:r>
          </w:p>
        </w:tc>
      </w:tr>
      <w:tr w:rsidR="00AC61F0" w:rsidRPr="00213362" w14:paraId="588F6B17" w14:textId="77777777" w:rsidTr="00EC1B79">
        <w:trPr>
          <w:trHeight w:val="315"/>
        </w:trPr>
        <w:tc>
          <w:tcPr>
            <w:tcW w:w="1006" w:type="pct"/>
            <w:shd w:val="clear" w:color="auto" w:fill="auto"/>
            <w:noWrap/>
          </w:tcPr>
          <w:p w14:paraId="2BB6D336" w14:textId="77777777" w:rsidR="00AC61F0" w:rsidRPr="0074475C" w:rsidRDefault="00AC61F0" w:rsidP="00EC1B79">
            <w:pPr>
              <w:spacing w:after="0"/>
              <w:jc w:val="left"/>
            </w:pPr>
            <w:r w:rsidRPr="00A52F95">
              <w:t>V</w:t>
            </w:r>
            <w:r>
              <w:t>K</w:t>
            </w:r>
            <w:r w:rsidRPr="00A52F95">
              <w:t>016-M0</w:t>
            </w:r>
            <w:r>
              <w:t>3</w:t>
            </w:r>
            <w:r w:rsidRPr="00A52F95">
              <w:t>-VFD</w:t>
            </w:r>
          </w:p>
        </w:tc>
        <w:tc>
          <w:tcPr>
            <w:tcW w:w="3035" w:type="pct"/>
            <w:shd w:val="clear" w:color="auto" w:fill="auto"/>
            <w:noWrap/>
          </w:tcPr>
          <w:p w14:paraId="1FD18B32" w14:textId="77777777" w:rsidR="00AC61F0" w:rsidRPr="009817C3" w:rsidRDefault="00AC61F0" w:rsidP="00EC1B79">
            <w:pPr>
              <w:spacing w:after="0"/>
              <w:jc w:val="left"/>
              <w:rPr>
                <w:rFonts w:cs="Arial"/>
                <w:spacing w:val="-2"/>
                <w:lang w:val="en-GB"/>
              </w:rPr>
            </w:pPr>
            <w:r>
              <w:rPr>
                <w:rFonts w:cs="Arial"/>
                <w:spacing w:val="-2"/>
                <w:lang w:val="en-GB"/>
              </w:rPr>
              <w:t>Motor for r</w:t>
            </w:r>
            <w:r w:rsidRPr="00C7422E">
              <w:rPr>
                <w:rFonts w:cs="Arial"/>
                <w:spacing w:val="-2"/>
                <w:lang w:val="en-GB"/>
              </w:rPr>
              <w:t>otating drive</w:t>
            </w:r>
          </w:p>
        </w:tc>
        <w:tc>
          <w:tcPr>
            <w:tcW w:w="959" w:type="pct"/>
            <w:shd w:val="clear" w:color="auto" w:fill="auto"/>
            <w:noWrap/>
            <w:vAlign w:val="center"/>
          </w:tcPr>
          <w:p w14:paraId="44D5C911" w14:textId="77777777" w:rsidR="00AC61F0" w:rsidRPr="00B30957" w:rsidRDefault="00AC61F0" w:rsidP="00EC1B79">
            <w:pPr>
              <w:spacing w:after="0"/>
              <w:jc w:val="left"/>
              <w:rPr>
                <w:lang w:val="it-IT"/>
              </w:rPr>
            </w:pPr>
            <w:r>
              <w:rPr>
                <w:rFonts w:cs="Arial"/>
                <w:color w:val="000000"/>
                <w:lang w:val="it-IT"/>
              </w:rPr>
              <w:t>STOP</w:t>
            </w:r>
          </w:p>
        </w:tc>
      </w:tr>
      <w:tr w:rsidR="00AC61F0" w:rsidRPr="00213362" w14:paraId="6A9A2055" w14:textId="77777777" w:rsidTr="00EC1B79">
        <w:trPr>
          <w:trHeight w:val="315"/>
        </w:trPr>
        <w:tc>
          <w:tcPr>
            <w:tcW w:w="1006" w:type="pct"/>
            <w:shd w:val="clear" w:color="auto" w:fill="auto"/>
            <w:noWrap/>
          </w:tcPr>
          <w:p w14:paraId="110C2A00" w14:textId="77777777" w:rsidR="00AC61F0" w:rsidRPr="00A52F95" w:rsidRDefault="00AC61F0" w:rsidP="00EC1B79">
            <w:pPr>
              <w:spacing w:after="0"/>
              <w:jc w:val="left"/>
            </w:pPr>
            <w:r w:rsidRPr="00C7422E">
              <w:t>AY</w:t>
            </w:r>
            <w:r>
              <w:t>008</w:t>
            </w:r>
          </w:p>
        </w:tc>
        <w:tc>
          <w:tcPr>
            <w:tcW w:w="3035" w:type="pct"/>
            <w:shd w:val="clear" w:color="auto" w:fill="auto"/>
            <w:noWrap/>
          </w:tcPr>
          <w:p w14:paraId="1AB3F0E8" w14:textId="77777777" w:rsidR="00AC61F0" w:rsidRDefault="00AC61F0" w:rsidP="00EC1B79">
            <w:pPr>
              <w:spacing w:after="0"/>
              <w:jc w:val="left"/>
              <w:rPr>
                <w:rFonts w:cs="Arial"/>
                <w:spacing w:val="-2"/>
                <w:lang w:val="en-GB"/>
              </w:rPr>
            </w:pPr>
            <w:r w:rsidRPr="009817C3">
              <w:rPr>
                <w:rFonts w:cs="Arial"/>
                <w:spacing w:val="-2"/>
                <w:lang w:val="en-GB"/>
              </w:rPr>
              <w:t xml:space="preserve">Solenoid for </w:t>
            </w:r>
            <w:r w:rsidRPr="000A2430">
              <w:rPr>
                <w:rFonts w:cs="Arial"/>
                <w:spacing w:val="-2"/>
                <w:lang w:val="en-GB"/>
              </w:rPr>
              <w:t>inject pressure to the top of V</w:t>
            </w:r>
            <w:r>
              <w:rPr>
                <w:rFonts w:cs="Arial"/>
                <w:spacing w:val="-2"/>
                <w:lang w:val="en-GB"/>
              </w:rPr>
              <w:t>K</w:t>
            </w:r>
            <w:r w:rsidRPr="000A2430">
              <w:rPr>
                <w:rFonts w:cs="Arial"/>
                <w:spacing w:val="-2"/>
                <w:lang w:val="en-GB"/>
              </w:rPr>
              <w:t>016</w:t>
            </w:r>
          </w:p>
        </w:tc>
        <w:tc>
          <w:tcPr>
            <w:tcW w:w="959" w:type="pct"/>
            <w:shd w:val="clear" w:color="auto" w:fill="auto"/>
            <w:noWrap/>
            <w:vAlign w:val="center"/>
          </w:tcPr>
          <w:p w14:paraId="042DC2E3" w14:textId="77777777" w:rsidR="00AC61F0" w:rsidRDefault="00AC61F0" w:rsidP="00EC1B79">
            <w:pPr>
              <w:spacing w:after="0"/>
              <w:jc w:val="left"/>
              <w:rPr>
                <w:rFonts w:cs="Arial"/>
                <w:color w:val="000000"/>
                <w:lang w:val="it-IT"/>
              </w:rPr>
            </w:pPr>
            <w:r w:rsidRPr="00B30957">
              <w:rPr>
                <w:lang w:val="it-IT"/>
              </w:rPr>
              <w:t>OFF</w:t>
            </w:r>
          </w:p>
        </w:tc>
      </w:tr>
    </w:tbl>
    <w:p w14:paraId="35D73A9D" w14:textId="77777777" w:rsidR="00AC61F0" w:rsidRDefault="00AC61F0" w:rsidP="00AC61F0">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96"/>
        <w:gridCol w:w="6058"/>
        <w:gridCol w:w="1874"/>
      </w:tblGrid>
      <w:tr w:rsidR="00AC61F0" w:rsidRPr="00213362" w14:paraId="50C9DDA8" w14:textId="77777777" w:rsidTr="00EC1B79">
        <w:trPr>
          <w:trHeight w:val="315"/>
        </w:trPr>
        <w:tc>
          <w:tcPr>
            <w:tcW w:w="5000" w:type="pct"/>
            <w:gridSpan w:val="3"/>
            <w:shd w:val="clear" w:color="000000" w:fill="D9D9D9"/>
            <w:noWrap/>
            <w:vAlign w:val="center"/>
          </w:tcPr>
          <w:p w14:paraId="1CF07BCB" w14:textId="77777777" w:rsidR="00AC61F0" w:rsidRPr="00300BD7" w:rsidRDefault="00AC61F0" w:rsidP="00EC1B79">
            <w:pPr>
              <w:spacing w:after="0"/>
              <w:jc w:val="center"/>
              <w:rPr>
                <w:rFonts w:cs="Arial"/>
                <w:b/>
                <w:bCs/>
                <w:lang w:val="en-GB"/>
              </w:rPr>
            </w:pPr>
            <w:r w:rsidRPr="009C3905">
              <w:rPr>
                <w:rFonts w:cs="Arial"/>
                <w:b/>
                <w:bCs/>
                <w:lang w:val="en-GB"/>
              </w:rPr>
              <w:t>Dryer/cooler</w:t>
            </w:r>
            <w:r w:rsidRPr="00300BD7">
              <w:rPr>
                <w:rFonts w:cs="Arial"/>
                <w:b/>
                <w:bCs/>
                <w:lang w:val="en-GB"/>
              </w:rPr>
              <w:t xml:space="preserve"> </w:t>
            </w:r>
            <w:r>
              <w:rPr>
                <w:rFonts w:cs="Arial"/>
                <w:b/>
                <w:bCs/>
                <w:lang w:val="en-GB"/>
              </w:rPr>
              <w:t>VK</w:t>
            </w:r>
            <w:r w:rsidRPr="0040499B">
              <w:rPr>
                <w:rFonts w:cs="Arial"/>
                <w:b/>
                <w:bCs/>
                <w:lang w:val="en-GB"/>
              </w:rPr>
              <w:t>0</w:t>
            </w:r>
            <w:r>
              <w:rPr>
                <w:rFonts w:cs="Arial"/>
                <w:b/>
                <w:bCs/>
                <w:lang w:val="en-GB"/>
              </w:rPr>
              <w:t xml:space="preserve">06 </w:t>
            </w:r>
            <w:r w:rsidRPr="00223738">
              <w:rPr>
                <w:rFonts w:cs="Arial"/>
                <w:b/>
                <w:bCs/>
                <w:lang w:val="en-GB"/>
              </w:rPr>
              <w:t>Vacuum</w:t>
            </w:r>
            <w:r>
              <w:rPr>
                <w:rFonts w:cs="Arial"/>
                <w:b/>
                <w:bCs/>
                <w:lang w:val="en-GB"/>
              </w:rPr>
              <w:t xml:space="preserve"> and </w:t>
            </w:r>
            <w:r w:rsidRPr="00223738">
              <w:rPr>
                <w:rFonts w:cs="Arial"/>
                <w:b/>
                <w:bCs/>
                <w:lang w:val="en-GB"/>
              </w:rPr>
              <w:t>bag filter</w:t>
            </w:r>
            <w:r>
              <w:rPr>
                <w:b/>
                <w:bCs/>
                <w:lang w:val="en-GB"/>
              </w:rPr>
              <w:t xml:space="preserve"> (</w:t>
            </w:r>
            <w:r w:rsidRPr="00AC61F0">
              <w:rPr>
                <w:b/>
                <w:bCs/>
                <w:lang w:val="en-GB"/>
              </w:rPr>
              <w:t>Emergency Stop</w:t>
            </w:r>
            <w:r>
              <w:rPr>
                <w:b/>
                <w:bCs/>
                <w:lang w:val="en-GB"/>
              </w:rPr>
              <w:t>).</w:t>
            </w:r>
          </w:p>
        </w:tc>
      </w:tr>
      <w:tr w:rsidR="00AC61F0" w:rsidRPr="00213362" w14:paraId="581EC831" w14:textId="77777777" w:rsidTr="00EC1B79">
        <w:trPr>
          <w:trHeight w:val="315"/>
        </w:trPr>
        <w:tc>
          <w:tcPr>
            <w:tcW w:w="914" w:type="pct"/>
            <w:shd w:val="clear" w:color="000000" w:fill="D9D9D9"/>
            <w:noWrap/>
            <w:vAlign w:val="center"/>
            <w:hideMark/>
          </w:tcPr>
          <w:p w14:paraId="6B4957BC"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3128" w:type="pct"/>
            <w:shd w:val="clear" w:color="000000" w:fill="D9D9D9"/>
            <w:noWrap/>
            <w:vAlign w:val="center"/>
            <w:hideMark/>
          </w:tcPr>
          <w:p w14:paraId="77B7C21A"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5F9E548E"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058E92E7" w14:textId="77777777" w:rsidTr="00EC1B79">
        <w:trPr>
          <w:trHeight w:val="315"/>
        </w:trPr>
        <w:tc>
          <w:tcPr>
            <w:tcW w:w="914" w:type="pct"/>
            <w:shd w:val="clear" w:color="auto" w:fill="auto"/>
            <w:noWrap/>
          </w:tcPr>
          <w:p w14:paraId="2FF2DC43" w14:textId="77777777" w:rsidR="00AC61F0" w:rsidRPr="00213362" w:rsidRDefault="00AC61F0" w:rsidP="00EC1B79">
            <w:pPr>
              <w:spacing w:after="0"/>
              <w:jc w:val="left"/>
              <w:rPr>
                <w:rFonts w:cs="Arial"/>
                <w:color w:val="000000"/>
                <w:lang w:val="it-IT"/>
              </w:rPr>
            </w:pPr>
            <w:r w:rsidRPr="00AE7B95">
              <w:t>LP</w:t>
            </w:r>
            <w:r>
              <w:t>006</w:t>
            </w:r>
          </w:p>
        </w:tc>
        <w:tc>
          <w:tcPr>
            <w:tcW w:w="3128" w:type="pct"/>
            <w:shd w:val="clear" w:color="auto" w:fill="auto"/>
            <w:noWrap/>
          </w:tcPr>
          <w:p w14:paraId="12F8D5BA" w14:textId="77777777" w:rsidR="00AC61F0" w:rsidRPr="0041627B" w:rsidRDefault="00AC61F0" w:rsidP="00EC1B79">
            <w:pPr>
              <w:spacing w:after="0"/>
              <w:jc w:val="left"/>
              <w:rPr>
                <w:rFonts w:cs="Arial"/>
                <w:color w:val="000000"/>
                <w:lang w:val="en-GB"/>
              </w:rPr>
            </w:pPr>
            <w:r>
              <w:rPr>
                <w:rStyle w:val="rynqvb"/>
                <w:lang w:val="en"/>
              </w:rPr>
              <w:t xml:space="preserve">Pressure injection valve to the bag filter unit </w:t>
            </w:r>
          </w:p>
        </w:tc>
        <w:tc>
          <w:tcPr>
            <w:tcW w:w="958" w:type="pct"/>
            <w:shd w:val="clear" w:color="auto" w:fill="auto"/>
            <w:noWrap/>
            <w:vAlign w:val="center"/>
          </w:tcPr>
          <w:p w14:paraId="6F2BFCCF"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16769860" w14:textId="77777777" w:rsidTr="00EC1B79">
        <w:trPr>
          <w:trHeight w:val="315"/>
        </w:trPr>
        <w:tc>
          <w:tcPr>
            <w:tcW w:w="914" w:type="pct"/>
            <w:shd w:val="clear" w:color="auto" w:fill="auto"/>
            <w:noWrap/>
          </w:tcPr>
          <w:p w14:paraId="49A66B94" w14:textId="77777777" w:rsidR="00AC61F0" w:rsidRPr="00213362" w:rsidRDefault="00AC61F0" w:rsidP="00EC1B79">
            <w:pPr>
              <w:spacing w:after="0"/>
              <w:jc w:val="left"/>
              <w:rPr>
                <w:rFonts w:cs="Arial"/>
                <w:color w:val="000000"/>
                <w:lang w:val="it-IT"/>
              </w:rPr>
            </w:pPr>
            <w:r w:rsidRPr="003C22B8">
              <w:t>AY</w:t>
            </w:r>
            <w:r>
              <w:t>033</w:t>
            </w:r>
          </w:p>
        </w:tc>
        <w:tc>
          <w:tcPr>
            <w:tcW w:w="3128" w:type="pct"/>
            <w:shd w:val="clear" w:color="auto" w:fill="auto"/>
            <w:noWrap/>
          </w:tcPr>
          <w:p w14:paraId="1079E76F" w14:textId="77777777" w:rsidR="00AC61F0" w:rsidRPr="0041627B" w:rsidRDefault="00AC61F0" w:rsidP="00EC1B79">
            <w:pPr>
              <w:spacing w:after="0"/>
              <w:jc w:val="left"/>
              <w:rPr>
                <w:rFonts w:cs="Arial"/>
                <w:color w:val="000000"/>
                <w:lang w:val="en-GB"/>
              </w:rPr>
            </w:pPr>
            <w:r w:rsidRPr="009817C3">
              <w:rPr>
                <w:rFonts w:cs="Arial"/>
                <w:spacing w:val="-2"/>
                <w:lang w:val="en-GB"/>
              </w:rPr>
              <w:t xml:space="preserve">Solenoid for </w:t>
            </w:r>
            <w:r w:rsidRPr="0041627B">
              <w:rPr>
                <w:rFonts w:cs="Arial"/>
                <w:color w:val="000000"/>
                <w:lang w:val="en-GB"/>
              </w:rPr>
              <w:t>Outlet Bag filter auto release PDIT001&gt;atm</w:t>
            </w:r>
          </w:p>
        </w:tc>
        <w:tc>
          <w:tcPr>
            <w:tcW w:w="958" w:type="pct"/>
            <w:shd w:val="clear" w:color="auto" w:fill="auto"/>
            <w:noWrap/>
            <w:vAlign w:val="center"/>
          </w:tcPr>
          <w:p w14:paraId="2FB0388F" w14:textId="77777777" w:rsidR="00AC61F0" w:rsidRPr="00213362" w:rsidRDefault="00AC61F0" w:rsidP="00EC1B79">
            <w:pPr>
              <w:spacing w:after="0"/>
              <w:jc w:val="left"/>
              <w:rPr>
                <w:rFonts w:cs="Arial"/>
                <w:color w:val="000000"/>
                <w:lang w:val="it-IT"/>
              </w:rPr>
            </w:pPr>
            <w:r w:rsidRPr="00B30957">
              <w:rPr>
                <w:lang w:val="it-IT"/>
              </w:rPr>
              <w:t>OFF</w:t>
            </w:r>
          </w:p>
        </w:tc>
      </w:tr>
      <w:tr w:rsidR="00AC61F0" w:rsidRPr="00213362" w14:paraId="6F83BF14" w14:textId="77777777" w:rsidTr="00EC1B79">
        <w:trPr>
          <w:trHeight w:val="315"/>
        </w:trPr>
        <w:tc>
          <w:tcPr>
            <w:tcW w:w="914" w:type="pct"/>
            <w:shd w:val="clear" w:color="auto" w:fill="auto"/>
            <w:noWrap/>
          </w:tcPr>
          <w:p w14:paraId="5EC046DB" w14:textId="77777777" w:rsidR="00AC61F0" w:rsidRPr="00213362" w:rsidRDefault="00AC61F0" w:rsidP="00EC1B79">
            <w:pPr>
              <w:spacing w:after="0"/>
              <w:jc w:val="left"/>
              <w:rPr>
                <w:rFonts w:cs="Arial"/>
                <w:color w:val="000000"/>
                <w:lang w:val="it-IT"/>
              </w:rPr>
            </w:pPr>
            <w:r w:rsidRPr="003C22B8">
              <w:lastRenderedPageBreak/>
              <w:t>LP</w:t>
            </w:r>
            <w:r>
              <w:t>009</w:t>
            </w:r>
          </w:p>
        </w:tc>
        <w:tc>
          <w:tcPr>
            <w:tcW w:w="3128" w:type="pct"/>
            <w:shd w:val="clear" w:color="auto" w:fill="auto"/>
            <w:noWrap/>
          </w:tcPr>
          <w:p w14:paraId="116B314E" w14:textId="77777777" w:rsidR="00AC61F0" w:rsidRPr="0041627B" w:rsidRDefault="00AC61F0" w:rsidP="00EC1B79">
            <w:pPr>
              <w:spacing w:after="0"/>
              <w:jc w:val="left"/>
              <w:rPr>
                <w:rFonts w:cs="Arial"/>
                <w:color w:val="000000"/>
                <w:lang w:val="en-GB"/>
              </w:rPr>
            </w:pPr>
            <w:r w:rsidRPr="0041627B">
              <w:rPr>
                <w:rFonts w:cs="Arial"/>
                <w:color w:val="000000"/>
                <w:lang w:val="en-GB"/>
              </w:rPr>
              <w:t>Outlet Bag filter vacuum breaker solenoid valve</w:t>
            </w:r>
          </w:p>
        </w:tc>
        <w:tc>
          <w:tcPr>
            <w:tcW w:w="958" w:type="pct"/>
            <w:shd w:val="clear" w:color="auto" w:fill="auto"/>
            <w:noWrap/>
            <w:vAlign w:val="center"/>
          </w:tcPr>
          <w:p w14:paraId="584F2678"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2B0B3E5F" w14:textId="77777777" w:rsidTr="00EC1B79">
        <w:trPr>
          <w:trHeight w:val="315"/>
        </w:trPr>
        <w:tc>
          <w:tcPr>
            <w:tcW w:w="914" w:type="pct"/>
            <w:shd w:val="clear" w:color="auto" w:fill="auto"/>
            <w:noWrap/>
          </w:tcPr>
          <w:p w14:paraId="2C465B47" w14:textId="77777777" w:rsidR="00AC61F0" w:rsidRDefault="00AC61F0" w:rsidP="00EC1B79">
            <w:pPr>
              <w:spacing w:after="0"/>
              <w:jc w:val="left"/>
              <w:rPr>
                <w:rFonts w:cs="Arial"/>
                <w:color w:val="000000"/>
                <w:lang w:val="it-IT"/>
              </w:rPr>
            </w:pPr>
            <w:r w:rsidRPr="003C22B8">
              <w:t>LP</w:t>
            </w:r>
            <w:r>
              <w:t>005</w:t>
            </w:r>
          </w:p>
        </w:tc>
        <w:tc>
          <w:tcPr>
            <w:tcW w:w="3128" w:type="pct"/>
            <w:shd w:val="clear" w:color="auto" w:fill="auto"/>
            <w:noWrap/>
          </w:tcPr>
          <w:p w14:paraId="222873C2" w14:textId="77777777" w:rsidR="00AC61F0" w:rsidRPr="0041627B" w:rsidRDefault="00AC61F0" w:rsidP="00EC1B79">
            <w:pPr>
              <w:spacing w:after="0"/>
              <w:jc w:val="left"/>
              <w:rPr>
                <w:rFonts w:cs="Arial"/>
                <w:color w:val="000000"/>
                <w:spacing w:val="-2"/>
                <w:lang w:val="en-GB"/>
              </w:rPr>
            </w:pPr>
            <w:r w:rsidRPr="0041627B">
              <w:rPr>
                <w:rFonts w:cs="Arial"/>
                <w:color w:val="000000"/>
                <w:spacing w:val="-2"/>
                <w:lang w:val="en-GB"/>
              </w:rPr>
              <w:t>Vacuum breaker nitrogen line valve</w:t>
            </w:r>
          </w:p>
        </w:tc>
        <w:tc>
          <w:tcPr>
            <w:tcW w:w="958" w:type="pct"/>
            <w:shd w:val="clear" w:color="auto" w:fill="auto"/>
            <w:noWrap/>
            <w:vAlign w:val="center"/>
          </w:tcPr>
          <w:p w14:paraId="04ED9F77"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7D4D30C8" w14:textId="77777777" w:rsidTr="00EC1B79">
        <w:trPr>
          <w:trHeight w:val="315"/>
        </w:trPr>
        <w:tc>
          <w:tcPr>
            <w:tcW w:w="914" w:type="pct"/>
            <w:shd w:val="clear" w:color="auto" w:fill="auto"/>
            <w:noWrap/>
          </w:tcPr>
          <w:p w14:paraId="69648772" w14:textId="77777777" w:rsidR="00AC61F0" w:rsidRPr="003C22B8" w:rsidRDefault="00AC61F0" w:rsidP="00EC1B79">
            <w:pPr>
              <w:spacing w:after="0"/>
              <w:jc w:val="left"/>
            </w:pPr>
            <w:r w:rsidRPr="003C22B8">
              <w:t>LP</w:t>
            </w:r>
            <w:r>
              <w:t>004</w:t>
            </w:r>
          </w:p>
        </w:tc>
        <w:tc>
          <w:tcPr>
            <w:tcW w:w="3128" w:type="pct"/>
            <w:shd w:val="clear" w:color="auto" w:fill="auto"/>
            <w:noWrap/>
          </w:tcPr>
          <w:p w14:paraId="50ACFE73" w14:textId="77777777" w:rsidR="00AC61F0" w:rsidRPr="003C22B8" w:rsidRDefault="00AC61F0" w:rsidP="00EC1B79">
            <w:pPr>
              <w:spacing w:after="0"/>
              <w:jc w:val="left"/>
              <w:rPr>
                <w:rFonts w:cs="Arial"/>
                <w:color w:val="000000"/>
                <w:spacing w:val="-2"/>
                <w:lang w:val="it-IT"/>
              </w:rPr>
            </w:pPr>
            <w:r w:rsidRPr="003C22B8">
              <w:rPr>
                <w:rFonts w:cs="Arial"/>
                <w:color w:val="000000"/>
                <w:spacing w:val="-2"/>
                <w:lang w:val="it-IT"/>
              </w:rPr>
              <w:t>Vacuum breaker Silencer line</w:t>
            </w:r>
          </w:p>
        </w:tc>
        <w:tc>
          <w:tcPr>
            <w:tcW w:w="958" w:type="pct"/>
            <w:shd w:val="clear" w:color="auto" w:fill="auto"/>
            <w:noWrap/>
            <w:vAlign w:val="center"/>
          </w:tcPr>
          <w:p w14:paraId="17AA5A0C"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545B513E" w14:textId="77777777" w:rsidTr="00EC1B79">
        <w:trPr>
          <w:trHeight w:val="315"/>
        </w:trPr>
        <w:tc>
          <w:tcPr>
            <w:tcW w:w="914" w:type="pct"/>
            <w:shd w:val="clear" w:color="auto" w:fill="auto"/>
            <w:noWrap/>
          </w:tcPr>
          <w:p w14:paraId="1555723A" w14:textId="77777777" w:rsidR="00AC61F0" w:rsidRPr="003C22B8" w:rsidRDefault="00AC61F0" w:rsidP="00EC1B79">
            <w:pPr>
              <w:spacing w:after="0"/>
              <w:jc w:val="left"/>
            </w:pPr>
            <w:r w:rsidRPr="003C22B8">
              <w:t>PRV</w:t>
            </w:r>
            <w:r>
              <w:t>012</w:t>
            </w:r>
          </w:p>
        </w:tc>
        <w:tc>
          <w:tcPr>
            <w:tcW w:w="3128" w:type="pct"/>
            <w:shd w:val="clear" w:color="auto" w:fill="auto"/>
            <w:noWrap/>
          </w:tcPr>
          <w:p w14:paraId="0A0BE16E" w14:textId="77777777" w:rsidR="00AC61F0" w:rsidRPr="0041627B" w:rsidRDefault="00AC61F0" w:rsidP="00EC1B79">
            <w:pPr>
              <w:spacing w:after="0"/>
              <w:jc w:val="left"/>
              <w:rPr>
                <w:rFonts w:cs="Arial"/>
                <w:color w:val="000000"/>
                <w:spacing w:val="-2"/>
                <w:lang w:val="en-GB"/>
              </w:rPr>
            </w:pPr>
            <w:r w:rsidRPr="0041627B">
              <w:rPr>
                <w:rFonts w:cs="Arial"/>
                <w:color w:val="000000"/>
                <w:spacing w:val="-2"/>
                <w:lang w:val="en-GB"/>
              </w:rPr>
              <w:t>Outlet Bag filter Vacuum pressure Control</w:t>
            </w:r>
          </w:p>
        </w:tc>
        <w:tc>
          <w:tcPr>
            <w:tcW w:w="958" w:type="pct"/>
            <w:shd w:val="clear" w:color="auto" w:fill="auto"/>
            <w:noWrap/>
            <w:vAlign w:val="center"/>
          </w:tcPr>
          <w:p w14:paraId="04D401F2"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45F51AD7" w14:textId="77777777" w:rsidTr="00EC1B79">
        <w:trPr>
          <w:trHeight w:val="315"/>
        </w:trPr>
        <w:tc>
          <w:tcPr>
            <w:tcW w:w="914" w:type="pct"/>
            <w:shd w:val="clear" w:color="auto" w:fill="auto"/>
            <w:noWrap/>
          </w:tcPr>
          <w:p w14:paraId="4E48976E" w14:textId="77777777" w:rsidR="00AC61F0" w:rsidRPr="003C22B8" w:rsidRDefault="00AC61F0" w:rsidP="00EC1B79">
            <w:pPr>
              <w:spacing w:after="0"/>
              <w:jc w:val="left"/>
            </w:pPr>
            <w:r w:rsidRPr="003C22B8">
              <w:t>LP</w:t>
            </w:r>
            <w:r>
              <w:t>003</w:t>
            </w:r>
          </w:p>
        </w:tc>
        <w:tc>
          <w:tcPr>
            <w:tcW w:w="3128" w:type="pct"/>
            <w:shd w:val="clear" w:color="auto" w:fill="auto"/>
            <w:noWrap/>
          </w:tcPr>
          <w:p w14:paraId="51E643FB" w14:textId="77777777" w:rsidR="00AC61F0" w:rsidRPr="0041627B" w:rsidRDefault="00AC61F0" w:rsidP="00EC1B79">
            <w:pPr>
              <w:spacing w:after="0"/>
              <w:jc w:val="left"/>
              <w:rPr>
                <w:rFonts w:cs="Arial"/>
                <w:color w:val="000000"/>
                <w:spacing w:val="-2"/>
                <w:lang w:val="en-GB"/>
              </w:rPr>
            </w:pPr>
            <w:r w:rsidRPr="0041627B">
              <w:rPr>
                <w:rFonts w:cs="Arial"/>
                <w:color w:val="000000"/>
                <w:spacing w:val="-2"/>
                <w:lang w:val="en-GB"/>
              </w:rPr>
              <w:t>Vacuum pressure Control nitrogen line</w:t>
            </w:r>
          </w:p>
        </w:tc>
        <w:tc>
          <w:tcPr>
            <w:tcW w:w="958" w:type="pct"/>
            <w:shd w:val="clear" w:color="auto" w:fill="auto"/>
            <w:noWrap/>
            <w:vAlign w:val="center"/>
          </w:tcPr>
          <w:p w14:paraId="09CAD90A"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7E3583F4" w14:textId="77777777" w:rsidTr="00EC1B79">
        <w:trPr>
          <w:trHeight w:val="315"/>
        </w:trPr>
        <w:tc>
          <w:tcPr>
            <w:tcW w:w="914" w:type="pct"/>
            <w:shd w:val="clear" w:color="auto" w:fill="auto"/>
            <w:noWrap/>
          </w:tcPr>
          <w:p w14:paraId="67138B83" w14:textId="77777777" w:rsidR="00AC61F0" w:rsidRPr="003C22B8" w:rsidRDefault="00AC61F0" w:rsidP="00EC1B79">
            <w:pPr>
              <w:spacing w:after="0"/>
              <w:jc w:val="left"/>
            </w:pPr>
            <w:r w:rsidRPr="003C22B8">
              <w:t>LP</w:t>
            </w:r>
            <w:r>
              <w:t>002</w:t>
            </w:r>
          </w:p>
        </w:tc>
        <w:tc>
          <w:tcPr>
            <w:tcW w:w="3128" w:type="pct"/>
            <w:shd w:val="clear" w:color="auto" w:fill="auto"/>
            <w:noWrap/>
          </w:tcPr>
          <w:p w14:paraId="73DBFF85" w14:textId="77777777" w:rsidR="00AC61F0" w:rsidRPr="003C22B8" w:rsidRDefault="00AC61F0" w:rsidP="00EC1B79">
            <w:pPr>
              <w:spacing w:after="0"/>
              <w:jc w:val="left"/>
              <w:rPr>
                <w:rFonts w:cs="Arial"/>
                <w:color w:val="000000"/>
                <w:spacing w:val="-2"/>
                <w:lang w:val="en-AU"/>
              </w:rPr>
            </w:pPr>
            <w:r w:rsidRPr="003C22B8">
              <w:rPr>
                <w:rFonts w:cs="Arial"/>
                <w:color w:val="000000"/>
                <w:spacing w:val="-2"/>
                <w:lang w:val="en-AU"/>
              </w:rPr>
              <w:t>Vacuum pressure Control Silencer line</w:t>
            </w:r>
          </w:p>
        </w:tc>
        <w:tc>
          <w:tcPr>
            <w:tcW w:w="958" w:type="pct"/>
            <w:shd w:val="clear" w:color="auto" w:fill="auto"/>
            <w:noWrap/>
            <w:vAlign w:val="center"/>
          </w:tcPr>
          <w:p w14:paraId="59E696D6"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163F6A03" w14:textId="77777777" w:rsidTr="00EC1B79">
        <w:trPr>
          <w:trHeight w:val="315"/>
        </w:trPr>
        <w:tc>
          <w:tcPr>
            <w:tcW w:w="914" w:type="pct"/>
            <w:shd w:val="clear" w:color="auto" w:fill="auto"/>
            <w:noWrap/>
          </w:tcPr>
          <w:p w14:paraId="66141D47" w14:textId="77777777" w:rsidR="00AC61F0" w:rsidRPr="003C22B8" w:rsidRDefault="00AC61F0" w:rsidP="00EC1B79">
            <w:pPr>
              <w:spacing w:after="0"/>
              <w:jc w:val="left"/>
            </w:pPr>
            <w:r w:rsidRPr="009C3905">
              <w:t>PG001-M05</w:t>
            </w:r>
          </w:p>
        </w:tc>
        <w:tc>
          <w:tcPr>
            <w:tcW w:w="3128" w:type="pct"/>
            <w:shd w:val="clear" w:color="auto" w:fill="auto"/>
            <w:noWrap/>
          </w:tcPr>
          <w:p w14:paraId="2CB40D87" w14:textId="77777777" w:rsidR="00AC61F0" w:rsidRPr="003C22B8" w:rsidRDefault="00AC61F0" w:rsidP="00EC1B79">
            <w:pPr>
              <w:spacing w:after="0"/>
              <w:jc w:val="left"/>
              <w:rPr>
                <w:rFonts w:cs="Arial"/>
                <w:color w:val="000000"/>
                <w:spacing w:val="-2"/>
                <w:lang w:val="en-AU"/>
              </w:rPr>
            </w:pPr>
            <w:r>
              <w:rPr>
                <w:rFonts w:cs="Arial"/>
                <w:color w:val="000000"/>
                <w:spacing w:val="-2"/>
                <w:lang w:val="en-AU"/>
              </w:rPr>
              <w:t xml:space="preserve">Motor for </w:t>
            </w:r>
            <w:r w:rsidRPr="00C7422E">
              <w:rPr>
                <w:rFonts w:cs="Arial"/>
                <w:color w:val="000000"/>
                <w:spacing w:val="-2"/>
                <w:lang w:val="en-AU"/>
              </w:rPr>
              <w:t>Vacuum pump</w:t>
            </w:r>
          </w:p>
        </w:tc>
        <w:tc>
          <w:tcPr>
            <w:tcW w:w="958" w:type="pct"/>
            <w:shd w:val="clear" w:color="auto" w:fill="auto"/>
            <w:noWrap/>
            <w:vAlign w:val="center"/>
          </w:tcPr>
          <w:p w14:paraId="1277BAA1" w14:textId="77777777" w:rsidR="00AC61F0" w:rsidRPr="00213362" w:rsidRDefault="00AC61F0" w:rsidP="00EC1B79">
            <w:pPr>
              <w:spacing w:after="0"/>
              <w:jc w:val="left"/>
              <w:rPr>
                <w:rFonts w:cs="Arial"/>
                <w:color w:val="000000"/>
                <w:lang w:val="it-IT"/>
              </w:rPr>
            </w:pPr>
            <w:r>
              <w:rPr>
                <w:rFonts w:cs="Arial"/>
                <w:color w:val="000000"/>
                <w:lang w:val="it-IT"/>
              </w:rPr>
              <w:t>STOP</w:t>
            </w:r>
          </w:p>
        </w:tc>
      </w:tr>
    </w:tbl>
    <w:p w14:paraId="19D2BF6C"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45064CE7" w14:textId="77777777" w:rsidR="00AC61F0" w:rsidRPr="002F0387" w:rsidRDefault="00AC61F0" w:rsidP="00AC61F0">
      <w:pPr>
        <w:pStyle w:val="Heading3"/>
      </w:pPr>
      <w:bookmarkStart w:id="895" w:name="_Toc149556511"/>
      <w:r>
        <w:t>CB</w:t>
      </w:r>
      <w:r w:rsidRPr="002F0387">
        <w:t xml:space="preserve"> system </w:t>
      </w:r>
      <w:r w:rsidRPr="009B10D5">
        <w:t>pneumatic transport VZ0</w:t>
      </w:r>
      <w:r>
        <w:t>07</w:t>
      </w:r>
      <w:bookmarkEnd w:id="895"/>
    </w:p>
    <w:p w14:paraId="1DC11C60"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46A5C47"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VZ007</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2"/>
        <w:gridCol w:w="6032"/>
        <w:gridCol w:w="1874"/>
      </w:tblGrid>
      <w:tr w:rsidR="00AC61F0" w:rsidRPr="00213362" w14:paraId="1E9035B6" w14:textId="77777777" w:rsidTr="00EC1B79">
        <w:trPr>
          <w:trHeight w:val="315"/>
        </w:trPr>
        <w:tc>
          <w:tcPr>
            <w:tcW w:w="5000" w:type="pct"/>
            <w:gridSpan w:val="3"/>
            <w:shd w:val="clear" w:color="000000" w:fill="D9D9D9"/>
            <w:noWrap/>
            <w:vAlign w:val="center"/>
          </w:tcPr>
          <w:p w14:paraId="4F62DB9F" w14:textId="77777777" w:rsidR="00AC61F0" w:rsidRPr="00300BD7" w:rsidRDefault="00AC61F0" w:rsidP="00EC1B79">
            <w:pPr>
              <w:spacing w:after="0"/>
              <w:jc w:val="center"/>
              <w:rPr>
                <w:rFonts w:cs="Arial"/>
                <w:b/>
                <w:bCs/>
                <w:lang w:val="en-GB"/>
              </w:rPr>
            </w:pPr>
            <w:r w:rsidRPr="00300BD7">
              <w:rPr>
                <w:rFonts w:cs="Arial"/>
                <w:b/>
                <w:bCs/>
                <w:lang w:val="en-GB"/>
              </w:rPr>
              <w:t>Transporter VZ0</w:t>
            </w:r>
            <w:r>
              <w:rPr>
                <w:rFonts w:cs="Arial"/>
                <w:b/>
                <w:bCs/>
                <w:lang w:val="en-GB"/>
              </w:rPr>
              <w:t>17</w:t>
            </w:r>
            <w:r>
              <w:rPr>
                <w:b/>
                <w:bCs/>
                <w:lang w:val="en-GB"/>
              </w:rPr>
              <w:t xml:space="preserve"> (</w:t>
            </w:r>
            <w:r w:rsidRPr="00AC61F0">
              <w:rPr>
                <w:b/>
                <w:bCs/>
                <w:lang w:val="en-GB"/>
              </w:rPr>
              <w:t>Emergency Stop</w:t>
            </w:r>
            <w:r>
              <w:rPr>
                <w:b/>
                <w:bCs/>
                <w:lang w:val="en-GB"/>
              </w:rPr>
              <w:t>).</w:t>
            </w:r>
          </w:p>
        </w:tc>
      </w:tr>
      <w:tr w:rsidR="00AC61F0" w:rsidRPr="00213362" w14:paraId="0AEA587B" w14:textId="77777777" w:rsidTr="00EC1B79">
        <w:trPr>
          <w:trHeight w:val="315"/>
        </w:trPr>
        <w:tc>
          <w:tcPr>
            <w:tcW w:w="902" w:type="pct"/>
            <w:shd w:val="clear" w:color="000000" w:fill="D9D9D9"/>
            <w:noWrap/>
            <w:vAlign w:val="center"/>
            <w:hideMark/>
          </w:tcPr>
          <w:p w14:paraId="1D693D84" w14:textId="77777777" w:rsidR="00AC61F0" w:rsidRPr="009424BF" w:rsidRDefault="00AC61F0" w:rsidP="00EC1B79">
            <w:pPr>
              <w:spacing w:after="0"/>
              <w:jc w:val="center"/>
              <w:rPr>
                <w:rFonts w:cs="Arial"/>
                <w:b/>
                <w:bCs/>
                <w:color w:val="000000"/>
                <w:lang w:val="it-IT"/>
              </w:rPr>
            </w:pPr>
            <w:r w:rsidRPr="009424BF">
              <w:rPr>
                <w:rFonts w:cs="Arial"/>
                <w:b/>
                <w:bCs/>
                <w:color w:val="000000"/>
                <w:lang w:val="en-GB"/>
              </w:rPr>
              <w:t>Tag</w:t>
            </w:r>
          </w:p>
        </w:tc>
        <w:tc>
          <w:tcPr>
            <w:tcW w:w="3140" w:type="pct"/>
            <w:shd w:val="clear" w:color="000000" w:fill="D9D9D9"/>
            <w:noWrap/>
            <w:vAlign w:val="center"/>
            <w:hideMark/>
          </w:tcPr>
          <w:p w14:paraId="6969C5D8" w14:textId="77777777" w:rsidR="00AC61F0" w:rsidRPr="009424BF" w:rsidRDefault="00AC61F0" w:rsidP="00EC1B79">
            <w:pPr>
              <w:spacing w:after="0"/>
              <w:jc w:val="center"/>
              <w:rPr>
                <w:rFonts w:cs="Arial"/>
                <w:b/>
                <w:bCs/>
                <w:color w:val="000000"/>
                <w:lang w:val="it-IT"/>
              </w:rPr>
            </w:pPr>
            <w:r w:rsidRPr="009424BF">
              <w:rPr>
                <w:rFonts w:cs="Arial"/>
                <w:b/>
                <w:bCs/>
                <w:lang w:val="en-GB"/>
              </w:rPr>
              <w:t>Description</w:t>
            </w:r>
          </w:p>
        </w:tc>
        <w:tc>
          <w:tcPr>
            <w:tcW w:w="958" w:type="pct"/>
            <w:shd w:val="clear" w:color="000000" w:fill="D9D9D9"/>
            <w:noWrap/>
            <w:vAlign w:val="center"/>
            <w:hideMark/>
          </w:tcPr>
          <w:p w14:paraId="19D7E7F5" w14:textId="77777777" w:rsidR="00AC61F0" w:rsidRPr="009424BF" w:rsidRDefault="00AC61F0" w:rsidP="00EC1B79">
            <w:pPr>
              <w:spacing w:after="0"/>
              <w:jc w:val="center"/>
              <w:rPr>
                <w:rFonts w:cs="Arial"/>
                <w:b/>
                <w:bCs/>
                <w:color w:val="000000"/>
                <w:lang w:val="it-IT"/>
              </w:rPr>
            </w:pPr>
            <w:r w:rsidRPr="009F5CA8">
              <w:rPr>
                <w:rFonts w:cs="Arial"/>
                <w:b/>
                <w:bCs/>
                <w:lang w:val="en-GB"/>
              </w:rPr>
              <w:t>Position / State</w:t>
            </w:r>
          </w:p>
        </w:tc>
      </w:tr>
      <w:tr w:rsidR="00AC61F0" w:rsidRPr="00213362" w14:paraId="500A3BE0" w14:textId="77777777" w:rsidTr="00EC1B79">
        <w:trPr>
          <w:trHeight w:val="315"/>
        </w:trPr>
        <w:tc>
          <w:tcPr>
            <w:tcW w:w="902" w:type="pct"/>
            <w:shd w:val="clear" w:color="auto" w:fill="auto"/>
            <w:noWrap/>
            <w:vAlign w:val="center"/>
            <w:hideMark/>
          </w:tcPr>
          <w:p w14:paraId="5B511C2E" w14:textId="77777777" w:rsidR="00AC61F0" w:rsidRPr="00213362" w:rsidRDefault="00AC61F0" w:rsidP="00EC1B79">
            <w:pPr>
              <w:spacing w:after="0"/>
              <w:jc w:val="left"/>
              <w:rPr>
                <w:rFonts w:cs="Arial"/>
                <w:color w:val="000000"/>
                <w:lang w:val="it-IT"/>
              </w:rPr>
            </w:pPr>
            <w:r>
              <w:rPr>
                <w:rFonts w:cs="Arial"/>
                <w:color w:val="000000"/>
                <w:lang w:val="en-GB"/>
              </w:rPr>
              <w:t>LP001</w:t>
            </w:r>
          </w:p>
        </w:tc>
        <w:tc>
          <w:tcPr>
            <w:tcW w:w="3140" w:type="pct"/>
            <w:shd w:val="clear" w:color="auto" w:fill="auto"/>
            <w:noWrap/>
            <w:vAlign w:val="center"/>
            <w:hideMark/>
          </w:tcPr>
          <w:p w14:paraId="51B30513" w14:textId="77777777" w:rsidR="00AC61F0" w:rsidRPr="00213362" w:rsidRDefault="00AC61F0" w:rsidP="00EC1B79">
            <w:pPr>
              <w:spacing w:after="0"/>
              <w:jc w:val="left"/>
              <w:rPr>
                <w:rFonts w:cs="Arial"/>
                <w:color w:val="000000"/>
                <w:lang w:val="it-IT"/>
              </w:rPr>
            </w:pPr>
            <w:r w:rsidRPr="00213362">
              <w:rPr>
                <w:rFonts w:cs="Arial"/>
                <w:color w:val="000000"/>
                <w:spacing w:val="-2"/>
                <w:lang w:val="it-IT"/>
              </w:rPr>
              <w:t>Inlet valve</w:t>
            </w:r>
          </w:p>
        </w:tc>
        <w:tc>
          <w:tcPr>
            <w:tcW w:w="958" w:type="pct"/>
            <w:shd w:val="clear" w:color="auto" w:fill="auto"/>
            <w:noWrap/>
            <w:vAlign w:val="center"/>
            <w:hideMark/>
          </w:tcPr>
          <w:p w14:paraId="5BD6871D" w14:textId="77777777" w:rsidR="00AC61F0" w:rsidRPr="00213362" w:rsidRDefault="00AC61F0" w:rsidP="00EC1B79">
            <w:pPr>
              <w:spacing w:after="0"/>
              <w:jc w:val="left"/>
              <w:rPr>
                <w:rFonts w:cs="Arial"/>
                <w:color w:val="000000"/>
                <w:lang w:val="it-IT"/>
              </w:rPr>
            </w:pPr>
            <w:r w:rsidRPr="00213362">
              <w:rPr>
                <w:rFonts w:cs="Arial"/>
                <w:color w:val="000000"/>
                <w:lang w:val="it-IT"/>
              </w:rPr>
              <w:t>CLOSED</w:t>
            </w:r>
          </w:p>
        </w:tc>
      </w:tr>
      <w:tr w:rsidR="00AC61F0" w:rsidRPr="00213362" w14:paraId="6ED136B1" w14:textId="77777777" w:rsidTr="00EC1B79">
        <w:trPr>
          <w:trHeight w:val="315"/>
        </w:trPr>
        <w:tc>
          <w:tcPr>
            <w:tcW w:w="902" w:type="pct"/>
            <w:shd w:val="clear" w:color="auto" w:fill="auto"/>
            <w:noWrap/>
            <w:vAlign w:val="center"/>
            <w:hideMark/>
          </w:tcPr>
          <w:p w14:paraId="33A7E022" w14:textId="77777777" w:rsidR="00AC61F0" w:rsidRPr="00213362" w:rsidRDefault="00AC61F0" w:rsidP="00EC1B79">
            <w:pPr>
              <w:spacing w:after="0"/>
              <w:jc w:val="left"/>
              <w:rPr>
                <w:rFonts w:cs="Arial"/>
                <w:color w:val="000000"/>
                <w:lang w:val="it-IT"/>
              </w:rPr>
            </w:pPr>
            <w:r>
              <w:rPr>
                <w:rFonts w:cs="Arial"/>
                <w:color w:val="000000"/>
                <w:lang w:val="en-GB"/>
              </w:rPr>
              <w:t>AY005</w:t>
            </w:r>
          </w:p>
        </w:tc>
        <w:tc>
          <w:tcPr>
            <w:tcW w:w="3140" w:type="pct"/>
            <w:shd w:val="clear" w:color="auto" w:fill="auto"/>
            <w:noWrap/>
            <w:vAlign w:val="center"/>
            <w:hideMark/>
          </w:tcPr>
          <w:p w14:paraId="4A4E576F" w14:textId="77777777" w:rsidR="00AC61F0" w:rsidRPr="00213362" w:rsidRDefault="00AC61F0" w:rsidP="00EC1B79">
            <w:pPr>
              <w:spacing w:after="0"/>
              <w:jc w:val="left"/>
              <w:rPr>
                <w:rFonts w:cs="Arial"/>
                <w:color w:val="000000"/>
                <w:lang w:val="it-IT"/>
              </w:rPr>
            </w:pPr>
            <w:r>
              <w:rPr>
                <w:rFonts w:cs="Arial"/>
                <w:color w:val="000000"/>
                <w:spacing w:val="-2"/>
                <w:lang w:val="it-IT"/>
              </w:rPr>
              <w:t>Solenoid</w:t>
            </w:r>
            <w:r w:rsidRPr="00213362">
              <w:rPr>
                <w:rFonts w:cs="Arial"/>
                <w:color w:val="000000"/>
                <w:spacing w:val="-2"/>
                <w:lang w:val="it-IT"/>
              </w:rPr>
              <w:t xml:space="preserve"> for conveying</w:t>
            </w:r>
          </w:p>
        </w:tc>
        <w:tc>
          <w:tcPr>
            <w:tcW w:w="958" w:type="pct"/>
            <w:shd w:val="clear" w:color="auto" w:fill="auto"/>
            <w:noWrap/>
            <w:vAlign w:val="center"/>
            <w:hideMark/>
          </w:tcPr>
          <w:p w14:paraId="3A7D2A6C" w14:textId="77777777" w:rsidR="00AC61F0" w:rsidRPr="00213362" w:rsidRDefault="00AC61F0" w:rsidP="00EC1B79">
            <w:pPr>
              <w:spacing w:after="0"/>
              <w:jc w:val="left"/>
              <w:rPr>
                <w:rFonts w:cs="Arial"/>
                <w:color w:val="000000"/>
                <w:lang w:val="it-IT"/>
              </w:rPr>
            </w:pPr>
            <w:r w:rsidRPr="00B30957">
              <w:rPr>
                <w:lang w:val="it-IT"/>
              </w:rPr>
              <w:t>OFF</w:t>
            </w:r>
          </w:p>
        </w:tc>
      </w:tr>
    </w:tbl>
    <w:p w14:paraId="6B2C0CC0"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3F203AF" w14:textId="77777777" w:rsidR="00AC61F0" w:rsidRPr="00DF0F57" w:rsidRDefault="00AC61F0" w:rsidP="00AC61F0">
      <w:pPr>
        <w:pStyle w:val="Heading3"/>
      </w:pPr>
      <w:bookmarkStart w:id="896" w:name="_Toc149556512"/>
      <w:r>
        <w:t>CB</w:t>
      </w:r>
      <w:r w:rsidRPr="002F0387">
        <w:t xml:space="preserve"> system </w:t>
      </w:r>
      <w:r w:rsidRPr="009C3905">
        <w:t>Hopper TE0</w:t>
      </w:r>
      <w:r>
        <w:t>09</w:t>
      </w:r>
      <w:r w:rsidRPr="009C3905">
        <w:t>.</w:t>
      </w:r>
      <w:bookmarkEnd w:id="896"/>
    </w:p>
    <w:p w14:paraId="468413A3" w14:textId="77777777" w:rsidR="00AC61F0" w:rsidRDefault="00AC61F0" w:rsidP="00AC61F0">
      <w:pPr>
        <w:rPr>
          <w:rStyle w:val="rynqvb"/>
          <w:lang w:val="en"/>
        </w:rPr>
      </w:pPr>
    </w:p>
    <w:p w14:paraId="53F21D7E" w14:textId="77777777" w:rsidR="00AC61F0" w:rsidRDefault="00AC61F0" w:rsidP="00AC61F0">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TE009</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AC61F0" w:rsidRPr="00B30957" w14:paraId="7AA3A207" w14:textId="77777777" w:rsidTr="00EC1B79">
        <w:tc>
          <w:tcPr>
            <w:tcW w:w="5000" w:type="pct"/>
            <w:gridSpan w:val="3"/>
            <w:shd w:val="clear" w:color="auto" w:fill="D9D9D9"/>
          </w:tcPr>
          <w:p w14:paraId="0A625D58" w14:textId="77777777" w:rsidR="00AC61F0" w:rsidRPr="00720CFF" w:rsidRDefault="00AC61F0" w:rsidP="00EC1B79">
            <w:pPr>
              <w:jc w:val="center"/>
              <w:rPr>
                <w:b/>
                <w:bCs/>
                <w:lang w:val="en-GB"/>
              </w:rPr>
            </w:pPr>
            <w:r w:rsidRPr="00720CFF">
              <w:rPr>
                <w:b/>
                <w:bCs/>
                <w:lang w:val="en-GB"/>
              </w:rPr>
              <w:t>Hopper TE0</w:t>
            </w:r>
            <w:r>
              <w:rPr>
                <w:b/>
                <w:bCs/>
                <w:lang w:val="en-GB"/>
              </w:rPr>
              <w:t>11 (</w:t>
            </w:r>
            <w:r w:rsidRPr="00AC61F0">
              <w:rPr>
                <w:b/>
                <w:bCs/>
                <w:lang w:val="en-GB"/>
              </w:rPr>
              <w:t>Emergency Stop</w:t>
            </w:r>
            <w:r>
              <w:rPr>
                <w:b/>
                <w:bCs/>
                <w:lang w:val="en-GB"/>
              </w:rPr>
              <w:t>).</w:t>
            </w:r>
          </w:p>
        </w:tc>
      </w:tr>
      <w:tr w:rsidR="00AC61F0" w:rsidRPr="00B30957" w14:paraId="668A4F50" w14:textId="77777777" w:rsidTr="00EC1B79">
        <w:tc>
          <w:tcPr>
            <w:tcW w:w="918" w:type="pct"/>
            <w:shd w:val="clear" w:color="auto" w:fill="D9D9D9"/>
          </w:tcPr>
          <w:p w14:paraId="728BD50F" w14:textId="77777777" w:rsidR="00AC61F0" w:rsidRPr="00720CFF" w:rsidRDefault="00AC61F0" w:rsidP="00EC1B79">
            <w:pPr>
              <w:jc w:val="center"/>
              <w:rPr>
                <w:b/>
                <w:bCs/>
                <w:lang w:val="en-GB"/>
              </w:rPr>
            </w:pPr>
            <w:r w:rsidRPr="00720CFF">
              <w:rPr>
                <w:b/>
                <w:bCs/>
                <w:lang w:val="en-GB"/>
              </w:rPr>
              <w:t>Tag</w:t>
            </w:r>
          </w:p>
        </w:tc>
        <w:tc>
          <w:tcPr>
            <w:tcW w:w="3165" w:type="pct"/>
            <w:shd w:val="clear" w:color="auto" w:fill="D9D9D9"/>
          </w:tcPr>
          <w:p w14:paraId="79799DA7" w14:textId="77777777" w:rsidR="00AC61F0" w:rsidRPr="00720CFF" w:rsidRDefault="00AC61F0" w:rsidP="00EC1B79">
            <w:pPr>
              <w:jc w:val="center"/>
              <w:rPr>
                <w:b/>
                <w:bCs/>
                <w:lang w:val="en-GB"/>
              </w:rPr>
            </w:pPr>
            <w:r w:rsidRPr="00720CFF">
              <w:rPr>
                <w:b/>
                <w:bCs/>
                <w:lang w:val="en-GB"/>
              </w:rPr>
              <w:t>Description</w:t>
            </w:r>
          </w:p>
        </w:tc>
        <w:tc>
          <w:tcPr>
            <w:tcW w:w="917" w:type="pct"/>
            <w:shd w:val="clear" w:color="auto" w:fill="D9D9D9"/>
          </w:tcPr>
          <w:p w14:paraId="49A1FD96" w14:textId="77777777" w:rsidR="00AC61F0" w:rsidRPr="00720CFF" w:rsidRDefault="00AC61F0" w:rsidP="00EC1B79">
            <w:pPr>
              <w:jc w:val="center"/>
              <w:rPr>
                <w:b/>
                <w:bCs/>
                <w:lang w:val="en-GB"/>
              </w:rPr>
            </w:pPr>
            <w:r w:rsidRPr="009F5CA8">
              <w:rPr>
                <w:b/>
                <w:bCs/>
                <w:lang w:val="en-GB"/>
              </w:rPr>
              <w:t>Position / State</w:t>
            </w:r>
          </w:p>
        </w:tc>
      </w:tr>
      <w:tr w:rsidR="00AC61F0" w:rsidRPr="00B30957" w14:paraId="79C77CA6" w14:textId="77777777" w:rsidTr="00EC1B79">
        <w:tc>
          <w:tcPr>
            <w:tcW w:w="918" w:type="pct"/>
            <w:vAlign w:val="center"/>
          </w:tcPr>
          <w:p w14:paraId="63119883" w14:textId="77777777" w:rsidR="00AC61F0" w:rsidRPr="00B30957" w:rsidRDefault="00AC61F0" w:rsidP="00EC1B79">
            <w:pPr>
              <w:jc w:val="left"/>
              <w:rPr>
                <w:lang w:val="en-GB"/>
              </w:rPr>
            </w:pPr>
            <w:r w:rsidRPr="002F0387">
              <w:rPr>
                <w:lang w:val="en-GB"/>
              </w:rPr>
              <w:t>CA0</w:t>
            </w:r>
            <w:r>
              <w:rPr>
                <w:lang w:val="en-GB"/>
              </w:rPr>
              <w:t>08</w:t>
            </w:r>
          </w:p>
        </w:tc>
        <w:tc>
          <w:tcPr>
            <w:tcW w:w="3165" w:type="pct"/>
            <w:vAlign w:val="center"/>
          </w:tcPr>
          <w:p w14:paraId="3514BB5F" w14:textId="77777777" w:rsidR="00AC61F0" w:rsidRPr="009817C3" w:rsidRDefault="00AC61F0" w:rsidP="00EC1B79">
            <w:pPr>
              <w:jc w:val="left"/>
              <w:rPr>
                <w:rFonts w:cs="Arial"/>
                <w:spacing w:val="-2"/>
                <w:lang w:val="en-GB"/>
              </w:rPr>
            </w:pPr>
            <w:r>
              <w:rPr>
                <w:rFonts w:cs="Arial"/>
                <w:spacing w:val="-2"/>
                <w:lang w:val="en-GB"/>
              </w:rPr>
              <w:t>Filter</w:t>
            </w:r>
            <w:r w:rsidRPr="009817C3">
              <w:rPr>
                <w:rFonts w:cs="Arial"/>
                <w:spacing w:val="-2"/>
                <w:lang w:val="en-GB"/>
              </w:rPr>
              <w:t xml:space="preserve"> command</w:t>
            </w:r>
          </w:p>
        </w:tc>
        <w:tc>
          <w:tcPr>
            <w:tcW w:w="917" w:type="pct"/>
            <w:vAlign w:val="center"/>
          </w:tcPr>
          <w:p w14:paraId="776506EC" w14:textId="77777777" w:rsidR="00AC61F0" w:rsidRPr="00B30957" w:rsidRDefault="00AC61F0" w:rsidP="00EC1B79">
            <w:pPr>
              <w:jc w:val="left"/>
              <w:rPr>
                <w:lang w:val="it-IT"/>
              </w:rPr>
            </w:pPr>
            <w:r w:rsidRPr="00B30957">
              <w:rPr>
                <w:lang w:val="it-IT"/>
              </w:rPr>
              <w:t>OFF</w:t>
            </w:r>
          </w:p>
        </w:tc>
      </w:tr>
      <w:tr w:rsidR="00AC61F0" w:rsidRPr="00B30957" w14:paraId="74F51865" w14:textId="77777777" w:rsidTr="00EC1B79">
        <w:tc>
          <w:tcPr>
            <w:tcW w:w="918" w:type="pct"/>
            <w:vAlign w:val="center"/>
          </w:tcPr>
          <w:p w14:paraId="7505E250" w14:textId="77777777" w:rsidR="00AC61F0" w:rsidRDefault="00AC61F0" w:rsidP="00EC1B79">
            <w:pPr>
              <w:jc w:val="left"/>
              <w:rPr>
                <w:lang w:val="en-GB"/>
              </w:rPr>
            </w:pPr>
            <w:r>
              <w:rPr>
                <w:rFonts w:cs="Arial"/>
                <w:color w:val="000000"/>
                <w:lang w:val="it-IT"/>
              </w:rPr>
              <w:t>LP426</w:t>
            </w:r>
          </w:p>
        </w:tc>
        <w:tc>
          <w:tcPr>
            <w:tcW w:w="3165" w:type="pct"/>
            <w:vAlign w:val="center"/>
          </w:tcPr>
          <w:p w14:paraId="7DC81A8F" w14:textId="77777777" w:rsidR="00AC61F0" w:rsidRPr="009817C3" w:rsidRDefault="00AC61F0" w:rsidP="00EC1B79">
            <w:pPr>
              <w:jc w:val="left"/>
              <w:rPr>
                <w:rFonts w:cs="Arial"/>
                <w:spacing w:val="-2"/>
                <w:lang w:val="en-GB"/>
              </w:rPr>
            </w:pPr>
            <w:r>
              <w:rPr>
                <w:rFonts w:cs="Arial"/>
                <w:color w:val="000000"/>
                <w:spacing w:val="-2"/>
                <w:lang w:val="it-IT"/>
              </w:rPr>
              <w:t>Discharge Valve</w:t>
            </w:r>
          </w:p>
        </w:tc>
        <w:tc>
          <w:tcPr>
            <w:tcW w:w="917" w:type="pct"/>
            <w:vAlign w:val="center"/>
          </w:tcPr>
          <w:p w14:paraId="00AFD7C4" w14:textId="77777777" w:rsidR="00AC61F0" w:rsidRPr="00B30957" w:rsidRDefault="00AC61F0" w:rsidP="00EC1B79">
            <w:pPr>
              <w:jc w:val="left"/>
              <w:rPr>
                <w:lang w:val="it-IT"/>
              </w:rPr>
            </w:pPr>
            <w:r>
              <w:rPr>
                <w:rFonts w:cs="Arial"/>
                <w:color w:val="000000"/>
                <w:lang w:val="it-IT"/>
              </w:rPr>
              <w:t>CLOSED</w:t>
            </w:r>
          </w:p>
        </w:tc>
      </w:tr>
      <w:tr w:rsidR="00AC61F0" w:rsidRPr="00B30957" w14:paraId="1A8F41FE" w14:textId="77777777" w:rsidTr="00EC1B79">
        <w:tc>
          <w:tcPr>
            <w:tcW w:w="918" w:type="pct"/>
          </w:tcPr>
          <w:p w14:paraId="79B5E29C" w14:textId="77777777" w:rsidR="00AC61F0" w:rsidRDefault="00AC61F0" w:rsidP="00EC1B79">
            <w:pPr>
              <w:jc w:val="left"/>
              <w:rPr>
                <w:lang w:val="en-GB"/>
              </w:rPr>
            </w:pPr>
            <w:r w:rsidRPr="00BB5A1A">
              <w:t>NC0</w:t>
            </w:r>
            <w:r>
              <w:t>10</w:t>
            </w:r>
            <w:r w:rsidRPr="00BB5A1A">
              <w:t>-M01</w:t>
            </w:r>
          </w:p>
        </w:tc>
        <w:tc>
          <w:tcPr>
            <w:tcW w:w="3165" w:type="pct"/>
            <w:vAlign w:val="center"/>
          </w:tcPr>
          <w:p w14:paraId="51C37315" w14:textId="77777777" w:rsidR="00AC61F0" w:rsidRPr="009817C3" w:rsidRDefault="00AC61F0" w:rsidP="00EC1B79">
            <w:pPr>
              <w:jc w:val="left"/>
              <w:rPr>
                <w:rFonts w:cs="Arial"/>
                <w:spacing w:val="-2"/>
                <w:lang w:val="en-GB"/>
              </w:rPr>
            </w:pPr>
            <w:r>
              <w:rPr>
                <w:rFonts w:cs="Arial"/>
                <w:spacing w:val="-2"/>
                <w:lang w:val="en-GB"/>
              </w:rPr>
              <w:t xml:space="preserve">Motor for </w:t>
            </w:r>
            <w:r w:rsidRPr="003B708C">
              <w:rPr>
                <w:rFonts w:cs="Arial"/>
                <w:spacing w:val="-2"/>
                <w:lang w:val="en-GB"/>
              </w:rPr>
              <w:t>rotational unloader</w:t>
            </w:r>
          </w:p>
        </w:tc>
        <w:tc>
          <w:tcPr>
            <w:tcW w:w="917" w:type="pct"/>
            <w:vAlign w:val="center"/>
          </w:tcPr>
          <w:p w14:paraId="5222C292" w14:textId="77777777" w:rsidR="00AC61F0" w:rsidRPr="00B30957" w:rsidRDefault="00AC61F0" w:rsidP="00EC1B79">
            <w:pPr>
              <w:jc w:val="left"/>
              <w:rPr>
                <w:lang w:val="it-IT"/>
              </w:rPr>
            </w:pPr>
            <w:r>
              <w:rPr>
                <w:lang w:val="it-IT"/>
              </w:rPr>
              <w:t>STOP</w:t>
            </w:r>
          </w:p>
        </w:tc>
      </w:tr>
    </w:tbl>
    <w:p w14:paraId="04E376C8"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25509167"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1EE6DF7B" w14:textId="77777777" w:rsidR="00AC61F0" w:rsidRPr="00DF0F57" w:rsidRDefault="00AC61F0" w:rsidP="00AC61F0">
      <w:pPr>
        <w:pStyle w:val="Heading3"/>
      </w:pPr>
      <w:bookmarkStart w:id="897" w:name="_Toc149556513"/>
      <w:r>
        <w:t>CB</w:t>
      </w:r>
      <w:r w:rsidRPr="002F0387">
        <w:t xml:space="preserve"> system </w:t>
      </w:r>
      <w:r>
        <w:t>magnetic filters CA011.</w:t>
      </w:r>
      <w:bookmarkEnd w:id="897"/>
    </w:p>
    <w:p w14:paraId="1A183AF7" w14:textId="77777777" w:rsidR="00AC61F0" w:rsidRDefault="00AC61F0" w:rsidP="00AC61F0">
      <w:pPr>
        <w:rPr>
          <w:rStyle w:val="rynqvb"/>
          <w:lang w:val="en"/>
        </w:rPr>
      </w:pPr>
    </w:p>
    <w:p w14:paraId="2E9AE1EF" w14:textId="77777777" w:rsidR="00AC61F0" w:rsidRDefault="00AC61F0" w:rsidP="00AC61F0">
      <w:r w:rsidRPr="00D36571">
        <w:rPr>
          <w:rStyle w:val="rynqvb"/>
          <w:lang w:val="en"/>
        </w:rPr>
        <w:t xml:space="preserve">The following table shows the </w:t>
      </w:r>
      <w:r>
        <w:rPr>
          <w:rStyle w:val="rynqvb"/>
          <w:lang w:val="en"/>
        </w:rPr>
        <w:t>e</w:t>
      </w:r>
      <w:r w:rsidRPr="00AC61F0">
        <w:rPr>
          <w:rStyle w:val="rynqvb"/>
          <w:lang w:val="en"/>
        </w:rPr>
        <w:t xml:space="preserve">mergency </w:t>
      </w:r>
      <w:r>
        <w:rPr>
          <w:rStyle w:val="rynqvb"/>
          <w:lang w:val="en"/>
        </w:rPr>
        <w:t>s</w:t>
      </w:r>
      <w:r w:rsidRPr="00AC61F0">
        <w:rPr>
          <w:rStyle w:val="rynqvb"/>
          <w:lang w:val="en"/>
        </w:rPr>
        <w:t>top</w:t>
      </w:r>
      <w:r w:rsidRPr="00D36571">
        <w:rPr>
          <w:rStyle w:val="rynqvb"/>
          <w:lang w:val="en"/>
        </w:rPr>
        <w:t xml:space="preserve"> status of the </w:t>
      </w:r>
      <w:r>
        <w:rPr>
          <w:rStyle w:val="rynqvb"/>
          <w:lang w:val="en"/>
        </w:rPr>
        <w:t>VZ021</w:t>
      </w:r>
      <w:r w:rsidRPr="00D36571">
        <w:rPr>
          <w:rStyle w:val="rynqvb"/>
          <w:lang w:val="en"/>
        </w:rPr>
        <w:t xml:space="preserve">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6095"/>
        <w:gridCol w:w="1766"/>
      </w:tblGrid>
      <w:tr w:rsidR="00AC61F0" w:rsidRPr="00B30957" w14:paraId="02382869" w14:textId="77777777" w:rsidTr="00EC1B79">
        <w:tc>
          <w:tcPr>
            <w:tcW w:w="5000" w:type="pct"/>
            <w:gridSpan w:val="3"/>
            <w:shd w:val="clear" w:color="auto" w:fill="D9D9D9"/>
          </w:tcPr>
          <w:p w14:paraId="06DA5D41" w14:textId="77777777" w:rsidR="00AC61F0" w:rsidRPr="00720CFF" w:rsidRDefault="00AC61F0" w:rsidP="00EC1B79">
            <w:pPr>
              <w:jc w:val="center"/>
              <w:rPr>
                <w:b/>
                <w:bCs/>
                <w:lang w:val="en-GB"/>
              </w:rPr>
            </w:pPr>
            <w:r>
              <w:rPr>
                <w:b/>
                <w:bCs/>
                <w:lang w:val="en-GB"/>
              </w:rPr>
              <w:t>M</w:t>
            </w:r>
            <w:r w:rsidRPr="008134EA">
              <w:rPr>
                <w:b/>
                <w:bCs/>
                <w:lang w:val="en-GB"/>
              </w:rPr>
              <w:t>agnetic filters CA021</w:t>
            </w:r>
            <w:r>
              <w:rPr>
                <w:b/>
                <w:bCs/>
                <w:lang w:val="en-GB"/>
              </w:rPr>
              <w:t xml:space="preserve"> (</w:t>
            </w:r>
            <w:r w:rsidRPr="00AC61F0">
              <w:rPr>
                <w:b/>
                <w:bCs/>
                <w:lang w:val="en-GB"/>
              </w:rPr>
              <w:t>Emergency Stop</w:t>
            </w:r>
            <w:r>
              <w:rPr>
                <w:b/>
                <w:bCs/>
                <w:lang w:val="en-GB"/>
              </w:rPr>
              <w:t>).</w:t>
            </w:r>
          </w:p>
        </w:tc>
      </w:tr>
      <w:tr w:rsidR="00AC61F0" w:rsidRPr="00B30957" w14:paraId="6D26E9B0" w14:textId="77777777" w:rsidTr="00EC1B79">
        <w:tc>
          <w:tcPr>
            <w:tcW w:w="918" w:type="pct"/>
            <w:shd w:val="clear" w:color="auto" w:fill="D9D9D9"/>
          </w:tcPr>
          <w:p w14:paraId="3F72F48C" w14:textId="77777777" w:rsidR="00AC61F0" w:rsidRPr="00720CFF" w:rsidRDefault="00AC61F0" w:rsidP="00EC1B79">
            <w:pPr>
              <w:jc w:val="center"/>
              <w:rPr>
                <w:b/>
                <w:bCs/>
                <w:lang w:val="en-GB"/>
              </w:rPr>
            </w:pPr>
            <w:r w:rsidRPr="00720CFF">
              <w:rPr>
                <w:b/>
                <w:bCs/>
                <w:lang w:val="en-GB"/>
              </w:rPr>
              <w:lastRenderedPageBreak/>
              <w:t>Tag</w:t>
            </w:r>
          </w:p>
        </w:tc>
        <w:tc>
          <w:tcPr>
            <w:tcW w:w="3165" w:type="pct"/>
            <w:shd w:val="clear" w:color="auto" w:fill="D9D9D9"/>
          </w:tcPr>
          <w:p w14:paraId="381C85BD" w14:textId="77777777" w:rsidR="00AC61F0" w:rsidRPr="00720CFF" w:rsidRDefault="00AC61F0" w:rsidP="00EC1B79">
            <w:pPr>
              <w:jc w:val="center"/>
              <w:rPr>
                <w:b/>
                <w:bCs/>
                <w:lang w:val="en-GB"/>
              </w:rPr>
            </w:pPr>
            <w:r w:rsidRPr="00720CFF">
              <w:rPr>
                <w:b/>
                <w:bCs/>
                <w:lang w:val="en-GB"/>
              </w:rPr>
              <w:t>Description</w:t>
            </w:r>
          </w:p>
        </w:tc>
        <w:tc>
          <w:tcPr>
            <w:tcW w:w="917" w:type="pct"/>
            <w:shd w:val="clear" w:color="auto" w:fill="D9D9D9"/>
          </w:tcPr>
          <w:p w14:paraId="39437D33" w14:textId="77777777" w:rsidR="00AC61F0" w:rsidRPr="00720CFF" w:rsidRDefault="00AC61F0" w:rsidP="00EC1B79">
            <w:pPr>
              <w:jc w:val="center"/>
              <w:rPr>
                <w:b/>
                <w:bCs/>
                <w:lang w:val="en-GB"/>
              </w:rPr>
            </w:pPr>
            <w:r w:rsidRPr="009F5CA8">
              <w:rPr>
                <w:b/>
                <w:bCs/>
                <w:lang w:val="en-GB"/>
              </w:rPr>
              <w:t>Position / State</w:t>
            </w:r>
          </w:p>
        </w:tc>
      </w:tr>
      <w:tr w:rsidR="00AC61F0" w:rsidRPr="00B30957" w14:paraId="0AAE82C6" w14:textId="77777777" w:rsidTr="00EC1B79">
        <w:tc>
          <w:tcPr>
            <w:tcW w:w="918" w:type="pct"/>
            <w:vAlign w:val="center"/>
          </w:tcPr>
          <w:p w14:paraId="08DFEED1" w14:textId="77777777" w:rsidR="00AC61F0" w:rsidRPr="002F0387" w:rsidRDefault="00AC61F0" w:rsidP="00EC1B79">
            <w:pPr>
              <w:jc w:val="left"/>
              <w:rPr>
                <w:lang w:val="en-GB"/>
              </w:rPr>
            </w:pPr>
            <w:r w:rsidRPr="00A931AA">
              <w:rPr>
                <w:rFonts w:cs="Arial"/>
                <w:color w:val="000000"/>
                <w:lang w:val="en-GB"/>
              </w:rPr>
              <w:t>NO001-M01-VFD</w:t>
            </w:r>
          </w:p>
        </w:tc>
        <w:tc>
          <w:tcPr>
            <w:tcW w:w="3165" w:type="pct"/>
            <w:vAlign w:val="center"/>
          </w:tcPr>
          <w:p w14:paraId="11D96E5E" w14:textId="77777777" w:rsidR="00AC61F0" w:rsidRDefault="00AC61F0" w:rsidP="00EC1B79">
            <w:pPr>
              <w:jc w:val="left"/>
              <w:rPr>
                <w:rFonts w:cs="Arial"/>
                <w:spacing w:val="-2"/>
                <w:lang w:val="en-GB"/>
              </w:rPr>
            </w:pPr>
            <w:r>
              <w:rPr>
                <w:rFonts w:cs="Arial"/>
                <w:spacing w:val="-2"/>
                <w:lang w:val="en-GB"/>
              </w:rPr>
              <w:t xml:space="preserve">Motor for </w:t>
            </w:r>
            <w:r w:rsidRPr="00A931AA">
              <w:rPr>
                <w:rFonts w:cs="Arial"/>
                <w:spacing w:val="-2"/>
                <w:lang w:val="en-GB"/>
              </w:rPr>
              <w:t>vibrator</w:t>
            </w:r>
          </w:p>
        </w:tc>
        <w:tc>
          <w:tcPr>
            <w:tcW w:w="917" w:type="pct"/>
            <w:vAlign w:val="center"/>
          </w:tcPr>
          <w:p w14:paraId="5D6BC697" w14:textId="77777777" w:rsidR="00AC61F0" w:rsidRPr="00B30957" w:rsidRDefault="00AC61F0" w:rsidP="00EC1B79">
            <w:pPr>
              <w:jc w:val="left"/>
              <w:rPr>
                <w:lang w:val="it-IT"/>
              </w:rPr>
            </w:pPr>
            <w:r>
              <w:rPr>
                <w:lang w:val="it-IT"/>
              </w:rPr>
              <w:t>STOP</w:t>
            </w:r>
          </w:p>
        </w:tc>
      </w:tr>
      <w:tr w:rsidR="00AC61F0" w:rsidRPr="00B30957" w14:paraId="26BC2A6E" w14:textId="77777777" w:rsidTr="00EC1B79">
        <w:tc>
          <w:tcPr>
            <w:tcW w:w="918" w:type="pct"/>
            <w:vAlign w:val="center"/>
          </w:tcPr>
          <w:p w14:paraId="63DB9954" w14:textId="77777777" w:rsidR="00AC61F0" w:rsidRDefault="00AC61F0" w:rsidP="00EC1B79">
            <w:pPr>
              <w:jc w:val="left"/>
              <w:rPr>
                <w:rFonts w:cs="Arial"/>
                <w:color w:val="000000"/>
                <w:lang w:val="it-IT"/>
              </w:rPr>
            </w:pPr>
            <w:r>
              <w:rPr>
                <w:rFonts w:cs="Arial"/>
                <w:color w:val="000000"/>
                <w:lang w:val="it-IT"/>
              </w:rPr>
              <w:t>LP426</w:t>
            </w:r>
          </w:p>
        </w:tc>
        <w:tc>
          <w:tcPr>
            <w:tcW w:w="3165" w:type="pct"/>
            <w:vAlign w:val="center"/>
          </w:tcPr>
          <w:p w14:paraId="7A961C94" w14:textId="77777777" w:rsidR="00AC61F0" w:rsidRDefault="00AC61F0" w:rsidP="00EC1B79">
            <w:pPr>
              <w:jc w:val="left"/>
              <w:rPr>
                <w:rFonts w:cs="Arial"/>
                <w:color w:val="000000"/>
                <w:spacing w:val="-2"/>
                <w:lang w:val="it-IT"/>
              </w:rPr>
            </w:pPr>
            <w:r>
              <w:rPr>
                <w:rFonts w:cs="Arial"/>
                <w:color w:val="000000"/>
                <w:spacing w:val="-2"/>
                <w:lang w:val="it-IT"/>
              </w:rPr>
              <w:t>Discharge Valve</w:t>
            </w:r>
          </w:p>
        </w:tc>
        <w:tc>
          <w:tcPr>
            <w:tcW w:w="917" w:type="pct"/>
            <w:vAlign w:val="center"/>
          </w:tcPr>
          <w:p w14:paraId="6BD35DA3" w14:textId="77777777" w:rsidR="00AC61F0" w:rsidRPr="00213362" w:rsidRDefault="00AC61F0" w:rsidP="00EC1B79">
            <w:pPr>
              <w:jc w:val="left"/>
              <w:rPr>
                <w:rFonts w:cs="Arial"/>
                <w:color w:val="000000"/>
                <w:lang w:val="it-IT"/>
              </w:rPr>
            </w:pPr>
            <w:r>
              <w:rPr>
                <w:rFonts w:cs="Arial"/>
                <w:color w:val="000000"/>
                <w:lang w:val="it-IT"/>
              </w:rPr>
              <w:t>CLOSED</w:t>
            </w:r>
          </w:p>
        </w:tc>
      </w:tr>
    </w:tbl>
    <w:p w14:paraId="1BB48D50" w14:textId="77777777" w:rsidR="00AC61F0" w:rsidRDefault="00AC61F0" w:rsidP="00AC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Arial"/>
        </w:rPr>
      </w:pPr>
    </w:p>
    <w:p w14:paraId="789DF73F" w14:textId="77777777" w:rsidR="00126738" w:rsidRDefault="00126738" w:rsidP="0033246C">
      <w:pPr>
        <w:rPr>
          <w:b/>
        </w:rPr>
      </w:pPr>
    </w:p>
    <w:p w14:paraId="5F232D23" w14:textId="77777777" w:rsidR="00720CFF" w:rsidRDefault="00164AD8" w:rsidP="00164AD8">
      <w:pPr>
        <w:pStyle w:val="Heading2"/>
      </w:pPr>
      <w:bookmarkStart w:id="898" w:name="_Toc149556514"/>
      <w:bookmarkEnd w:id="69"/>
      <w:r>
        <w:t>Batching System</w:t>
      </w:r>
      <w:bookmarkEnd w:id="898"/>
    </w:p>
    <w:p w14:paraId="63877E4A" w14:textId="77777777" w:rsidR="00164AD8" w:rsidRDefault="00164AD8" w:rsidP="00164AD8">
      <w:pPr>
        <w:pStyle w:val="Heading3"/>
      </w:pPr>
      <w:bookmarkStart w:id="899" w:name="_Toc149556515"/>
      <w:r>
        <w:t>LFP System Weight Batching</w:t>
      </w:r>
      <w:bookmarkEnd w:id="899"/>
    </w:p>
    <w:p w14:paraId="6004D045" w14:textId="77777777" w:rsidR="002B2D2A" w:rsidRDefault="00164AD8" w:rsidP="00164AD8">
      <w:r>
        <w:t>The system has a built in batching system which allows the operator to determine the weight of LFP/NCO to be transported through the system in the current batch. The dosing and fine dosing is originally done by using Loss in Weight of TE005, and is then compared to the transported weight of VZ007.</w:t>
      </w:r>
    </w:p>
    <w:p w14:paraId="33B6DCC8" w14:textId="77777777" w:rsidR="002B2D2A" w:rsidRDefault="002B2D2A" w:rsidP="00164AD8">
      <w:r>
        <w:t>The dosing screw will run at 75% of full speed initially, and will continue to run until transporter VZ007 is full, or until the fine dosing weight is reached.</w:t>
      </w:r>
    </w:p>
    <w:p w14:paraId="0940A5D9" w14:textId="77777777" w:rsidR="002B2D2A" w:rsidRDefault="002B2D2A" w:rsidP="00164AD8">
      <w:r>
        <w:t>After the Fine Dosing Weight is reached, the dosing screw will slow to 15% to finely dose the remaining weight.  The full dosing may take several full transports before the total weight is reached.</w:t>
      </w:r>
      <w:r w:rsidR="00164AD8">
        <w:t xml:space="preserve"> </w:t>
      </w:r>
    </w:p>
    <w:p w14:paraId="10272A5C" w14:textId="77777777" w:rsidR="00164AD8" w:rsidRDefault="00164AD8" w:rsidP="00164AD8">
      <w:r>
        <w:t>An outline of how this is achieved is listed below:</w:t>
      </w:r>
    </w:p>
    <w:p w14:paraId="4990CB8F" w14:textId="77777777" w:rsidR="00164AD8" w:rsidRDefault="00164AD8" w:rsidP="00164AD8"/>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4129"/>
        <w:gridCol w:w="4272"/>
      </w:tblGrid>
      <w:tr w:rsidR="00A74A4D" w14:paraId="2D8024FC" w14:textId="77777777" w:rsidTr="007C6ED0">
        <w:tc>
          <w:tcPr>
            <w:tcW w:w="952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52DE195F" w14:textId="77777777" w:rsidR="00A74A4D" w:rsidRDefault="00A74A4D" w:rsidP="007C6ED0">
            <w:pPr>
              <w:jc w:val="left"/>
            </w:pPr>
            <w:r>
              <w:t>Necessary conditions</w:t>
            </w:r>
          </w:p>
        </w:tc>
      </w:tr>
      <w:tr w:rsidR="00A74A4D" w14:paraId="6411F847" w14:textId="77777777" w:rsidTr="007C6ED0">
        <w:tc>
          <w:tcPr>
            <w:tcW w:w="952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17985D" w14:textId="77777777" w:rsidR="00A74A4D" w:rsidRPr="0041627B" w:rsidRDefault="00A74A4D" w:rsidP="007C6ED0">
            <w:pPr>
              <w:jc w:val="left"/>
              <w:rPr>
                <w:lang w:val="en-GB"/>
              </w:rPr>
            </w:pPr>
            <w:r w:rsidRPr="0041627B">
              <w:rPr>
                <w:lang w:val="en-GB"/>
              </w:rPr>
              <w:t>Automatic mode</w:t>
            </w:r>
            <w:r>
              <w:rPr>
                <w:lang w:val="en-GB"/>
              </w:rPr>
              <w:t xml:space="preserve"> / Semi-Automatic Mode</w:t>
            </w:r>
          </w:p>
          <w:p w14:paraId="2C3CDFD5" w14:textId="77777777" w:rsidR="00A74A4D" w:rsidRDefault="00A74A4D" w:rsidP="007C6ED0">
            <w:pPr>
              <w:jc w:val="left"/>
            </w:pPr>
            <w:r>
              <w:t>TE005 in Standby</w:t>
            </w:r>
          </w:p>
          <w:p w14:paraId="3663C320" w14:textId="77777777" w:rsidR="00A74A4D" w:rsidRDefault="00A74A4D" w:rsidP="007C6ED0">
            <w:pPr>
              <w:jc w:val="left"/>
            </w:pPr>
            <w:r>
              <w:t>VZ007 in Standby</w:t>
            </w:r>
          </w:p>
          <w:p w14:paraId="2C4166D0" w14:textId="77777777" w:rsidR="00A74A4D" w:rsidRDefault="00A74A4D" w:rsidP="007C6ED0">
            <w:pPr>
              <w:jc w:val="left"/>
            </w:pPr>
            <w:r>
              <w:t>Operator has selected LFP from HMI</w:t>
            </w:r>
          </w:p>
        </w:tc>
      </w:tr>
      <w:tr w:rsidR="00A74A4D" w14:paraId="01D40B37" w14:textId="77777777" w:rsidTr="007C6ED0">
        <w:tc>
          <w:tcPr>
            <w:tcW w:w="111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06E96E8" w14:textId="77777777" w:rsidR="00A74A4D" w:rsidRDefault="00A74A4D" w:rsidP="007C6ED0">
            <w:pPr>
              <w:jc w:val="center"/>
            </w:pPr>
            <w:r>
              <w:t>Step</w:t>
            </w:r>
          </w:p>
        </w:tc>
        <w:tc>
          <w:tcPr>
            <w:tcW w:w="412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DA01753" w14:textId="77777777" w:rsidR="00A74A4D" w:rsidRDefault="00A74A4D" w:rsidP="007C6ED0">
            <w:pPr>
              <w:jc w:val="left"/>
            </w:pPr>
            <w:r>
              <w:t>Action</w:t>
            </w:r>
          </w:p>
        </w:tc>
        <w:tc>
          <w:tcPr>
            <w:tcW w:w="4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1ABAB37" w14:textId="77777777" w:rsidR="00A74A4D" w:rsidRDefault="00A74A4D" w:rsidP="007C6ED0">
            <w:pPr>
              <w:jc w:val="left"/>
            </w:pPr>
            <w:r>
              <w:t>Completion criterion</w:t>
            </w:r>
          </w:p>
        </w:tc>
      </w:tr>
      <w:tr w:rsidR="00A74A4D" w14:paraId="65AC65AF" w14:textId="77777777" w:rsidTr="00A74A4D">
        <w:tc>
          <w:tcPr>
            <w:tcW w:w="1119" w:type="dxa"/>
            <w:tcBorders>
              <w:top w:val="single" w:sz="4" w:space="0" w:color="auto"/>
              <w:left w:val="single" w:sz="4" w:space="0" w:color="auto"/>
              <w:bottom w:val="single" w:sz="4" w:space="0" w:color="auto"/>
              <w:right w:val="single" w:sz="4" w:space="0" w:color="auto"/>
            </w:tcBorders>
            <w:vAlign w:val="center"/>
          </w:tcPr>
          <w:p w14:paraId="3EBEF33B" w14:textId="77777777" w:rsidR="00A74A4D" w:rsidRDefault="00A74A4D" w:rsidP="007C6ED0">
            <w:pPr>
              <w:jc w:val="center"/>
            </w:pPr>
            <w:r>
              <w:t>0</w:t>
            </w:r>
          </w:p>
        </w:tc>
        <w:tc>
          <w:tcPr>
            <w:tcW w:w="4129" w:type="dxa"/>
            <w:tcBorders>
              <w:top w:val="single" w:sz="4" w:space="0" w:color="auto"/>
              <w:left w:val="single" w:sz="4" w:space="0" w:color="auto"/>
              <w:bottom w:val="single" w:sz="4" w:space="0" w:color="auto"/>
              <w:right w:val="single" w:sz="4" w:space="0" w:color="auto"/>
            </w:tcBorders>
            <w:vAlign w:val="center"/>
          </w:tcPr>
          <w:p w14:paraId="3E85E565" w14:textId="77777777" w:rsidR="00A74A4D" w:rsidRDefault="00A74A4D" w:rsidP="007C6ED0">
            <w:pPr>
              <w:jc w:val="left"/>
            </w:pPr>
            <w:r>
              <w:t xml:space="preserve">Operator enters </w:t>
            </w:r>
            <w:r w:rsidR="00DA1094">
              <w:t>Total Weight</w:t>
            </w:r>
          </w:p>
        </w:tc>
        <w:tc>
          <w:tcPr>
            <w:tcW w:w="4272" w:type="dxa"/>
            <w:tcBorders>
              <w:top w:val="single" w:sz="4" w:space="0" w:color="auto"/>
              <w:left w:val="single" w:sz="4" w:space="0" w:color="auto"/>
              <w:bottom w:val="single" w:sz="4" w:space="0" w:color="auto"/>
              <w:right w:val="single" w:sz="4" w:space="0" w:color="auto"/>
            </w:tcBorders>
            <w:vAlign w:val="center"/>
          </w:tcPr>
          <w:p w14:paraId="31BE1EB2" w14:textId="77777777" w:rsidR="00A74A4D" w:rsidRDefault="00DA1094" w:rsidP="007C6ED0">
            <w:pPr>
              <w:jc w:val="left"/>
            </w:pPr>
            <w:r>
              <w:t>Start Button Pressed</w:t>
            </w:r>
          </w:p>
        </w:tc>
      </w:tr>
      <w:tr w:rsidR="00A74A4D" w14:paraId="0F343C70" w14:textId="77777777" w:rsidTr="00A74A4D">
        <w:tc>
          <w:tcPr>
            <w:tcW w:w="1119" w:type="dxa"/>
            <w:tcBorders>
              <w:top w:val="single" w:sz="4" w:space="0" w:color="auto"/>
              <w:left w:val="single" w:sz="4" w:space="0" w:color="auto"/>
              <w:bottom w:val="single" w:sz="4" w:space="0" w:color="auto"/>
              <w:right w:val="single" w:sz="4" w:space="0" w:color="auto"/>
            </w:tcBorders>
            <w:vAlign w:val="center"/>
          </w:tcPr>
          <w:p w14:paraId="21C5CE4E" w14:textId="77777777" w:rsidR="00A74A4D" w:rsidRDefault="00DA1094" w:rsidP="007C6ED0">
            <w:pPr>
              <w:jc w:val="center"/>
            </w:pPr>
            <w:r>
              <w:t>1</w:t>
            </w:r>
          </w:p>
        </w:tc>
        <w:tc>
          <w:tcPr>
            <w:tcW w:w="4129" w:type="dxa"/>
            <w:tcBorders>
              <w:top w:val="single" w:sz="4" w:space="0" w:color="auto"/>
              <w:left w:val="single" w:sz="4" w:space="0" w:color="auto"/>
              <w:bottom w:val="single" w:sz="4" w:space="0" w:color="auto"/>
              <w:right w:val="single" w:sz="4" w:space="0" w:color="auto"/>
            </w:tcBorders>
            <w:vAlign w:val="center"/>
          </w:tcPr>
          <w:p w14:paraId="3C88571C" w14:textId="77777777" w:rsidR="00A74A4D" w:rsidRDefault="00DA1094" w:rsidP="007C6ED0">
            <w:pPr>
              <w:jc w:val="left"/>
            </w:pPr>
            <w:r>
              <w:t>Weights are downloaded to system</w:t>
            </w:r>
          </w:p>
        </w:tc>
        <w:tc>
          <w:tcPr>
            <w:tcW w:w="4272" w:type="dxa"/>
            <w:tcBorders>
              <w:top w:val="single" w:sz="4" w:space="0" w:color="auto"/>
              <w:left w:val="single" w:sz="4" w:space="0" w:color="auto"/>
              <w:bottom w:val="single" w:sz="4" w:space="0" w:color="auto"/>
              <w:right w:val="single" w:sz="4" w:space="0" w:color="auto"/>
            </w:tcBorders>
            <w:vAlign w:val="center"/>
          </w:tcPr>
          <w:p w14:paraId="55829FAB" w14:textId="77777777" w:rsidR="00A74A4D" w:rsidRPr="0041627B" w:rsidRDefault="00A74A4D" w:rsidP="007C6ED0">
            <w:pPr>
              <w:jc w:val="left"/>
              <w:rPr>
                <w:lang w:val="en-GB"/>
              </w:rPr>
            </w:pPr>
          </w:p>
        </w:tc>
      </w:tr>
      <w:tr w:rsidR="00A74A4D" w14:paraId="6FB19B2F" w14:textId="77777777" w:rsidTr="00A74A4D">
        <w:tc>
          <w:tcPr>
            <w:tcW w:w="1119" w:type="dxa"/>
            <w:tcBorders>
              <w:top w:val="single" w:sz="4" w:space="0" w:color="auto"/>
              <w:left w:val="single" w:sz="4" w:space="0" w:color="auto"/>
              <w:bottom w:val="single" w:sz="4" w:space="0" w:color="auto"/>
              <w:right w:val="single" w:sz="4" w:space="0" w:color="auto"/>
            </w:tcBorders>
            <w:vAlign w:val="center"/>
          </w:tcPr>
          <w:p w14:paraId="61FF5BF1" w14:textId="77777777" w:rsidR="00A74A4D" w:rsidRDefault="00DA1094" w:rsidP="007C6ED0">
            <w:pPr>
              <w:jc w:val="center"/>
            </w:pPr>
            <w:r>
              <w:t>2</w:t>
            </w:r>
          </w:p>
        </w:tc>
        <w:tc>
          <w:tcPr>
            <w:tcW w:w="4129" w:type="dxa"/>
            <w:tcBorders>
              <w:top w:val="single" w:sz="4" w:space="0" w:color="auto"/>
              <w:left w:val="single" w:sz="4" w:space="0" w:color="auto"/>
              <w:bottom w:val="single" w:sz="4" w:space="0" w:color="auto"/>
              <w:right w:val="single" w:sz="4" w:space="0" w:color="auto"/>
            </w:tcBorders>
            <w:vAlign w:val="center"/>
          </w:tcPr>
          <w:p w14:paraId="1C7722CA" w14:textId="77777777" w:rsidR="00A74A4D" w:rsidRDefault="00DA1094" w:rsidP="007C6ED0">
            <w:pPr>
              <w:jc w:val="left"/>
            </w:pPr>
            <w:r>
              <w:t>TE005 begins discharging to VZ007 at 75% dosing speed</w:t>
            </w:r>
          </w:p>
        </w:tc>
        <w:tc>
          <w:tcPr>
            <w:tcW w:w="4272" w:type="dxa"/>
            <w:tcBorders>
              <w:top w:val="single" w:sz="4" w:space="0" w:color="auto"/>
              <w:left w:val="single" w:sz="4" w:space="0" w:color="auto"/>
              <w:bottom w:val="single" w:sz="4" w:space="0" w:color="auto"/>
              <w:right w:val="single" w:sz="4" w:space="0" w:color="auto"/>
            </w:tcBorders>
            <w:vAlign w:val="center"/>
          </w:tcPr>
          <w:p w14:paraId="217E6AFD" w14:textId="77777777" w:rsidR="00A74A4D" w:rsidRDefault="002B2D2A" w:rsidP="007C6ED0">
            <w:pPr>
              <w:jc w:val="left"/>
              <w:rPr>
                <w:lang w:val="en-GB"/>
              </w:rPr>
            </w:pPr>
            <w:r>
              <w:rPr>
                <w:lang w:val="en-GB"/>
              </w:rPr>
              <w:t>ZSH070 Active</w:t>
            </w:r>
          </w:p>
          <w:p w14:paraId="09DB29F4" w14:textId="77777777" w:rsidR="002B2D2A" w:rsidRDefault="002B2D2A" w:rsidP="007C6ED0">
            <w:pPr>
              <w:jc w:val="left"/>
              <w:rPr>
                <w:lang w:val="en-GB"/>
              </w:rPr>
            </w:pPr>
            <w:r>
              <w:rPr>
                <w:lang w:val="en-GB"/>
              </w:rPr>
              <w:t>OR</w:t>
            </w:r>
          </w:p>
          <w:p w14:paraId="37E53867" w14:textId="77777777" w:rsidR="002B2D2A" w:rsidRPr="0041627B" w:rsidRDefault="002B2D2A" w:rsidP="007C6ED0">
            <w:pPr>
              <w:jc w:val="left"/>
              <w:rPr>
                <w:lang w:val="en-GB"/>
              </w:rPr>
            </w:pPr>
            <w:r>
              <w:rPr>
                <w:lang w:val="en-GB"/>
              </w:rPr>
              <w:t>Fine Dosing Weight Active</w:t>
            </w:r>
          </w:p>
        </w:tc>
      </w:tr>
      <w:tr w:rsidR="002B2D2A" w14:paraId="16DCC896" w14:textId="77777777" w:rsidTr="003328D6">
        <w:tc>
          <w:tcPr>
            <w:tcW w:w="1119" w:type="dxa"/>
            <w:vMerge w:val="restart"/>
            <w:tcBorders>
              <w:top w:val="single" w:sz="4" w:space="0" w:color="auto"/>
              <w:left w:val="single" w:sz="4" w:space="0" w:color="auto"/>
              <w:right w:val="single" w:sz="4" w:space="0" w:color="auto"/>
            </w:tcBorders>
            <w:vAlign w:val="center"/>
          </w:tcPr>
          <w:p w14:paraId="0B9B5D21" w14:textId="77777777" w:rsidR="002B2D2A" w:rsidRDefault="002B2D2A" w:rsidP="007C6ED0">
            <w:pPr>
              <w:jc w:val="center"/>
            </w:pPr>
            <w:r>
              <w:lastRenderedPageBreak/>
              <w:t>3</w:t>
            </w:r>
          </w:p>
        </w:tc>
        <w:tc>
          <w:tcPr>
            <w:tcW w:w="4129" w:type="dxa"/>
            <w:tcBorders>
              <w:top w:val="single" w:sz="4" w:space="0" w:color="auto"/>
              <w:left w:val="single" w:sz="4" w:space="0" w:color="auto"/>
              <w:bottom w:val="single" w:sz="4" w:space="0" w:color="auto"/>
              <w:right w:val="single" w:sz="4" w:space="0" w:color="auto"/>
            </w:tcBorders>
            <w:vAlign w:val="center"/>
          </w:tcPr>
          <w:p w14:paraId="625062A0" w14:textId="77777777" w:rsidR="002B2D2A" w:rsidRDefault="002B2D2A" w:rsidP="007C6ED0">
            <w:pPr>
              <w:jc w:val="left"/>
            </w:pPr>
            <w:r>
              <w:t>If ZSH070 Active, then TE005 discharge is completed, and the transport sequence is started</w:t>
            </w:r>
          </w:p>
        </w:tc>
        <w:tc>
          <w:tcPr>
            <w:tcW w:w="4272" w:type="dxa"/>
            <w:tcBorders>
              <w:top w:val="single" w:sz="4" w:space="0" w:color="auto"/>
              <w:left w:val="single" w:sz="4" w:space="0" w:color="auto"/>
              <w:bottom w:val="single" w:sz="4" w:space="0" w:color="auto"/>
              <w:right w:val="single" w:sz="4" w:space="0" w:color="auto"/>
            </w:tcBorders>
            <w:vAlign w:val="center"/>
          </w:tcPr>
          <w:p w14:paraId="40E47156" w14:textId="77777777" w:rsidR="002B2D2A" w:rsidRDefault="002B2D2A" w:rsidP="007C6ED0">
            <w:pPr>
              <w:jc w:val="left"/>
            </w:pPr>
          </w:p>
        </w:tc>
      </w:tr>
      <w:tr w:rsidR="002B2D2A" w14:paraId="6072E976" w14:textId="77777777" w:rsidTr="003328D6">
        <w:tc>
          <w:tcPr>
            <w:tcW w:w="1119" w:type="dxa"/>
            <w:vMerge/>
            <w:tcBorders>
              <w:left w:val="single" w:sz="4" w:space="0" w:color="auto"/>
              <w:bottom w:val="single" w:sz="4" w:space="0" w:color="auto"/>
              <w:right w:val="single" w:sz="4" w:space="0" w:color="auto"/>
            </w:tcBorders>
            <w:vAlign w:val="center"/>
          </w:tcPr>
          <w:p w14:paraId="2F07DBE3" w14:textId="77777777" w:rsidR="002B2D2A" w:rsidRDefault="002B2D2A" w:rsidP="007C6ED0">
            <w:pPr>
              <w:jc w:val="center"/>
            </w:pPr>
          </w:p>
        </w:tc>
        <w:tc>
          <w:tcPr>
            <w:tcW w:w="4129" w:type="dxa"/>
            <w:tcBorders>
              <w:top w:val="single" w:sz="4" w:space="0" w:color="auto"/>
              <w:left w:val="single" w:sz="4" w:space="0" w:color="auto"/>
              <w:bottom w:val="single" w:sz="4" w:space="0" w:color="auto"/>
              <w:right w:val="single" w:sz="4" w:space="0" w:color="auto"/>
            </w:tcBorders>
            <w:vAlign w:val="center"/>
          </w:tcPr>
          <w:p w14:paraId="5B8B728C" w14:textId="77777777" w:rsidR="002B2D2A" w:rsidRDefault="002B2D2A" w:rsidP="007C6ED0">
            <w:pPr>
              <w:jc w:val="left"/>
              <w:rPr>
                <w:lang w:val="it-IT"/>
              </w:rPr>
            </w:pPr>
            <w:r>
              <w:rPr>
                <w:lang w:val="it-IT"/>
              </w:rPr>
              <w:t>If Fine Dosing Weight is reached, then discharge screw will slow to 15% and continue until Total Weight is reached</w:t>
            </w:r>
          </w:p>
        </w:tc>
        <w:tc>
          <w:tcPr>
            <w:tcW w:w="4272" w:type="dxa"/>
            <w:tcBorders>
              <w:top w:val="single" w:sz="4" w:space="0" w:color="auto"/>
              <w:left w:val="single" w:sz="4" w:space="0" w:color="auto"/>
              <w:bottom w:val="single" w:sz="4" w:space="0" w:color="auto"/>
              <w:right w:val="single" w:sz="4" w:space="0" w:color="auto"/>
            </w:tcBorders>
            <w:vAlign w:val="center"/>
          </w:tcPr>
          <w:p w14:paraId="0FB651F5" w14:textId="77777777" w:rsidR="002B2D2A" w:rsidRDefault="002B2D2A" w:rsidP="007C6ED0">
            <w:pPr>
              <w:jc w:val="left"/>
              <w:rPr>
                <w:lang w:val="it-IT"/>
              </w:rPr>
            </w:pPr>
          </w:p>
        </w:tc>
      </w:tr>
      <w:tr w:rsidR="00A74A4D" w14:paraId="7E729FAC" w14:textId="77777777" w:rsidTr="00A74A4D">
        <w:tc>
          <w:tcPr>
            <w:tcW w:w="1119" w:type="dxa"/>
            <w:tcBorders>
              <w:top w:val="single" w:sz="4" w:space="0" w:color="auto"/>
              <w:left w:val="single" w:sz="4" w:space="0" w:color="auto"/>
              <w:bottom w:val="single" w:sz="4" w:space="0" w:color="auto"/>
              <w:right w:val="single" w:sz="4" w:space="0" w:color="auto"/>
            </w:tcBorders>
            <w:vAlign w:val="center"/>
          </w:tcPr>
          <w:p w14:paraId="33733C51" w14:textId="77777777" w:rsidR="00A74A4D" w:rsidRDefault="002B2D2A" w:rsidP="007C6ED0">
            <w:pPr>
              <w:jc w:val="center"/>
            </w:pPr>
            <w:r>
              <w:t>4</w:t>
            </w:r>
          </w:p>
        </w:tc>
        <w:tc>
          <w:tcPr>
            <w:tcW w:w="4129" w:type="dxa"/>
            <w:tcBorders>
              <w:top w:val="single" w:sz="4" w:space="0" w:color="auto"/>
              <w:left w:val="single" w:sz="4" w:space="0" w:color="auto"/>
              <w:bottom w:val="single" w:sz="4" w:space="0" w:color="auto"/>
              <w:right w:val="single" w:sz="4" w:space="0" w:color="auto"/>
            </w:tcBorders>
            <w:vAlign w:val="center"/>
          </w:tcPr>
          <w:p w14:paraId="66DDD135" w14:textId="77777777" w:rsidR="00A74A4D" w:rsidRDefault="002B2D2A" w:rsidP="007C6ED0">
            <w:pPr>
              <w:jc w:val="left"/>
              <w:rPr>
                <w:lang w:val="it-IT"/>
              </w:rPr>
            </w:pPr>
            <w:r>
              <w:rPr>
                <w:lang w:val="it-IT"/>
              </w:rPr>
              <w:t>VZ007 Weight Captured</w:t>
            </w:r>
          </w:p>
        </w:tc>
        <w:tc>
          <w:tcPr>
            <w:tcW w:w="4272" w:type="dxa"/>
            <w:tcBorders>
              <w:top w:val="single" w:sz="4" w:space="0" w:color="auto"/>
              <w:left w:val="single" w:sz="4" w:space="0" w:color="auto"/>
              <w:bottom w:val="single" w:sz="4" w:space="0" w:color="auto"/>
              <w:right w:val="single" w:sz="4" w:space="0" w:color="auto"/>
            </w:tcBorders>
            <w:vAlign w:val="center"/>
          </w:tcPr>
          <w:p w14:paraId="66AFB9AA" w14:textId="77777777" w:rsidR="00A74A4D" w:rsidRDefault="00325843" w:rsidP="007C6ED0">
            <w:pPr>
              <w:jc w:val="left"/>
              <w:rPr>
                <w:lang w:val="it-IT"/>
              </w:rPr>
            </w:pPr>
            <w:r>
              <w:rPr>
                <w:lang w:val="it-IT"/>
              </w:rPr>
              <w:t>VZ007 Transport Sequence Commenced</w:t>
            </w:r>
          </w:p>
        </w:tc>
      </w:tr>
      <w:tr w:rsidR="00A74A4D" w14:paraId="7E7B5409" w14:textId="77777777" w:rsidTr="00A74A4D">
        <w:tc>
          <w:tcPr>
            <w:tcW w:w="1119" w:type="dxa"/>
            <w:tcBorders>
              <w:top w:val="single" w:sz="4" w:space="0" w:color="auto"/>
              <w:left w:val="single" w:sz="4" w:space="0" w:color="auto"/>
              <w:bottom w:val="single" w:sz="4" w:space="0" w:color="auto"/>
              <w:right w:val="single" w:sz="4" w:space="0" w:color="auto"/>
            </w:tcBorders>
            <w:vAlign w:val="center"/>
          </w:tcPr>
          <w:p w14:paraId="0E647F6D" w14:textId="77777777" w:rsidR="00A74A4D" w:rsidRDefault="00325843" w:rsidP="007C6ED0">
            <w:pPr>
              <w:jc w:val="center"/>
            </w:pPr>
            <w:r>
              <w:t>5</w:t>
            </w:r>
          </w:p>
        </w:tc>
        <w:tc>
          <w:tcPr>
            <w:tcW w:w="4129" w:type="dxa"/>
            <w:tcBorders>
              <w:top w:val="single" w:sz="4" w:space="0" w:color="auto"/>
              <w:left w:val="single" w:sz="4" w:space="0" w:color="auto"/>
              <w:bottom w:val="single" w:sz="4" w:space="0" w:color="auto"/>
              <w:right w:val="single" w:sz="4" w:space="0" w:color="auto"/>
            </w:tcBorders>
            <w:vAlign w:val="center"/>
          </w:tcPr>
          <w:p w14:paraId="4079287A" w14:textId="77777777" w:rsidR="00A74A4D" w:rsidRPr="0041627B" w:rsidRDefault="00325843" w:rsidP="007C6ED0">
            <w:pPr>
              <w:jc w:val="left"/>
              <w:rPr>
                <w:lang w:val="en-GB"/>
              </w:rPr>
            </w:pPr>
            <w:r>
              <w:rPr>
                <w:lang w:val="en-GB"/>
              </w:rPr>
              <w:t>VZ007 Weight Captured</w:t>
            </w:r>
          </w:p>
        </w:tc>
        <w:tc>
          <w:tcPr>
            <w:tcW w:w="4272" w:type="dxa"/>
            <w:tcBorders>
              <w:top w:val="single" w:sz="4" w:space="0" w:color="auto"/>
              <w:left w:val="single" w:sz="4" w:space="0" w:color="auto"/>
              <w:bottom w:val="single" w:sz="4" w:space="0" w:color="auto"/>
              <w:right w:val="single" w:sz="4" w:space="0" w:color="auto"/>
            </w:tcBorders>
            <w:vAlign w:val="center"/>
          </w:tcPr>
          <w:p w14:paraId="0312ACC9" w14:textId="77777777" w:rsidR="00A74A4D" w:rsidRDefault="00325843" w:rsidP="007C6ED0">
            <w:pPr>
              <w:jc w:val="left"/>
              <w:rPr>
                <w:lang w:val="it-IT"/>
              </w:rPr>
            </w:pPr>
            <w:r>
              <w:rPr>
                <w:lang w:val="it-IT"/>
              </w:rPr>
              <w:t>VZ007 Transport Sequence Completed</w:t>
            </w:r>
          </w:p>
        </w:tc>
      </w:tr>
      <w:tr w:rsidR="00A74A4D" w14:paraId="0E2A2504" w14:textId="77777777" w:rsidTr="00A74A4D">
        <w:tc>
          <w:tcPr>
            <w:tcW w:w="1119" w:type="dxa"/>
            <w:tcBorders>
              <w:top w:val="single" w:sz="4" w:space="0" w:color="auto"/>
              <w:left w:val="single" w:sz="4" w:space="0" w:color="auto"/>
              <w:bottom w:val="single" w:sz="4" w:space="0" w:color="auto"/>
              <w:right w:val="single" w:sz="4" w:space="0" w:color="auto"/>
            </w:tcBorders>
            <w:vAlign w:val="center"/>
          </w:tcPr>
          <w:p w14:paraId="5C53E63D" w14:textId="77777777" w:rsidR="00A74A4D" w:rsidRDefault="00325843" w:rsidP="007C6ED0">
            <w:pPr>
              <w:jc w:val="center"/>
            </w:pPr>
            <w:r>
              <w:t>6</w:t>
            </w:r>
          </w:p>
        </w:tc>
        <w:tc>
          <w:tcPr>
            <w:tcW w:w="4129" w:type="dxa"/>
            <w:tcBorders>
              <w:top w:val="single" w:sz="4" w:space="0" w:color="auto"/>
              <w:left w:val="single" w:sz="4" w:space="0" w:color="auto"/>
              <w:bottom w:val="single" w:sz="4" w:space="0" w:color="auto"/>
              <w:right w:val="single" w:sz="4" w:space="0" w:color="auto"/>
            </w:tcBorders>
            <w:vAlign w:val="center"/>
          </w:tcPr>
          <w:p w14:paraId="19B4A494" w14:textId="77777777" w:rsidR="00A74A4D" w:rsidRPr="0041627B" w:rsidRDefault="00325843" w:rsidP="007C6ED0">
            <w:pPr>
              <w:jc w:val="left"/>
              <w:rPr>
                <w:lang w:val="en-GB"/>
              </w:rPr>
            </w:pPr>
            <w:r>
              <w:rPr>
                <w:lang w:val="en-GB"/>
              </w:rPr>
              <w:t>VZ007 Completed Weight subtracted from VZ007 Commence Weight and subtracted from Total Batch Weight</w:t>
            </w:r>
          </w:p>
        </w:tc>
        <w:tc>
          <w:tcPr>
            <w:tcW w:w="4272" w:type="dxa"/>
            <w:tcBorders>
              <w:top w:val="single" w:sz="4" w:space="0" w:color="auto"/>
              <w:left w:val="single" w:sz="4" w:space="0" w:color="auto"/>
              <w:bottom w:val="single" w:sz="4" w:space="0" w:color="auto"/>
              <w:right w:val="single" w:sz="4" w:space="0" w:color="auto"/>
            </w:tcBorders>
            <w:vAlign w:val="center"/>
          </w:tcPr>
          <w:p w14:paraId="421A8341" w14:textId="48E831F5" w:rsidR="00A74A4D" w:rsidRDefault="00A74A4D" w:rsidP="007C6ED0">
            <w:pPr>
              <w:jc w:val="left"/>
              <w:rPr>
                <w:lang w:val="it-IT"/>
              </w:rPr>
            </w:pPr>
          </w:p>
        </w:tc>
      </w:tr>
    </w:tbl>
    <w:p w14:paraId="6CB41B6B" w14:textId="319D8440" w:rsidR="00A74A4D" w:rsidRDefault="00664AD9" w:rsidP="00664AD9">
      <w:pPr>
        <w:pStyle w:val="Heading3"/>
      </w:pPr>
      <w:bookmarkStart w:id="900" w:name="_Toc149556516"/>
      <w:r>
        <w:t>NMC Batching System</w:t>
      </w:r>
      <w:bookmarkEnd w:id="900"/>
    </w:p>
    <w:p w14:paraId="7D91C967" w14:textId="0BB5231C" w:rsidR="00664AD9" w:rsidRDefault="00664AD9" w:rsidP="00664AD9">
      <w:r>
        <w:t>The batching system for NMC runs in a similar way to LFP. The mill has a maximum allowable batch size of 40kg, for this reason, multiple small batches must be run to reach the total batch weight required.</w:t>
      </w:r>
    </w:p>
    <w:p w14:paraId="791777D7" w14:textId="77777777" w:rsidR="00664AD9" w:rsidRDefault="00664AD9" w:rsidP="00664AD9"/>
    <w:p w14:paraId="5D15525D" w14:textId="1E97F3B8" w:rsidR="00664AD9" w:rsidRDefault="00664AD9" w:rsidP="00664AD9">
      <w:r>
        <w:t>The operator is able to select NMC mode from the HMI, which will unhide the field on the HMI for the Mill Batch Size.</w:t>
      </w:r>
    </w:p>
    <w:p w14:paraId="77628B76" w14:textId="72E92D4E" w:rsidR="00664AD9" w:rsidRDefault="00664AD9" w:rsidP="00664AD9">
      <w:r>
        <w:t>The batching will operate in the same manner as LFP, however the target weight for each batch will be the Mill Batch Size until the Total Batch weight has been reached.</w:t>
      </w:r>
    </w:p>
    <w:p w14:paraId="0EE6DB79" w14:textId="77777777" w:rsidR="00C60D0B" w:rsidRDefault="00C60D0B" w:rsidP="00664AD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4129"/>
        <w:gridCol w:w="4272"/>
      </w:tblGrid>
      <w:tr w:rsidR="00C60D0B" w14:paraId="6A047FA0" w14:textId="77777777" w:rsidTr="00E20F6F">
        <w:tc>
          <w:tcPr>
            <w:tcW w:w="952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7B864B52" w14:textId="77777777" w:rsidR="00C60D0B" w:rsidRDefault="00C60D0B" w:rsidP="00E20F6F">
            <w:pPr>
              <w:jc w:val="left"/>
            </w:pPr>
            <w:r>
              <w:t>Necessary conditions</w:t>
            </w:r>
          </w:p>
        </w:tc>
      </w:tr>
      <w:tr w:rsidR="00C60D0B" w14:paraId="26205396" w14:textId="77777777" w:rsidTr="00E20F6F">
        <w:tc>
          <w:tcPr>
            <w:tcW w:w="952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A0FA43" w14:textId="77777777" w:rsidR="00C60D0B" w:rsidRPr="0041627B" w:rsidRDefault="00C60D0B" w:rsidP="00E20F6F">
            <w:pPr>
              <w:jc w:val="left"/>
              <w:rPr>
                <w:lang w:val="en-GB"/>
              </w:rPr>
            </w:pPr>
            <w:r w:rsidRPr="0041627B">
              <w:rPr>
                <w:lang w:val="en-GB"/>
              </w:rPr>
              <w:t>Automatic mode</w:t>
            </w:r>
            <w:r>
              <w:rPr>
                <w:lang w:val="en-GB"/>
              </w:rPr>
              <w:t xml:space="preserve"> / Semi-Automatic Mode</w:t>
            </w:r>
          </w:p>
          <w:p w14:paraId="3FADADB6" w14:textId="77777777" w:rsidR="00C60D0B" w:rsidRDefault="00C60D0B" w:rsidP="00E20F6F">
            <w:pPr>
              <w:jc w:val="left"/>
            </w:pPr>
            <w:r>
              <w:t>TE005 in Standby</w:t>
            </w:r>
          </w:p>
          <w:p w14:paraId="04EE0300" w14:textId="77777777" w:rsidR="00C60D0B" w:rsidRDefault="00C60D0B" w:rsidP="00E20F6F">
            <w:pPr>
              <w:jc w:val="left"/>
            </w:pPr>
            <w:r>
              <w:t>VZ007 in Standby</w:t>
            </w:r>
          </w:p>
          <w:p w14:paraId="39F5CF59" w14:textId="77302D31" w:rsidR="00C60D0B" w:rsidRDefault="00C60D0B" w:rsidP="00E20F6F">
            <w:pPr>
              <w:jc w:val="left"/>
            </w:pPr>
            <w:r>
              <w:t xml:space="preserve">Operator has selected </w:t>
            </w:r>
            <w:r>
              <w:t>NMC</w:t>
            </w:r>
            <w:r>
              <w:t xml:space="preserve"> from HMI</w:t>
            </w:r>
          </w:p>
        </w:tc>
      </w:tr>
      <w:tr w:rsidR="00C60D0B" w14:paraId="017CFCDF" w14:textId="77777777" w:rsidTr="00E20F6F">
        <w:tc>
          <w:tcPr>
            <w:tcW w:w="111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1337B8E" w14:textId="77777777" w:rsidR="00C60D0B" w:rsidRDefault="00C60D0B" w:rsidP="00E20F6F">
            <w:pPr>
              <w:jc w:val="center"/>
            </w:pPr>
            <w:r>
              <w:t>Step</w:t>
            </w:r>
          </w:p>
        </w:tc>
        <w:tc>
          <w:tcPr>
            <w:tcW w:w="412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F17DD29" w14:textId="77777777" w:rsidR="00C60D0B" w:rsidRDefault="00C60D0B" w:rsidP="00E20F6F">
            <w:pPr>
              <w:jc w:val="left"/>
            </w:pPr>
            <w:r>
              <w:t>Action</w:t>
            </w:r>
          </w:p>
        </w:tc>
        <w:tc>
          <w:tcPr>
            <w:tcW w:w="4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18C614A" w14:textId="77777777" w:rsidR="00C60D0B" w:rsidRDefault="00C60D0B" w:rsidP="00E20F6F">
            <w:pPr>
              <w:jc w:val="left"/>
            </w:pPr>
            <w:r>
              <w:t>Completion criterion</w:t>
            </w:r>
          </w:p>
        </w:tc>
      </w:tr>
      <w:tr w:rsidR="00C60D0B" w14:paraId="5AAD931B" w14:textId="77777777" w:rsidTr="00E20F6F">
        <w:tc>
          <w:tcPr>
            <w:tcW w:w="1119" w:type="dxa"/>
            <w:tcBorders>
              <w:top w:val="single" w:sz="4" w:space="0" w:color="auto"/>
              <w:left w:val="single" w:sz="4" w:space="0" w:color="auto"/>
              <w:bottom w:val="single" w:sz="4" w:space="0" w:color="auto"/>
              <w:right w:val="single" w:sz="4" w:space="0" w:color="auto"/>
            </w:tcBorders>
            <w:vAlign w:val="center"/>
          </w:tcPr>
          <w:p w14:paraId="32FDB834" w14:textId="77777777" w:rsidR="00C60D0B" w:rsidRDefault="00C60D0B" w:rsidP="00E20F6F">
            <w:pPr>
              <w:jc w:val="center"/>
            </w:pPr>
            <w:r>
              <w:t>0</w:t>
            </w:r>
          </w:p>
        </w:tc>
        <w:tc>
          <w:tcPr>
            <w:tcW w:w="4129" w:type="dxa"/>
            <w:tcBorders>
              <w:top w:val="single" w:sz="4" w:space="0" w:color="auto"/>
              <w:left w:val="single" w:sz="4" w:space="0" w:color="auto"/>
              <w:bottom w:val="single" w:sz="4" w:space="0" w:color="auto"/>
              <w:right w:val="single" w:sz="4" w:space="0" w:color="auto"/>
            </w:tcBorders>
            <w:vAlign w:val="center"/>
          </w:tcPr>
          <w:p w14:paraId="4A9062EA" w14:textId="77777777" w:rsidR="00C60D0B" w:rsidRDefault="00C60D0B" w:rsidP="00E20F6F">
            <w:pPr>
              <w:jc w:val="left"/>
            </w:pPr>
            <w:r>
              <w:t>Operator enters Total Weight</w:t>
            </w:r>
          </w:p>
        </w:tc>
        <w:tc>
          <w:tcPr>
            <w:tcW w:w="4272" w:type="dxa"/>
            <w:tcBorders>
              <w:top w:val="single" w:sz="4" w:space="0" w:color="auto"/>
              <w:left w:val="single" w:sz="4" w:space="0" w:color="auto"/>
              <w:bottom w:val="single" w:sz="4" w:space="0" w:color="auto"/>
              <w:right w:val="single" w:sz="4" w:space="0" w:color="auto"/>
            </w:tcBorders>
            <w:vAlign w:val="center"/>
          </w:tcPr>
          <w:p w14:paraId="202F8928" w14:textId="62876469" w:rsidR="00C60D0B" w:rsidRDefault="00C60D0B" w:rsidP="00E20F6F">
            <w:pPr>
              <w:jc w:val="left"/>
            </w:pPr>
          </w:p>
        </w:tc>
      </w:tr>
      <w:tr w:rsidR="00C60D0B" w14:paraId="19BACC7F" w14:textId="77777777" w:rsidTr="00E20F6F">
        <w:tc>
          <w:tcPr>
            <w:tcW w:w="1119" w:type="dxa"/>
            <w:tcBorders>
              <w:top w:val="single" w:sz="4" w:space="0" w:color="auto"/>
              <w:left w:val="single" w:sz="4" w:space="0" w:color="auto"/>
              <w:bottom w:val="single" w:sz="4" w:space="0" w:color="auto"/>
              <w:right w:val="single" w:sz="4" w:space="0" w:color="auto"/>
            </w:tcBorders>
            <w:vAlign w:val="center"/>
          </w:tcPr>
          <w:p w14:paraId="6A582D3E" w14:textId="2E43D105" w:rsidR="00C60D0B" w:rsidRDefault="00C60D0B" w:rsidP="00E20F6F">
            <w:pPr>
              <w:jc w:val="center"/>
            </w:pPr>
            <w:r>
              <w:t>1</w:t>
            </w:r>
          </w:p>
        </w:tc>
        <w:tc>
          <w:tcPr>
            <w:tcW w:w="4129" w:type="dxa"/>
            <w:tcBorders>
              <w:top w:val="single" w:sz="4" w:space="0" w:color="auto"/>
              <w:left w:val="single" w:sz="4" w:space="0" w:color="auto"/>
              <w:bottom w:val="single" w:sz="4" w:space="0" w:color="auto"/>
              <w:right w:val="single" w:sz="4" w:space="0" w:color="auto"/>
            </w:tcBorders>
            <w:vAlign w:val="center"/>
          </w:tcPr>
          <w:p w14:paraId="53CCA4B3" w14:textId="45B273EA" w:rsidR="00C60D0B" w:rsidRDefault="00C60D0B" w:rsidP="00E20F6F">
            <w:pPr>
              <w:jc w:val="left"/>
            </w:pPr>
            <w:r>
              <w:t>Operator enters Mill Batch Weight</w:t>
            </w:r>
          </w:p>
        </w:tc>
        <w:tc>
          <w:tcPr>
            <w:tcW w:w="4272" w:type="dxa"/>
            <w:tcBorders>
              <w:top w:val="single" w:sz="4" w:space="0" w:color="auto"/>
              <w:left w:val="single" w:sz="4" w:space="0" w:color="auto"/>
              <w:bottom w:val="single" w:sz="4" w:space="0" w:color="auto"/>
              <w:right w:val="single" w:sz="4" w:space="0" w:color="auto"/>
            </w:tcBorders>
            <w:vAlign w:val="center"/>
          </w:tcPr>
          <w:p w14:paraId="6CD7468F" w14:textId="7F23F91E" w:rsidR="00C60D0B" w:rsidRDefault="00C60D0B" w:rsidP="00E20F6F">
            <w:pPr>
              <w:jc w:val="left"/>
            </w:pPr>
            <w:r>
              <w:t>Start Button Pressed</w:t>
            </w:r>
          </w:p>
        </w:tc>
      </w:tr>
      <w:tr w:rsidR="00C60D0B" w14:paraId="39AFC0C8" w14:textId="77777777" w:rsidTr="00E20F6F">
        <w:tc>
          <w:tcPr>
            <w:tcW w:w="1119" w:type="dxa"/>
            <w:tcBorders>
              <w:top w:val="single" w:sz="4" w:space="0" w:color="auto"/>
              <w:left w:val="single" w:sz="4" w:space="0" w:color="auto"/>
              <w:bottom w:val="single" w:sz="4" w:space="0" w:color="auto"/>
              <w:right w:val="single" w:sz="4" w:space="0" w:color="auto"/>
            </w:tcBorders>
            <w:vAlign w:val="center"/>
          </w:tcPr>
          <w:p w14:paraId="4FF148E7" w14:textId="2F59DDA6" w:rsidR="00C60D0B" w:rsidRDefault="00C60D0B" w:rsidP="00E20F6F">
            <w:pPr>
              <w:jc w:val="center"/>
            </w:pPr>
            <w:r>
              <w:t>2</w:t>
            </w:r>
          </w:p>
        </w:tc>
        <w:tc>
          <w:tcPr>
            <w:tcW w:w="4129" w:type="dxa"/>
            <w:tcBorders>
              <w:top w:val="single" w:sz="4" w:space="0" w:color="auto"/>
              <w:left w:val="single" w:sz="4" w:space="0" w:color="auto"/>
              <w:bottom w:val="single" w:sz="4" w:space="0" w:color="auto"/>
              <w:right w:val="single" w:sz="4" w:space="0" w:color="auto"/>
            </w:tcBorders>
            <w:vAlign w:val="center"/>
          </w:tcPr>
          <w:p w14:paraId="76869471" w14:textId="77777777" w:rsidR="00C60D0B" w:rsidRDefault="00C60D0B" w:rsidP="00E20F6F">
            <w:pPr>
              <w:jc w:val="left"/>
            </w:pPr>
            <w:r>
              <w:t>Weights are downloaded to system</w:t>
            </w:r>
          </w:p>
        </w:tc>
        <w:tc>
          <w:tcPr>
            <w:tcW w:w="4272" w:type="dxa"/>
            <w:tcBorders>
              <w:top w:val="single" w:sz="4" w:space="0" w:color="auto"/>
              <w:left w:val="single" w:sz="4" w:space="0" w:color="auto"/>
              <w:bottom w:val="single" w:sz="4" w:space="0" w:color="auto"/>
              <w:right w:val="single" w:sz="4" w:space="0" w:color="auto"/>
            </w:tcBorders>
            <w:vAlign w:val="center"/>
          </w:tcPr>
          <w:p w14:paraId="23F99AAE" w14:textId="77777777" w:rsidR="00C60D0B" w:rsidRPr="0041627B" w:rsidRDefault="00C60D0B" w:rsidP="00E20F6F">
            <w:pPr>
              <w:jc w:val="left"/>
              <w:rPr>
                <w:lang w:val="en-GB"/>
              </w:rPr>
            </w:pPr>
          </w:p>
        </w:tc>
      </w:tr>
      <w:tr w:rsidR="00C60D0B" w14:paraId="343C221E" w14:textId="77777777" w:rsidTr="00E20F6F">
        <w:tc>
          <w:tcPr>
            <w:tcW w:w="1119" w:type="dxa"/>
            <w:tcBorders>
              <w:top w:val="single" w:sz="4" w:space="0" w:color="auto"/>
              <w:left w:val="single" w:sz="4" w:space="0" w:color="auto"/>
              <w:bottom w:val="single" w:sz="4" w:space="0" w:color="auto"/>
              <w:right w:val="single" w:sz="4" w:space="0" w:color="auto"/>
            </w:tcBorders>
            <w:vAlign w:val="center"/>
          </w:tcPr>
          <w:p w14:paraId="26837BA5" w14:textId="7834A9F7" w:rsidR="00C60D0B" w:rsidRDefault="00C60D0B" w:rsidP="00E20F6F">
            <w:pPr>
              <w:jc w:val="center"/>
            </w:pPr>
            <w:r>
              <w:t>3</w:t>
            </w:r>
          </w:p>
        </w:tc>
        <w:tc>
          <w:tcPr>
            <w:tcW w:w="4129" w:type="dxa"/>
            <w:tcBorders>
              <w:top w:val="single" w:sz="4" w:space="0" w:color="auto"/>
              <w:left w:val="single" w:sz="4" w:space="0" w:color="auto"/>
              <w:bottom w:val="single" w:sz="4" w:space="0" w:color="auto"/>
              <w:right w:val="single" w:sz="4" w:space="0" w:color="auto"/>
            </w:tcBorders>
            <w:vAlign w:val="center"/>
          </w:tcPr>
          <w:p w14:paraId="1D2B2B41" w14:textId="77777777" w:rsidR="00C60D0B" w:rsidRDefault="00C60D0B" w:rsidP="00E20F6F">
            <w:pPr>
              <w:jc w:val="left"/>
            </w:pPr>
            <w:r>
              <w:t>TE005 begins discharging to VZ007 at 75% dosing speed</w:t>
            </w:r>
          </w:p>
        </w:tc>
        <w:tc>
          <w:tcPr>
            <w:tcW w:w="4272" w:type="dxa"/>
            <w:tcBorders>
              <w:top w:val="single" w:sz="4" w:space="0" w:color="auto"/>
              <w:left w:val="single" w:sz="4" w:space="0" w:color="auto"/>
              <w:bottom w:val="single" w:sz="4" w:space="0" w:color="auto"/>
              <w:right w:val="single" w:sz="4" w:space="0" w:color="auto"/>
            </w:tcBorders>
            <w:vAlign w:val="center"/>
          </w:tcPr>
          <w:p w14:paraId="1C272CF0" w14:textId="77777777" w:rsidR="00C60D0B" w:rsidRDefault="00C60D0B" w:rsidP="00E20F6F">
            <w:pPr>
              <w:jc w:val="left"/>
              <w:rPr>
                <w:lang w:val="en-GB"/>
              </w:rPr>
            </w:pPr>
            <w:r>
              <w:rPr>
                <w:lang w:val="en-GB"/>
              </w:rPr>
              <w:t>ZSH070 Active</w:t>
            </w:r>
          </w:p>
          <w:p w14:paraId="25F3C23D" w14:textId="77777777" w:rsidR="00C60D0B" w:rsidRDefault="00C60D0B" w:rsidP="00E20F6F">
            <w:pPr>
              <w:jc w:val="left"/>
              <w:rPr>
                <w:lang w:val="en-GB"/>
              </w:rPr>
            </w:pPr>
            <w:r>
              <w:rPr>
                <w:lang w:val="en-GB"/>
              </w:rPr>
              <w:t>OR</w:t>
            </w:r>
          </w:p>
          <w:p w14:paraId="136F69D7" w14:textId="77777777" w:rsidR="00C60D0B" w:rsidRPr="0041627B" w:rsidRDefault="00C60D0B" w:rsidP="00E20F6F">
            <w:pPr>
              <w:jc w:val="left"/>
              <w:rPr>
                <w:lang w:val="en-GB"/>
              </w:rPr>
            </w:pPr>
            <w:r>
              <w:rPr>
                <w:lang w:val="en-GB"/>
              </w:rPr>
              <w:t>Fine Dosing Weight Active</w:t>
            </w:r>
          </w:p>
        </w:tc>
      </w:tr>
      <w:tr w:rsidR="00C60D0B" w14:paraId="542EBEB0" w14:textId="77777777" w:rsidTr="00E20F6F">
        <w:tc>
          <w:tcPr>
            <w:tcW w:w="1119" w:type="dxa"/>
            <w:vMerge w:val="restart"/>
            <w:tcBorders>
              <w:top w:val="single" w:sz="4" w:space="0" w:color="auto"/>
              <w:left w:val="single" w:sz="4" w:space="0" w:color="auto"/>
              <w:right w:val="single" w:sz="4" w:space="0" w:color="auto"/>
            </w:tcBorders>
            <w:vAlign w:val="center"/>
          </w:tcPr>
          <w:p w14:paraId="01F5978B" w14:textId="42BD410E" w:rsidR="00C60D0B" w:rsidRDefault="00C60D0B" w:rsidP="00E20F6F">
            <w:pPr>
              <w:jc w:val="center"/>
            </w:pPr>
            <w:r>
              <w:t>4</w:t>
            </w:r>
          </w:p>
        </w:tc>
        <w:tc>
          <w:tcPr>
            <w:tcW w:w="4129" w:type="dxa"/>
            <w:tcBorders>
              <w:top w:val="single" w:sz="4" w:space="0" w:color="auto"/>
              <w:left w:val="single" w:sz="4" w:space="0" w:color="auto"/>
              <w:bottom w:val="single" w:sz="4" w:space="0" w:color="auto"/>
              <w:right w:val="single" w:sz="4" w:space="0" w:color="auto"/>
            </w:tcBorders>
            <w:vAlign w:val="center"/>
          </w:tcPr>
          <w:p w14:paraId="45C35D47" w14:textId="77777777" w:rsidR="00C60D0B" w:rsidRDefault="00C60D0B" w:rsidP="00E20F6F">
            <w:pPr>
              <w:jc w:val="left"/>
            </w:pPr>
            <w:r>
              <w:t>If ZSH070 Active, then TE005 discharge is completed, and the transport sequence is started</w:t>
            </w:r>
          </w:p>
        </w:tc>
        <w:tc>
          <w:tcPr>
            <w:tcW w:w="4272" w:type="dxa"/>
            <w:tcBorders>
              <w:top w:val="single" w:sz="4" w:space="0" w:color="auto"/>
              <w:left w:val="single" w:sz="4" w:space="0" w:color="auto"/>
              <w:bottom w:val="single" w:sz="4" w:space="0" w:color="auto"/>
              <w:right w:val="single" w:sz="4" w:space="0" w:color="auto"/>
            </w:tcBorders>
            <w:vAlign w:val="center"/>
          </w:tcPr>
          <w:p w14:paraId="72DE45F5" w14:textId="77777777" w:rsidR="00C60D0B" w:rsidRDefault="00C60D0B" w:rsidP="00E20F6F">
            <w:pPr>
              <w:jc w:val="left"/>
            </w:pPr>
          </w:p>
        </w:tc>
      </w:tr>
      <w:tr w:rsidR="00C60D0B" w14:paraId="7C683D1A" w14:textId="77777777" w:rsidTr="00E20F6F">
        <w:tc>
          <w:tcPr>
            <w:tcW w:w="1119" w:type="dxa"/>
            <w:vMerge/>
            <w:tcBorders>
              <w:left w:val="single" w:sz="4" w:space="0" w:color="auto"/>
              <w:bottom w:val="single" w:sz="4" w:space="0" w:color="auto"/>
              <w:right w:val="single" w:sz="4" w:space="0" w:color="auto"/>
            </w:tcBorders>
            <w:vAlign w:val="center"/>
          </w:tcPr>
          <w:p w14:paraId="20565B5A" w14:textId="77777777" w:rsidR="00C60D0B" w:rsidRDefault="00C60D0B" w:rsidP="00E20F6F">
            <w:pPr>
              <w:jc w:val="center"/>
            </w:pPr>
          </w:p>
        </w:tc>
        <w:tc>
          <w:tcPr>
            <w:tcW w:w="4129" w:type="dxa"/>
            <w:tcBorders>
              <w:top w:val="single" w:sz="4" w:space="0" w:color="auto"/>
              <w:left w:val="single" w:sz="4" w:space="0" w:color="auto"/>
              <w:bottom w:val="single" w:sz="4" w:space="0" w:color="auto"/>
              <w:right w:val="single" w:sz="4" w:space="0" w:color="auto"/>
            </w:tcBorders>
            <w:vAlign w:val="center"/>
          </w:tcPr>
          <w:p w14:paraId="2BFB5760" w14:textId="77777777" w:rsidR="00C60D0B" w:rsidRDefault="00C60D0B" w:rsidP="00E20F6F">
            <w:pPr>
              <w:jc w:val="left"/>
              <w:rPr>
                <w:lang w:val="it-IT"/>
              </w:rPr>
            </w:pPr>
            <w:r>
              <w:rPr>
                <w:lang w:val="it-IT"/>
              </w:rPr>
              <w:t>If Fine Dosing Weight is reached, then discharge screw will slow to 15% and continue until Total Weight is reached</w:t>
            </w:r>
          </w:p>
        </w:tc>
        <w:tc>
          <w:tcPr>
            <w:tcW w:w="4272" w:type="dxa"/>
            <w:tcBorders>
              <w:top w:val="single" w:sz="4" w:space="0" w:color="auto"/>
              <w:left w:val="single" w:sz="4" w:space="0" w:color="auto"/>
              <w:bottom w:val="single" w:sz="4" w:space="0" w:color="auto"/>
              <w:right w:val="single" w:sz="4" w:space="0" w:color="auto"/>
            </w:tcBorders>
            <w:vAlign w:val="center"/>
          </w:tcPr>
          <w:p w14:paraId="6453C2E2" w14:textId="77777777" w:rsidR="00C60D0B" w:rsidRDefault="00C60D0B" w:rsidP="00E20F6F">
            <w:pPr>
              <w:jc w:val="left"/>
              <w:rPr>
                <w:lang w:val="it-IT"/>
              </w:rPr>
            </w:pPr>
          </w:p>
        </w:tc>
      </w:tr>
      <w:tr w:rsidR="00C60D0B" w14:paraId="3600CF53" w14:textId="77777777" w:rsidTr="00E20F6F">
        <w:tc>
          <w:tcPr>
            <w:tcW w:w="1119" w:type="dxa"/>
            <w:tcBorders>
              <w:top w:val="single" w:sz="4" w:space="0" w:color="auto"/>
              <w:left w:val="single" w:sz="4" w:space="0" w:color="auto"/>
              <w:bottom w:val="single" w:sz="4" w:space="0" w:color="auto"/>
              <w:right w:val="single" w:sz="4" w:space="0" w:color="auto"/>
            </w:tcBorders>
            <w:vAlign w:val="center"/>
          </w:tcPr>
          <w:p w14:paraId="45FD08F4" w14:textId="46F6DF12" w:rsidR="00C60D0B" w:rsidRDefault="00C60D0B" w:rsidP="00E20F6F">
            <w:pPr>
              <w:jc w:val="center"/>
            </w:pPr>
            <w:r>
              <w:t>5</w:t>
            </w:r>
          </w:p>
        </w:tc>
        <w:tc>
          <w:tcPr>
            <w:tcW w:w="4129" w:type="dxa"/>
            <w:tcBorders>
              <w:top w:val="single" w:sz="4" w:space="0" w:color="auto"/>
              <w:left w:val="single" w:sz="4" w:space="0" w:color="auto"/>
              <w:bottom w:val="single" w:sz="4" w:space="0" w:color="auto"/>
              <w:right w:val="single" w:sz="4" w:space="0" w:color="auto"/>
            </w:tcBorders>
            <w:vAlign w:val="center"/>
          </w:tcPr>
          <w:p w14:paraId="174D51E2" w14:textId="77777777" w:rsidR="00C60D0B" w:rsidRDefault="00C60D0B" w:rsidP="00E20F6F">
            <w:pPr>
              <w:jc w:val="left"/>
              <w:rPr>
                <w:lang w:val="it-IT"/>
              </w:rPr>
            </w:pPr>
            <w:r>
              <w:rPr>
                <w:lang w:val="it-IT"/>
              </w:rPr>
              <w:t>VZ007 Weight Captured</w:t>
            </w:r>
          </w:p>
        </w:tc>
        <w:tc>
          <w:tcPr>
            <w:tcW w:w="4272" w:type="dxa"/>
            <w:tcBorders>
              <w:top w:val="single" w:sz="4" w:space="0" w:color="auto"/>
              <w:left w:val="single" w:sz="4" w:space="0" w:color="auto"/>
              <w:bottom w:val="single" w:sz="4" w:space="0" w:color="auto"/>
              <w:right w:val="single" w:sz="4" w:space="0" w:color="auto"/>
            </w:tcBorders>
            <w:vAlign w:val="center"/>
          </w:tcPr>
          <w:p w14:paraId="0C4B0B65" w14:textId="77777777" w:rsidR="00C60D0B" w:rsidRDefault="00C60D0B" w:rsidP="00E20F6F">
            <w:pPr>
              <w:jc w:val="left"/>
              <w:rPr>
                <w:lang w:val="it-IT"/>
              </w:rPr>
            </w:pPr>
            <w:r>
              <w:rPr>
                <w:lang w:val="it-IT"/>
              </w:rPr>
              <w:t>VZ007 Transport Sequence Commenced</w:t>
            </w:r>
          </w:p>
        </w:tc>
      </w:tr>
      <w:tr w:rsidR="00C60D0B" w14:paraId="4AA50505" w14:textId="77777777" w:rsidTr="00E20F6F">
        <w:tc>
          <w:tcPr>
            <w:tcW w:w="1119" w:type="dxa"/>
            <w:tcBorders>
              <w:top w:val="single" w:sz="4" w:space="0" w:color="auto"/>
              <w:left w:val="single" w:sz="4" w:space="0" w:color="auto"/>
              <w:bottom w:val="single" w:sz="4" w:space="0" w:color="auto"/>
              <w:right w:val="single" w:sz="4" w:space="0" w:color="auto"/>
            </w:tcBorders>
            <w:vAlign w:val="center"/>
          </w:tcPr>
          <w:p w14:paraId="581E6E61" w14:textId="199F924F" w:rsidR="00C60D0B" w:rsidRDefault="00C60D0B" w:rsidP="00E20F6F">
            <w:pPr>
              <w:jc w:val="center"/>
            </w:pPr>
            <w:r>
              <w:t>6</w:t>
            </w:r>
          </w:p>
        </w:tc>
        <w:tc>
          <w:tcPr>
            <w:tcW w:w="4129" w:type="dxa"/>
            <w:tcBorders>
              <w:top w:val="single" w:sz="4" w:space="0" w:color="auto"/>
              <w:left w:val="single" w:sz="4" w:space="0" w:color="auto"/>
              <w:bottom w:val="single" w:sz="4" w:space="0" w:color="auto"/>
              <w:right w:val="single" w:sz="4" w:space="0" w:color="auto"/>
            </w:tcBorders>
            <w:vAlign w:val="center"/>
          </w:tcPr>
          <w:p w14:paraId="227D672A" w14:textId="77777777" w:rsidR="00C60D0B" w:rsidRPr="0041627B" w:rsidRDefault="00C60D0B" w:rsidP="00E20F6F">
            <w:pPr>
              <w:jc w:val="left"/>
              <w:rPr>
                <w:lang w:val="en-GB"/>
              </w:rPr>
            </w:pPr>
            <w:r>
              <w:rPr>
                <w:lang w:val="en-GB"/>
              </w:rPr>
              <w:t>VZ007 Weight Captured</w:t>
            </w:r>
          </w:p>
        </w:tc>
        <w:tc>
          <w:tcPr>
            <w:tcW w:w="4272" w:type="dxa"/>
            <w:tcBorders>
              <w:top w:val="single" w:sz="4" w:space="0" w:color="auto"/>
              <w:left w:val="single" w:sz="4" w:space="0" w:color="auto"/>
              <w:bottom w:val="single" w:sz="4" w:space="0" w:color="auto"/>
              <w:right w:val="single" w:sz="4" w:space="0" w:color="auto"/>
            </w:tcBorders>
            <w:vAlign w:val="center"/>
          </w:tcPr>
          <w:p w14:paraId="3FEB8DA0" w14:textId="77777777" w:rsidR="00C60D0B" w:rsidRDefault="00C60D0B" w:rsidP="00E20F6F">
            <w:pPr>
              <w:jc w:val="left"/>
              <w:rPr>
                <w:lang w:val="it-IT"/>
              </w:rPr>
            </w:pPr>
            <w:r>
              <w:rPr>
                <w:lang w:val="it-IT"/>
              </w:rPr>
              <w:t>VZ007 Transport Sequence Completed</w:t>
            </w:r>
          </w:p>
        </w:tc>
      </w:tr>
      <w:tr w:rsidR="00C60D0B" w14:paraId="7D12183C" w14:textId="77777777" w:rsidTr="00E20F6F">
        <w:tc>
          <w:tcPr>
            <w:tcW w:w="1119" w:type="dxa"/>
            <w:tcBorders>
              <w:top w:val="single" w:sz="4" w:space="0" w:color="auto"/>
              <w:left w:val="single" w:sz="4" w:space="0" w:color="auto"/>
              <w:bottom w:val="single" w:sz="4" w:space="0" w:color="auto"/>
              <w:right w:val="single" w:sz="4" w:space="0" w:color="auto"/>
            </w:tcBorders>
            <w:vAlign w:val="center"/>
          </w:tcPr>
          <w:p w14:paraId="37BE7F1D" w14:textId="763C2999" w:rsidR="00C60D0B" w:rsidRDefault="00C60D0B" w:rsidP="00E20F6F">
            <w:pPr>
              <w:jc w:val="center"/>
            </w:pPr>
            <w:r>
              <w:t>7</w:t>
            </w:r>
          </w:p>
        </w:tc>
        <w:tc>
          <w:tcPr>
            <w:tcW w:w="4129" w:type="dxa"/>
            <w:tcBorders>
              <w:top w:val="single" w:sz="4" w:space="0" w:color="auto"/>
              <w:left w:val="single" w:sz="4" w:space="0" w:color="auto"/>
              <w:bottom w:val="single" w:sz="4" w:space="0" w:color="auto"/>
              <w:right w:val="single" w:sz="4" w:space="0" w:color="auto"/>
            </w:tcBorders>
            <w:vAlign w:val="center"/>
          </w:tcPr>
          <w:p w14:paraId="221F3D66" w14:textId="77777777" w:rsidR="00C60D0B" w:rsidRPr="0041627B" w:rsidRDefault="00C60D0B" w:rsidP="00E20F6F">
            <w:pPr>
              <w:jc w:val="left"/>
              <w:rPr>
                <w:lang w:val="en-GB"/>
              </w:rPr>
            </w:pPr>
            <w:r>
              <w:rPr>
                <w:lang w:val="en-GB"/>
              </w:rPr>
              <w:t>VZ007 Completed Weight subtracted from VZ007 Commence Weight and subtracted from Total Batch Weight</w:t>
            </w:r>
          </w:p>
        </w:tc>
        <w:tc>
          <w:tcPr>
            <w:tcW w:w="4272" w:type="dxa"/>
            <w:tcBorders>
              <w:top w:val="single" w:sz="4" w:space="0" w:color="auto"/>
              <w:left w:val="single" w:sz="4" w:space="0" w:color="auto"/>
              <w:bottom w:val="single" w:sz="4" w:space="0" w:color="auto"/>
              <w:right w:val="single" w:sz="4" w:space="0" w:color="auto"/>
            </w:tcBorders>
            <w:vAlign w:val="center"/>
          </w:tcPr>
          <w:p w14:paraId="23833EEF" w14:textId="77777777" w:rsidR="00C60D0B" w:rsidRDefault="00C60D0B" w:rsidP="00E20F6F">
            <w:pPr>
              <w:jc w:val="left"/>
              <w:rPr>
                <w:lang w:val="it-IT"/>
              </w:rPr>
            </w:pPr>
          </w:p>
        </w:tc>
      </w:tr>
    </w:tbl>
    <w:p w14:paraId="0FEE52DD" w14:textId="77777777" w:rsidR="00C60D0B" w:rsidRPr="00664AD9" w:rsidRDefault="00C60D0B" w:rsidP="00664AD9"/>
    <w:p w14:paraId="548CBCB9" w14:textId="77777777" w:rsidR="007817E8" w:rsidRDefault="00490C0A" w:rsidP="007817E8">
      <w:pPr>
        <w:pStyle w:val="Heading1"/>
      </w:pPr>
      <w:bookmarkStart w:id="901" w:name="_Toc149556517"/>
      <w:r>
        <w:lastRenderedPageBreak/>
        <w:t>Alarms</w:t>
      </w:r>
      <w:bookmarkEnd w:id="901"/>
    </w:p>
    <w:p w14:paraId="3630F1EE" w14:textId="77777777" w:rsidR="00490C0A" w:rsidRDefault="004D1D9B" w:rsidP="00490C0A">
      <w:r>
        <w:t>In this section all the possible root cause of alarms will be defined. The system mainly haves two severity of alarms, which may lead to an immediate shutdown or in a controlled shutdown</w:t>
      </w:r>
      <w:r w:rsidR="00724870">
        <w:t>.</w:t>
      </w:r>
    </w:p>
    <w:p w14:paraId="0EBE0072" w14:textId="77777777" w:rsidR="004D1D9B" w:rsidRDefault="00724870" w:rsidP="00724870">
      <w:pPr>
        <w:pStyle w:val="Heading2"/>
      </w:pPr>
      <w:bookmarkStart w:id="902" w:name="_Toc149556518"/>
      <w:r>
        <w:t>Immediate shutdown</w:t>
      </w:r>
      <w:bookmarkEnd w:id="902"/>
    </w:p>
    <w:p w14:paraId="2A23C5BF" w14:textId="77777777" w:rsidR="00724870" w:rsidRDefault="00724870" w:rsidP="00490C0A">
      <w:r>
        <w:t>Here are listed the possible causes of an Immediate shutdown</w:t>
      </w:r>
    </w:p>
    <w:p w14:paraId="3965E9EF" w14:textId="77777777" w:rsidR="00724870" w:rsidRDefault="00724870" w:rsidP="00490C0A"/>
    <w:tbl>
      <w:tblPr>
        <w:tblStyle w:val="TableTheme"/>
        <w:tblW w:w="9889" w:type="dxa"/>
        <w:tblLook w:val="04A0" w:firstRow="1" w:lastRow="0" w:firstColumn="1" w:lastColumn="0" w:noHBand="0" w:noVBand="1"/>
      </w:tblPr>
      <w:tblGrid>
        <w:gridCol w:w="3085"/>
        <w:gridCol w:w="3260"/>
        <w:gridCol w:w="3544"/>
      </w:tblGrid>
      <w:tr w:rsidR="00724870" w:rsidRPr="009B19BA" w14:paraId="36356603" w14:textId="77777777" w:rsidTr="00CB596E">
        <w:tc>
          <w:tcPr>
            <w:tcW w:w="3085" w:type="dxa"/>
            <w:shd w:val="clear" w:color="auto" w:fill="D9D9D9" w:themeFill="background1" w:themeFillShade="D9"/>
          </w:tcPr>
          <w:p w14:paraId="15CC3C7C" w14:textId="77777777" w:rsidR="00724870" w:rsidRPr="009B19BA" w:rsidRDefault="00724870" w:rsidP="006232E6">
            <w:pPr>
              <w:jc w:val="left"/>
              <w:rPr>
                <w:lang w:val="en-GB"/>
              </w:rPr>
            </w:pPr>
            <w:r>
              <w:rPr>
                <w:lang w:val="en-GB"/>
              </w:rPr>
              <w:t>Alarm</w:t>
            </w:r>
          </w:p>
        </w:tc>
        <w:tc>
          <w:tcPr>
            <w:tcW w:w="3260" w:type="dxa"/>
            <w:shd w:val="clear" w:color="auto" w:fill="D9D9D9" w:themeFill="background1" w:themeFillShade="D9"/>
          </w:tcPr>
          <w:p w14:paraId="57391F89" w14:textId="77777777" w:rsidR="00724870" w:rsidRPr="009B19BA" w:rsidRDefault="00724870" w:rsidP="006232E6">
            <w:pPr>
              <w:jc w:val="left"/>
              <w:rPr>
                <w:lang w:val="en-GB"/>
              </w:rPr>
            </w:pPr>
            <w:r>
              <w:rPr>
                <w:lang w:val="en-GB"/>
              </w:rPr>
              <w:t>Description</w:t>
            </w:r>
          </w:p>
        </w:tc>
        <w:tc>
          <w:tcPr>
            <w:tcW w:w="3544" w:type="dxa"/>
            <w:shd w:val="clear" w:color="auto" w:fill="D9D9D9" w:themeFill="background1" w:themeFillShade="D9"/>
          </w:tcPr>
          <w:p w14:paraId="457BB757" w14:textId="77777777" w:rsidR="00724870" w:rsidRPr="009B19BA" w:rsidRDefault="00724870" w:rsidP="006232E6">
            <w:pPr>
              <w:jc w:val="left"/>
              <w:rPr>
                <w:lang w:val="en-GB"/>
              </w:rPr>
            </w:pPr>
            <w:r>
              <w:rPr>
                <w:lang w:val="en-GB"/>
              </w:rPr>
              <w:t>Possible causes</w:t>
            </w:r>
          </w:p>
        </w:tc>
      </w:tr>
      <w:tr w:rsidR="00724870" w14:paraId="3A761ADF" w14:textId="77777777" w:rsidTr="00CB596E">
        <w:tblPrEx>
          <w:tblLook w:val="0000" w:firstRow="0" w:lastRow="0" w:firstColumn="0" w:lastColumn="0" w:noHBand="0" w:noVBand="0"/>
        </w:tblPrEx>
        <w:trPr>
          <w:trHeight w:val="582"/>
        </w:trPr>
        <w:tc>
          <w:tcPr>
            <w:tcW w:w="3085" w:type="dxa"/>
            <w:vAlign w:val="center"/>
          </w:tcPr>
          <w:p w14:paraId="39976006" w14:textId="77777777" w:rsidR="00724870" w:rsidRDefault="00724870" w:rsidP="006232E6">
            <w:pPr>
              <w:jc w:val="left"/>
              <w:rPr>
                <w:lang w:val="en-GB"/>
              </w:rPr>
            </w:pPr>
            <w:r>
              <w:rPr>
                <w:lang w:val="en-GB"/>
              </w:rPr>
              <w:t>Inlet valve does not close</w:t>
            </w:r>
          </w:p>
        </w:tc>
        <w:tc>
          <w:tcPr>
            <w:tcW w:w="3260" w:type="dxa"/>
            <w:vMerge w:val="restart"/>
            <w:vAlign w:val="center"/>
          </w:tcPr>
          <w:p w14:paraId="7F4BA556" w14:textId="77777777" w:rsidR="00724870" w:rsidRPr="00A02F9E" w:rsidRDefault="00724870" w:rsidP="006232E6">
            <w:pPr>
              <w:jc w:val="left"/>
              <w:rPr>
                <w:rFonts w:cs="Arial"/>
                <w:spacing w:val="-2"/>
                <w:lang w:val="en-GB"/>
              </w:rPr>
            </w:pPr>
            <w:r>
              <w:rPr>
                <w:lang w:val="en-GB"/>
              </w:rPr>
              <w:t>The control for closing of the valve is given by the PLC but the limit switch does not signal a closed valve.</w:t>
            </w:r>
          </w:p>
        </w:tc>
        <w:tc>
          <w:tcPr>
            <w:tcW w:w="3544" w:type="dxa"/>
            <w:vMerge w:val="restart"/>
            <w:vAlign w:val="center"/>
          </w:tcPr>
          <w:p w14:paraId="1412C84F" w14:textId="77777777" w:rsidR="00724870" w:rsidRPr="008B00E5" w:rsidRDefault="00724870">
            <w:pPr>
              <w:numPr>
                <w:ilvl w:val="0"/>
                <w:numId w:val="20"/>
              </w:numPr>
              <w:tabs>
                <w:tab w:val="num" w:pos="360"/>
              </w:tabs>
              <w:ind w:left="340" w:hanging="340"/>
              <w:jc w:val="left"/>
              <w:rPr>
                <w:lang w:val="en-GB"/>
              </w:rPr>
            </w:pPr>
            <w:r>
              <w:rPr>
                <w:lang w:val="en-GB"/>
              </w:rPr>
              <w:t>Limit switches are not correctly adjusted.</w:t>
            </w:r>
          </w:p>
          <w:p w14:paraId="2F9B401D" w14:textId="77777777" w:rsidR="00724870" w:rsidRPr="008B00E5" w:rsidRDefault="00724870">
            <w:pPr>
              <w:numPr>
                <w:ilvl w:val="0"/>
                <w:numId w:val="20"/>
              </w:numPr>
              <w:tabs>
                <w:tab w:val="num" w:pos="360"/>
              </w:tabs>
              <w:ind w:left="340" w:hanging="340"/>
              <w:jc w:val="left"/>
              <w:rPr>
                <w:lang w:val="en-GB"/>
              </w:rPr>
            </w:pPr>
            <w:r>
              <w:rPr>
                <w:lang w:val="en-GB"/>
              </w:rPr>
              <w:t>No air supply to the control solenoid valve.</w:t>
            </w:r>
          </w:p>
          <w:p w14:paraId="71F761F6" w14:textId="77777777" w:rsidR="00724870" w:rsidRPr="008B00E5" w:rsidRDefault="00724870">
            <w:pPr>
              <w:numPr>
                <w:ilvl w:val="0"/>
                <w:numId w:val="20"/>
              </w:numPr>
              <w:tabs>
                <w:tab w:val="num" w:pos="360"/>
              </w:tabs>
              <w:ind w:left="340" w:hanging="340"/>
              <w:jc w:val="left"/>
              <w:rPr>
                <w:lang w:val="en-GB"/>
              </w:rPr>
            </w:pPr>
            <w:r>
              <w:rPr>
                <w:lang w:val="en-GB"/>
              </w:rPr>
              <w:t>Mechanical blockage of the valve caused by foreign debris.</w:t>
            </w:r>
          </w:p>
        </w:tc>
      </w:tr>
      <w:tr w:rsidR="00724870" w14:paraId="48806B92" w14:textId="77777777" w:rsidTr="00CB596E">
        <w:tblPrEx>
          <w:tblLook w:val="0000" w:firstRow="0" w:lastRow="0" w:firstColumn="0" w:lastColumn="0" w:noHBand="0" w:noVBand="0"/>
        </w:tblPrEx>
        <w:trPr>
          <w:trHeight w:val="442"/>
        </w:trPr>
        <w:tc>
          <w:tcPr>
            <w:tcW w:w="3085" w:type="dxa"/>
            <w:vAlign w:val="center"/>
          </w:tcPr>
          <w:p w14:paraId="5FF1A444" w14:textId="77777777" w:rsidR="00724870" w:rsidRDefault="00724870" w:rsidP="006232E6">
            <w:pPr>
              <w:jc w:val="left"/>
              <w:rPr>
                <w:lang w:val="en-GB"/>
              </w:rPr>
            </w:pPr>
            <w:r>
              <w:rPr>
                <w:lang w:val="en-GB"/>
              </w:rPr>
              <w:t>Vent valve does not close</w:t>
            </w:r>
          </w:p>
        </w:tc>
        <w:tc>
          <w:tcPr>
            <w:tcW w:w="3260" w:type="dxa"/>
            <w:vMerge/>
            <w:vAlign w:val="center"/>
          </w:tcPr>
          <w:p w14:paraId="5437BAF0" w14:textId="77777777" w:rsidR="00724870" w:rsidRDefault="00724870" w:rsidP="006232E6">
            <w:pPr>
              <w:jc w:val="left"/>
              <w:rPr>
                <w:lang w:val="en-GB"/>
              </w:rPr>
            </w:pPr>
          </w:p>
        </w:tc>
        <w:tc>
          <w:tcPr>
            <w:tcW w:w="3544" w:type="dxa"/>
            <w:vMerge/>
            <w:vAlign w:val="center"/>
          </w:tcPr>
          <w:p w14:paraId="790B7B26" w14:textId="77777777" w:rsidR="00724870" w:rsidRDefault="00724870">
            <w:pPr>
              <w:numPr>
                <w:ilvl w:val="0"/>
                <w:numId w:val="20"/>
              </w:numPr>
              <w:tabs>
                <w:tab w:val="num" w:pos="360"/>
              </w:tabs>
              <w:ind w:left="340" w:hanging="340"/>
              <w:jc w:val="left"/>
              <w:rPr>
                <w:lang w:val="en-GB"/>
              </w:rPr>
            </w:pPr>
          </w:p>
        </w:tc>
      </w:tr>
      <w:tr w:rsidR="00724870" w14:paraId="7002055C" w14:textId="77777777" w:rsidTr="00CB596E">
        <w:tblPrEx>
          <w:tblLook w:val="0000" w:firstRow="0" w:lastRow="0" w:firstColumn="0" w:lastColumn="0" w:noHBand="0" w:noVBand="0"/>
        </w:tblPrEx>
        <w:trPr>
          <w:trHeight w:val="442"/>
        </w:trPr>
        <w:tc>
          <w:tcPr>
            <w:tcW w:w="3085" w:type="dxa"/>
            <w:vAlign w:val="center"/>
          </w:tcPr>
          <w:p w14:paraId="01ABA92B" w14:textId="77777777" w:rsidR="00724870" w:rsidRDefault="00724870" w:rsidP="006232E6">
            <w:pPr>
              <w:jc w:val="left"/>
              <w:rPr>
                <w:lang w:val="en-GB"/>
              </w:rPr>
            </w:pPr>
            <w:del w:id="903" w:author="Kasper Simonsen" w:date="2023-10-25T14:00:00Z">
              <w:r w:rsidDel="009B39A0">
                <w:rPr>
                  <w:lang w:val="en-GB"/>
                </w:rPr>
                <w:delText xml:space="preserve"> </w:delText>
              </w:r>
            </w:del>
            <w:r>
              <w:rPr>
                <w:lang w:val="en-GB"/>
              </w:rPr>
              <w:t>Discharge valve does not close</w:t>
            </w:r>
          </w:p>
        </w:tc>
        <w:tc>
          <w:tcPr>
            <w:tcW w:w="3260" w:type="dxa"/>
            <w:vMerge/>
            <w:vAlign w:val="center"/>
          </w:tcPr>
          <w:p w14:paraId="31858407" w14:textId="77777777" w:rsidR="00724870" w:rsidRDefault="00724870" w:rsidP="006232E6">
            <w:pPr>
              <w:jc w:val="left"/>
              <w:rPr>
                <w:lang w:val="en-GB"/>
              </w:rPr>
            </w:pPr>
          </w:p>
        </w:tc>
        <w:tc>
          <w:tcPr>
            <w:tcW w:w="3544" w:type="dxa"/>
            <w:vMerge/>
            <w:vAlign w:val="center"/>
          </w:tcPr>
          <w:p w14:paraId="6A26DD3B" w14:textId="77777777" w:rsidR="00724870" w:rsidRDefault="00724870">
            <w:pPr>
              <w:numPr>
                <w:ilvl w:val="0"/>
                <w:numId w:val="20"/>
              </w:numPr>
              <w:tabs>
                <w:tab w:val="num" w:pos="360"/>
              </w:tabs>
              <w:ind w:left="340" w:hanging="340"/>
              <w:jc w:val="left"/>
              <w:rPr>
                <w:lang w:val="en-GB"/>
              </w:rPr>
            </w:pPr>
          </w:p>
        </w:tc>
      </w:tr>
      <w:tr w:rsidR="00724870" w14:paraId="0AED223E" w14:textId="77777777" w:rsidTr="00CB596E">
        <w:tblPrEx>
          <w:tblLook w:val="0000" w:firstRow="0" w:lastRow="0" w:firstColumn="0" w:lastColumn="0" w:noHBand="0" w:noVBand="0"/>
        </w:tblPrEx>
        <w:trPr>
          <w:trHeight w:val="838"/>
        </w:trPr>
        <w:tc>
          <w:tcPr>
            <w:tcW w:w="3085" w:type="dxa"/>
            <w:vAlign w:val="center"/>
          </w:tcPr>
          <w:p w14:paraId="18948DF7" w14:textId="77777777" w:rsidR="00724870" w:rsidRDefault="00724870" w:rsidP="006232E6">
            <w:pPr>
              <w:jc w:val="left"/>
              <w:rPr>
                <w:lang w:val="en-GB"/>
              </w:rPr>
            </w:pPr>
            <w:r>
              <w:rPr>
                <w:lang w:val="en-GB"/>
              </w:rPr>
              <w:t>Inlet valve limit switches signals both open and closed</w:t>
            </w:r>
          </w:p>
        </w:tc>
        <w:tc>
          <w:tcPr>
            <w:tcW w:w="3260" w:type="dxa"/>
            <w:vMerge w:val="restart"/>
            <w:vAlign w:val="center"/>
          </w:tcPr>
          <w:p w14:paraId="1616F3CE" w14:textId="77777777" w:rsidR="00724870" w:rsidRPr="00A02F9E" w:rsidRDefault="00724870" w:rsidP="006232E6">
            <w:pPr>
              <w:jc w:val="left"/>
              <w:rPr>
                <w:rFonts w:cs="Arial"/>
                <w:spacing w:val="-2"/>
                <w:lang w:val="en-GB"/>
              </w:rPr>
            </w:pPr>
            <w:r>
              <w:rPr>
                <w:lang w:val="en-GB"/>
              </w:rPr>
              <w:t>Both the closed limit switch and the open limit switch signals at the same time.</w:t>
            </w:r>
          </w:p>
        </w:tc>
        <w:tc>
          <w:tcPr>
            <w:tcW w:w="3544" w:type="dxa"/>
            <w:vMerge/>
            <w:vAlign w:val="center"/>
          </w:tcPr>
          <w:p w14:paraId="0993ECB9" w14:textId="77777777" w:rsidR="00724870" w:rsidRPr="008B00E5" w:rsidRDefault="00724870">
            <w:pPr>
              <w:numPr>
                <w:ilvl w:val="0"/>
                <w:numId w:val="20"/>
              </w:numPr>
              <w:tabs>
                <w:tab w:val="num" w:pos="360"/>
              </w:tabs>
              <w:ind w:left="340" w:hanging="340"/>
              <w:jc w:val="left"/>
              <w:rPr>
                <w:lang w:val="en-GB"/>
              </w:rPr>
            </w:pPr>
          </w:p>
        </w:tc>
      </w:tr>
      <w:tr w:rsidR="00724870" w14:paraId="12A894D7" w14:textId="77777777" w:rsidTr="00CB596E">
        <w:tblPrEx>
          <w:tblLook w:val="0000" w:firstRow="0" w:lastRow="0" w:firstColumn="0" w:lastColumn="0" w:noHBand="0" w:noVBand="0"/>
        </w:tblPrEx>
        <w:trPr>
          <w:trHeight w:val="838"/>
        </w:trPr>
        <w:tc>
          <w:tcPr>
            <w:tcW w:w="3085" w:type="dxa"/>
            <w:vAlign w:val="center"/>
          </w:tcPr>
          <w:p w14:paraId="46475E5E" w14:textId="77777777" w:rsidR="00724870" w:rsidRDefault="00724870" w:rsidP="006232E6">
            <w:pPr>
              <w:jc w:val="left"/>
              <w:rPr>
                <w:lang w:val="en-GB"/>
              </w:rPr>
            </w:pPr>
            <w:r>
              <w:rPr>
                <w:lang w:val="en-GB"/>
              </w:rPr>
              <w:t>Vent valve limit switches signals both open and closed</w:t>
            </w:r>
          </w:p>
        </w:tc>
        <w:tc>
          <w:tcPr>
            <w:tcW w:w="3260" w:type="dxa"/>
            <w:vMerge/>
            <w:vAlign w:val="center"/>
          </w:tcPr>
          <w:p w14:paraId="3AFC1EAE" w14:textId="77777777" w:rsidR="00724870" w:rsidRDefault="00724870" w:rsidP="006232E6">
            <w:pPr>
              <w:jc w:val="left"/>
              <w:rPr>
                <w:lang w:val="en-GB"/>
              </w:rPr>
            </w:pPr>
          </w:p>
        </w:tc>
        <w:tc>
          <w:tcPr>
            <w:tcW w:w="3544" w:type="dxa"/>
            <w:vMerge/>
            <w:vAlign w:val="center"/>
          </w:tcPr>
          <w:p w14:paraId="7531CD94" w14:textId="77777777" w:rsidR="00724870" w:rsidRPr="008B00E5" w:rsidRDefault="00724870">
            <w:pPr>
              <w:numPr>
                <w:ilvl w:val="0"/>
                <w:numId w:val="20"/>
              </w:numPr>
              <w:tabs>
                <w:tab w:val="num" w:pos="360"/>
              </w:tabs>
              <w:ind w:left="340" w:hanging="340"/>
              <w:jc w:val="left"/>
              <w:rPr>
                <w:lang w:val="en-GB"/>
              </w:rPr>
            </w:pPr>
          </w:p>
        </w:tc>
      </w:tr>
      <w:tr w:rsidR="00724870" w14:paraId="11732013" w14:textId="77777777" w:rsidTr="00CB596E">
        <w:tblPrEx>
          <w:tblLook w:val="0000" w:firstRow="0" w:lastRow="0" w:firstColumn="0" w:lastColumn="0" w:noHBand="0" w:noVBand="0"/>
        </w:tblPrEx>
        <w:trPr>
          <w:trHeight w:val="838"/>
        </w:trPr>
        <w:tc>
          <w:tcPr>
            <w:tcW w:w="3085" w:type="dxa"/>
            <w:vAlign w:val="center"/>
          </w:tcPr>
          <w:p w14:paraId="6862A923" w14:textId="77777777" w:rsidR="00724870" w:rsidRDefault="00724870" w:rsidP="006232E6">
            <w:pPr>
              <w:jc w:val="left"/>
              <w:rPr>
                <w:lang w:val="en-GB"/>
              </w:rPr>
            </w:pPr>
            <w:r>
              <w:rPr>
                <w:lang w:val="en-GB"/>
              </w:rPr>
              <w:t>Hopper discharge valve limit switches signals both open and closed</w:t>
            </w:r>
          </w:p>
        </w:tc>
        <w:tc>
          <w:tcPr>
            <w:tcW w:w="3260" w:type="dxa"/>
            <w:vMerge/>
            <w:vAlign w:val="center"/>
          </w:tcPr>
          <w:p w14:paraId="2BFF83ED" w14:textId="77777777" w:rsidR="00724870" w:rsidRDefault="00724870" w:rsidP="006232E6">
            <w:pPr>
              <w:jc w:val="left"/>
              <w:rPr>
                <w:lang w:val="en-GB"/>
              </w:rPr>
            </w:pPr>
          </w:p>
        </w:tc>
        <w:tc>
          <w:tcPr>
            <w:tcW w:w="3544" w:type="dxa"/>
            <w:vMerge/>
            <w:vAlign w:val="center"/>
          </w:tcPr>
          <w:p w14:paraId="0474D745" w14:textId="77777777" w:rsidR="00724870" w:rsidRPr="008B00E5" w:rsidRDefault="00724870">
            <w:pPr>
              <w:numPr>
                <w:ilvl w:val="0"/>
                <w:numId w:val="20"/>
              </w:numPr>
              <w:tabs>
                <w:tab w:val="num" w:pos="360"/>
              </w:tabs>
              <w:ind w:left="340" w:hanging="340"/>
              <w:jc w:val="left"/>
              <w:rPr>
                <w:lang w:val="en-GB"/>
              </w:rPr>
            </w:pPr>
          </w:p>
        </w:tc>
      </w:tr>
      <w:tr w:rsidR="00724870" w14:paraId="4E73783E" w14:textId="77777777" w:rsidTr="00CB596E">
        <w:tblPrEx>
          <w:tblLook w:val="0000" w:firstRow="0" w:lastRow="0" w:firstColumn="0" w:lastColumn="0" w:noHBand="0" w:noVBand="0"/>
        </w:tblPrEx>
        <w:trPr>
          <w:trHeight w:val="838"/>
        </w:trPr>
        <w:tc>
          <w:tcPr>
            <w:tcW w:w="3085" w:type="dxa"/>
            <w:vAlign w:val="center"/>
          </w:tcPr>
          <w:p w14:paraId="08A2409D" w14:textId="77777777" w:rsidR="00724870" w:rsidRDefault="00724870" w:rsidP="006232E6">
            <w:pPr>
              <w:jc w:val="left"/>
              <w:rPr>
                <w:lang w:val="en-GB"/>
              </w:rPr>
            </w:pPr>
            <w:r>
              <w:rPr>
                <w:lang w:val="en-GB"/>
              </w:rPr>
              <w:t>Inlet valve does not open</w:t>
            </w:r>
          </w:p>
        </w:tc>
        <w:tc>
          <w:tcPr>
            <w:tcW w:w="3260" w:type="dxa"/>
            <w:vMerge w:val="restart"/>
            <w:vAlign w:val="center"/>
          </w:tcPr>
          <w:p w14:paraId="539573FE" w14:textId="77777777" w:rsidR="00724870" w:rsidRDefault="00724870" w:rsidP="006232E6">
            <w:pPr>
              <w:jc w:val="left"/>
              <w:rPr>
                <w:lang w:val="en-GB"/>
              </w:rPr>
            </w:pPr>
            <w:r>
              <w:rPr>
                <w:lang w:val="en-GB"/>
              </w:rPr>
              <w:t>The control for closing of the valve is given by the PLC but the limit switch does not signal a closed valve.</w:t>
            </w:r>
          </w:p>
        </w:tc>
        <w:tc>
          <w:tcPr>
            <w:tcW w:w="3544" w:type="dxa"/>
            <w:vMerge/>
            <w:vAlign w:val="center"/>
          </w:tcPr>
          <w:p w14:paraId="278FB084" w14:textId="77777777" w:rsidR="00724870" w:rsidRPr="008B00E5" w:rsidRDefault="00724870">
            <w:pPr>
              <w:numPr>
                <w:ilvl w:val="0"/>
                <w:numId w:val="20"/>
              </w:numPr>
              <w:tabs>
                <w:tab w:val="num" w:pos="360"/>
              </w:tabs>
              <w:ind w:left="340" w:hanging="340"/>
              <w:jc w:val="left"/>
              <w:rPr>
                <w:lang w:val="en-GB"/>
              </w:rPr>
            </w:pPr>
          </w:p>
        </w:tc>
      </w:tr>
      <w:tr w:rsidR="00724870" w14:paraId="7EF82199" w14:textId="77777777" w:rsidTr="00CB596E">
        <w:tblPrEx>
          <w:tblLook w:val="0000" w:firstRow="0" w:lastRow="0" w:firstColumn="0" w:lastColumn="0" w:noHBand="0" w:noVBand="0"/>
        </w:tblPrEx>
        <w:trPr>
          <w:trHeight w:val="838"/>
        </w:trPr>
        <w:tc>
          <w:tcPr>
            <w:tcW w:w="3085" w:type="dxa"/>
            <w:vAlign w:val="center"/>
          </w:tcPr>
          <w:p w14:paraId="3ED8B685" w14:textId="77777777" w:rsidR="00724870" w:rsidRDefault="00724870" w:rsidP="006232E6">
            <w:pPr>
              <w:jc w:val="left"/>
              <w:rPr>
                <w:lang w:val="en-GB"/>
              </w:rPr>
            </w:pPr>
            <w:r>
              <w:rPr>
                <w:lang w:val="en-GB"/>
              </w:rPr>
              <w:t>Vent valve does not open</w:t>
            </w:r>
          </w:p>
        </w:tc>
        <w:tc>
          <w:tcPr>
            <w:tcW w:w="3260" w:type="dxa"/>
            <w:vMerge/>
            <w:vAlign w:val="center"/>
          </w:tcPr>
          <w:p w14:paraId="1ADED78C" w14:textId="77777777" w:rsidR="00724870" w:rsidRDefault="00724870" w:rsidP="006232E6">
            <w:pPr>
              <w:jc w:val="left"/>
              <w:rPr>
                <w:lang w:val="en-GB"/>
              </w:rPr>
            </w:pPr>
          </w:p>
        </w:tc>
        <w:tc>
          <w:tcPr>
            <w:tcW w:w="3544" w:type="dxa"/>
            <w:vMerge/>
            <w:vAlign w:val="center"/>
          </w:tcPr>
          <w:p w14:paraId="71FFD76B" w14:textId="77777777" w:rsidR="00724870" w:rsidRPr="008B00E5" w:rsidRDefault="00724870">
            <w:pPr>
              <w:numPr>
                <w:ilvl w:val="0"/>
                <w:numId w:val="20"/>
              </w:numPr>
              <w:tabs>
                <w:tab w:val="num" w:pos="360"/>
              </w:tabs>
              <w:ind w:left="340" w:hanging="340"/>
              <w:jc w:val="left"/>
              <w:rPr>
                <w:lang w:val="en-GB"/>
              </w:rPr>
            </w:pPr>
          </w:p>
        </w:tc>
      </w:tr>
      <w:tr w:rsidR="00724870" w14:paraId="0D70AE55" w14:textId="77777777" w:rsidTr="00CB596E">
        <w:tblPrEx>
          <w:tblLook w:val="0000" w:firstRow="0" w:lastRow="0" w:firstColumn="0" w:lastColumn="0" w:noHBand="0" w:noVBand="0"/>
        </w:tblPrEx>
        <w:trPr>
          <w:trHeight w:val="838"/>
        </w:trPr>
        <w:tc>
          <w:tcPr>
            <w:tcW w:w="3085" w:type="dxa"/>
            <w:vAlign w:val="center"/>
          </w:tcPr>
          <w:p w14:paraId="102DE2FF" w14:textId="77777777" w:rsidR="00724870" w:rsidRDefault="00724870" w:rsidP="006232E6">
            <w:pPr>
              <w:jc w:val="left"/>
              <w:rPr>
                <w:lang w:val="en-GB"/>
              </w:rPr>
            </w:pPr>
            <w:r>
              <w:rPr>
                <w:lang w:val="en-GB"/>
              </w:rPr>
              <w:t>Hopper discharge valve does not open</w:t>
            </w:r>
          </w:p>
        </w:tc>
        <w:tc>
          <w:tcPr>
            <w:tcW w:w="3260" w:type="dxa"/>
            <w:vMerge/>
            <w:vAlign w:val="center"/>
          </w:tcPr>
          <w:p w14:paraId="4B6A0037" w14:textId="77777777" w:rsidR="00724870" w:rsidRDefault="00724870" w:rsidP="006232E6">
            <w:pPr>
              <w:jc w:val="left"/>
              <w:rPr>
                <w:lang w:val="en-GB"/>
              </w:rPr>
            </w:pPr>
          </w:p>
        </w:tc>
        <w:tc>
          <w:tcPr>
            <w:tcW w:w="3544" w:type="dxa"/>
            <w:vMerge/>
            <w:vAlign w:val="center"/>
          </w:tcPr>
          <w:p w14:paraId="3C9724EF" w14:textId="77777777" w:rsidR="00724870" w:rsidRPr="008B00E5" w:rsidRDefault="00724870">
            <w:pPr>
              <w:numPr>
                <w:ilvl w:val="0"/>
                <w:numId w:val="20"/>
              </w:numPr>
              <w:tabs>
                <w:tab w:val="num" w:pos="360"/>
              </w:tabs>
              <w:ind w:left="340" w:hanging="340"/>
              <w:jc w:val="left"/>
              <w:rPr>
                <w:lang w:val="en-GB"/>
              </w:rPr>
            </w:pPr>
          </w:p>
        </w:tc>
      </w:tr>
      <w:tr w:rsidR="00724870" w14:paraId="6B5EF70B" w14:textId="77777777" w:rsidTr="00CB596E">
        <w:trPr>
          <w:trHeight w:val="968"/>
        </w:trPr>
        <w:tc>
          <w:tcPr>
            <w:tcW w:w="3085" w:type="dxa"/>
            <w:vAlign w:val="center"/>
          </w:tcPr>
          <w:p w14:paraId="36DCADA0" w14:textId="77777777" w:rsidR="00724870" w:rsidRDefault="00724870" w:rsidP="006232E6">
            <w:pPr>
              <w:jc w:val="left"/>
              <w:rPr>
                <w:lang w:val="en-GB"/>
              </w:rPr>
            </w:pPr>
            <w:r>
              <w:rPr>
                <w:lang w:val="en-GB"/>
              </w:rPr>
              <w:t>Pressure transmitter out of limits</w:t>
            </w:r>
          </w:p>
        </w:tc>
        <w:tc>
          <w:tcPr>
            <w:tcW w:w="3260" w:type="dxa"/>
            <w:vAlign w:val="center"/>
          </w:tcPr>
          <w:p w14:paraId="4AFD962F" w14:textId="77777777" w:rsidR="00724870" w:rsidRDefault="00724870" w:rsidP="006232E6">
            <w:pPr>
              <w:jc w:val="left"/>
              <w:rPr>
                <w:lang w:val="en-GB"/>
              </w:rPr>
            </w:pPr>
            <w:r>
              <w:rPr>
                <w:lang w:val="en-GB"/>
              </w:rPr>
              <w:t>The pressure transducer of the transport vessel is out if limits</w:t>
            </w:r>
          </w:p>
        </w:tc>
        <w:tc>
          <w:tcPr>
            <w:tcW w:w="3544" w:type="dxa"/>
            <w:vAlign w:val="center"/>
          </w:tcPr>
          <w:p w14:paraId="7D7778B7" w14:textId="77777777" w:rsidR="00724870" w:rsidRDefault="00724870">
            <w:pPr>
              <w:numPr>
                <w:ilvl w:val="0"/>
                <w:numId w:val="18"/>
              </w:numPr>
              <w:jc w:val="left"/>
              <w:rPr>
                <w:lang w:val="en-GB"/>
              </w:rPr>
            </w:pPr>
            <w:r>
              <w:rPr>
                <w:lang w:val="en-GB"/>
              </w:rPr>
              <w:t>Instrument failure</w:t>
            </w:r>
          </w:p>
        </w:tc>
      </w:tr>
      <w:tr w:rsidR="00724870" w14:paraId="4003A3D1" w14:textId="77777777" w:rsidTr="00CB596E">
        <w:trPr>
          <w:trHeight w:val="968"/>
        </w:trPr>
        <w:tc>
          <w:tcPr>
            <w:tcW w:w="3085" w:type="dxa"/>
            <w:vAlign w:val="center"/>
          </w:tcPr>
          <w:p w14:paraId="353856DC" w14:textId="77777777" w:rsidR="00724870" w:rsidRDefault="00724870" w:rsidP="006232E6">
            <w:pPr>
              <w:jc w:val="left"/>
            </w:pPr>
            <w:r>
              <w:lastRenderedPageBreak/>
              <w:t>Emptying of the line timeout</w:t>
            </w:r>
          </w:p>
        </w:tc>
        <w:tc>
          <w:tcPr>
            <w:tcW w:w="3260" w:type="dxa"/>
            <w:vAlign w:val="center"/>
          </w:tcPr>
          <w:p w14:paraId="4D69051F" w14:textId="77777777" w:rsidR="00724870" w:rsidRDefault="00724870" w:rsidP="006232E6">
            <w:pPr>
              <w:jc w:val="left"/>
            </w:pPr>
            <w:r>
              <w:t>The emptying of the line pressure is not reached during the emptying of the line before the set time has elapsed</w:t>
            </w:r>
          </w:p>
        </w:tc>
        <w:tc>
          <w:tcPr>
            <w:tcW w:w="3544" w:type="dxa"/>
            <w:vAlign w:val="center"/>
          </w:tcPr>
          <w:p w14:paraId="50F64FE0" w14:textId="77777777" w:rsidR="00724870" w:rsidRDefault="00724870">
            <w:pPr>
              <w:numPr>
                <w:ilvl w:val="0"/>
                <w:numId w:val="19"/>
              </w:numPr>
              <w:jc w:val="left"/>
              <w:rPr>
                <w:lang w:val="en-GB"/>
              </w:rPr>
            </w:pPr>
            <w:r>
              <w:rPr>
                <w:lang w:val="en-GB"/>
              </w:rPr>
              <w:t>The material is compressed.</w:t>
            </w:r>
          </w:p>
          <w:p w14:paraId="14632782" w14:textId="77777777" w:rsidR="00724870" w:rsidRDefault="00724870">
            <w:pPr>
              <w:numPr>
                <w:ilvl w:val="0"/>
                <w:numId w:val="19"/>
              </w:numPr>
              <w:jc w:val="left"/>
              <w:rPr>
                <w:lang w:val="en-GB"/>
              </w:rPr>
            </w:pPr>
            <w:r>
              <w:rPr>
                <w:lang w:val="en-GB"/>
              </w:rPr>
              <w:t>The line is clogged.</w:t>
            </w:r>
          </w:p>
          <w:p w14:paraId="3AEF659E" w14:textId="77777777" w:rsidR="00724870" w:rsidRPr="00B56EC3" w:rsidRDefault="00724870">
            <w:pPr>
              <w:numPr>
                <w:ilvl w:val="0"/>
                <w:numId w:val="19"/>
              </w:numPr>
              <w:jc w:val="left"/>
            </w:pPr>
            <w:r>
              <w:rPr>
                <w:lang w:val="en-GB"/>
              </w:rPr>
              <w:t>The “Empty line pressure setting” is too low.</w:t>
            </w:r>
          </w:p>
          <w:p w14:paraId="0D1A2B81" w14:textId="77777777" w:rsidR="00724870" w:rsidRDefault="00724870">
            <w:pPr>
              <w:numPr>
                <w:ilvl w:val="0"/>
                <w:numId w:val="19"/>
              </w:numPr>
              <w:jc w:val="left"/>
              <w:rPr>
                <w:lang w:val="en-GB"/>
              </w:rPr>
            </w:pPr>
            <w:r>
              <w:rPr>
                <w:lang w:val="en-GB"/>
              </w:rPr>
              <w:t>The filter is clogged.</w:t>
            </w:r>
          </w:p>
        </w:tc>
      </w:tr>
      <w:tr w:rsidR="00724870" w14:paraId="58FD7BF2" w14:textId="77777777" w:rsidTr="00CB596E">
        <w:trPr>
          <w:trHeight w:val="968"/>
        </w:trPr>
        <w:tc>
          <w:tcPr>
            <w:tcW w:w="3085" w:type="dxa"/>
            <w:vAlign w:val="center"/>
          </w:tcPr>
          <w:p w14:paraId="66B06C5B" w14:textId="77777777" w:rsidR="00724870" w:rsidRDefault="00724870" w:rsidP="006232E6">
            <w:pPr>
              <w:jc w:val="left"/>
            </w:pPr>
            <w:r>
              <w:t>Depressurization timeout</w:t>
            </w:r>
          </w:p>
        </w:tc>
        <w:tc>
          <w:tcPr>
            <w:tcW w:w="3260" w:type="dxa"/>
            <w:vAlign w:val="center"/>
          </w:tcPr>
          <w:p w14:paraId="1939BA53" w14:textId="77777777" w:rsidR="00724870" w:rsidRDefault="00724870" w:rsidP="006232E6">
            <w:pPr>
              <w:jc w:val="left"/>
            </w:pPr>
            <w:r>
              <w:t>The low pressure is not reached when the vent valve is opened</w:t>
            </w:r>
          </w:p>
        </w:tc>
        <w:tc>
          <w:tcPr>
            <w:tcW w:w="3544" w:type="dxa"/>
          </w:tcPr>
          <w:p w14:paraId="56ADBEC5" w14:textId="77777777" w:rsidR="00724870" w:rsidRDefault="00724870">
            <w:pPr>
              <w:numPr>
                <w:ilvl w:val="0"/>
                <w:numId w:val="19"/>
              </w:numPr>
              <w:jc w:val="left"/>
              <w:rPr>
                <w:lang w:val="en-GB"/>
              </w:rPr>
            </w:pPr>
            <w:r>
              <w:rPr>
                <w:lang w:val="en-GB"/>
              </w:rPr>
              <w:t>The filter is clogged.</w:t>
            </w:r>
          </w:p>
          <w:p w14:paraId="627C6361" w14:textId="77777777" w:rsidR="00724870" w:rsidRDefault="00724870">
            <w:pPr>
              <w:numPr>
                <w:ilvl w:val="0"/>
                <w:numId w:val="19"/>
              </w:numPr>
              <w:jc w:val="left"/>
              <w:rPr>
                <w:lang w:val="en-GB"/>
              </w:rPr>
            </w:pPr>
            <w:r>
              <w:rPr>
                <w:lang w:val="en-GB"/>
              </w:rPr>
              <w:t>PT7035 instrument failure</w:t>
            </w:r>
          </w:p>
        </w:tc>
      </w:tr>
      <w:tr w:rsidR="00724870" w14:paraId="70352B3B" w14:textId="77777777" w:rsidTr="00CB596E">
        <w:trPr>
          <w:trHeight w:val="582"/>
        </w:trPr>
        <w:tc>
          <w:tcPr>
            <w:tcW w:w="3085" w:type="dxa"/>
            <w:vAlign w:val="center"/>
          </w:tcPr>
          <w:p w14:paraId="0F88C87C" w14:textId="77777777" w:rsidR="00724870" w:rsidRDefault="00724870" w:rsidP="006232E6">
            <w:pPr>
              <w:jc w:val="left"/>
              <w:rPr>
                <w:lang w:val="en-GB"/>
              </w:rPr>
            </w:pPr>
            <w:r>
              <w:rPr>
                <w:lang w:val="en-GB"/>
              </w:rPr>
              <w:t>Emergency</w:t>
            </w:r>
          </w:p>
        </w:tc>
        <w:tc>
          <w:tcPr>
            <w:tcW w:w="3260" w:type="dxa"/>
            <w:vAlign w:val="center"/>
          </w:tcPr>
          <w:p w14:paraId="0D800129" w14:textId="77777777" w:rsidR="00724870" w:rsidRDefault="00724870" w:rsidP="006232E6">
            <w:pPr>
              <w:jc w:val="left"/>
              <w:rPr>
                <w:lang w:val="en-GB"/>
              </w:rPr>
            </w:pPr>
            <w:r>
              <w:rPr>
                <w:lang w:val="en-GB"/>
              </w:rPr>
              <w:t xml:space="preserve">The emergency push-button has been pressed. </w:t>
            </w:r>
          </w:p>
          <w:p w14:paraId="02B939A5" w14:textId="77777777" w:rsidR="00724870" w:rsidRDefault="00724870" w:rsidP="006232E6">
            <w:pPr>
              <w:jc w:val="left"/>
              <w:rPr>
                <w:lang w:val="en-GB"/>
              </w:rPr>
            </w:pPr>
            <w:r>
              <w:rPr>
                <w:lang w:val="en-GB"/>
              </w:rPr>
              <w:t>All motors and auxiliary signals are cut</w:t>
            </w:r>
          </w:p>
        </w:tc>
        <w:tc>
          <w:tcPr>
            <w:tcW w:w="3544" w:type="dxa"/>
            <w:vAlign w:val="center"/>
          </w:tcPr>
          <w:p w14:paraId="16E527D1" w14:textId="77777777" w:rsidR="00724870" w:rsidRDefault="00724870" w:rsidP="006232E6">
            <w:pPr>
              <w:ind w:left="340"/>
              <w:jc w:val="left"/>
              <w:rPr>
                <w:lang w:val="en-GB"/>
              </w:rPr>
            </w:pPr>
          </w:p>
        </w:tc>
      </w:tr>
      <w:tr w:rsidR="00724870" w14:paraId="4A79A619" w14:textId="77777777" w:rsidTr="00CB596E">
        <w:trPr>
          <w:trHeight w:val="582"/>
        </w:trPr>
        <w:tc>
          <w:tcPr>
            <w:tcW w:w="3085" w:type="dxa"/>
            <w:vAlign w:val="center"/>
          </w:tcPr>
          <w:p w14:paraId="42C87104" w14:textId="77777777" w:rsidR="00724870" w:rsidRDefault="00724870" w:rsidP="006232E6">
            <w:pPr>
              <w:jc w:val="left"/>
              <w:rPr>
                <w:lang w:val="en-GB"/>
              </w:rPr>
            </w:pPr>
            <w:r>
              <w:rPr>
                <w:lang w:val="en-GB"/>
              </w:rPr>
              <w:t>Auxiliaries disabled</w:t>
            </w:r>
          </w:p>
        </w:tc>
        <w:tc>
          <w:tcPr>
            <w:tcW w:w="3260" w:type="dxa"/>
            <w:vAlign w:val="center"/>
          </w:tcPr>
          <w:p w14:paraId="1EA48697" w14:textId="77777777" w:rsidR="00724870" w:rsidRDefault="00724870" w:rsidP="006232E6">
            <w:pPr>
              <w:jc w:val="left"/>
              <w:rPr>
                <w:lang w:val="en-GB"/>
              </w:rPr>
            </w:pPr>
            <w:r>
              <w:rPr>
                <w:lang w:val="en-GB"/>
              </w:rPr>
              <w:t>The reset emergency push-button has not been pressed.</w:t>
            </w:r>
          </w:p>
          <w:p w14:paraId="28CC040E" w14:textId="77777777" w:rsidR="00724870" w:rsidRDefault="00724870" w:rsidP="006232E6">
            <w:pPr>
              <w:jc w:val="left"/>
              <w:rPr>
                <w:lang w:val="en-GB"/>
              </w:rPr>
            </w:pPr>
            <w:r>
              <w:rPr>
                <w:lang w:val="en-GB"/>
              </w:rPr>
              <w:t>All motors and auxiliary signals are cut.</w:t>
            </w:r>
          </w:p>
        </w:tc>
        <w:tc>
          <w:tcPr>
            <w:tcW w:w="3544" w:type="dxa"/>
            <w:vAlign w:val="center"/>
          </w:tcPr>
          <w:p w14:paraId="35C46594" w14:textId="77777777" w:rsidR="00724870" w:rsidRDefault="00724870" w:rsidP="006232E6">
            <w:pPr>
              <w:ind w:left="340"/>
              <w:jc w:val="left"/>
              <w:rPr>
                <w:lang w:val="en-GB"/>
              </w:rPr>
            </w:pPr>
          </w:p>
        </w:tc>
      </w:tr>
      <w:tr w:rsidR="00CB596E" w14:paraId="3A444F1D" w14:textId="77777777" w:rsidTr="00CB596E">
        <w:trPr>
          <w:trHeight w:val="582"/>
        </w:trPr>
        <w:tc>
          <w:tcPr>
            <w:tcW w:w="3085" w:type="dxa"/>
            <w:vAlign w:val="center"/>
          </w:tcPr>
          <w:p w14:paraId="37E5E3ED" w14:textId="77777777" w:rsidR="00CB596E" w:rsidRDefault="00CB596E" w:rsidP="00CB596E">
            <w:pPr>
              <w:jc w:val="left"/>
              <w:rPr>
                <w:lang w:val="en-GB"/>
              </w:rPr>
            </w:pPr>
            <w:r>
              <w:rPr>
                <w:lang w:val="en-GB"/>
              </w:rPr>
              <w:t>Gasket not inflated</w:t>
            </w:r>
          </w:p>
        </w:tc>
        <w:tc>
          <w:tcPr>
            <w:tcW w:w="3260" w:type="dxa"/>
            <w:vAlign w:val="center"/>
          </w:tcPr>
          <w:p w14:paraId="0965C295" w14:textId="77777777" w:rsidR="00CB596E" w:rsidRDefault="00CB596E" w:rsidP="00CB596E">
            <w:pPr>
              <w:jc w:val="left"/>
              <w:rPr>
                <w:lang w:val="en-GB"/>
              </w:rPr>
            </w:pPr>
            <w:r>
              <w:rPr>
                <w:lang w:val="en-GB"/>
              </w:rPr>
              <w:t>The command to inflate the gasket has been given and the feedback of the pressure switch is not received within a certain timer</w:t>
            </w:r>
          </w:p>
        </w:tc>
        <w:tc>
          <w:tcPr>
            <w:tcW w:w="3544" w:type="dxa"/>
            <w:vAlign w:val="center"/>
          </w:tcPr>
          <w:p w14:paraId="1FE68C8C" w14:textId="77777777" w:rsidR="00CB596E" w:rsidRDefault="00CB596E">
            <w:pPr>
              <w:numPr>
                <w:ilvl w:val="0"/>
                <w:numId w:val="20"/>
              </w:numPr>
              <w:tabs>
                <w:tab w:val="num" w:pos="360"/>
              </w:tabs>
              <w:ind w:left="340" w:hanging="340"/>
              <w:jc w:val="left"/>
              <w:rPr>
                <w:lang w:val="en-GB"/>
              </w:rPr>
            </w:pPr>
            <w:r>
              <w:rPr>
                <w:lang w:val="en-GB"/>
              </w:rPr>
              <w:t>Gasket damaged</w:t>
            </w:r>
          </w:p>
          <w:p w14:paraId="6AAA9619" w14:textId="77777777" w:rsidR="00CB596E" w:rsidRDefault="00CB596E">
            <w:pPr>
              <w:numPr>
                <w:ilvl w:val="0"/>
                <w:numId w:val="20"/>
              </w:numPr>
              <w:tabs>
                <w:tab w:val="num" w:pos="360"/>
              </w:tabs>
              <w:ind w:left="340" w:hanging="340"/>
              <w:jc w:val="left"/>
              <w:rPr>
                <w:lang w:val="en-GB"/>
              </w:rPr>
            </w:pPr>
            <w:r>
              <w:rPr>
                <w:lang w:val="en-GB"/>
              </w:rPr>
              <w:t>Pressure switch not regulated correctly</w:t>
            </w:r>
          </w:p>
          <w:p w14:paraId="2D4D229D" w14:textId="77777777" w:rsidR="00CB596E" w:rsidRDefault="00CB596E">
            <w:pPr>
              <w:numPr>
                <w:ilvl w:val="0"/>
                <w:numId w:val="20"/>
              </w:numPr>
              <w:tabs>
                <w:tab w:val="num" w:pos="360"/>
              </w:tabs>
              <w:ind w:left="340" w:hanging="340"/>
              <w:jc w:val="left"/>
              <w:rPr>
                <w:lang w:val="en-GB"/>
              </w:rPr>
            </w:pPr>
            <w:r>
              <w:rPr>
                <w:lang w:val="en-GB"/>
              </w:rPr>
              <w:t>Missing air supply</w:t>
            </w:r>
          </w:p>
          <w:p w14:paraId="0335993C" w14:textId="77777777" w:rsidR="00CB596E" w:rsidRDefault="00CB596E" w:rsidP="00CB596E">
            <w:pPr>
              <w:ind w:left="340"/>
              <w:jc w:val="left"/>
              <w:rPr>
                <w:lang w:val="en-GB"/>
              </w:rPr>
            </w:pPr>
            <w:r>
              <w:rPr>
                <w:lang w:val="en-GB"/>
              </w:rPr>
              <w:t>Wire damaged</w:t>
            </w:r>
          </w:p>
        </w:tc>
      </w:tr>
      <w:tr w:rsidR="00CB596E" w14:paraId="78185C38" w14:textId="77777777" w:rsidTr="00CB596E">
        <w:trPr>
          <w:trHeight w:val="582"/>
        </w:trPr>
        <w:tc>
          <w:tcPr>
            <w:tcW w:w="3085" w:type="dxa"/>
            <w:vAlign w:val="center"/>
          </w:tcPr>
          <w:p w14:paraId="699BEDD7" w14:textId="77777777" w:rsidR="00CB596E" w:rsidRDefault="00CB596E" w:rsidP="00CB596E">
            <w:pPr>
              <w:jc w:val="left"/>
              <w:rPr>
                <w:lang w:val="en-GB"/>
              </w:rPr>
            </w:pPr>
            <w:r>
              <w:rPr>
                <w:lang w:val="en-GB"/>
              </w:rPr>
              <w:t>Diverter not in correct position</w:t>
            </w:r>
          </w:p>
        </w:tc>
        <w:tc>
          <w:tcPr>
            <w:tcW w:w="3260" w:type="dxa"/>
            <w:vAlign w:val="center"/>
          </w:tcPr>
          <w:p w14:paraId="1E004DF0" w14:textId="77777777" w:rsidR="00CB596E" w:rsidRDefault="00CB596E" w:rsidP="00CB596E">
            <w:pPr>
              <w:jc w:val="left"/>
              <w:rPr>
                <w:lang w:val="en-GB"/>
              </w:rPr>
            </w:pPr>
            <w:r>
              <w:rPr>
                <w:lang w:val="en-GB"/>
              </w:rPr>
              <w:t>The command to move the diverter and the relative limit switch is not received within a certain time</w:t>
            </w:r>
          </w:p>
        </w:tc>
        <w:tc>
          <w:tcPr>
            <w:tcW w:w="3544" w:type="dxa"/>
            <w:vAlign w:val="center"/>
          </w:tcPr>
          <w:p w14:paraId="0CBABB32" w14:textId="77777777" w:rsidR="00CB596E" w:rsidRDefault="00CB596E">
            <w:pPr>
              <w:numPr>
                <w:ilvl w:val="0"/>
                <w:numId w:val="20"/>
              </w:numPr>
              <w:tabs>
                <w:tab w:val="num" w:pos="360"/>
              </w:tabs>
              <w:ind w:left="340" w:hanging="340"/>
              <w:jc w:val="left"/>
              <w:rPr>
                <w:lang w:val="en-GB"/>
              </w:rPr>
            </w:pPr>
            <w:r>
              <w:rPr>
                <w:lang w:val="en-GB"/>
              </w:rPr>
              <w:t>Limit switches not regulated correctly</w:t>
            </w:r>
          </w:p>
          <w:p w14:paraId="72AC19D2" w14:textId="77777777" w:rsidR="00CB596E" w:rsidRDefault="00CB596E">
            <w:pPr>
              <w:numPr>
                <w:ilvl w:val="0"/>
                <w:numId w:val="20"/>
              </w:numPr>
              <w:tabs>
                <w:tab w:val="num" w:pos="360"/>
              </w:tabs>
              <w:ind w:left="340" w:hanging="340"/>
              <w:jc w:val="left"/>
              <w:rPr>
                <w:lang w:val="en-GB"/>
              </w:rPr>
            </w:pPr>
            <w:r>
              <w:rPr>
                <w:lang w:val="en-GB"/>
              </w:rPr>
              <w:t>Diverter is mechanically locked</w:t>
            </w:r>
          </w:p>
          <w:p w14:paraId="4F677105" w14:textId="77777777" w:rsidR="00CB596E" w:rsidRDefault="00CB596E">
            <w:pPr>
              <w:numPr>
                <w:ilvl w:val="0"/>
                <w:numId w:val="20"/>
              </w:numPr>
              <w:tabs>
                <w:tab w:val="num" w:pos="360"/>
              </w:tabs>
              <w:ind w:left="340" w:hanging="340"/>
              <w:jc w:val="left"/>
              <w:rPr>
                <w:lang w:val="en-GB"/>
              </w:rPr>
            </w:pPr>
            <w:r>
              <w:rPr>
                <w:lang w:val="en-GB"/>
              </w:rPr>
              <w:t>Missing air supply</w:t>
            </w:r>
          </w:p>
          <w:p w14:paraId="4E679DAA" w14:textId="77777777" w:rsidR="00CB596E" w:rsidRPr="00CB596E" w:rsidRDefault="00CB596E">
            <w:pPr>
              <w:numPr>
                <w:ilvl w:val="0"/>
                <w:numId w:val="20"/>
              </w:numPr>
              <w:tabs>
                <w:tab w:val="num" w:pos="360"/>
              </w:tabs>
              <w:ind w:left="340" w:hanging="340"/>
              <w:jc w:val="left"/>
              <w:rPr>
                <w:lang w:val="en-GB"/>
              </w:rPr>
            </w:pPr>
            <w:r>
              <w:rPr>
                <w:lang w:val="en-GB"/>
              </w:rPr>
              <w:t>Wire damaged</w:t>
            </w:r>
          </w:p>
        </w:tc>
      </w:tr>
      <w:tr w:rsidR="00CB596E" w14:paraId="7E3BABA6" w14:textId="77777777" w:rsidTr="00CB596E">
        <w:trPr>
          <w:trHeight w:val="582"/>
        </w:trPr>
        <w:tc>
          <w:tcPr>
            <w:tcW w:w="3085" w:type="dxa"/>
            <w:vAlign w:val="center"/>
          </w:tcPr>
          <w:p w14:paraId="5996CBE6" w14:textId="77777777" w:rsidR="00CB596E" w:rsidRDefault="00CB596E" w:rsidP="00CB596E">
            <w:pPr>
              <w:jc w:val="left"/>
              <w:rPr>
                <w:lang w:val="en-GB"/>
              </w:rPr>
            </w:pPr>
            <w:r>
              <w:t>PDSH:High differential pressure active</w:t>
            </w:r>
          </w:p>
        </w:tc>
        <w:tc>
          <w:tcPr>
            <w:tcW w:w="3260" w:type="dxa"/>
            <w:vAlign w:val="center"/>
          </w:tcPr>
          <w:p w14:paraId="091924A1" w14:textId="77777777" w:rsidR="00CB596E" w:rsidRDefault="00CB596E" w:rsidP="00CB596E">
            <w:pPr>
              <w:jc w:val="left"/>
              <w:rPr>
                <w:lang w:val="en-GB"/>
              </w:rPr>
            </w:pPr>
            <w:r>
              <w:rPr>
                <w:rFonts w:cs="Arial"/>
                <w:spacing w:val="-2"/>
              </w:rPr>
              <w:t>High differential pressure over the filtering elements. Filtering elements to be changed as soon as convenient.</w:t>
            </w:r>
          </w:p>
        </w:tc>
        <w:tc>
          <w:tcPr>
            <w:tcW w:w="3544" w:type="dxa"/>
            <w:vAlign w:val="center"/>
          </w:tcPr>
          <w:p w14:paraId="249EE172" w14:textId="77777777" w:rsidR="00CB596E" w:rsidRDefault="00CB596E">
            <w:pPr>
              <w:numPr>
                <w:ilvl w:val="0"/>
                <w:numId w:val="20"/>
              </w:numPr>
              <w:tabs>
                <w:tab w:val="num" w:pos="360"/>
              </w:tabs>
              <w:ind w:left="340" w:hanging="340"/>
              <w:jc w:val="left"/>
              <w:rPr>
                <w:lang w:val="en-GB"/>
              </w:rPr>
            </w:pPr>
            <w:r>
              <w:t>Filtering elements clogged.</w:t>
            </w:r>
          </w:p>
        </w:tc>
      </w:tr>
      <w:tr w:rsidR="00C04A2B" w14:paraId="79FC5818" w14:textId="77777777" w:rsidTr="00CB596E">
        <w:trPr>
          <w:trHeight w:val="582"/>
        </w:trPr>
        <w:tc>
          <w:tcPr>
            <w:tcW w:w="3085" w:type="dxa"/>
            <w:vAlign w:val="center"/>
          </w:tcPr>
          <w:p w14:paraId="52350C52" w14:textId="77777777" w:rsidR="00C04A2B" w:rsidRDefault="00C04A2B" w:rsidP="00CB596E">
            <w:pPr>
              <w:jc w:val="left"/>
            </w:pPr>
            <w:r>
              <w:lastRenderedPageBreak/>
              <w:t>Motor trip</w:t>
            </w:r>
          </w:p>
        </w:tc>
        <w:tc>
          <w:tcPr>
            <w:tcW w:w="3260" w:type="dxa"/>
            <w:vAlign w:val="center"/>
          </w:tcPr>
          <w:p w14:paraId="582679EF" w14:textId="77777777" w:rsidR="00C04A2B" w:rsidRDefault="00C04A2B" w:rsidP="00CB596E">
            <w:pPr>
              <w:jc w:val="left"/>
              <w:rPr>
                <w:rFonts w:cs="Arial"/>
                <w:spacing w:val="-2"/>
              </w:rPr>
            </w:pPr>
            <w:r>
              <w:rPr>
                <w:rFonts w:cs="Arial"/>
                <w:spacing w:val="-2"/>
              </w:rPr>
              <w:t>Motor get’s tripped</w:t>
            </w:r>
          </w:p>
        </w:tc>
        <w:tc>
          <w:tcPr>
            <w:tcW w:w="3544" w:type="dxa"/>
            <w:vAlign w:val="center"/>
          </w:tcPr>
          <w:p w14:paraId="57209EFD" w14:textId="77777777" w:rsidR="00C04A2B" w:rsidRDefault="00C04A2B">
            <w:pPr>
              <w:numPr>
                <w:ilvl w:val="0"/>
                <w:numId w:val="20"/>
              </w:numPr>
              <w:tabs>
                <w:tab w:val="num" w:pos="360"/>
              </w:tabs>
              <w:ind w:left="340" w:hanging="340"/>
              <w:jc w:val="left"/>
            </w:pPr>
            <w:r>
              <w:t>High temperature in motor enclosure</w:t>
            </w:r>
          </w:p>
          <w:p w14:paraId="19802F99" w14:textId="77777777" w:rsidR="00C04A2B" w:rsidRDefault="00C04A2B">
            <w:pPr>
              <w:numPr>
                <w:ilvl w:val="0"/>
                <w:numId w:val="20"/>
              </w:numPr>
              <w:tabs>
                <w:tab w:val="num" w:pos="360"/>
              </w:tabs>
              <w:ind w:left="340" w:hanging="340"/>
              <w:jc w:val="left"/>
            </w:pPr>
            <w:r>
              <w:t>Motor malfunction</w:t>
            </w:r>
          </w:p>
          <w:p w14:paraId="65AEB255" w14:textId="77777777" w:rsidR="00C04A2B" w:rsidRDefault="00C04A2B">
            <w:pPr>
              <w:numPr>
                <w:ilvl w:val="0"/>
                <w:numId w:val="20"/>
              </w:numPr>
              <w:tabs>
                <w:tab w:val="num" w:pos="360"/>
              </w:tabs>
              <w:ind w:left="340" w:hanging="340"/>
              <w:jc w:val="left"/>
            </w:pPr>
          </w:p>
        </w:tc>
      </w:tr>
    </w:tbl>
    <w:p w14:paraId="60CC7C2A" w14:textId="77777777" w:rsidR="00CB596E" w:rsidRPr="00D373BE" w:rsidRDefault="00CB596E" w:rsidP="00D373BE"/>
    <w:p w14:paraId="1FC44362" w14:textId="77777777" w:rsidR="00163309" w:rsidRDefault="00724870" w:rsidP="00724870">
      <w:pPr>
        <w:pStyle w:val="Heading2"/>
      </w:pPr>
      <w:bookmarkStart w:id="904" w:name="_Toc149556519"/>
      <w:r>
        <w:t>Controlled shutdown</w:t>
      </w:r>
      <w:bookmarkEnd w:id="904"/>
    </w:p>
    <w:tbl>
      <w:tblPr>
        <w:tblStyle w:val="TableTheme"/>
        <w:tblW w:w="9889" w:type="dxa"/>
        <w:tblLook w:val="04A0" w:firstRow="1" w:lastRow="0" w:firstColumn="1" w:lastColumn="0" w:noHBand="0" w:noVBand="1"/>
      </w:tblPr>
      <w:tblGrid>
        <w:gridCol w:w="3085"/>
        <w:gridCol w:w="3260"/>
        <w:gridCol w:w="3544"/>
      </w:tblGrid>
      <w:tr w:rsidR="00724870" w:rsidRPr="009B19BA" w14:paraId="582EB924" w14:textId="77777777" w:rsidTr="006232E6">
        <w:tc>
          <w:tcPr>
            <w:tcW w:w="3085" w:type="dxa"/>
            <w:shd w:val="clear" w:color="auto" w:fill="D9D9D9" w:themeFill="background1" w:themeFillShade="D9"/>
            <w:vAlign w:val="center"/>
          </w:tcPr>
          <w:p w14:paraId="4759BE33" w14:textId="77777777" w:rsidR="00724870" w:rsidRPr="009B19BA" w:rsidRDefault="00724870" w:rsidP="006232E6">
            <w:pPr>
              <w:jc w:val="left"/>
              <w:rPr>
                <w:lang w:val="en-GB"/>
              </w:rPr>
            </w:pPr>
            <w:r>
              <w:rPr>
                <w:lang w:val="en-GB"/>
              </w:rPr>
              <w:t>Alarm</w:t>
            </w:r>
          </w:p>
        </w:tc>
        <w:tc>
          <w:tcPr>
            <w:tcW w:w="3260" w:type="dxa"/>
            <w:shd w:val="clear" w:color="auto" w:fill="D9D9D9" w:themeFill="background1" w:themeFillShade="D9"/>
            <w:vAlign w:val="center"/>
          </w:tcPr>
          <w:p w14:paraId="58E27BD3" w14:textId="77777777" w:rsidR="00724870" w:rsidRPr="009B19BA" w:rsidRDefault="00724870" w:rsidP="006232E6">
            <w:pPr>
              <w:jc w:val="left"/>
              <w:rPr>
                <w:lang w:val="en-GB"/>
              </w:rPr>
            </w:pPr>
            <w:r>
              <w:rPr>
                <w:lang w:val="en-GB"/>
              </w:rPr>
              <w:t>Description</w:t>
            </w:r>
          </w:p>
        </w:tc>
        <w:tc>
          <w:tcPr>
            <w:tcW w:w="3544" w:type="dxa"/>
            <w:shd w:val="clear" w:color="auto" w:fill="D9D9D9" w:themeFill="background1" w:themeFillShade="D9"/>
            <w:vAlign w:val="center"/>
          </w:tcPr>
          <w:p w14:paraId="03B52A91" w14:textId="77777777" w:rsidR="00724870" w:rsidRPr="009B19BA" w:rsidRDefault="00724870" w:rsidP="006232E6">
            <w:pPr>
              <w:jc w:val="left"/>
              <w:rPr>
                <w:lang w:val="en-GB"/>
              </w:rPr>
            </w:pPr>
            <w:r>
              <w:rPr>
                <w:lang w:val="en-GB"/>
              </w:rPr>
              <w:t>Possible causes</w:t>
            </w:r>
          </w:p>
        </w:tc>
      </w:tr>
      <w:tr w:rsidR="00724870" w14:paraId="7FF9B860" w14:textId="77777777" w:rsidTr="006232E6">
        <w:trPr>
          <w:trHeight w:val="846"/>
        </w:trPr>
        <w:tc>
          <w:tcPr>
            <w:tcW w:w="3085" w:type="dxa"/>
            <w:vAlign w:val="center"/>
          </w:tcPr>
          <w:p w14:paraId="13818A53" w14:textId="77777777" w:rsidR="00724870" w:rsidRDefault="00724870" w:rsidP="006232E6">
            <w:pPr>
              <w:jc w:val="left"/>
            </w:pPr>
            <w:r>
              <w:t>Conveying too long</w:t>
            </w:r>
          </w:p>
        </w:tc>
        <w:tc>
          <w:tcPr>
            <w:tcW w:w="3260" w:type="dxa"/>
          </w:tcPr>
          <w:p w14:paraId="6BA4495F" w14:textId="77777777" w:rsidR="00724870" w:rsidRDefault="00724870" w:rsidP="006232E6">
            <w:pPr>
              <w:jc w:val="left"/>
            </w:pPr>
            <w:r>
              <w:t>The empty line unblocking- pressure is not reached during the conveying cycle before set time has elapsed and the unblocking of the line pressure has been used</w:t>
            </w:r>
          </w:p>
        </w:tc>
        <w:tc>
          <w:tcPr>
            <w:tcW w:w="3544" w:type="dxa"/>
          </w:tcPr>
          <w:p w14:paraId="189FBCB2" w14:textId="77777777" w:rsidR="00724870" w:rsidRDefault="00724870">
            <w:pPr>
              <w:numPr>
                <w:ilvl w:val="0"/>
                <w:numId w:val="19"/>
              </w:numPr>
              <w:jc w:val="left"/>
              <w:rPr>
                <w:lang w:val="en-GB"/>
              </w:rPr>
            </w:pPr>
            <w:r>
              <w:rPr>
                <w:lang w:val="en-GB"/>
              </w:rPr>
              <w:t>The material is compressed.</w:t>
            </w:r>
          </w:p>
          <w:p w14:paraId="4316C3D1" w14:textId="77777777" w:rsidR="00724870" w:rsidRDefault="00724870">
            <w:pPr>
              <w:numPr>
                <w:ilvl w:val="0"/>
                <w:numId w:val="19"/>
              </w:numPr>
              <w:jc w:val="left"/>
              <w:rPr>
                <w:lang w:val="en-GB"/>
              </w:rPr>
            </w:pPr>
            <w:r>
              <w:rPr>
                <w:lang w:val="en-GB"/>
              </w:rPr>
              <w:t>The line is clogged.</w:t>
            </w:r>
          </w:p>
          <w:p w14:paraId="5B6309E2" w14:textId="77777777" w:rsidR="00724870" w:rsidRPr="00B56EC3" w:rsidRDefault="00724870">
            <w:pPr>
              <w:numPr>
                <w:ilvl w:val="0"/>
                <w:numId w:val="19"/>
              </w:numPr>
              <w:jc w:val="left"/>
            </w:pPr>
            <w:r>
              <w:rPr>
                <w:lang w:val="en-GB"/>
              </w:rPr>
              <w:t>The pressure setting is too low.</w:t>
            </w:r>
          </w:p>
          <w:p w14:paraId="017EFE98" w14:textId="77777777" w:rsidR="00724870" w:rsidRDefault="00724870">
            <w:pPr>
              <w:numPr>
                <w:ilvl w:val="0"/>
                <w:numId w:val="19"/>
              </w:numPr>
              <w:jc w:val="left"/>
              <w:rPr>
                <w:lang w:val="en-GB"/>
              </w:rPr>
            </w:pPr>
            <w:r>
              <w:rPr>
                <w:lang w:val="en-GB"/>
              </w:rPr>
              <w:t>The filter is clogged.</w:t>
            </w:r>
          </w:p>
        </w:tc>
      </w:tr>
    </w:tbl>
    <w:p w14:paraId="2A232CB2" w14:textId="77777777" w:rsidR="00724870" w:rsidRDefault="00724870" w:rsidP="00163309"/>
    <w:p w14:paraId="22766462" w14:textId="77777777" w:rsidR="000D411F" w:rsidRDefault="00724870" w:rsidP="00724870">
      <w:pPr>
        <w:pStyle w:val="Heading2"/>
        <w:rPr>
          <w:lang w:val="en-GB"/>
        </w:rPr>
      </w:pPr>
      <w:bookmarkStart w:id="905" w:name="_Toc149556520"/>
      <w:r>
        <w:rPr>
          <w:lang w:val="en-GB"/>
        </w:rPr>
        <w:t>Warnings</w:t>
      </w:r>
      <w:bookmarkEnd w:id="905"/>
    </w:p>
    <w:p w14:paraId="32F5D486" w14:textId="77777777" w:rsidR="00724870" w:rsidRDefault="00724870" w:rsidP="00724870">
      <w:pPr>
        <w:rPr>
          <w:lang w:val="en-GB"/>
        </w:rPr>
      </w:pPr>
      <w:r>
        <w:rPr>
          <w:lang w:val="en-GB"/>
        </w:rPr>
        <w:t xml:space="preserve">It is intended as a warning an event that will be raised to the operator by HMI or MES. It will not </w:t>
      </w:r>
      <w:r w:rsidR="00CB596E">
        <w:rPr>
          <w:lang w:val="en-GB"/>
        </w:rPr>
        <w:t>stop the sequence, but it has to be rectified by the maintenance as soon as possible</w:t>
      </w:r>
    </w:p>
    <w:tbl>
      <w:tblPr>
        <w:tblStyle w:val="TableTheme"/>
        <w:tblW w:w="9889" w:type="dxa"/>
        <w:tblLook w:val="04A0" w:firstRow="1" w:lastRow="0" w:firstColumn="1" w:lastColumn="0" w:noHBand="0" w:noVBand="1"/>
      </w:tblPr>
      <w:tblGrid>
        <w:gridCol w:w="3085"/>
        <w:gridCol w:w="3260"/>
        <w:gridCol w:w="3544"/>
      </w:tblGrid>
      <w:tr w:rsidR="00CB596E" w:rsidRPr="009B19BA" w14:paraId="1102720B" w14:textId="77777777" w:rsidTr="006232E6">
        <w:tc>
          <w:tcPr>
            <w:tcW w:w="3085" w:type="dxa"/>
            <w:shd w:val="clear" w:color="auto" w:fill="D9D9D9" w:themeFill="background1" w:themeFillShade="D9"/>
            <w:vAlign w:val="center"/>
          </w:tcPr>
          <w:p w14:paraId="1BE6F91D" w14:textId="77777777" w:rsidR="00CB596E" w:rsidRPr="009B19BA" w:rsidRDefault="00CB596E" w:rsidP="006232E6">
            <w:pPr>
              <w:jc w:val="left"/>
              <w:rPr>
                <w:lang w:val="en-GB"/>
              </w:rPr>
            </w:pPr>
            <w:r>
              <w:rPr>
                <w:lang w:val="en-GB"/>
              </w:rPr>
              <w:t>Alarm</w:t>
            </w:r>
          </w:p>
        </w:tc>
        <w:tc>
          <w:tcPr>
            <w:tcW w:w="3260" w:type="dxa"/>
            <w:shd w:val="clear" w:color="auto" w:fill="D9D9D9" w:themeFill="background1" w:themeFillShade="D9"/>
            <w:vAlign w:val="center"/>
          </w:tcPr>
          <w:p w14:paraId="06EF9E9D" w14:textId="77777777" w:rsidR="00CB596E" w:rsidRPr="009B19BA" w:rsidRDefault="00CB596E" w:rsidP="006232E6">
            <w:pPr>
              <w:jc w:val="left"/>
              <w:rPr>
                <w:lang w:val="en-GB"/>
              </w:rPr>
            </w:pPr>
            <w:r>
              <w:rPr>
                <w:lang w:val="en-GB"/>
              </w:rPr>
              <w:t>Description</w:t>
            </w:r>
          </w:p>
        </w:tc>
        <w:tc>
          <w:tcPr>
            <w:tcW w:w="3544" w:type="dxa"/>
            <w:shd w:val="clear" w:color="auto" w:fill="D9D9D9" w:themeFill="background1" w:themeFillShade="D9"/>
            <w:vAlign w:val="center"/>
          </w:tcPr>
          <w:p w14:paraId="31A48EAE" w14:textId="77777777" w:rsidR="00CB596E" w:rsidRPr="009B19BA" w:rsidRDefault="00CB596E" w:rsidP="006232E6">
            <w:pPr>
              <w:jc w:val="left"/>
              <w:rPr>
                <w:lang w:val="en-GB"/>
              </w:rPr>
            </w:pPr>
            <w:r>
              <w:rPr>
                <w:lang w:val="en-GB"/>
              </w:rPr>
              <w:t>Possible causes</w:t>
            </w:r>
          </w:p>
        </w:tc>
      </w:tr>
      <w:tr w:rsidR="00CB596E" w14:paraId="22158048" w14:textId="77777777" w:rsidTr="006232E6">
        <w:trPr>
          <w:trHeight w:val="828"/>
        </w:trPr>
        <w:tc>
          <w:tcPr>
            <w:tcW w:w="3085" w:type="dxa"/>
            <w:vAlign w:val="center"/>
          </w:tcPr>
          <w:p w14:paraId="25DDD8C1" w14:textId="77777777" w:rsidR="00CB596E" w:rsidRDefault="00CB596E" w:rsidP="006232E6">
            <w:pPr>
              <w:jc w:val="left"/>
            </w:pPr>
            <w:r>
              <w:t>Loading too long time</w:t>
            </w:r>
          </w:p>
        </w:tc>
        <w:tc>
          <w:tcPr>
            <w:tcW w:w="3260" w:type="dxa"/>
            <w:vAlign w:val="center"/>
          </w:tcPr>
          <w:p w14:paraId="4AD125E6" w14:textId="77777777" w:rsidR="00CB596E" w:rsidRDefault="00CB596E" w:rsidP="006232E6">
            <w:pPr>
              <w:jc w:val="left"/>
            </w:pPr>
            <w:r>
              <w:t>Timeout for loading the transport vessel</w:t>
            </w:r>
          </w:p>
        </w:tc>
        <w:tc>
          <w:tcPr>
            <w:tcW w:w="3544" w:type="dxa"/>
            <w:vAlign w:val="center"/>
          </w:tcPr>
          <w:p w14:paraId="54A7D4D3" w14:textId="77777777" w:rsidR="00CB596E" w:rsidRDefault="00CB596E">
            <w:pPr>
              <w:numPr>
                <w:ilvl w:val="0"/>
                <w:numId w:val="19"/>
              </w:numPr>
              <w:jc w:val="left"/>
              <w:rPr>
                <w:lang w:val="en-GB"/>
              </w:rPr>
            </w:pPr>
            <w:r>
              <w:rPr>
                <w:lang w:val="en-GB"/>
              </w:rPr>
              <w:t xml:space="preserve">Not enough product to load the transport vessel </w:t>
            </w:r>
          </w:p>
          <w:p w14:paraId="459C8E8D" w14:textId="77777777" w:rsidR="00CB596E" w:rsidRDefault="00CB596E">
            <w:pPr>
              <w:numPr>
                <w:ilvl w:val="0"/>
                <w:numId w:val="19"/>
              </w:numPr>
              <w:jc w:val="left"/>
              <w:rPr>
                <w:lang w:val="en-GB"/>
              </w:rPr>
            </w:pPr>
            <w:r>
              <w:rPr>
                <w:lang w:val="en-GB"/>
              </w:rPr>
              <w:t>High level transport vessel instrument failure</w:t>
            </w:r>
          </w:p>
        </w:tc>
      </w:tr>
      <w:tr w:rsidR="00CB596E" w14:paraId="37C774AF" w14:textId="77777777" w:rsidTr="006232E6">
        <w:trPr>
          <w:trHeight w:val="1712"/>
        </w:trPr>
        <w:tc>
          <w:tcPr>
            <w:tcW w:w="3085" w:type="dxa"/>
            <w:vAlign w:val="center"/>
          </w:tcPr>
          <w:p w14:paraId="2DE70174" w14:textId="77777777" w:rsidR="00CB596E" w:rsidRDefault="00CB596E" w:rsidP="006232E6">
            <w:pPr>
              <w:jc w:val="left"/>
              <w:rPr>
                <w:lang w:val="en-GB"/>
              </w:rPr>
            </w:pPr>
            <w:r>
              <w:rPr>
                <w:lang w:val="en-GB"/>
              </w:rPr>
              <w:t xml:space="preserve">High level transport vessel </w:t>
            </w:r>
            <w:r w:rsidRPr="00B14327">
              <w:rPr>
                <w:lang w:val="en-GB"/>
              </w:rPr>
              <w:t>and empty line in conveying</w:t>
            </w:r>
          </w:p>
        </w:tc>
        <w:tc>
          <w:tcPr>
            <w:tcW w:w="3260" w:type="dxa"/>
            <w:vAlign w:val="center"/>
          </w:tcPr>
          <w:p w14:paraId="122F9AEE" w14:textId="77777777" w:rsidR="00CB596E" w:rsidRDefault="00CB596E" w:rsidP="006232E6">
            <w:pPr>
              <w:jc w:val="left"/>
              <w:rPr>
                <w:lang w:val="en-GB"/>
              </w:rPr>
            </w:pPr>
            <w:r>
              <w:rPr>
                <w:lang w:val="en-GB"/>
              </w:rPr>
              <w:t xml:space="preserve">The high level of the transport vessel signals while the pressure drops below the empty line pressure in conveying </w:t>
            </w:r>
          </w:p>
        </w:tc>
        <w:tc>
          <w:tcPr>
            <w:tcW w:w="3544" w:type="dxa"/>
            <w:vAlign w:val="center"/>
          </w:tcPr>
          <w:p w14:paraId="4757637E" w14:textId="77777777" w:rsidR="00CB596E" w:rsidRDefault="00CB596E">
            <w:pPr>
              <w:numPr>
                <w:ilvl w:val="0"/>
                <w:numId w:val="19"/>
              </w:numPr>
              <w:jc w:val="left"/>
              <w:rPr>
                <w:lang w:val="en-GB"/>
              </w:rPr>
            </w:pPr>
            <w:r>
              <w:rPr>
                <w:lang w:val="en-GB"/>
              </w:rPr>
              <w:t>Level switch fault</w:t>
            </w:r>
          </w:p>
          <w:p w14:paraId="7E90BA1A" w14:textId="77777777" w:rsidR="00CB596E" w:rsidRDefault="00CB596E">
            <w:pPr>
              <w:numPr>
                <w:ilvl w:val="0"/>
                <w:numId w:val="19"/>
              </w:numPr>
              <w:jc w:val="left"/>
              <w:rPr>
                <w:lang w:val="en-GB"/>
              </w:rPr>
            </w:pPr>
            <w:r>
              <w:rPr>
                <w:lang w:val="en-GB"/>
              </w:rPr>
              <w:t>Air failure</w:t>
            </w:r>
          </w:p>
          <w:p w14:paraId="114075C7" w14:textId="77777777" w:rsidR="00CB596E" w:rsidRDefault="00CB596E">
            <w:pPr>
              <w:numPr>
                <w:ilvl w:val="0"/>
                <w:numId w:val="19"/>
              </w:numPr>
              <w:jc w:val="left"/>
              <w:rPr>
                <w:lang w:val="en-GB"/>
              </w:rPr>
            </w:pPr>
            <w:r>
              <w:rPr>
                <w:lang w:val="en-GB"/>
              </w:rPr>
              <w:t>Pilot line leaks</w:t>
            </w:r>
          </w:p>
          <w:p w14:paraId="70F3105B" w14:textId="77777777" w:rsidR="00CB596E" w:rsidRPr="00A41AF7" w:rsidRDefault="00CB596E">
            <w:pPr>
              <w:numPr>
                <w:ilvl w:val="0"/>
                <w:numId w:val="19"/>
              </w:numPr>
              <w:jc w:val="left"/>
              <w:rPr>
                <w:lang w:val="en-GB"/>
              </w:rPr>
            </w:pPr>
            <w:r>
              <w:rPr>
                <w:lang w:val="en-GB"/>
              </w:rPr>
              <w:t>Pressure transmitter failure</w:t>
            </w:r>
          </w:p>
        </w:tc>
      </w:tr>
      <w:tr w:rsidR="00CB596E" w14:paraId="48802745" w14:textId="77777777" w:rsidTr="006232E6">
        <w:tc>
          <w:tcPr>
            <w:tcW w:w="3085" w:type="dxa"/>
            <w:vAlign w:val="center"/>
          </w:tcPr>
          <w:p w14:paraId="79D440B3" w14:textId="77777777" w:rsidR="00CB596E" w:rsidRDefault="00CB596E" w:rsidP="006232E6">
            <w:pPr>
              <w:jc w:val="left"/>
              <w:rPr>
                <w:lang w:val="en-GB"/>
              </w:rPr>
            </w:pPr>
            <w:r w:rsidRPr="00823E04">
              <w:rPr>
                <w:lang w:val="en-GB"/>
              </w:rPr>
              <w:t xml:space="preserve">Pressurization of </w:t>
            </w:r>
            <w:r>
              <w:rPr>
                <w:lang w:val="en-GB"/>
              </w:rPr>
              <w:t xml:space="preserve">the transport vessel </w:t>
            </w:r>
            <w:r w:rsidRPr="00823E04">
              <w:rPr>
                <w:lang w:val="en-GB"/>
              </w:rPr>
              <w:t>too long</w:t>
            </w:r>
          </w:p>
        </w:tc>
        <w:tc>
          <w:tcPr>
            <w:tcW w:w="3260" w:type="dxa"/>
            <w:vAlign w:val="center"/>
          </w:tcPr>
          <w:p w14:paraId="5EC31F24" w14:textId="77777777" w:rsidR="00CB596E" w:rsidRDefault="00CB596E" w:rsidP="006232E6">
            <w:pPr>
              <w:jc w:val="left"/>
              <w:rPr>
                <w:lang w:val="en-GB"/>
              </w:rPr>
            </w:pPr>
            <w:r>
              <w:rPr>
                <w:lang w:val="en-GB"/>
              </w:rPr>
              <w:t>The transport pressure is not reached inside the given time</w:t>
            </w:r>
          </w:p>
        </w:tc>
        <w:tc>
          <w:tcPr>
            <w:tcW w:w="3544" w:type="dxa"/>
          </w:tcPr>
          <w:p w14:paraId="7E8E9BB0" w14:textId="77777777" w:rsidR="00CB596E" w:rsidRDefault="00CB596E">
            <w:pPr>
              <w:numPr>
                <w:ilvl w:val="0"/>
                <w:numId w:val="19"/>
              </w:numPr>
              <w:jc w:val="left"/>
              <w:rPr>
                <w:lang w:val="en-GB"/>
              </w:rPr>
            </w:pPr>
            <w:r>
              <w:rPr>
                <w:lang w:val="en-GB"/>
              </w:rPr>
              <w:t>Air failure</w:t>
            </w:r>
          </w:p>
          <w:p w14:paraId="3FF7B98E" w14:textId="77777777" w:rsidR="00CB596E" w:rsidRDefault="00CB596E">
            <w:pPr>
              <w:numPr>
                <w:ilvl w:val="0"/>
                <w:numId w:val="19"/>
              </w:numPr>
              <w:jc w:val="left"/>
              <w:rPr>
                <w:lang w:val="en-GB"/>
              </w:rPr>
            </w:pPr>
            <w:r>
              <w:rPr>
                <w:lang w:val="en-GB"/>
              </w:rPr>
              <w:t>Pilot line leaks</w:t>
            </w:r>
          </w:p>
          <w:p w14:paraId="1D9657ED" w14:textId="77777777" w:rsidR="00CB596E" w:rsidRDefault="00CB596E">
            <w:pPr>
              <w:numPr>
                <w:ilvl w:val="0"/>
                <w:numId w:val="21"/>
              </w:numPr>
              <w:jc w:val="left"/>
              <w:rPr>
                <w:lang w:val="en-GB"/>
              </w:rPr>
            </w:pPr>
            <w:r>
              <w:rPr>
                <w:lang w:val="en-GB"/>
              </w:rPr>
              <w:t>Pressure transmitter failure</w:t>
            </w:r>
          </w:p>
          <w:p w14:paraId="2BB7E2AF" w14:textId="77777777" w:rsidR="00CB596E" w:rsidRDefault="00CB596E">
            <w:pPr>
              <w:numPr>
                <w:ilvl w:val="0"/>
                <w:numId w:val="21"/>
              </w:numPr>
              <w:jc w:val="left"/>
              <w:rPr>
                <w:lang w:val="en-GB"/>
              </w:rPr>
            </w:pPr>
            <w:r>
              <w:rPr>
                <w:lang w:val="en-GB"/>
              </w:rPr>
              <w:lastRenderedPageBreak/>
              <w:t>No product was loaded inside the transport vessel</w:t>
            </w:r>
          </w:p>
        </w:tc>
      </w:tr>
    </w:tbl>
    <w:p w14:paraId="776F57C8" w14:textId="77777777" w:rsidR="00CB596E" w:rsidRPr="00CB596E" w:rsidRDefault="00CB596E" w:rsidP="00724870"/>
    <w:p w14:paraId="05878C12" w14:textId="77777777" w:rsidR="0041627B" w:rsidRPr="0041627B" w:rsidRDefault="0041627B" w:rsidP="0041627B">
      <w:pPr>
        <w:pStyle w:val="Heading2"/>
        <w:rPr>
          <w:lang w:val="en-GB"/>
        </w:rPr>
      </w:pPr>
      <w:bookmarkStart w:id="906" w:name="_Toc132624322"/>
      <w:bookmarkStart w:id="907" w:name="_Toc149556521"/>
      <w:r w:rsidRPr="0041627B">
        <w:rPr>
          <w:lang w:val="en-GB"/>
        </w:rPr>
        <w:t>Interlocks</w:t>
      </w:r>
      <w:bookmarkEnd w:id="906"/>
      <w:bookmarkEnd w:id="907"/>
    </w:p>
    <w:p w14:paraId="3C153E1E" w14:textId="77777777" w:rsidR="0041627B" w:rsidRDefault="0041627B" w:rsidP="0041627B">
      <w:pPr>
        <w:rPr>
          <w:rFonts w:cs="Arial"/>
          <w:sz w:val="28"/>
          <w:szCs w:val="28"/>
        </w:rPr>
      </w:pPr>
      <w:r>
        <w:rPr>
          <w:rFonts w:cs="Arial"/>
          <w:sz w:val="28"/>
          <w:szCs w:val="28"/>
        </w:rPr>
        <w:t>The following list contains the interlocks that are considered active on each phase of the process. These interlocks will not be available if the system is in Manual Mode.</w:t>
      </w:r>
    </w:p>
    <w:p w14:paraId="15FCEBDA" w14:textId="77777777" w:rsidR="0041627B" w:rsidRDefault="0041627B" w:rsidP="0041627B">
      <w:pPr>
        <w:rPr>
          <w:rFonts w:cs="Arial"/>
          <w:sz w:val="28"/>
          <w:szCs w:val="28"/>
        </w:rPr>
      </w:pPr>
    </w:p>
    <w:tbl>
      <w:tblPr>
        <w:tblStyle w:val="TableGrid"/>
        <w:tblW w:w="0" w:type="auto"/>
        <w:tblLook w:val="04A0" w:firstRow="1" w:lastRow="0" w:firstColumn="1" w:lastColumn="0" w:noHBand="0" w:noVBand="1"/>
      </w:tblPr>
      <w:tblGrid>
        <w:gridCol w:w="2412"/>
        <w:gridCol w:w="2404"/>
        <w:gridCol w:w="2408"/>
        <w:gridCol w:w="2404"/>
      </w:tblGrid>
      <w:tr w:rsidR="0041627B" w14:paraId="4B66B29B" w14:textId="77777777" w:rsidTr="00D47B29">
        <w:tc>
          <w:tcPr>
            <w:tcW w:w="2412" w:type="dxa"/>
            <w:shd w:val="clear" w:color="auto" w:fill="D9D9D9" w:themeFill="background1" w:themeFillShade="D9"/>
          </w:tcPr>
          <w:p w14:paraId="22F0D3B4" w14:textId="77777777" w:rsidR="0041627B" w:rsidRPr="00305062" w:rsidRDefault="0041627B" w:rsidP="009A767E">
            <w:pPr>
              <w:jc w:val="center"/>
              <w:rPr>
                <w:rFonts w:cs="Arial"/>
                <w:b/>
                <w:bCs/>
                <w:sz w:val="28"/>
                <w:szCs w:val="28"/>
              </w:rPr>
            </w:pPr>
            <w:r w:rsidRPr="00305062">
              <w:rPr>
                <w:rFonts w:cs="Arial"/>
                <w:b/>
                <w:bCs/>
                <w:sz w:val="28"/>
                <w:szCs w:val="28"/>
              </w:rPr>
              <w:t>Interlock</w:t>
            </w:r>
          </w:p>
        </w:tc>
        <w:tc>
          <w:tcPr>
            <w:tcW w:w="2404" w:type="dxa"/>
            <w:shd w:val="clear" w:color="auto" w:fill="D9D9D9" w:themeFill="background1" w:themeFillShade="D9"/>
          </w:tcPr>
          <w:p w14:paraId="0BF65B23" w14:textId="77777777" w:rsidR="0041627B" w:rsidRPr="00305062" w:rsidRDefault="0041627B" w:rsidP="009A767E">
            <w:pPr>
              <w:jc w:val="center"/>
              <w:rPr>
                <w:rFonts w:cs="Arial"/>
                <w:b/>
                <w:bCs/>
                <w:sz w:val="28"/>
                <w:szCs w:val="28"/>
              </w:rPr>
            </w:pPr>
            <w:r w:rsidRPr="00305062">
              <w:rPr>
                <w:rFonts w:cs="Arial"/>
                <w:b/>
                <w:bCs/>
                <w:sz w:val="28"/>
                <w:szCs w:val="28"/>
              </w:rPr>
              <w:t>Cause</w:t>
            </w:r>
          </w:p>
        </w:tc>
        <w:tc>
          <w:tcPr>
            <w:tcW w:w="2408" w:type="dxa"/>
            <w:shd w:val="clear" w:color="auto" w:fill="D9D9D9" w:themeFill="background1" w:themeFillShade="D9"/>
          </w:tcPr>
          <w:p w14:paraId="051310C8" w14:textId="77777777" w:rsidR="0041627B" w:rsidRPr="00305062" w:rsidRDefault="0041627B" w:rsidP="009A767E">
            <w:pPr>
              <w:jc w:val="center"/>
              <w:rPr>
                <w:rFonts w:cs="Arial"/>
                <w:b/>
                <w:bCs/>
                <w:sz w:val="28"/>
                <w:szCs w:val="28"/>
              </w:rPr>
            </w:pPr>
            <w:r w:rsidRPr="00305062">
              <w:rPr>
                <w:rFonts w:cs="Arial"/>
                <w:b/>
                <w:bCs/>
                <w:sz w:val="28"/>
                <w:szCs w:val="28"/>
              </w:rPr>
              <w:t>Effect</w:t>
            </w:r>
          </w:p>
        </w:tc>
        <w:tc>
          <w:tcPr>
            <w:tcW w:w="2404" w:type="dxa"/>
            <w:shd w:val="clear" w:color="auto" w:fill="D9D9D9" w:themeFill="background1" w:themeFillShade="D9"/>
          </w:tcPr>
          <w:p w14:paraId="47776B93" w14:textId="77777777" w:rsidR="0041627B" w:rsidRPr="00305062" w:rsidRDefault="0041627B" w:rsidP="009A767E">
            <w:pPr>
              <w:jc w:val="center"/>
              <w:rPr>
                <w:rFonts w:cs="Arial"/>
                <w:b/>
                <w:bCs/>
                <w:sz w:val="28"/>
                <w:szCs w:val="28"/>
              </w:rPr>
            </w:pPr>
            <w:r w:rsidRPr="00305062">
              <w:rPr>
                <w:rFonts w:cs="Arial"/>
                <w:b/>
                <w:bCs/>
                <w:sz w:val="28"/>
                <w:szCs w:val="28"/>
              </w:rPr>
              <w:t>Value</w:t>
            </w:r>
          </w:p>
        </w:tc>
      </w:tr>
      <w:tr w:rsidR="00D47B29" w:rsidRPr="00D47B29" w14:paraId="1019E56F" w14:textId="77777777" w:rsidTr="00D47B29">
        <w:trPr>
          <w:trHeight w:val="300"/>
          <w:ins w:id="908" w:author="Kasper Simonsen" w:date="2023-10-25T14:03:00Z"/>
        </w:trPr>
        <w:tc>
          <w:tcPr>
            <w:tcW w:w="2412" w:type="dxa"/>
            <w:hideMark/>
          </w:tcPr>
          <w:p w14:paraId="3DDEB3BC" w14:textId="77777777" w:rsidR="00D47B29" w:rsidRPr="00D47B29" w:rsidRDefault="00D47B29" w:rsidP="00D47B29">
            <w:pPr>
              <w:spacing w:after="0"/>
              <w:jc w:val="center"/>
              <w:rPr>
                <w:ins w:id="909" w:author="Kasper Simonsen" w:date="2023-10-25T14:03:00Z"/>
                <w:rFonts w:ascii="Calibri" w:hAnsi="Calibri" w:cs="Calibri"/>
                <w:color w:val="000000"/>
                <w:sz w:val="22"/>
                <w:szCs w:val="22"/>
                <w:lang w:val="en-AU" w:eastAsia="en-AU"/>
              </w:rPr>
            </w:pPr>
            <w:ins w:id="910" w:author="Kasper Simonsen" w:date="2023-10-25T14:03:00Z">
              <w:r w:rsidRPr="00D47B29">
                <w:rPr>
                  <w:rFonts w:ascii="Calibri" w:hAnsi="Calibri" w:cs="Calibri"/>
                  <w:color w:val="000000"/>
                  <w:sz w:val="22"/>
                  <w:szCs w:val="22"/>
                  <w:lang w:val="en-AU" w:eastAsia="en-AU"/>
                </w:rPr>
                <w:t>Any Emergency pushbutton pressed</w:t>
              </w:r>
            </w:ins>
          </w:p>
        </w:tc>
        <w:tc>
          <w:tcPr>
            <w:tcW w:w="2404" w:type="dxa"/>
            <w:hideMark/>
          </w:tcPr>
          <w:p w14:paraId="23A1FB74" w14:textId="77777777" w:rsidR="00D47B29" w:rsidRPr="00D47B29" w:rsidRDefault="00D47B29" w:rsidP="00D47B29">
            <w:pPr>
              <w:spacing w:after="0"/>
              <w:jc w:val="center"/>
              <w:rPr>
                <w:ins w:id="911" w:author="Kasper Simonsen" w:date="2023-10-25T14:03:00Z"/>
                <w:rFonts w:ascii="Calibri" w:hAnsi="Calibri" w:cs="Calibri"/>
                <w:color w:val="000000"/>
                <w:sz w:val="22"/>
                <w:szCs w:val="22"/>
                <w:lang w:val="en-AU" w:eastAsia="en-AU"/>
              </w:rPr>
            </w:pPr>
            <w:ins w:id="912" w:author="Kasper Simonsen" w:date="2023-10-25T14:03:00Z">
              <w:r w:rsidRPr="00D47B29">
                <w:rPr>
                  <w:rFonts w:ascii="Calibri" w:hAnsi="Calibri" w:cs="Calibri"/>
                  <w:color w:val="000000"/>
                  <w:sz w:val="22"/>
                  <w:szCs w:val="22"/>
                  <w:lang w:val="en-AU" w:eastAsia="en-AU"/>
                </w:rPr>
                <w:t>emergency pushbutton pressed</w:t>
              </w:r>
            </w:ins>
          </w:p>
        </w:tc>
        <w:tc>
          <w:tcPr>
            <w:tcW w:w="2408" w:type="dxa"/>
            <w:hideMark/>
          </w:tcPr>
          <w:p w14:paraId="183867E9" w14:textId="77777777" w:rsidR="00D47B29" w:rsidRPr="00D47B29" w:rsidRDefault="00D47B29" w:rsidP="00D47B29">
            <w:pPr>
              <w:spacing w:after="0"/>
              <w:jc w:val="center"/>
              <w:rPr>
                <w:ins w:id="913" w:author="Kasper Simonsen" w:date="2023-10-25T14:03:00Z"/>
                <w:rFonts w:ascii="Calibri" w:hAnsi="Calibri" w:cs="Calibri"/>
                <w:color w:val="000000"/>
                <w:sz w:val="22"/>
                <w:szCs w:val="22"/>
                <w:lang w:val="en-AU" w:eastAsia="en-AU"/>
              </w:rPr>
            </w:pPr>
            <w:ins w:id="914" w:author="Kasper Simonsen" w:date="2023-10-25T14:03:00Z">
              <w:r w:rsidRPr="00D47B29">
                <w:rPr>
                  <w:rFonts w:ascii="Calibri" w:hAnsi="Calibri" w:cs="Calibri"/>
                  <w:color w:val="000000"/>
                  <w:sz w:val="22"/>
                  <w:szCs w:val="22"/>
                  <w:lang w:val="en-AU" w:eastAsia="en-AU"/>
                </w:rPr>
                <w:t>Auxiliary voltage Cut OFF</w:t>
              </w:r>
            </w:ins>
          </w:p>
        </w:tc>
        <w:tc>
          <w:tcPr>
            <w:tcW w:w="2404" w:type="dxa"/>
            <w:hideMark/>
          </w:tcPr>
          <w:p w14:paraId="46F71628" w14:textId="77777777" w:rsidR="00D47B29" w:rsidRPr="00D47B29" w:rsidRDefault="00D47B29" w:rsidP="00D47B29">
            <w:pPr>
              <w:spacing w:after="0"/>
              <w:jc w:val="center"/>
              <w:rPr>
                <w:ins w:id="915" w:author="Kasper Simonsen" w:date="2023-10-25T14:03:00Z"/>
                <w:rFonts w:ascii="Calibri" w:hAnsi="Calibri" w:cs="Calibri"/>
                <w:color w:val="000000"/>
                <w:sz w:val="22"/>
                <w:szCs w:val="22"/>
                <w:lang w:val="en-AU" w:eastAsia="en-AU"/>
              </w:rPr>
            </w:pPr>
            <w:ins w:id="916" w:author="Kasper Simonsen" w:date="2023-10-25T14:03:00Z">
              <w:r w:rsidRPr="00D47B29">
                <w:rPr>
                  <w:rFonts w:ascii="Calibri" w:hAnsi="Calibri" w:cs="Calibri"/>
                  <w:color w:val="000000"/>
                  <w:sz w:val="22"/>
                  <w:szCs w:val="22"/>
                  <w:lang w:val="en-AU" w:eastAsia="en-AU"/>
                </w:rPr>
                <w:t>ON/OFF</w:t>
              </w:r>
            </w:ins>
          </w:p>
        </w:tc>
      </w:tr>
      <w:tr w:rsidR="00D47B29" w:rsidRPr="00D47B29" w14:paraId="6A949704" w14:textId="77777777" w:rsidTr="00D47B29">
        <w:trPr>
          <w:trHeight w:val="600"/>
          <w:ins w:id="917" w:author="Kasper Simonsen" w:date="2023-10-25T14:03:00Z"/>
        </w:trPr>
        <w:tc>
          <w:tcPr>
            <w:tcW w:w="2412" w:type="dxa"/>
            <w:hideMark/>
          </w:tcPr>
          <w:p w14:paraId="4C839230" w14:textId="77777777" w:rsidR="00D47B29" w:rsidRPr="00D47B29" w:rsidRDefault="00D47B29" w:rsidP="00D47B29">
            <w:pPr>
              <w:spacing w:after="0"/>
              <w:jc w:val="center"/>
              <w:rPr>
                <w:ins w:id="918" w:author="Kasper Simonsen" w:date="2023-10-25T14:03:00Z"/>
                <w:rFonts w:ascii="Calibri" w:hAnsi="Calibri" w:cs="Calibri"/>
                <w:color w:val="000000"/>
                <w:sz w:val="22"/>
                <w:szCs w:val="22"/>
                <w:lang w:val="en-AU" w:eastAsia="en-AU"/>
              </w:rPr>
            </w:pPr>
            <w:ins w:id="919" w:author="Kasper Simonsen" w:date="2023-10-25T14:03:00Z">
              <w:r w:rsidRPr="00D47B29">
                <w:rPr>
                  <w:rFonts w:ascii="Calibri" w:hAnsi="Calibri" w:cs="Calibri"/>
                  <w:color w:val="000000"/>
                  <w:sz w:val="22"/>
                  <w:szCs w:val="22"/>
                  <w:lang w:val="en-AU" w:eastAsia="en-AU"/>
                </w:rPr>
                <w:t>PDIT135 Alarm or Instrument Failure</w:t>
              </w:r>
            </w:ins>
          </w:p>
        </w:tc>
        <w:tc>
          <w:tcPr>
            <w:tcW w:w="2404" w:type="dxa"/>
            <w:hideMark/>
          </w:tcPr>
          <w:p w14:paraId="6E8C247C" w14:textId="77777777" w:rsidR="00D47B29" w:rsidRPr="00D47B29" w:rsidRDefault="00D47B29" w:rsidP="00D47B29">
            <w:pPr>
              <w:spacing w:after="0"/>
              <w:jc w:val="center"/>
              <w:rPr>
                <w:ins w:id="920" w:author="Kasper Simonsen" w:date="2023-10-25T14:03:00Z"/>
                <w:rFonts w:ascii="Calibri" w:hAnsi="Calibri" w:cs="Calibri"/>
                <w:color w:val="000000"/>
                <w:sz w:val="22"/>
                <w:szCs w:val="22"/>
                <w:lang w:val="en-AU" w:eastAsia="en-AU"/>
              </w:rPr>
            </w:pPr>
            <w:ins w:id="921" w:author="Kasper Simonsen" w:date="2023-10-25T14:03:00Z">
              <w:r w:rsidRPr="00D47B29">
                <w:rPr>
                  <w:rFonts w:ascii="Calibri" w:hAnsi="Calibri" w:cs="Calibri"/>
                  <w:color w:val="000000"/>
                  <w:sz w:val="22"/>
                  <w:szCs w:val="22"/>
                  <w:lang w:val="en-AU" w:eastAsia="en-AU"/>
                </w:rPr>
                <w:t>Overpressure of the Hepa Filter GC004</w:t>
              </w:r>
            </w:ins>
          </w:p>
        </w:tc>
        <w:tc>
          <w:tcPr>
            <w:tcW w:w="2408" w:type="dxa"/>
            <w:hideMark/>
          </w:tcPr>
          <w:p w14:paraId="11609C37" w14:textId="77777777" w:rsidR="00D47B29" w:rsidRPr="00D47B29" w:rsidRDefault="00D47B29" w:rsidP="00D47B29">
            <w:pPr>
              <w:spacing w:after="0"/>
              <w:jc w:val="center"/>
              <w:rPr>
                <w:ins w:id="922" w:author="Kasper Simonsen" w:date="2023-10-25T14:03:00Z"/>
                <w:rFonts w:ascii="Calibri" w:hAnsi="Calibri" w:cs="Calibri"/>
                <w:color w:val="000000"/>
                <w:sz w:val="22"/>
                <w:szCs w:val="22"/>
                <w:lang w:val="en-AU" w:eastAsia="en-AU"/>
              </w:rPr>
            </w:pPr>
            <w:ins w:id="923" w:author="Kasper Simonsen" w:date="2023-10-25T14:03:00Z">
              <w:r w:rsidRPr="00D47B29">
                <w:rPr>
                  <w:rFonts w:ascii="Calibri" w:hAnsi="Calibri" w:cs="Calibri"/>
                  <w:color w:val="000000"/>
                  <w:sz w:val="22"/>
                  <w:szCs w:val="22"/>
                  <w:lang w:val="en-AU" w:eastAsia="en-AU"/>
                </w:rPr>
                <w:t>Unload of LFP Big Bag to TE005 not allowed</w:t>
              </w:r>
            </w:ins>
          </w:p>
        </w:tc>
        <w:tc>
          <w:tcPr>
            <w:tcW w:w="2404" w:type="dxa"/>
            <w:hideMark/>
          </w:tcPr>
          <w:p w14:paraId="4255A480" w14:textId="77777777" w:rsidR="00D47B29" w:rsidRPr="00D47B29" w:rsidRDefault="00D47B29" w:rsidP="00D47B29">
            <w:pPr>
              <w:spacing w:after="0"/>
              <w:jc w:val="center"/>
              <w:rPr>
                <w:ins w:id="924" w:author="Kasper Simonsen" w:date="2023-10-25T14:03:00Z"/>
                <w:rFonts w:ascii="Calibri" w:hAnsi="Calibri" w:cs="Calibri"/>
                <w:color w:val="000000"/>
                <w:sz w:val="22"/>
                <w:szCs w:val="22"/>
                <w:lang w:val="en-AU" w:eastAsia="en-AU"/>
              </w:rPr>
            </w:pPr>
            <w:ins w:id="925"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7188E70F" w14:textId="77777777" w:rsidTr="00D47B29">
        <w:trPr>
          <w:trHeight w:val="300"/>
          <w:ins w:id="926" w:author="Kasper Simonsen" w:date="2023-10-25T14:03:00Z"/>
        </w:trPr>
        <w:tc>
          <w:tcPr>
            <w:tcW w:w="2412" w:type="dxa"/>
            <w:hideMark/>
          </w:tcPr>
          <w:p w14:paraId="61727075" w14:textId="77777777" w:rsidR="00D47B29" w:rsidRPr="00D47B29" w:rsidRDefault="00D47B29" w:rsidP="00D47B29">
            <w:pPr>
              <w:spacing w:after="0"/>
              <w:jc w:val="center"/>
              <w:rPr>
                <w:ins w:id="927" w:author="Kasper Simonsen" w:date="2023-10-25T14:03:00Z"/>
                <w:rFonts w:ascii="Calibri" w:hAnsi="Calibri" w:cs="Calibri"/>
                <w:color w:val="000000"/>
                <w:sz w:val="22"/>
                <w:szCs w:val="22"/>
                <w:lang w:val="en-AU" w:eastAsia="en-AU"/>
              </w:rPr>
            </w:pPr>
            <w:ins w:id="928" w:author="Kasper Simonsen" w:date="2023-10-25T14:03:00Z">
              <w:r w:rsidRPr="00D47B29">
                <w:rPr>
                  <w:rFonts w:ascii="Calibri" w:hAnsi="Calibri" w:cs="Calibri"/>
                  <w:color w:val="000000"/>
                  <w:sz w:val="22"/>
                  <w:szCs w:val="22"/>
                  <w:lang w:val="en-AU" w:eastAsia="en-AU"/>
                </w:rPr>
                <w:t>AY052</w:t>
              </w:r>
            </w:ins>
          </w:p>
        </w:tc>
        <w:tc>
          <w:tcPr>
            <w:tcW w:w="2404" w:type="dxa"/>
            <w:hideMark/>
          </w:tcPr>
          <w:p w14:paraId="7E5129F1" w14:textId="77777777" w:rsidR="00D47B29" w:rsidRPr="00D47B29" w:rsidRDefault="00D47B29" w:rsidP="00D47B29">
            <w:pPr>
              <w:spacing w:after="0"/>
              <w:jc w:val="center"/>
              <w:rPr>
                <w:ins w:id="929" w:author="Kasper Simonsen" w:date="2023-10-25T14:03:00Z"/>
                <w:rFonts w:ascii="Calibri" w:hAnsi="Calibri" w:cs="Calibri"/>
                <w:color w:val="000000"/>
                <w:sz w:val="22"/>
                <w:szCs w:val="22"/>
                <w:lang w:val="en-AU" w:eastAsia="en-AU"/>
              </w:rPr>
            </w:pPr>
            <w:ins w:id="930" w:author="Kasper Simonsen" w:date="2023-10-25T14:03:00Z">
              <w:r w:rsidRPr="00D47B29">
                <w:rPr>
                  <w:rFonts w:ascii="Calibri" w:hAnsi="Calibri" w:cs="Calibri"/>
                  <w:color w:val="000000"/>
                  <w:sz w:val="22"/>
                  <w:szCs w:val="22"/>
                  <w:lang w:val="en-AU" w:eastAsia="en-AU"/>
                </w:rPr>
                <w:t>High Pressure to the vent line of TE005</w:t>
              </w:r>
            </w:ins>
          </w:p>
        </w:tc>
        <w:tc>
          <w:tcPr>
            <w:tcW w:w="2408" w:type="dxa"/>
            <w:hideMark/>
          </w:tcPr>
          <w:p w14:paraId="0AC302E8" w14:textId="77777777" w:rsidR="00D47B29" w:rsidRPr="00D47B29" w:rsidRDefault="00D47B29" w:rsidP="00D47B29">
            <w:pPr>
              <w:spacing w:after="0"/>
              <w:jc w:val="center"/>
              <w:rPr>
                <w:ins w:id="931" w:author="Kasper Simonsen" w:date="2023-10-25T14:03:00Z"/>
                <w:rFonts w:ascii="Calibri" w:hAnsi="Calibri" w:cs="Calibri"/>
                <w:color w:val="000000"/>
                <w:sz w:val="22"/>
                <w:szCs w:val="22"/>
                <w:lang w:val="en-AU" w:eastAsia="en-AU"/>
              </w:rPr>
            </w:pPr>
            <w:ins w:id="932" w:author="Kasper Simonsen" w:date="2023-10-25T14:03:00Z">
              <w:r w:rsidRPr="00D47B29">
                <w:rPr>
                  <w:rFonts w:ascii="Calibri" w:hAnsi="Calibri" w:cs="Calibri"/>
                  <w:color w:val="000000"/>
                  <w:sz w:val="22"/>
                  <w:szCs w:val="22"/>
                  <w:lang w:val="en-AU" w:eastAsia="en-AU"/>
                </w:rPr>
                <w:t>Unload of LFP Big Bag to TE005 not allowed</w:t>
              </w:r>
            </w:ins>
          </w:p>
        </w:tc>
        <w:tc>
          <w:tcPr>
            <w:tcW w:w="2404" w:type="dxa"/>
            <w:hideMark/>
          </w:tcPr>
          <w:p w14:paraId="76533799" w14:textId="77777777" w:rsidR="00D47B29" w:rsidRPr="00D47B29" w:rsidRDefault="00D47B29" w:rsidP="00D47B29">
            <w:pPr>
              <w:spacing w:after="0"/>
              <w:jc w:val="center"/>
              <w:rPr>
                <w:ins w:id="933" w:author="Kasper Simonsen" w:date="2023-10-25T14:03:00Z"/>
                <w:rFonts w:ascii="Calibri" w:hAnsi="Calibri" w:cs="Calibri"/>
                <w:color w:val="000000"/>
                <w:sz w:val="22"/>
                <w:szCs w:val="22"/>
                <w:lang w:val="en-AU" w:eastAsia="en-AU"/>
              </w:rPr>
            </w:pPr>
            <w:ins w:id="934" w:author="Kasper Simonsen" w:date="2023-10-25T14:03:00Z">
              <w:r w:rsidRPr="00D47B29">
                <w:rPr>
                  <w:rFonts w:ascii="Calibri" w:hAnsi="Calibri" w:cs="Calibri"/>
                  <w:color w:val="000000"/>
                  <w:sz w:val="22"/>
                  <w:szCs w:val="22"/>
                  <w:lang w:val="en-AU" w:eastAsia="en-AU"/>
                </w:rPr>
                <w:t>ON/OFF</w:t>
              </w:r>
            </w:ins>
          </w:p>
        </w:tc>
      </w:tr>
      <w:tr w:rsidR="00D47B29" w:rsidRPr="00D47B29" w14:paraId="47C96071" w14:textId="77777777" w:rsidTr="00D47B29">
        <w:trPr>
          <w:trHeight w:val="300"/>
          <w:ins w:id="935" w:author="Kasper Simonsen" w:date="2023-10-25T14:03:00Z"/>
        </w:trPr>
        <w:tc>
          <w:tcPr>
            <w:tcW w:w="2412" w:type="dxa"/>
            <w:hideMark/>
          </w:tcPr>
          <w:p w14:paraId="2C151BAB" w14:textId="77777777" w:rsidR="00D47B29" w:rsidRPr="00D47B29" w:rsidRDefault="00D47B29" w:rsidP="00D47B29">
            <w:pPr>
              <w:spacing w:after="0"/>
              <w:jc w:val="center"/>
              <w:rPr>
                <w:ins w:id="936" w:author="Kasper Simonsen" w:date="2023-10-25T14:03:00Z"/>
                <w:rFonts w:ascii="Calibri" w:hAnsi="Calibri" w:cs="Calibri"/>
                <w:color w:val="000000"/>
                <w:sz w:val="22"/>
                <w:szCs w:val="22"/>
                <w:lang w:val="en-AU" w:eastAsia="en-AU"/>
              </w:rPr>
            </w:pPr>
            <w:ins w:id="937" w:author="Kasper Simonsen" w:date="2023-10-25T14:03:00Z">
              <w:r w:rsidRPr="00D47B29">
                <w:rPr>
                  <w:rFonts w:ascii="Calibri" w:hAnsi="Calibri" w:cs="Calibri"/>
                  <w:color w:val="000000"/>
                  <w:sz w:val="22"/>
                  <w:szCs w:val="22"/>
                  <w:lang w:val="en-AU" w:eastAsia="en-AU"/>
                </w:rPr>
                <w:t>AY050</w:t>
              </w:r>
            </w:ins>
          </w:p>
        </w:tc>
        <w:tc>
          <w:tcPr>
            <w:tcW w:w="2404" w:type="dxa"/>
            <w:hideMark/>
          </w:tcPr>
          <w:p w14:paraId="40D33448" w14:textId="77777777" w:rsidR="00D47B29" w:rsidRPr="00D47B29" w:rsidRDefault="00D47B29" w:rsidP="00D47B29">
            <w:pPr>
              <w:spacing w:after="0"/>
              <w:jc w:val="center"/>
              <w:rPr>
                <w:ins w:id="938" w:author="Kasper Simonsen" w:date="2023-10-25T14:03:00Z"/>
                <w:rFonts w:ascii="Calibri" w:hAnsi="Calibri" w:cs="Calibri"/>
                <w:color w:val="000000"/>
                <w:sz w:val="22"/>
                <w:szCs w:val="22"/>
                <w:lang w:val="en-AU" w:eastAsia="en-AU"/>
              </w:rPr>
            </w:pPr>
            <w:ins w:id="939" w:author="Kasper Simonsen" w:date="2023-10-25T14:03:00Z">
              <w:r w:rsidRPr="00D47B29">
                <w:rPr>
                  <w:rFonts w:ascii="Calibri" w:hAnsi="Calibri" w:cs="Calibri"/>
                  <w:color w:val="000000"/>
                  <w:sz w:val="22"/>
                  <w:szCs w:val="22"/>
                  <w:lang w:val="en-AU" w:eastAsia="en-AU"/>
                </w:rPr>
                <w:t>High Pressure to the vent line of TE005</w:t>
              </w:r>
            </w:ins>
          </w:p>
        </w:tc>
        <w:tc>
          <w:tcPr>
            <w:tcW w:w="2408" w:type="dxa"/>
            <w:hideMark/>
          </w:tcPr>
          <w:p w14:paraId="01897ABD" w14:textId="77777777" w:rsidR="00D47B29" w:rsidRPr="00D47B29" w:rsidRDefault="00D47B29" w:rsidP="00D47B29">
            <w:pPr>
              <w:spacing w:after="0"/>
              <w:jc w:val="center"/>
              <w:rPr>
                <w:ins w:id="940" w:author="Kasper Simonsen" w:date="2023-10-25T14:03:00Z"/>
                <w:rFonts w:ascii="Calibri" w:hAnsi="Calibri" w:cs="Calibri"/>
                <w:color w:val="000000"/>
                <w:sz w:val="22"/>
                <w:szCs w:val="22"/>
                <w:lang w:val="en-AU" w:eastAsia="en-AU"/>
              </w:rPr>
            </w:pPr>
            <w:ins w:id="941" w:author="Kasper Simonsen" w:date="2023-10-25T14:03:00Z">
              <w:r w:rsidRPr="00D47B29">
                <w:rPr>
                  <w:rFonts w:ascii="Calibri" w:hAnsi="Calibri" w:cs="Calibri"/>
                  <w:color w:val="000000"/>
                  <w:sz w:val="22"/>
                  <w:szCs w:val="22"/>
                  <w:lang w:val="en-AU" w:eastAsia="en-AU"/>
                </w:rPr>
                <w:t>Unload of LFP Big Bag to TE005 not allowed</w:t>
              </w:r>
            </w:ins>
          </w:p>
        </w:tc>
        <w:tc>
          <w:tcPr>
            <w:tcW w:w="2404" w:type="dxa"/>
            <w:hideMark/>
          </w:tcPr>
          <w:p w14:paraId="12364A34" w14:textId="77777777" w:rsidR="00D47B29" w:rsidRPr="00D47B29" w:rsidRDefault="00D47B29" w:rsidP="00D47B29">
            <w:pPr>
              <w:spacing w:after="0"/>
              <w:jc w:val="center"/>
              <w:rPr>
                <w:ins w:id="942" w:author="Kasper Simonsen" w:date="2023-10-25T14:03:00Z"/>
                <w:rFonts w:ascii="Calibri" w:hAnsi="Calibri" w:cs="Calibri"/>
                <w:color w:val="000000"/>
                <w:sz w:val="22"/>
                <w:szCs w:val="22"/>
                <w:lang w:val="en-AU" w:eastAsia="en-AU"/>
              </w:rPr>
            </w:pPr>
            <w:ins w:id="943" w:author="Kasper Simonsen" w:date="2023-10-25T14:03:00Z">
              <w:r w:rsidRPr="00D47B29">
                <w:rPr>
                  <w:rFonts w:ascii="Calibri" w:hAnsi="Calibri" w:cs="Calibri"/>
                  <w:color w:val="000000"/>
                  <w:sz w:val="22"/>
                  <w:szCs w:val="22"/>
                  <w:lang w:val="en-AU" w:eastAsia="en-AU"/>
                </w:rPr>
                <w:t>ON/OFF</w:t>
              </w:r>
            </w:ins>
          </w:p>
        </w:tc>
      </w:tr>
      <w:tr w:rsidR="00D47B29" w:rsidRPr="00D47B29" w14:paraId="16F0C22E" w14:textId="77777777" w:rsidTr="00D47B29">
        <w:trPr>
          <w:trHeight w:val="300"/>
          <w:ins w:id="944" w:author="Kasper Simonsen" w:date="2023-10-25T14:03:00Z"/>
        </w:trPr>
        <w:tc>
          <w:tcPr>
            <w:tcW w:w="2412" w:type="dxa"/>
            <w:hideMark/>
          </w:tcPr>
          <w:p w14:paraId="1385B332" w14:textId="77777777" w:rsidR="00D47B29" w:rsidRPr="00D47B29" w:rsidRDefault="00D47B29" w:rsidP="00D47B29">
            <w:pPr>
              <w:spacing w:after="0"/>
              <w:jc w:val="center"/>
              <w:rPr>
                <w:ins w:id="945" w:author="Kasper Simonsen" w:date="2023-10-25T14:03:00Z"/>
                <w:rFonts w:ascii="Calibri" w:hAnsi="Calibri" w:cs="Calibri"/>
                <w:color w:val="000000"/>
                <w:sz w:val="22"/>
                <w:szCs w:val="22"/>
                <w:lang w:val="en-AU" w:eastAsia="en-AU"/>
              </w:rPr>
            </w:pPr>
            <w:ins w:id="946" w:author="Kasper Simonsen" w:date="2023-10-25T14:03:00Z">
              <w:r w:rsidRPr="00D47B29">
                <w:rPr>
                  <w:rFonts w:ascii="Calibri" w:hAnsi="Calibri" w:cs="Calibri"/>
                  <w:color w:val="000000"/>
                  <w:sz w:val="22"/>
                  <w:szCs w:val="22"/>
                  <w:lang w:val="en-AU" w:eastAsia="en-AU"/>
                </w:rPr>
                <w:t>PS051</w:t>
              </w:r>
            </w:ins>
          </w:p>
        </w:tc>
        <w:tc>
          <w:tcPr>
            <w:tcW w:w="2404" w:type="dxa"/>
            <w:hideMark/>
          </w:tcPr>
          <w:p w14:paraId="0B3842C2" w14:textId="77777777" w:rsidR="00D47B29" w:rsidRPr="00D47B29" w:rsidRDefault="00D47B29" w:rsidP="00D47B29">
            <w:pPr>
              <w:spacing w:after="0"/>
              <w:jc w:val="center"/>
              <w:rPr>
                <w:ins w:id="947" w:author="Kasper Simonsen" w:date="2023-10-25T14:03:00Z"/>
                <w:rFonts w:ascii="Calibri" w:hAnsi="Calibri" w:cs="Calibri"/>
                <w:color w:val="000000"/>
                <w:sz w:val="22"/>
                <w:szCs w:val="22"/>
                <w:lang w:val="en-AU" w:eastAsia="en-AU"/>
              </w:rPr>
            </w:pPr>
            <w:ins w:id="948" w:author="Kasper Simonsen" w:date="2023-10-25T14:03:00Z">
              <w:r w:rsidRPr="00D47B29">
                <w:rPr>
                  <w:rFonts w:ascii="Calibri" w:hAnsi="Calibri" w:cs="Calibri"/>
                  <w:color w:val="000000"/>
                  <w:sz w:val="22"/>
                  <w:szCs w:val="22"/>
                  <w:lang w:val="en-AU" w:eastAsia="en-AU"/>
                </w:rPr>
                <w:t>High Pressure to the vent line of TE005</w:t>
              </w:r>
            </w:ins>
          </w:p>
        </w:tc>
        <w:tc>
          <w:tcPr>
            <w:tcW w:w="2408" w:type="dxa"/>
            <w:hideMark/>
          </w:tcPr>
          <w:p w14:paraId="0865CBCB" w14:textId="77777777" w:rsidR="00D47B29" w:rsidRPr="00D47B29" w:rsidRDefault="00D47B29" w:rsidP="00D47B29">
            <w:pPr>
              <w:spacing w:after="0"/>
              <w:jc w:val="center"/>
              <w:rPr>
                <w:ins w:id="949" w:author="Kasper Simonsen" w:date="2023-10-25T14:03:00Z"/>
                <w:rFonts w:ascii="Calibri" w:hAnsi="Calibri" w:cs="Calibri"/>
                <w:color w:val="000000"/>
                <w:sz w:val="22"/>
                <w:szCs w:val="22"/>
                <w:lang w:val="en-AU" w:eastAsia="en-AU"/>
              </w:rPr>
            </w:pPr>
            <w:ins w:id="950" w:author="Kasper Simonsen" w:date="2023-10-25T14:03:00Z">
              <w:r w:rsidRPr="00D47B29">
                <w:rPr>
                  <w:rFonts w:ascii="Calibri" w:hAnsi="Calibri" w:cs="Calibri"/>
                  <w:color w:val="000000"/>
                  <w:sz w:val="22"/>
                  <w:szCs w:val="22"/>
                  <w:lang w:val="en-AU" w:eastAsia="en-AU"/>
                </w:rPr>
                <w:t>Unload of LFP Big Bag to TE005 not allowed</w:t>
              </w:r>
            </w:ins>
          </w:p>
        </w:tc>
        <w:tc>
          <w:tcPr>
            <w:tcW w:w="2404" w:type="dxa"/>
            <w:hideMark/>
          </w:tcPr>
          <w:p w14:paraId="4447F0E1" w14:textId="77777777" w:rsidR="00D47B29" w:rsidRPr="00D47B29" w:rsidRDefault="00D47B29" w:rsidP="00D47B29">
            <w:pPr>
              <w:spacing w:after="0"/>
              <w:jc w:val="center"/>
              <w:rPr>
                <w:ins w:id="951" w:author="Kasper Simonsen" w:date="2023-10-25T14:03:00Z"/>
                <w:rFonts w:ascii="Calibri" w:hAnsi="Calibri" w:cs="Calibri"/>
                <w:color w:val="000000"/>
                <w:sz w:val="22"/>
                <w:szCs w:val="22"/>
                <w:lang w:val="en-AU" w:eastAsia="en-AU"/>
              </w:rPr>
            </w:pPr>
            <w:ins w:id="952" w:author="Kasper Simonsen" w:date="2023-10-25T14:03:00Z">
              <w:r w:rsidRPr="00D47B29">
                <w:rPr>
                  <w:rFonts w:ascii="Calibri" w:hAnsi="Calibri" w:cs="Calibri"/>
                  <w:color w:val="000000"/>
                  <w:sz w:val="22"/>
                  <w:szCs w:val="22"/>
                  <w:lang w:val="en-AU" w:eastAsia="en-AU"/>
                </w:rPr>
                <w:t>ON/OFF</w:t>
              </w:r>
            </w:ins>
          </w:p>
        </w:tc>
      </w:tr>
      <w:tr w:rsidR="00D47B29" w:rsidRPr="00D47B29" w14:paraId="5231F259" w14:textId="77777777" w:rsidTr="00D47B29">
        <w:trPr>
          <w:trHeight w:val="300"/>
          <w:ins w:id="953" w:author="Kasper Simonsen" w:date="2023-10-25T14:03:00Z"/>
        </w:trPr>
        <w:tc>
          <w:tcPr>
            <w:tcW w:w="2412" w:type="dxa"/>
            <w:hideMark/>
          </w:tcPr>
          <w:p w14:paraId="2D561B68" w14:textId="77777777" w:rsidR="00D47B29" w:rsidRPr="00D47B29" w:rsidRDefault="00D47B29" w:rsidP="00D47B29">
            <w:pPr>
              <w:spacing w:after="0"/>
              <w:jc w:val="center"/>
              <w:rPr>
                <w:ins w:id="954" w:author="Kasper Simonsen" w:date="2023-10-25T14:03:00Z"/>
                <w:rFonts w:ascii="Calibri" w:hAnsi="Calibri" w:cs="Calibri"/>
                <w:color w:val="000000"/>
                <w:sz w:val="22"/>
                <w:szCs w:val="22"/>
                <w:lang w:val="en-AU" w:eastAsia="en-AU"/>
              </w:rPr>
            </w:pPr>
            <w:ins w:id="955" w:author="Kasper Simonsen" w:date="2023-10-25T14:03:00Z">
              <w:r w:rsidRPr="00D47B29">
                <w:rPr>
                  <w:rFonts w:ascii="Calibri" w:hAnsi="Calibri" w:cs="Calibri"/>
                  <w:color w:val="000000"/>
                  <w:sz w:val="22"/>
                  <w:szCs w:val="22"/>
                  <w:lang w:val="en-AU" w:eastAsia="en-AU"/>
                </w:rPr>
                <w:t>LSH039</w:t>
              </w:r>
            </w:ins>
          </w:p>
        </w:tc>
        <w:tc>
          <w:tcPr>
            <w:tcW w:w="2404" w:type="dxa"/>
            <w:hideMark/>
          </w:tcPr>
          <w:p w14:paraId="5B661D33" w14:textId="77777777" w:rsidR="00D47B29" w:rsidRPr="00D47B29" w:rsidRDefault="00D47B29" w:rsidP="00D47B29">
            <w:pPr>
              <w:spacing w:after="0"/>
              <w:jc w:val="center"/>
              <w:rPr>
                <w:ins w:id="956" w:author="Kasper Simonsen" w:date="2023-10-25T14:03:00Z"/>
                <w:rFonts w:ascii="Calibri" w:hAnsi="Calibri" w:cs="Calibri"/>
                <w:color w:val="000000"/>
                <w:sz w:val="22"/>
                <w:szCs w:val="22"/>
                <w:lang w:val="en-AU" w:eastAsia="en-AU"/>
              </w:rPr>
            </w:pPr>
            <w:ins w:id="957" w:author="Kasper Simonsen" w:date="2023-10-25T14:03:00Z">
              <w:r w:rsidRPr="00D47B29">
                <w:rPr>
                  <w:rFonts w:ascii="Calibri" w:hAnsi="Calibri" w:cs="Calibri"/>
                  <w:color w:val="000000"/>
                  <w:sz w:val="22"/>
                  <w:szCs w:val="22"/>
                  <w:lang w:val="en-AU" w:eastAsia="en-AU"/>
                </w:rPr>
                <w:t>High level covered in TE005</w:t>
              </w:r>
            </w:ins>
          </w:p>
        </w:tc>
        <w:tc>
          <w:tcPr>
            <w:tcW w:w="2408" w:type="dxa"/>
            <w:hideMark/>
          </w:tcPr>
          <w:p w14:paraId="777B251C" w14:textId="77777777" w:rsidR="00D47B29" w:rsidRPr="00D47B29" w:rsidRDefault="00D47B29" w:rsidP="00D47B29">
            <w:pPr>
              <w:spacing w:after="0"/>
              <w:jc w:val="center"/>
              <w:rPr>
                <w:ins w:id="958" w:author="Kasper Simonsen" w:date="2023-10-25T14:03:00Z"/>
                <w:rFonts w:ascii="Calibri" w:hAnsi="Calibri" w:cs="Calibri"/>
                <w:color w:val="000000"/>
                <w:sz w:val="22"/>
                <w:szCs w:val="22"/>
                <w:lang w:val="en-AU" w:eastAsia="en-AU"/>
              </w:rPr>
            </w:pPr>
            <w:ins w:id="959" w:author="Kasper Simonsen" w:date="2023-10-25T14:03:00Z">
              <w:r w:rsidRPr="00D47B29">
                <w:rPr>
                  <w:rFonts w:ascii="Calibri" w:hAnsi="Calibri" w:cs="Calibri"/>
                  <w:color w:val="000000"/>
                  <w:sz w:val="22"/>
                  <w:szCs w:val="22"/>
                  <w:lang w:val="en-AU" w:eastAsia="en-AU"/>
                </w:rPr>
                <w:t>Unload of LFP Big Bag to TE005 not allowed</w:t>
              </w:r>
            </w:ins>
          </w:p>
        </w:tc>
        <w:tc>
          <w:tcPr>
            <w:tcW w:w="2404" w:type="dxa"/>
            <w:hideMark/>
          </w:tcPr>
          <w:p w14:paraId="4A4B9F7A" w14:textId="77777777" w:rsidR="00D47B29" w:rsidRPr="00D47B29" w:rsidRDefault="00D47B29" w:rsidP="00D47B29">
            <w:pPr>
              <w:spacing w:after="0"/>
              <w:jc w:val="center"/>
              <w:rPr>
                <w:ins w:id="960" w:author="Kasper Simonsen" w:date="2023-10-25T14:03:00Z"/>
                <w:rFonts w:ascii="Calibri" w:hAnsi="Calibri" w:cs="Calibri"/>
                <w:color w:val="000000"/>
                <w:sz w:val="22"/>
                <w:szCs w:val="22"/>
                <w:lang w:val="en-AU" w:eastAsia="en-AU"/>
              </w:rPr>
            </w:pPr>
            <w:ins w:id="961" w:author="Kasper Simonsen" w:date="2023-10-25T14:03:00Z">
              <w:r w:rsidRPr="00D47B29">
                <w:rPr>
                  <w:rFonts w:ascii="Calibri" w:hAnsi="Calibri" w:cs="Calibri"/>
                  <w:color w:val="000000"/>
                  <w:sz w:val="22"/>
                  <w:szCs w:val="22"/>
                  <w:lang w:val="en-AU" w:eastAsia="en-AU"/>
                </w:rPr>
                <w:t>ON/OFF</w:t>
              </w:r>
            </w:ins>
          </w:p>
        </w:tc>
      </w:tr>
      <w:tr w:rsidR="00D47B29" w:rsidRPr="00D47B29" w14:paraId="0B033793" w14:textId="77777777" w:rsidTr="00D47B29">
        <w:trPr>
          <w:trHeight w:val="600"/>
          <w:ins w:id="962" w:author="Kasper Simonsen" w:date="2023-10-25T14:03:00Z"/>
        </w:trPr>
        <w:tc>
          <w:tcPr>
            <w:tcW w:w="2412" w:type="dxa"/>
            <w:hideMark/>
          </w:tcPr>
          <w:p w14:paraId="612B10CE" w14:textId="77777777" w:rsidR="00D47B29" w:rsidRPr="00D47B29" w:rsidRDefault="00D47B29" w:rsidP="00D47B29">
            <w:pPr>
              <w:spacing w:after="0"/>
              <w:jc w:val="center"/>
              <w:rPr>
                <w:ins w:id="963" w:author="Kasper Simonsen" w:date="2023-10-25T14:03:00Z"/>
                <w:rFonts w:ascii="Calibri" w:hAnsi="Calibri" w:cs="Calibri"/>
                <w:color w:val="000000"/>
                <w:sz w:val="22"/>
                <w:szCs w:val="22"/>
                <w:lang w:val="en-AU" w:eastAsia="en-AU"/>
              </w:rPr>
            </w:pPr>
            <w:ins w:id="964" w:author="Kasper Simonsen" w:date="2023-10-25T14:03:00Z">
              <w:r w:rsidRPr="00D47B29">
                <w:rPr>
                  <w:rFonts w:ascii="Calibri" w:hAnsi="Calibri" w:cs="Calibri"/>
                  <w:color w:val="000000"/>
                  <w:sz w:val="22"/>
                  <w:szCs w:val="22"/>
                  <w:lang w:val="en-AU" w:eastAsia="en-AU"/>
                </w:rPr>
                <w:t>PIT040 High Level Alarm or Instrument Failure</w:t>
              </w:r>
            </w:ins>
          </w:p>
        </w:tc>
        <w:tc>
          <w:tcPr>
            <w:tcW w:w="2404" w:type="dxa"/>
            <w:hideMark/>
          </w:tcPr>
          <w:p w14:paraId="4C308BD2" w14:textId="77777777" w:rsidR="00D47B29" w:rsidRPr="00D47B29" w:rsidRDefault="00D47B29" w:rsidP="00D47B29">
            <w:pPr>
              <w:spacing w:after="0"/>
              <w:jc w:val="center"/>
              <w:rPr>
                <w:ins w:id="965" w:author="Kasper Simonsen" w:date="2023-10-25T14:03:00Z"/>
                <w:rFonts w:ascii="Calibri" w:hAnsi="Calibri" w:cs="Calibri"/>
                <w:color w:val="000000"/>
                <w:sz w:val="22"/>
                <w:szCs w:val="22"/>
                <w:lang w:val="en-AU" w:eastAsia="en-AU"/>
              </w:rPr>
            </w:pPr>
            <w:ins w:id="966" w:author="Kasper Simonsen" w:date="2023-10-25T14:03:00Z">
              <w:r w:rsidRPr="00D47B29">
                <w:rPr>
                  <w:rFonts w:ascii="Calibri" w:hAnsi="Calibri" w:cs="Calibri"/>
                  <w:color w:val="000000"/>
                  <w:sz w:val="22"/>
                  <w:szCs w:val="22"/>
                  <w:lang w:val="en-AU" w:eastAsia="en-AU"/>
                </w:rPr>
                <w:t>High Pressure Alarm in TE005</w:t>
              </w:r>
            </w:ins>
          </w:p>
        </w:tc>
        <w:tc>
          <w:tcPr>
            <w:tcW w:w="2408" w:type="dxa"/>
            <w:hideMark/>
          </w:tcPr>
          <w:p w14:paraId="7D70E116" w14:textId="77777777" w:rsidR="00D47B29" w:rsidRPr="00D47B29" w:rsidRDefault="00D47B29" w:rsidP="00D47B29">
            <w:pPr>
              <w:spacing w:after="0"/>
              <w:jc w:val="center"/>
              <w:rPr>
                <w:ins w:id="967" w:author="Kasper Simonsen" w:date="2023-10-25T14:03:00Z"/>
                <w:rFonts w:ascii="Calibri" w:hAnsi="Calibri" w:cs="Calibri"/>
                <w:color w:val="000000"/>
                <w:sz w:val="22"/>
                <w:szCs w:val="22"/>
                <w:lang w:val="en-AU" w:eastAsia="en-AU"/>
              </w:rPr>
            </w:pPr>
            <w:ins w:id="968" w:author="Kasper Simonsen" w:date="2023-10-25T14:03:00Z">
              <w:r w:rsidRPr="00D47B29">
                <w:rPr>
                  <w:rFonts w:ascii="Calibri" w:hAnsi="Calibri" w:cs="Calibri"/>
                  <w:color w:val="000000"/>
                  <w:sz w:val="22"/>
                  <w:szCs w:val="22"/>
                  <w:lang w:val="en-AU" w:eastAsia="en-AU"/>
                </w:rPr>
                <w:t>Unload of LFP Big Bag to TE005 not allowed</w:t>
              </w:r>
            </w:ins>
          </w:p>
        </w:tc>
        <w:tc>
          <w:tcPr>
            <w:tcW w:w="2404" w:type="dxa"/>
            <w:hideMark/>
          </w:tcPr>
          <w:p w14:paraId="6E77F51C" w14:textId="77777777" w:rsidR="00D47B29" w:rsidRPr="00D47B29" w:rsidRDefault="00D47B29" w:rsidP="00D47B29">
            <w:pPr>
              <w:spacing w:after="0"/>
              <w:jc w:val="center"/>
              <w:rPr>
                <w:ins w:id="969" w:author="Kasper Simonsen" w:date="2023-10-25T14:03:00Z"/>
                <w:rFonts w:ascii="Calibri" w:hAnsi="Calibri" w:cs="Calibri"/>
                <w:color w:val="000000"/>
                <w:sz w:val="22"/>
                <w:szCs w:val="22"/>
                <w:lang w:val="en-AU" w:eastAsia="en-AU"/>
              </w:rPr>
            </w:pPr>
            <w:ins w:id="970"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114C7F03" w14:textId="77777777" w:rsidTr="00D47B29">
        <w:trPr>
          <w:trHeight w:val="600"/>
          <w:ins w:id="971" w:author="Kasper Simonsen" w:date="2023-10-25T14:03:00Z"/>
        </w:trPr>
        <w:tc>
          <w:tcPr>
            <w:tcW w:w="2412" w:type="dxa"/>
            <w:hideMark/>
          </w:tcPr>
          <w:p w14:paraId="1577B462" w14:textId="77777777" w:rsidR="00D47B29" w:rsidRPr="00D47B29" w:rsidRDefault="00D47B29" w:rsidP="00D47B29">
            <w:pPr>
              <w:spacing w:after="0"/>
              <w:jc w:val="center"/>
              <w:rPr>
                <w:ins w:id="972" w:author="Kasper Simonsen" w:date="2023-10-25T14:03:00Z"/>
                <w:rFonts w:ascii="Calibri" w:hAnsi="Calibri" w:cs="Calibri"/>
                <w:color w:val="000000"/>
                <w:sz w:val="22"/>
                <w:szCs w:val="22"/>
                <w:lang w:val="en-AU" w:eastAsia="en-AU"/>
              </w:rPr>
            </w:pPr>
            <w:ins w:id="973" w:author="Kasper Simonsen" w:date="2023-10-25T14:03:00Z">
              <w:r w:rsidRPr="00D47B29">
                <w:rPr>
                  <w:rFonts w:ascii="Calibri" w:hAnsi="Calibri" w:cs="Calibri"/>
                  <w:color w:val="000000"/>
                  <w:sz w:val="22"/>
                  <w:szCs w:val="22"/>
                  <w:lang w:val="en-AU" w:eastAsia="en-AU"/>
                </w:rPr>
                <w:t>PDIT046 Alarm or Instrument Failure</w:t>
              </w:r>
            </w:ins>
          </w:p>
        </w:tc>
        <w:tc>
          <w:tcPr>
            <w:tcW w:w="2404" w:type="dxa"/>
            <w:hideMark/>
          </w:tcPr>
          <w:p w14:paraId="2C4FCD00" w14:textId="77777777" w:rsidR="00D47B29" w:rsidRPr="00D47B29" w:rsidRDefault="00D47B29" w:rsidP="00D47B29">
            <w:pPr>
              <w:spacing w:after="0"/>
              <w:jc w:val="center"/>
              <w:rPr>
                <w:ins w:id="974" w:author="Kasper Simonsen" w:date="2023-10-25T14:03:00Z"/>
                <w:rFonts w:ascii="Calibri" w:hAnsi="Calibri" w:cs="Calibri"/>
                <w:color w:val="000000"/>
                <w:sz w:val="22"/>
                <w:szCs w:val="22"/>
                <w:lang w:val="en-AU" w:eastAsia="en-AU"/>
              </w:rPr>
            </w:pPr>
            <w:ins w:id="975" w:author="Kasper Simonsen" w:date="2023-10-25T14:03:00Z">
              <w:r w:rsidRPr="00D47B29">
                <w:rPr>
                  <w:rFonts w:ascii="Calibri" w:hAnsi="Calibri" w:cs="Calibri"/>
                  <w:color w:val="000000"/>
                  <w:sz w:val="22"/>
                  <w:szCs w:val="22"/>
                  <w:lang w:val="en-AU" w:eastAsia="en-AU"/>
                </w:rPr>
                <w:t>High Pressure in filter CA004</w:t>
              </w:r>
            </w:ins>
          </w:p>
        </w:tc>
        <w:tc>
          <w:tcPr>
            <w:tcW w:w="2408" w:type="dxa"/>
            <w:hideMark/>
          </w:tcPr>
          <w:p w14:paraId="0C7831B9" w14:textId="77777777" w:rsidR="00D47B29" w:rsidRPr="00D47B29" w:rsidRDefault="00D47B29" w:rsidP="00D47B29">
            <w:pPr>
              <w:spacing w:after="0"/>
              <w:jc w:val="center"/>
              <w:rPr>
                <w:ins w:id="976" w:author="Kasper Simonsen" w:date="2023-10-25T14:03:00Z"/>
                <w:rFonts w:ascii="Calibri" w:hAnsi="Calibri" w:cs="Calibri"/>
                <w:color w:val="000000"/>
                <w:sz w:val="22"/>
                <w:szCs w:val="22"/>
                <w:lang w:val="en-AU" w:eastAsia="en-AU"/>
              </w:rPr>
            </w:pPr>
            <w:ins w:id="977" w:author="Kasper Simonsen" w:date="2023-10-25T14:03:00Z">
              <w:r w:rsidRPr="00D47B29">
                <w:rPr>
                  <w:rFonts w:ascii="Calibri" w:hAnsi="Calibri" w:cs="Calibri"/>
                  <w:color w:val="000000"/>
                  <w:sz w:val="22"/>
                  <w:szCs w:val="22"/>
                  <w:lang w:val="en-AU" w:eastAsia="en-AU"/>
                </w:rPr>
                <w:t>Unload of LFP Big Bag to TE005 not allowed</w:t>
              </w:r>
            </w:ins>
          </w:p>
        </w:tc>
        <w:tc>
          <w:tcPr>
            <w:tcW w:w="2404" w:type="dxa"/>
            <w:hideMark/>
          </w:tcPr>
          <w:p w14:paraId="7A184CF0" w14:textId="77777777" w:rsidR="00D47B29" w:rsidRPr="00D47B29" w:rsidRDefault="00D47B29" w:rsidP="00D47B29">
            <w:pPr>
              <w:spacing w:after="0"/>
              <w:jc w:val="center"/>
              <w:rPr>
                <w:ins w:id="978" w:author="Kasper Simonsen" w:date="2023-10-25T14:03:00Z"/>
                <w:rFonts w:ascii="Calibri" w:hAnsi="Calibri" w:cs="Calibri"/>
                <w:color w:val="000000"/>
                <w:sz w:val="22"/>
                <w:szCs w:val="22"/>
                <w:lang w:val="en-AU" w:eastAsia="en-AU"/>
              </w:rPr>
            </w:pPr>
            <w:ins w:id="979"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496F9966" w14:textId="77777777" w:rsidTr="00D47B29">
        <w:trPr>
          <w:trHeight w:val="300"/>
          <w:ins w:id="980" w:author="Kasper Simonsen" w:date="2023-10-25T14:03:00Z"/>
        </w:trPr>
        <w:tc>
          <w:tcPr>
            <w:tcW w:w="2412" w:type="dxa"/>
            <w:hideMark/>
          </w:tcPr>
          <w:p w14:paraId="3EB15840" w14:textId="77777777" w:rsidR="00D47B29" w:rsidRPr="00D47B29" w:rsidRDefault="00D47B29" w:rsidP="00D47B29">
            <w:pPr>
              <w:spacing w:after="0"/>
              <w:jc w:val="center"/>
              <w:rPr>
                <w:ins w:id="981" w:author="Kasper Simonsen" w:date="2023-10-25T14:03:00Z"/>
                <w:rFonts w:ascii="Calibri" w:hAnsi="Calibri" w:cs="Calibri"/>
                <w:color w:val="000000"/>
                <w:sz w:val="22"/>
                <w:szCs w:val="22"/>
                <w:lang w:val="en-AU" w:eastAsia="en-AU"/>
              </w:rPr>
            </w:pPr>
            <w:ins w:id="982" w:author="Kasper Simonsen" w:date="2023-10-25T14:03:00Z">
              <w:r w:rsidRPr="00D47B29">
                <w:rPr>
                  <w:rFonts w:ascii="Calibri" w:hAnsi="Calibri" w:cs="Calibri"/>
                  <w:color w:val="000000"/>
                  <w:sz w:val="22"/>
                  <w:szCs w:val="22"/>
                  <w:lang w:val="en-AU" w:eastAsia="en-AU"/>
                </w:rPr>
                <w:t>PDIT086 High level or Instrument Failurs</w:t>
              </w:r>
            </w:ins>
          </w:p>
        </w:tc>
        <w:tc>
          <w:tcPr>
            <w:tcW w:w="2404" w:type="dxa"/>
            <w:hideMark/>
          </w:tcPr>
          <w:p w14:paraId="34937800" w14:textId="77777777" w:rsidR="00D47B29" w:rsidRPr="00D47B29" w:rsidRDefault="00D47B29" w:rsidP="00D47B29">
            <w:pPr>
              <w:spacing w:after="0"/>
              <w:jc w:val="center"/>
              <w:rPr>
                <w:ins w:id="983" w:author="Kasper Simonsen" w:date="2023-10-25T14:03:00Z"/>
                <w:rFonts w:ascii="Calibri" w:hAnsi="Calibri" w:cs="Calibri"/>
                <w:color w:val="000000"/>
                <w:sz w:val="22"/>
                <w:szCs w:val="22"/>
                <w:lang w:val="en-AU" w:eastAsia="en-AU"/>
              </w:rPr>
            </w:pPr>
            <w:ins w:id="984" w:author="Kasper Simonsen" w:date="2023-10-25T14:03:00Z">
              <w:r w:rsidRPr="00D47B29">
                <w:rPr>
                  <w:rFonts w:ascii="Calibri" w:hAnsi="Calibri" w:cs="Calibri"/>
                  <w:color w:val="000000"/>
                  <w:sz w:val="22"/>
                  <w:szCs w:val="22"/>
                  <w:lang w:val="en-AU" w:eastAsia="en-AU"/>
                </w:rPr>
                <w:t>Overpressure of the Hepa Filter GC003</w:t>
              </w:r>
            </w:ins>
          </w:p>
        </w:tc>
        <w:tc>
          <w:tcPr>
            <w:tcW w:w="2408" w:type="dxa"/>
            <w:hideMark/>
          </w:tcPr>
          <w:p w14:paraId="186F6F4B" w14:textId="77777777" w:rsidR="00D47B29" w:rsidRPr="00D47B29" w:rsidRDefault="00D47B29" w:rsidP="00D47B29">
            <w:pPr>
              <w:spacing w:after="0"/>
              <w:jc w:val="center"/>
              <w:rPr>
                <w:ins w:id="985" w:author="Kasper Simonsen" w:date="2023-10-25T14:03:00Z"/>
                <w:rFonts w:ascii="Calibri" w:hAnsi="Calibri" w:cs="Calibri"/>
                <w:color w:val="000000"/>
                <w:sz w:val="22"/>
                <w:szCs w:val="22"/>
                <w:lang w:val="en-AU" w:eastAsia="en-AU"/>
              </w:rPr>
            </w:pPr>
            <w:ins w:id="986" w:author="Kasper Simonsen" w:date="2023-10-25T14:03:00Z">
              <w:r w:rsidRPr="00D47B29">
                <w:rPr>
                  <w:rFonts w:ascii="Calibri" w:hAnsi="Calibri" w:cs="Calibri"/>
                  <w:color w:val="000000"/>
                  <w:sz w:val="22"/>
                  <w:szCs w:val="22"/>
                  <w:lang w:val="en-AU" w:eastAsia="en-AU"/>
                </w:rPr>
                <w:t>Unload of LFP Big Bag to TE005 not allowed</w:t>
              </w:r>
            </w:ins>
          </w:p>
        </w:tc>
        <w:tc>
          <w:tcPr>
            <w:tcW w:w="2404" w:type="dxa"/>
            <w:hideMark/>
          </w:tcPr>
          <w:p w14:paraId="060D5B2E" w14:textId="77777777" w:rsidR="00D47B29" w:rsidRPr="00D47B29" w:rsidRDefault="00D47B29" w:rsidP="00D47B29">
            <w:pPr>
              <w:spacing w:after="0"/>
              <w:jc w:val="center"/>
              <w:rPr>
                <w:ins w:id="987" w:author="Kasper Simonsen" w:date="2023-10-25T14:03:00Z"/>
                <w:rFonts w:ascii="Calibri" w:hAnsi="Calibri" w:cs="Calibri"/>
                <w:color w:val="000000"/>
                <w:sz w:val="22"/>
                <w:szCs w:val="22"/>
                <w:lang w:val="en-AU" w:eastAsia="en-AU"/>
              </w:rPr>
            </w:pPr>
            <w:ins w:id="988" w:author="Kasper Simonsen" w:date="2023-10-25T14:03:00Z">
              <w:r w:rsidRPr="00D47B29">
                <w:rPr>
                  <w:rFonts w:ascii="Calibri" w:hAnsi="Calibri" w:cs="Calibri"/>
                  <w:color w:val="000000"/>
                  <w:sz w:val="22"/>
                  <w:szCs w:val="22"/>
                  <w:lang w:val="en-AU" w:eastAsia="en-AU"/>
                </w:rPr>
                <w:t>ON/OFF</w:t>
              </w:r>
            </w:ins>
          </w:p>
        </w:tc>
      </w:tr>
      <w:tr w:rsidR="00D47B29" w:rsidRPr="00D47B29" w14:paraId="21A0E5A9" w14:textId="77777777" w:rsidTr="00D47B29">
        <w:trPr>
          <w:trHeight w:val="300"/>
          <w:ins w:id="989" w:author="Kasper Simonsen" w:date="2023-10-25T14:03:00Z"/>
        </w:trPr>
        <w:tc>
          <w:tcPr>
            <w:tcW w:w="2412" w:type="dxa"/>
            <w:hideMark/>
          </w:tcPr>
          <w:p w14:paraId="595CC5E7" w14:textId="77777777" w:rsidR="00D47B29" w:rsidRPr="00D47B29" w:rsidRDefault="00D47B29" w:rsidP="00D47B29">
            <w:pPr>
              <w:spacing w:after="0"/>
              <w:jc w:val="center"/>
              <w:rPr>
                <w:ins w:id="990" w:author="Kasper Simonsen" w:date="2023-10-25T14:03:00Z"/>
                <w:rFonts w:ascii="Calibri" w:hAnsi="Calibri" w:cs="Calibri"/>
                <w:color w:val="000000"/>
                <w:sz w:val="22"/>
                <w:szCs w:val="22"/>
                <w:lang w:val="en-AU" w:eastAsia="en-AU"/>
              </w:rPr>
            </w:pPr>
            <w:ins w:id="991" w:author="Kasper Simonsen" w:date="2023-10-25T14:03:00Z">
              <w:r w:rsidRPr="00D47B29">
                <w:rPr>
                  <w:rFonts w:ascii="Calibri" w:hAnsi="Calibri" w:cs="Calibri"/>
                  <w:color w:val="000000"/>
                  <w:sz w:val="22"/>
                  <w:szCs w:val="22"/>
                  <w:lang w:val="en-AU" w:eastAsia="en-AU"/>
                </w:rPr>
                <w:t>NC006 VFD Failure</w:t>
              </w:r>
            </w:ins>
          </w:p>
        </w:tc>
        <w:tc>
          <w:tcPr>
            <w:tcW w:w="2404" w:type="dxa"/>
            <w:hideMark/>
          </w:tcPr>
          <w:p w14:paraId="572125AE" w14:textId="77777777" w:rsidR="00D47B29" w:rsidRPr="00D47B29" w:rsidRDefault="00D47B29" w:rsidP="00D47B29">
            <w:pPr>
              <w:spacing w:after="0"/>
              <w:jc w:val="center"/>
              <w:rPr>
                <w:ins w:id="992" w:author="Kasper Simonsen" w:date="2023-10-25T14:03:00Z"/>
                <w:rFonts w:ascii="Calibri" w:hAnsi="Calibri" w:cs="Calibri"/>
                <w:color w:val="000000"/>
                <w:sz w:val="22"/>
                <w:szCs w:val="22"/>
                <w:lang w:val="en-AU" w:eastAsia="en-AU"/>
              </w:rPr>
            </w:pPr>
            <w:ins w:id="993" w:author="Kasper Simonsen" w:date="2023-10-25T14:03:00Z">
              <w:r w:rsidRPr="00D47B29">
                <w:rPr>
                  <w:rFonts w:ascii="Calibri" w:hAnsi="Calibri" w:cs="Calibri"/>
                  <w:color w:val="000000"/>
                  <w:sz w:val="22"/>
                  <w:szCs w:val="22"/>
                  <w:lang w:val="en-AU" w:eastAsia="en-AU"/>
                </w:rPr>
                <w:t>Trip or VFD Malfunction</w:t>
              </w:r>
            </w:ins>
          </w:p>
        </w:tc>
        <w:tc>
          <w:tcPr>
            <w:tcW w:w="2408" w:type="dxa"/>
            <w:hideMark/>
          </w:tcPr>
          <w:p w14:paraId="2DAF5A3B" w14:textId="77777777" w:rsidR="00D47B29" w:rsidRPr="00D47B29" w:rsidRDefault="00D47B29" w:rsidP="00D47B29">
            <w:pPr>
              <w:spacing w:after="0"/>
              <w:jc w:val="center"/>
              <w:rPr>
                <w:ins w:id="994" w:author="Kasper Simonsen" w:date="2023-10-25T14:03:00Z"/>
                <w:rFonts w:ascii="Calibri" w:hAnsi="Calibri" w:cs="Calibri"/>
                <w:color w:val="000000"/>
                <w:sz w:val="22"/>
                <w:szCs w:val="22"/>
                <w:lang w:val="en-AU" w:eastAsia="en-AU"/>
              </w:rPr>
            </w:pPr>
            <w:ins w:id="995" w:author="Kasper Simonsen" w:date="2023-10-25T14:03:00Z">
              <w:r w:rsidRPr="00D47B29">
                <w:rPr>
                  <w:rFonts w:ascii="Calibri" w:hAnsi="Calibri" w:cs="Calibri"/>
                  <w:color w:val="000000"/>
                  <w:sz w:val="22"/>
                  <w:szCs w:val="22"/>
                  <w:lang w:val="en-AU" w:eastAsia="en-AU"/>
                </w:rPr>
                <w:t>load of transporter VZ007 not allowed</w:t>
              </w:r>
            </w:ins>
          </w:p>
        </w:tc>
        <w:tc>
          <w:tcPr>
            <w:tcW w:w="2404" w:type="dxa"/>
            <w:hideMark/>
          </w:tcPr>
          <w:p w14:paraId="3B2550FE" w14:textId="77777777" w:rsidR="00D47B29" w:rsidRPr="00D47B29" w:rsidRDefault="00D47B29" w:rsidP="00D47B29">
            <w:pPr>
              <w:spacing w:after="0"/>
              <w:jc w:val="center"/>
              <w:rPr>
                <w:ins w:id="996" w:author="Kasper Simonsen" w:date="2023-10-25T14:03:00Z"/>
                <w:rFonts w:ascii="Calibri" w:hAnsi="Calibri" w:cs="Calibri"/>
                <w:color w:val="000000"/>
                <w:sz w:val="22"/>
                <w:szCs w:val="22"/>
                <w:lang w:val="en-AU" w:eastAsia="en-AU"/>
              </w:rPr>
            </w:pPr>
            <w:ins w:id="997" w:author="Kasper Simonsen" w:date="2023-10-25T14:03:00Z">
              <w:r w:rsidRPr="00D47B29">
                <w:rPr>
                  <w:rFonts w:ascii="Calibri" w:hAnsi="Calibri" w:cs="Calibri"/>
                  <w:color w:val="000000"/>
                  <w:sz w:val="22"/>
                  <w:szCs w:val="22"/>
                  <w:lang w:val="en-AU" w:eastAsia="en-AU"/>
                </w:rPr>
                <w:t>ON/OFF</w:t>
              </w:r>
            </w:ins>
          </w:p>
        </w:tc>
      </w:tr>
      <w:tr w:rsidR="00D47B29" w:rsidRPr="00D47B29" w14:paraId="5EB97464" w14:textId="77777777" w:rsidTr="00D47B29">
        <w:trPr>
          <w:trHeight w:val="300"/>
          <w:ins w:id="998" w:author="Kasper Simonsen" w:date="2023-10-25T14:03:00Z"/>
        </w:trPr>
        <w:tc>
          <w:tcPr>
            <w:tcW w:w="2412" w:type="dxa"/>
            <w:hideMark/>
          </w:tcPr>
          <w:p w14:paraId="34973F84" w14:textId="77777777" w:rsidR="00D47B29" w:rsidRPr="00D47B29" w:rsidRDefault="00D47B29" w:rsidP="00D47B29">
            <w:pPr>
              <w:spacing w:after="0"/>
              <w:jc w:val="center"/>
              <w:rPr>
                <w:ins w:id="999" w:author="Kasper Simonsen" w:date="2023-10-25T14:03:00Z"/>
                <w:rFonts w:ascii="Calibri" w:hAnsi="Calibri" w:cs="Calibri"/>
                <w:color w:val="000000"/>
                <w:sz w:val="22"/>
                <w:szCs w:val="22"/>
                <w:lang w:val="en-AU" w:eastAsia="en-AU"/>
              </w:rPr>
            </w:pPr>
            <w:ins w:id="1000" w:author="Kasper Simonsen" w:date="2023-10-25T14:03:00Z">
              <w:r w:rsidRPr="00D47B29">
                <w:rPr>
                  <w:rFonts w:ascii="Calibri" w:hAnsi="Calibri" w:cs="Calibri"/>
                  <w:color w:val="000000"/>
                  <w:sz w:val="22"/>
                  <w:szCs w:val="22"/>
                  <w:lang w:val="en-AU" w:eastAsia="en-AU"/>
                </w:rPr>
                <w:t>NC006-M01 Trip Failure</w:t>
              </w:r>
            </w:ins>
          </w:p>
        </w:tc>
        <w:tc>
          <w:tcPr>
            <w:tcW w:w="2404" w:type="dxa"/>
            <w:hideMark/>
          </w:tcPr>
          <w:p w14:paraId="296C6A7E" w14:textId="77777777" w:rsidR="00D47B29" w:rsidRPr="00D47B29" w:rsidRDefault="00D47B29" w:rsidP="00D47B29">
            <w:pPr>
              <w:spacing w:after="0"/>
              <w:jc w:val="center"/>
              <w:rPr>
                <w:ins w:id="1001" w:author="Kasper Simonsen" w:date="2023-10-25T14:03:00Z"/>
                <w:rFonts w:ascii="Calibri" w:hAnsi="Calibri" w:cs="Calibri"/>
                <w:color w:val="000000"/>
                <w:sz w:val="22"/>
                <w:szCs w:val="22"/>
                <w:lang w:val="en-AU" w:eastAsia="en-AU"/>
              </w:rPr>
            </w:pPr>
            <w:ins w:id="1002" w:author="Kasper Simonsen" w:date="2023-10-25T14:03:00Z">
              <w:r w:rsidRPr="00D47B29">
                <w:rPr>
                  <w:rFonts w:ascii="Calibri" w:hAnsi="Calibri" w:cs="Calibri"/>
                  <w:color w:val="000000"/>
                  <w:sz w:val="22"/>
                  <w:szCs w:val="22"/>
                  <w:lang w:val="en-AU" w:eastAsia="en-AU"/>
                </w:rPr>
                <w:t>TRIP or Motor failure</w:t>
              </w:r>
            </w:ins>
          </w:p>
        </w:tc>
        <w:tc>
          <w:tcPr>
            <w:tcW w:w="2408" w:type="dxa"/>
            <w:hideMark/>
          </w:tcPr>
          <w:p w14:paraId="3F3E3ED0" w14:textId="77777777" w:rsidR="00D47B29" w:rsidRPr="00D47B29" w:rsidRDefault="00D47B29" w:rsidP="00D47B29">
            <w:pPr>
              <w:spacing w:after="0"/>
              <w:jc w:val="center"/>
              <w:rPr>
                <w:ins w:id="1003" w:author="Kasper Simonsen" w:date="2023-10-25T14:03:00Z"/>
                <w:rFonts w:ascii="Calibri" w:hAnsi="Calibri" w:cs="Calibri"/>
                <w:color w:val="000000"/>
                <w:sz w:val="22"/>
                <w:szCs w:val="22"/>
                <w:lang w:val="en-AU" w:eastAsia="en-AU"/>
              </w:rPr>
            </w:pPr>
            <w:ins w:id="1004" w:author="Kasper Simonsen" w:date="2023-10-25T14:03:00Z">
              <w:r w:rsidRPr="00D47B29">
                <w:rPr>
                  <w:rFonts w:ascii="Calibri" w:hAnsi="Calibri" w:cs="Calibri"/>
                  <w:color w:val="000000"/>
                  <w:sz w:val="22"/>
                  <w:szCs w:val="22"/>
                  <w:lang w:val="en-AU" w:eastAsia="en-AU"/>
                </w:rPr>
                <w:t>load of transporter VZ007 not allowed</w:t>
              </w:r>
            </w:ins>
          </w:p>
        </w:tc>
        <w:tc>
          <w:tcPr>
            <w:tcW w:w="2404" w:type="dxa"/>
            <w:hideMark/>
          </w:tcPr>
          <w:p w14:paraId="51FC7FA3" w14:textId="77777777" w:rsidR="00D47B29" w:rsidRPr="00D47B29" w:rsidRDefault="00D47B29" w:rsidP="00D47B29">
            <w:pPr>
              <w:spacing w:after="0"/>
              <w:jc w:val="center"/>
              <w:rPr>
                <w:ins w:id="1005" w:author="Kasper Simonsen" w:date="2023-10-25T14:03:00Z"/>
                <w:rFonts w:ascii="Calibri" w:hAnsi="Calibri" w:cs="Calibri"/>
                <w:color w:val="000000"/>
                <w:sz w:val="22"/>
                <w:szCs w:val="22"/>
                <w:lang w:val="en-AU" w:eastAsia="en-AU"/>
              </w:rPr>
            </w:pPr>
            <w:ins w:id="1006" w:author="Kasper Simonsen" w:date="2023-10-25T14:03:00Z">
              <w:r w:rsidRPr="00D47B29">
                <w:rPr>
                  <w:rFonts w:ascii="Calibri" w:hAnsi="Calibri" w:cs="Calibri"/>
                  <w:color w:val="000000"/>
                  <w:sz w:val="22"/>
                  <w:szCs w:val="22"/>
                  <w:lang w:val="en-AU" w:eastAsia="en-AU"/>
                </w:rPr>
                <w:t>ON/OFF</w:t>
              </w:r>
            </w:ins>
          </w:p>
        </w:tc>
      </w:tr>
      <w:tr w:rsidR="00D47B29" w:rsidRPr="00D47B29" w14:paraId="638F3CCB" w14:textId="77777777" w:rsidTr="00D47B29">
        <w:trPr>
          <w:trHeight w:val="300"/>
          <w:ins w:id="1007" w:author="Kasper Simonsen" w:date="2023-10-25T14:03:00Z"/>
        </w:trPr>
        <w:tc>
          <w:tcPr>
            <w:tcW w:w="2412" w:type="dxa"/>
            <w:hideMark/>
          </w:tcPr>
          <w:p w14:paraId="0BB31AEA" w14:textId="77777777" w:rsidR="00D47B29" w:rsidRPr="00D47B29" w:rsidRDefault="00D47B29" w:rsidP="00D47B29">
            <w:pPr>
              <w:spacing w:after="0"/>
              <w:jc w:val="center"/>
              <w:rPr>
                <w:ins w:id="1008" w:author="Kasper Simonsen" w:date="2023-10-25T14:03:00Z"/>
                <w:rFonts w:ascii="Calibri" w:hAnsi="Calibri" w:cs="Calibri"/>
                <w:color w:val="000000"/>
                <w:sz w:val="22"/>
                <w:szCs w:val="22"/>
                <w:lang w:val="en-AU" w:eastAsia="en-AU"/>
              </w:rPr>
            </w:pPr>
            <w:ins w:id="1009" w:author="Kasper Simonsen" w:date="2023-10-25T14:03:00Z">
              <w:r w:rsidRPr="00D47B29">
                <w:rPr>
                  <w:rFonts w:ascii="Calibri" w:hAnsi="Calibri" w:cs="Calibri"/>
                  <w:color w:val="000000"/>
                  <w:sz w:val="22"/>
                  <w:szCs w:val="22"/>
                  <w:lang w:val="en-AU" w:eastAsia="en-AU"/>
                </w:rPr>
                <w:t>LSH070</w:t>
              </w:r>
            </w:ins>
          </w:p>
        </w:tc>
        <w:tc>
          <w:tcPr>
            <w:tcW w:w="2404" w:type="dxa"/>
            <w:hideMark/>
          </w:tcPr>
          <w:p w14:paraId="711C3CC6" w14:textId="77777777" w:rsidR="00D47B29" w:rsidRPr="00D47B29" w:rsidRDefault="00D47B29" w:rsidP="00D47B29">
            <w:pPr>
              <w:spacing w:after="0"/>
              <w:jc w:val="center"/>
              <w:rPr>
                <w:ins w:id="1010" w:author="Kasper Simonsen" w:date="2023-10-25T14:03:00Z"/>
                <w:rFonts w:ascii="Calibri" w:hAnsi="Calibri" w:cs="Calibri"/>
                <w:color w:val="000000"/>
                <w:sz w:val="22"/>
                <w:szCs w:val="22"/>
                <w:lang w:val="en-AU" w:eastAsia="en-AU"/>
              </w:rPr>
            </w:pPr>
            <w:ins w:id="1011" w:author="Kasper Simonsen" w:date="2023-10-25T14:03:00Z">
              <w:r w:rsidRPr="00D47B29">
                <w:rPr>
                  <w:rFonts w:ascii="Calibri" w:hAnsi="Calibri" w:cs="Calibri"/>
                  <w:color w:val="000000"/>
                  <w:sz w:val="22"/>
                  <w:szCs w:val="22"/>
                  <w:lang w:val="en-AU" w:eastAsia="en-AU"/>
                </w:rPr>
                <w:t>High Level sensed in Transporter VZ007</w:t>
              </w:r>
            </w:ins>
          </w:p>
        </w:tc>
        <w:tc>
          <w:tcPr>
            <w:tcW w:w="2408" w:type="dxa"/>
            <w:hideMark/>
          </w:tcPr>
          <w:p w14:paraId="635479DB" w14:textId="77777777" w:rsidR="00D47B29" w:rsidRPr="00D47B29" w:rsidRDefault="00D47B29" w:rsidP="00D47B29">
            <w:pPr>
              <w:spacing w:after="0"/>
              <w:jc w:val="center"/>
              <w:rPr>
                <w:ins w:id="1012" w:author="Kasper Simonsen" w:date="2023-10-25T14:03:00Z"/>
                <w:rFonts w:ascii="Calibri" w:hAnsi="Calibri" w:cs="Calibri"/>
                <w:color w:val="000000"/>
                <w:sz w:val="22"/>
                <w:szCs w:val="22"/>
                <w:lang w:val="en-AU" w:eastAsia="en-AU"/>
              </w:rPr>
            </w:pPr>
            <w:ins w:id="1013" w:author="Kasper Simonsen" w:date="2023-10-25T14:03:00Z">
              <w:r w:rsidRPr="00D47B29">
                <w:rPr>
                  <w:rFonts w:ascii="Calibri" w:hAnsi="Calibri" w:cs="Calibri"/>
                  <w:color w:val="000000"/>
                  <w:sz w:val="22"/>
                  <w:szCs w:val="22"/>
                  <w:lang w:val="en-AU" w:eastAsia="en-AU"/>
                </w:rPr>
                <w:t>transporter VZ007 will stop the load Phase.</w:t>
              </w:r>
            </w:ins>
          </w:p>
        </w:tc>
        <w:tc>
          <w:tcPr>
            <w:tcW w:w="2404" w:type="dxa"/>
            <w:hideMark/>
          </w:tcPr>
          <w:p w14:paraId="3AD39F33" w14:textId="77777777" w:rsidR="00D47B29" w:rsidRPr="00D47B29" w:rsidRDefault="00D47B29" w:rsidP="00D47B29">
            <w:pPr>
              <w:spacing w:after="0"/>
              <w:jc w:val="center"/>
              <w:rPr>
                <w:ins w:id="1014" w:author="Kasper Simonsen" w:date="2023-10-25T14:03:00Z"/>
                <w:rFonts w:ascii="Calibri" w:hAnsi="Calibri" w:cs="Calibri"/>
                <w:color w:val="000000"/>
                <w:sz w:val="22"/>
                <w:szCs w:val="22"/>
                <w:lang w:val="en-AU" w:eastAsia="en-AU"/>
              </w:rPr>
            </w:pPr>
            <w:ins w:id="1015" w:author="Kasper Simonsen" w:date="2023-10-25T14:03:00Z">
              <w:r w:rsidRPr="00D47B29">
                <w:rPr>
                  <w:rFonts w:ascii="Calibri" w:hAnsi="Calibri" w:cs="Calibri"/>
                  <w:color w:val="000000"/>
                  <w:sz w:val="22"/>
                  <w:szCs w:val="22"/>
                  <w:lang w:val="en-AU" w:eastAsia="en-AU"/>
                </w:rPr>
                <w:t>ON/OFF</w:t>
              </w:r>
            </w:ins>
          </w:p>
        </w:tc>
      </w:tr>
      <w:tr w:rsidR="00D47B29" w:rsidRPr="00D47B29" w14:paraId="48828FBC" w14:textId="77777777" w:rsidTr="00D47B29">
        <w:trPr>
          <w:trHeight w:val="300"/>
          <w:ins w:id="1016" w:author="Kasper Simonsen" w:date="2023-10-25T14:03:00Z"/>
        </w:trPr>
        <w:tc>
          <w:tcPr>
            <w:tcW w:w="2412" w:type="dxa"/>
            <w:hideMark/>
          </w:tcPr>
          <w:p w14:paraId="091C2CB6" w14:textId="77777777" w:rsidR="00D47B29" w:rsidRPr="00D47B29" w:rsidRDefault="00D47B29" w:rsidP="00D47B29">
            <w:pPr>
              <w:spacing w:after="0"/>
              <w:jc w:val="center"/>
              <w:rPr>
                <w:ins w:id="1017" w:author="Kasper Simonsen" w:date="2023-10-25T14:03:00Z"/>
                <w:rFonts w:ascii="Calibri" w:hAnsi="Calibri" w:cs="Calibri"/>
                <w:color w:val="000000"/>
                <w:sz w:val="22"/>
                <w:szCs w:val="22"/>
                <w:lang w:val="en-AU" w:eastAsia="en-AU"/>
              </w:rPr>
            </w:pPr>
            <w:ins w:id="1018" w:author="Kasper Simonsen" w:date="2023-10-25T14:03:00Z">
              <w:r w:rsidRPr="00D47B29">
                <w:rPr>
                  <w:rFonts w:ascii="Calibri" w:hAnsi="Calibri" w:cs="Calibri"/>
                  <w:color w:val="000000"/>
                  <w:sz w:val="22"/>
                  <w:szCs w:val="22"/>
                  <w:lang w:val="en-AU" w:eastAsia="en-AU"/>
                </w:rPr>
                <w:t>PIT075 Alarm or Instrument Failure</w:t>
              </w:r>
            </w:ins>
          </w:p>
        </w:tc>
        <w:tc>
          <w:tcPr>
            <w:tcW w:w="2404" w:type="dxa"/>
            <w:hideMark/>
          </w:tcPr>
          <w:p w14:paraId="18EC0A5A" w14:textId="77777777" w:rsidR="00D47B29" w:rsidRPr="00D47B29" w:rsidRDefault="00D47B29" w:rsidP="00D47B29">
            <w:pPr>
              <w:spacing w:after="0"/>
              <w:jc w:val="center"/>
              <w:rPr>
                <w:ins w:id="1019" w:author="Kasper Simonsen" w:date="2023-10-25T14:03:00Z"/>
                <w:rFonts w:ascii="Calibri" w:hAnsi="Calibri" w:cs="Calibri"/>
                <w:color w:val="000000"/>
                <w:sz w:val="22"/>
                <w:szCs w:val="22"/>
                <w:lang w:val="en-AU" w:eastAsia="en-AU"/>
              </w:rPr>
            </w:pPr>
            <w:ins w:id="1020" w:author="Kasper Simonsen" w:date="2023-10-25T14:03:00Z">
              <w:r w:rsidRPr="00D47B29">
                <w:rPr>
                  <w:rFonts w:ascii="Calibri" w:hAnsi="Calibri" w:cs="Calibri"/>
                  <w:color w:val="000000"/>
                  <w:sz w:val="22"/>
                  <w:szCs w:val="22"/>
                  <w:lang w:val="en-AU" w:eastAsia="en-AU"/>
                </w:rPr>
                <w:t>High pressure sensed in Transporter VZ007</w:t>
              </w:r>
            </w:ins>
          </w:p>
        </w:tc>
        <w:tc>
          <w:tcPr>
            <w:tcW w:w="2408" w:type="dxa"/>
            <w:hideMark/>
          </w:tcPr>
          <w:p w14:paraId="3255D612" w14:textId="77777777" w:rsidR="00D47B29" w:rsidRPr="00D47B29" w:rsidRDefault="00D47B29" w:rsidP="00D47B29">
            <w:pPr>
              <w:spacing w:after="0"/>
              <w:jc w:val="center"/>
              <w:rPr>
                <w:ins w:id="1021" w:author="Kasper Simonsen" w:date="2023-10-25T14:03:00Z"/>
                <w:rFonts w:ascii="Calibri" w:hAnsi="Calibri" w:cs="Calibri"/>
                <w:color w:val="000000"/>
                <w:sz w:val="22"/>
                <w:szCs w:val="22"/>
                <w:lang w:val="en-AU" w:eastAsia="en-AU"/>
              </w:rPr>
            </w:pPr>
            <w:ins w:id="1022" w:author="Kasper Simonsen" w:date="2023-10-25T14:03:00Z">
              <w:r w:rsidRPr="00D47B29">
                <w:rPr>
                  <w:rFonts w:ascii="Calibri" w:hAnsi="Calibri" w:cs="Calibri"/>
                  <w:color w:val="000000"/>
                  <w:sz w:val="22"/>
                  <w:szCs w:val="22"/>
                  <w:lang w:val="en-AU" w:eastAsia="en-AU"/>
                </w:rPr>
                <w:t>load of transporter VZ007 not allowed</w:t>
              </w:r>
            </w:ins>
          </w:p>
        </w:tc>
        <w:tc>
          <w:tcPr>
            <w:tcW w:w="2404" w:type="dxa"/>
            <w:hideMark/>
          </w:tcPr>
          <w:p w14:paraId="22022CEF" w14:textId="77777777" w:rsidR="00D47B29" w:rsidRPr="00D47B29" w:rsidRDefault="00D47B29" w:rsidP="00D47B29">
            <w:pPr>
              <w:spacing w:after="0"/>
              <w:jc w:val="center"/>
              <w:rPr>
                <w:ins w:id="1023" w:author="Kasper Simonsen" w:date="2023-10-25T14:03:00Z"/>
                <w:rFonts w:ascii="Calibri" w:hAnsi="Calibri" w:cs="Calibri"/>
                <w:color w:val="000000"/>
                <w:sz w:val="22"/>
                <w:szCs w:val="22"/>
                <w:lang w:val="en-AU" w:eastAsia="en-AU"/>
              </w:rPr>
            </w:pPr>
            <w:ins w:id="1024" w:author="Kasper Simonsen" w:date="2023-10-25T14:03:00Z">
              <w:r w:rsidRPr="00D47B29">
                <w:rPr>
                  <w:rFonts w:ascii="Calibri" w:hAnsi="Calibri" w:cs="Calibri"/>
                  <w:color w:val="000000"/>
                  <w:sz w:val="22"/>
                  <w:szCs w:val="22"/>
                  <w:lang w:val="en-AU" w:eastAsia="en-AU"/>
                </w:rPr>
                <w:t>ON/OFF</w:t>
              </w:r>
            </w:ins>
          </w:p>
        </w:tc>
      </w:tr>
      <w:tr w:rsidR="00D47B29" w:rsidRPr="00D47B29" w14:paraId="58051F04" w14:textId="77777777" w:rsidTr="00D47B29">
        <w:trPr>
          <w:trHeight w:val="300"/>
          <w:ins w:id="1025" w:author="Kasper Simonsen" w:date="2023-10-25T14:03:00Z"/>
        </w:trPr>
        <w:tc>
          <w:tcPr>
            <w:tcW w:w="2412" w:type="dxa"/>
            <w:hideMark/>
          </w:tcPr>
          <w:p w14:paraId="53D10101" w14:textId="77777777" w:rsidR="00D47B29" w:rsidRPr="00D47B29" w:rsidRDefault="00D47B29" w:rsidP="00D47B29">
            <w:pPr>
              <w:spacing w:after="0"/>
              <w:jc w:val="center"/>
              <w:rPr>
                <w:ins w:id="1026" w:author="Kasper Simonsen" w:date="2023-10-25T14:03:00Z"/>
                <w:rFonts w:ascii="Calibri" w:hAnsi="Calibri" w:cs="Calibri"/>
                <w:color w:val="000000"/>
                <w:sz w:val="22"/>
                <w:szCs w:val="22"/>
                <w:lang w:val="en-AU" w:eastAsia="en-AU"/>
              </w:rPr>
            </w:pPr>
            <w:ins w:id="1027" w:author="Kasper Simonsen" w:date="2023-10-25T14:03:00Z">
              <w:r w:rsidRPr="00D47B29">
                <w:rPr>
                  <w:rFonts w:ascii="Calibri" w:hAnsi="Calibri" w:cs="Calibri"/>
                  <w:color w:val="000000"/>
                  <w:sz w:val="22"/>
                  <w:szCs w:val="22"/>
                  <w:lang w:val="en-AU" w:eastAsia="en-AU"/>
                </w:rPr>
                <w:t>AY063</w:t>
              </w:r>
            </w:ins>
          </w:p>
        </w:tc>
        <w:tc>
          <w:tcPr>
            <w:tcW w:w="2404" w:type="dxa"/>
            <w:hideMark/>
          </w:tcPr>
          <w:p w14:paraId="142057CF" w14:textId="77777777" w:rsidR="00D47B29" w:rsidRPr="00D47B29" w:rsidRDefault="00D47B29" w:rsidP="00D47B29">
            <w:pPr>
              <w:spacing w:after="0"/>
              <w:jc w:val="center"/>
              <w:rPr>
                <w:ins w:id="1028" w:author="Kasper Simonsen" w:date="2023-10-25T14:03:00Z"/>
                <w:rFonts w:ascii="Calibri" w:hAnsi="Calibri" w:cs="Calibri"/>
                <w:color w:val="000000"/>
                <w:sz w:val="22"/>
                <w:szCs w:val="22"/>
                <w:lang w:val="en-AU" w:eastAsia="en-AU"/>
              </w:rPr>
            </w:pPr>
            <w:ins w:id="1029" w:author="Kasper Simonsen" w:date="2023-10-25T14:03:00Z">
              <w:r w:rsidRPr="00D47B29">
                <w:rPr>
                  <w:rFonts w:ascii="Calibri" w:hAnsi="Calibri" w:cs="Calibri"/>
                  <w:color w:val="000000"/>
                  <w:sz w:val="22"/>
                  <w:szCs w:val="22"/>
                  <w:lang w:val="en-AU" w:eastAsia="en-AU"/>
                </w:rPr>
                <w:t>High pressure sensed at VZ007 vent line</w:t>
              </w:r>
            </w:ins>
          </w:p>
        </w:tc>
        <w:tc>
          <w:tcPr>
            <w:tcW w:w="2408" w:type="dxa"/>
            <w:hideMark/>
          </w:tcPr>
          <w:p w14:paraId="37D56EE0" w14:textId="77777777" w:rsidR="00D47B29" w:rsidRPr="00D47B29" w:rsidRDefault="00D47B29" w:rsidP="00D47B29">
            <w:pPr>
              <w:spacing w:after="0"/>
              <w:jc w:val="center"/>
              <w:rPr>
                <w:ins w:id="1030" w:author="Kasper Simonsen" w:date="2023-10-25T14:03:00Z"/>
                <w:rFonts w:ascii="Calibri" w:hAnsi="Calibri" w:cs="Calibri"/>
                <w:color w:val="000000"/>
                <w:sz w:val="22"/>
                <w:szCs w:val="22"/>
                <w:lang w:val="en-AU" w:eastAsia="en-AU"/>
              </w:rPr>
            </w:pPr>
            <w:ins w:id="1031" w:author="Kasper Simonsen" w:date="2023-10-25T14:03:00Z">
              <w:r w:rsidRPr="00D47B29">
                <w:rPr>
                  <w:rFonts w:ascii="Calibri" w:hAnsi="Calibri" w:cs="Calibri"/>
                  <w:color w:val="000000"/>
                  <w:sz w:val="22"/>
                  <w:szCs w:val="22"/>
                  <w:lang w:val="en-AU" w:eastAsia="en-AU"/>
                </w:rPr>
                <w:t>Transporter VZ007 goes in standby</w:t>
              </w:r>
            </w:ins>
          </w:p>
        </w:tc>
        <w:tc>
          <w:tcPr>
            <w:tcW w:w="2404" w:type="dxa"/>
            <w:hideMark/>
          </w:tcPr>
          <w:p w14:paraId="120B5694" w14:textId="77777777" w:rsidR="00D47B29" w:rsidRPr="00D47B29" w:rsidRDefault="00D47B29" w:rsidP="00D47B29">
            <w:pPr>
              <w:spacing w:after="0"/>
              <w:jc w:val="center"/>
              <w:rPr>
                <w:ins w:id="1032" w:author="Kasper Simonsen" w:date="2023-10-25T14:03:00Z"/>
                <w:rFonts w:ascii="Calibri" w:hAnsi="Calibri" w:cs="Calibri"/>
                <w:color w:val="000000"/>
                <w:sz w:val="22"/>
                <w:szCs w:val="22"/>
                <w:lang w:val="en-AU" w:eastAsia="en-AU"/>
              </w:rPr>
            </w:pPr>
            <w:ins w:id="1033" w:author="Kasper Simonsen" w:date="2023-10-25T14:03:00Z">
              <w:r w:rsidRPr="00D47B29">
                <w:rPr>
                  <w:rFonts w:ascii="Calibri" w:hAnsi="Calibri" w:cs="Calibri"/>
                  <w:color w:val="000000"/>
                  <w:sz w:val="22"/>
                  <w:szCs w:val="22"/>
                  <w:lang w:val="en-AU" w:eastAsia="en-AU"/>
                </w:rPr>
                <w:t>ON/OFF</w:t>
              </w:r>
            </w:ins>
          </w:p>
        </w:tc>
      </w:tr>
      <w:tr w:rsidR="00D47B29" w:rsidRPr="00D47B29" w14:paraId="3DFF808E" w14:textId="77777777" w:rsidTr="00D47B29">
        <w:trPr>
          <w:trHeight w:val="300"/>
          <w:ins w:id="1034" w:author="Kasper Simonsen" w:date="2023-10-25T14:03:00Z"/>
        </w:trPr>
        <w:tc>
          <w:tcPr>
            <w:tcW w:w="2412" w:type="dxa"/>
            <w:hideMark/>
          </w:tcPr>
          <w:p w14:paraId="5783BF95" w14:textId="77777777" w:rsidR="00D47B29" w:rsidRPr="00D47B29" w:rsidRDefault="00D47B29" w:rsidP="00D47B29">
            <w:pPr>
              <w:spacing w:after="0"/>
              <w:jc w:val="center"/>
              <w:rPr>
                <w:ins w:id="1035" w:author="Kasper Simonsen" w:date="2023-10-25T14:03:00Z"/>
                <w:rFonts w:ascii="Calibri" w:hAnsi="Calibri" w:cs="Calibri"/>
                <w:color w:val="000000"/>
                <w:sz w:val="22"/>
                <w:szCs w:val="22"/>
                <w:lang w:val="en-AU" w:eastAsia="en-AU"/>
              </w:rPr>
            </w:pPr>
            <w:ins w:id="1036" w:author="Kasper Simonsen" w:date="2023-10-25T14:03:00Z">
              <w:r w:rsidRPr="00D47B29">
                <w:rPr>
                  <w:rFonts w:ascii="Calibri" w:hAnsi="Calibri" w:cs="Calibri"/>
                  <w:color w:val="000000"/>
                  <w:sz w:val="22"/>
                  <w:szCs w:val="22"/>
                  <w:lang w:val="en-AU" w:eastAsia="en-AU"/>
                </w:rPr>
                <w:t>PSH064</w:t>
              </w:r>
            </w:ins>
          </w:p>
        </w:tc>
        <w:tc>
          <w:tcPr>
            <w:tcW w:w="2404" w:type="dxa"/>
            <w:hideMark/>
          </w:tcPr>
          <w:p w14:paraId="74599CE1" w14:textId="77777777" w:rsidR="00D47B29" w:rsidRPr="00D47B29" w:rsidRDefault="00D47B29" w:rsidP="00D47B29">
            <w:pPr>
              <w:spacing w:after="0"/>
              <w:jc w:val="center"/>
              <w:rPr>
                <w:ins w:id="1037" w:author="Kasper Simonsen" w:date="2023-10-25T14:03:00Z"/>
                <w:rFonts w:ascii="Calibri" w:hAnsi="Calibri" w:cs="Calibri"/>
                <w:color w:val="000000"/>
                <w:sz w:val="22"/>
                <w:szCs w:val="22"/>
                <w:lang w:val="en-AU" w:eastAsia="en-AU"/>
              </w:rPr>
            </w:pPr>
            <w:ins w:id="1038" w:author="Kasper Simonsen" w:date="2023-10-25T14:03:00Z">
              <w:r w:rsidRPr="00D47B29">
                <w:rPr>
                  <w:rFonts w:ascii="Calibri" w:hAnsi="Calibri" w:cs="Calibri"/>
                  <w:color w:val="000000"/>
                  <w:sz w:val="22"/>
                  <w:szCs w:val="22"/>
                  <w:lang w:val="en-AU" w:eastAsia="en-AU"/>
                </w:rPr>
                <w:t>High pressure sensed at VZ007 vent line</w:t>
              </w:r>
            </w:ins>
          </w:p>
        </w:tc>
        <w:tc>
          <w:tcPr>
            <w:tcW w:w="2408" w:type="dxa"/>
            <w:hideMark/>
          </w:tcPr>
          <w:p w14:paraId="2CE45734" w14:textId="77777777" w:rsidR="00D47B29" w:rsidRPr="00D47B29" w:rsidRDefault="00D47B29" w:rsidP="00D47B29">
            <w:pPr>
              <w:spacing w:after="0"/>
              <w:jc w:val="center"/>
              <w:rPr>
                <w:ins w:id="1039" w:author="Kasper Simonsen" w:date="2023-10-25T14:03:00Z"/>
                <w:rFonts w:ascii="Calibri" w:hAnsi="Calibri" w:cs="Calibri"/>
                <w:color w:val="000000"/>
                <w:sz w:val="22"/>
                <w:szCs w:val="22"/>
                <w:lang w:val="en-AU" w:eastAsia="en-AU"/>
              </w:rPr>
            </w:pPr>
            <w:ins w:id="1040" w:author="Kasper Simonsen" w:date="2023-10-25T14:03:00Z">
              <w:r w:rsidRPr="00D47B29">
                <w:rPr>
                  <w:rFonts w:ascii="Calibri" w:hAnsi="Calibri" w:cs="Calibri"/>
                  <w:color w:val="000000"/>
                  <w:sz w:val="22"/>
                  <w:szCs w:val="22"/>
                  <w:lang w:val="en-AU" w:eastAsia="en-AU"/>
                </w:rPr>
                <w:t>Transporter VZ007 goes in standby</w:t>
              </w:r>
            </w:ins>
          </w:p>
        </w:tc>
        <w:tc>
          <w:tcPr>
            <w:tcW w:w="2404" w:type="dxa"/>
            <w:hideMark/>
          </w:tcPr>
          <w:p w14:paraId="4EF23C48" w14:textId="77777777" w:rsidR="00D47B29" w:rsidRPr="00D47B29" w:rsidRDefault="00D47B29" w:rsidP="00D47B29">
            <w:pPr>
              <w:spacing w:after="0"/>
              <w:jc w:val="center"/>
              <w:rPr>
                <w:ins w:id="1041" w:author="Kasper Simonsen" w:date="2023-10-25T14:03:00Z"/>
                <w:rFonts w:ascii="Calibri" w:hAnsi="Calibri" w:cs="Calibri"/>
                <w:color w:val="000000"/>
                <w:sz w:val="22"/>
                <w:szCs w:val="22"/>
                <w:lang w:val="en-AU" w:eastAsia="en-AU"/>
              </w:rPr>
            </w:pPr>
            <w:ins w:id="1042" w:author="Kasper Simonsen" w:date="2023-10-25T14:03:00Z">
              <w:r w:rsidRPr="00D47B29">
                <w:rPr>
                  <w:rFonts w:ascii="Calibri" w:hAnsi="Calibri" w:cs="Calibri"/>
                  <w:color w:val="000000"/>
                  <w:sz w:val="22"/>
                  <w:szCs w:val="22"/>
                  <w:lang w:val="en-AU" w:eastAsia="en-AU"/>
                </w:rPr>
                <w:t>ON/OFF</w:t>
              </w:r>
            </w:ins>
          </w:p>
        </w:tc>
      </w:tr>
      <w:tr w:rsidR="00D47B29" w:rsidRPr="00D47B29" w14:paraId="37AFAA67" w14:textId="77777777" w:rsidTr="00D47B29">
        <w:trPr>
          <w:trHeight w:val="300"/>
          <w:ins w:id="1043" w:author="Kasper Simonsen" w:date="2023-10-25T14:03:00Z"/>
        </w:trPr>
        <w:tc>
          <w:tcPr>
            <w:tcW w:w="2412" w:type="dxa"/>
            <w:hideMark/>
          </w:tcPr>
          <w:p w14:paraId="0DF39EBB" w14:textId="77777777" w:rsidR="00D47B29" w:rsidRPr="00D47B29" w:rsidRDefault="00D47B29" w:rsidP="00D47B29">
            <w:pPr>
              <w:spacing w:after="0"/>
              <w:jc w:val="center"/>
              <w:rPr>
                <w:ins w:id="1044" w:author="Kasper Simonsen" w:date="2023-10-25T14:03:00Z"/>
                <w:rFonts w:ascii="Calibri" w:hAnsi="Calibri" w:cs="Calibri"/>
                <w:color w:val="000000"/>
                <w:sz w:val="22"/>
                <w:szCs w:val="22"/>
                <w:lang w:val="en-AU" w:eastAsia="en-AU"/>
              </w:rPr>
            </w:pPr>
            <w:ins w:id="1045" w:author="Kasper Simonsen" w:date="2023-10-25T14:03:00Z">
              <w:r w:rsidRPr="00D47B29">
                <w:rPr>
                  <w:rFonts w:ascii="Calibri" w:hAnsi="Calibri" w:cs="Calibri"/>
                  <w:color w:val="000000"/>
                  <w:sz w:val="22"/>
                  <w:szCs w:val="22"/>
                  <w:lang w:val="en-AU" w:eastAsia="en-AU"/>
                </w:rPr>
                <w:lastRenderedPageBreak/>
                <w:t>AY065</w:t>
              </w:r>
            </w:ins>
          </w:p>
        </w:tc>
        <w:tc>
          <w:tcPr>
            <w:tcW w:w="2404" w:type="dxa"/>
            <w:hideMark/>
          </w:tcPr>
          <w:p w14:paraId="561D28ED" w14:textId="77777777" w:rsidR="00D47B29" w:rsidRPr="00D47B29" w:rsidRDefault="00D47B29" w:rsidP="00D47B29">
            <w:pPr>
              <w:spacing w:after="0"/>
              <w:jc w:val="center"/>
              <w:rPr>
                <w:ins w:id="1046" w:author="Kasper Simonsen" w:date="2023-10-25T14:03:00Z"/>
                <w:rFonts w:ascii="Calibri" w:hAnsi="Calibri" w:cs="Calibri"/>
                <w:color w:val="000000"/>
                <w:sz w:val="22"/>
                <w:szCs w:val="22"/>
                <w:lang w:val="en-AU" w:eastAsia="en-AU"/>
              </w:rPr>
            </w:pPr>
            <w:ins w:id="1047" w:author="Kasper Simonsen" w:date="2023-10-25T14:03:00Z">
              <w:r w:rsidRPr="00D47B29">
                <w:rPr>
                  <w:rFonts w:ascii="Calibri" w:hAnsi="Calibri" w:cs="Calibri"/>
                  <w:color w:val="000000"/>
                  <w:sz w:val="22"/>
                  <w:szCs w:val="22"/>
                  <w:lang w:val="en-AU" w:eastAsia="en-AU"/>
                </w:rPr>
                <w:t>High pressure sensed at VZ007 vent line</w:t>
              </w:r>
            </w:ins>
          </w:p>
        </w:tc>
        <w:tc>
          <w:tcPr>
            <w:tcW w:w="2408" w:type="dxa"/>
            <w:hideMark/>
          </w:tcPr>
          <w:p w14:paraId="37B7E065" w14:textId="77777777" w:rsidR="00D47B29" w:rsidRPr="00D47B29" w:rsidRDefault="00D47B29" w:rsidP="00D47B29">
            <w:pPr>
              <w:spacing w:after="0"/>
              <w:jc w:val="center"/>
              <w:rPr>
                <w:ins w:id="1048" w:author="Kasper Simonsen" w:date="2023-10-25T14:03:00Z"/>
                <w:rFonts w:ascii="Calibri" w:hAnsi="Calibri" w:cs="Calibri"/>
                <w:color w:val="000000"/>
                <w:sz w:val="22"/>
                <w:szCs w:val="22"/>
                <w:lang w:val="en-AU" w:eastAsia="en-AU"/>
              </w:rPr>
            </w:pPr>
            <w:ins w:id="1049" w:author="Kasper Simonsen" w:date="2023-10-25T14:03:00Z">
              <w:r w:rsidRPr="00D47B29">
                <w:rPr>
                  <w:rFonts w:ascii="Calibri" w:hAnsi="Calibri" w:cs="Calibri"/>
                  <w:color w:val="000000"/>
                  <w:sz w:val="22"/>
                  <w:szCs w:val="22"/>
                  <w:lang w:val="en-AU" w:eastAsia="en-AU"/>
                </w:rPr>
                <w:t>Transporter VZ007 goes in standby</w:t>
              </w:r>
            </w:ins>
          </w:p>
        </w:tc>
        <w:tc>
          <w:tcPr>
            <w:tcW w:w="2404" w:type="dxa"/>
            <w:hideMark/>
          </w:tcPr>
          <w:p w14:paraId="2428436E" w14:textId="77777777" w:rsidR="00D47B29" w:rsidRPr="00D47B29" w:rsidRDefault="00D47B29" w:rsidP="00D47B29">
            <w:pPr>
              <w:spacing w:after="0"/>
              <w:jc w:val="center"/>
              <w:rPr>
                <w:ins w:id="1050" w:author="Kasper Simonsen" w:date="2023-10-25T14:03:00Z"/>
                <w:rFonts w:ascii="Calibri" w:hAnsi="Calibri" w:cs="Calibri"/>
                <w:color w:val="000000"/>
                <w:sz w:val="22"/>
                <w:szCs w:val="22"/>
                <w:lang w:val="en-AU" w:eastAsia="en-AU"/>
              </w:rPr>
            </w:pPr>
            <w:ins w:id="1051" w:author="Kasper Simonsen" w:date="2023-10-25T14:03:00Z">
              <w:r w:rsidRPr="00D47B29">
                <w:rPr>
                  <w:rFonts w:ascii="Calibri" w:hAnsi="Calibri" w:cs="Calibri"/>
                  <w:color w:val="000000"/>
                  <w:sz w:val="22"/>
                  <w:szCs w:val="22"/>
                  <w:lang w:val="en-AU" w:eastAsia="en-AU"/>
                </w:rPr>
                <w:t>ON/OFF</w:t>
              </w:r>
            </w:ins>
          </w:p>
        </w:tc>
      </w:tr>
      <w:tr w:rsidR="00D47B29" w:rsidRPr="00D47B29" w14:paraId="61731DC8" w14:textId="77777777" w:rsidTr="00D47B29">
        <w:trPr>
          <w:trHeight w:val="600"/>
          <w:ins w:id="1052" w:author="Kasper Simonsen" w:date="2023-10-25T14:03:00Z"/>
        </w:trPr>
        <w:tc>
          <w:tcPr>
            <w:tcW w:w="2412" w:type="dxa"/>
            <w:hideMark/>
          </w:tcPr>
          <w:p w14:paraId="69290A48" w14:textId="77777777" w:rsidR="00D47B29" w:rsidRPr="00D47B29" w:rsidRDefault="00D47B29" w:rsidP="00D47B29">
            <w:pPr>
              <w:spacing w:after="0"/>
              <w:jc w:val="center"/>
              <w:rPr>
                <w:ins w:id="1053" w:author="Kasper Simonsen" w:date="2023-10-25T14:03:00Z"/>
                <w:rFonts w:ascii="Calibri" w:hAnsi="Calibri" w:cs="Calibri"/>
                <w:color w:val="000000"/>
                <w:sz w:val="22"/>
                <w:szCs w:val="22"/>
                <w:lang w:val="en-AU" w:eastAsia="en-AU"/>
              </w:rPr>
            </w:pPr>
            <w:ins w:id="1054" w:author="Kasper Simonsen" w:date="2023-10-25T14:03:00Z">
              <w:r w:rsidRPr="00D47B29">
                <w:rPr>
                  <w:rFonts w:ascii="Calibri" w:hAnsi="Calibri" w:cs="Calibri"/>
                  <w:color w:val="000000"/>
                  <w:sz w:val="22"/>
                  <w:szCs w:val="22"/>
                  <w:lang w:val="en-AU" w:eastAsia="en-AU"/>
                </w:rPr>
                <w:t>diverter NZ460 not in position (no ZSH462 or ZSL461 according to the destination)</w:t>
              </w:r>
            </w:ins>
          </w:p>
        </w:tc>
        <w:tc>
          <w:tcPr>
            <w:tcW w:w="2404" w:type="dxa"/>
            <w:hideMark/>
          </w:tcPr>
          <w:p w14:paraId="667C5654" w14:textId="77777777" w:rsidR="00D47B29" w:rsidRPr="00D47B29" w:rsidRDefault="00D47B29" w:rsidP="00D47B29">
            <w:pPr>
              <w:spacing w:after="0"/>
              <w:jc w:val="center"/>
              <w:rPr>
                <w:ins w:id="1055" w:author="Kasper Simonsen" w:date="2023-10-25T14:03:00Z"/>
                <w:rFonts w:ascii="Calibri" w:hAnsi="Calibri" w:cs="Calibri"/>
                <w:color w:val="000000"/>
                <w:sz w:val="22"/>
                <w:szCs w:val="22"/>
                <w:lang w:val="en-AU" w:eastAsia="en-AU"/>
              </w:rPr>
            </w:pPr>
            <w:ins w:id="1056" w:author="Kasper Simonsen" w:date="2023-10-25T14:03:00Z">
              <w:r w:rsidRPr="00D47B29">
                <w:rPr>
                  <w:rFonts w:ascii="Calibri" w:hAnsi="Calibri" w:cs="Calibri"/>
                  <w:color w:val="000000"/>
                  <w:sz w:val="22"/>
                  <w:szCs w:val="22"/>
                  <w:lang w:val="en-AU" w:eastAsia="en-AU"/>
                </w:rPr>
                <w:t>position feedback defective or diverter defective</w:t>
              </w:r>
            </w:ins>
          </w:p>
        </w:tc>
        <w:tc>
          <w:tcPr>
            <w:tcW w:w="2408" w:type="dxa"/>
            <w:hideMark/>
          </w:tcPr>
          <w:p w14:paraId="4B08BD1D" w14:textId="77777777" w:rsidR="00D47B29" w:rsidRPr="00D47B29" w:rsidRDefault="00D47B29" w:rsidP="00D47B29">
            <w:pPr>
              <w:spacing w:after="0"/>
              <w:jc w:val="center"/>
              <w:rPr>
                <w:ins w:id="1057" w:author="Kasper Simonsen" w:date="2023-10-25T14:03:00Z"/>
                <w:rFonts w:ascii="Calibri" w:hAnsi="Calibri" w:cs="Calibri"/>
                <w:color w:val="000000"/>
                <w:sz w:val="22"/>
                <w:szCs w:val="22"/>
                <w:lang w:val="en-AU" w:eastAsia="en-AU"/>
              </w:rPr>
            </w:pPr>
            <w:ins w:id="1058" w:author="Kasper Simonsen" w:date="2023-10-25T14:03:00Z">
              <w:r w:rsidRPr="00D47B29">
                <w:rPr>
                  <w:rFonts w:ascii="Calibri" w:hAnsi="Calibri" w:cs="Calibri"/>
                  <w:color w:val="000000"/>
                  <w:sz w:val="22"/>
                  <w:szCs w:val="22"/>
                  <w:lang w:val="en-AU" w:eastAsia="en-AU"/>
                </w:rPr>
                <w:t>Convey of VZ007 not allowed</w:t>
              </w:r>
            </w:ins>
          </w:p>
        </w:tc>
        <w:tc>
          <w:tcPr>
            <w:tcW w:w="2404" w:type="dxa"/>
            <w:hideMark/>
          </w:tcPr>
          <w:p w14:paraId="294BF141" w14:textId="77777777" w:rsidR="00D47B29" w:rsidRPr="00D47B29" w:rsidRDefault="00D47B29" w:rsidP="00D47B29">
            <w:pPr>
              <w:spacing w:after="0"/>
              <w:jc w:val="center"/>
              <w:rPr>
                <w:ins w:id="1059" w:author="Kasper Simonsen" w:date="2023-10-25T14:03:00Z"/>
                <w:rFonts w:ascii="Calibri" w:hAnsi="Calibri" w:cs="Calibri"/>
                <w:color w:val="000000"/>
                <w:sz w:val="22"/>
                <w:szCs w:val="22"/>
                <w:lang w:val="en-AU" w:eastAsia="en-AU"/>
              </w:rPr>
            </w:pPr>
            <w:ins w:id="1060" w:author="Kasper Simonsen" w:date="2023-10-25T14:03:00Z">
              <w:r w:rsidRPr="00D47B29">
                <w:rPr>
                  <w:rFonts w:ascii="Calibri" w:hAnsi="Calibri" w:cs="Calibri"/>
                  <w:color w:val="000000"/>
                  <w:sz w:val="22"/>
                  <w:szCs w:val="22"/>
                  <w:lang w:val="en-AU" w:eastAsia="en-AU"/>
                </w:rPr>
                <w:t>ON/OFF</w:t>
              </w:r>
            </w:ins>
          </w:p>
        </w:tc>
      </w:tr>
      <w:tr w:rsidR="00D47B29" w:rsidRPr="00D47B29" w14:paraId="33078198" w14:textId="77777777" w:rsidTr="00D47B29">
        <w:trPr>
          <w:trHeight w:val="300"/>
          <w:ins w:id="1061" w:author="Kasper Simonsen" w:date="2023-10-25T14:03:00Z"/>
        </w:trPr>
        <w:tc>
          <w:tcPr>
            <w:tcW w:w="2412" w:type="dxa"/>
            <w:hideMark/>
          </w:tcPr>
          <w:p w14:paraId="184A7353" w14:textId="77777777" w:rsidR="00D47B29" w:rsidRPr="00D47B29" w:rsidRDefault="00D47B29" w:rsidP="00D47B29">
            <w:pPr>
              <w:spacing w:after="0"/>
              <w:jc w:val="center"/>
              <w:rPr>
                <w:ins w:id="1062" w:author="Kasper Simonsen" w:date="2023-10-25T14:03:00Z"/>
                <w:rFonts w:ascii="Calibri" w:hAnsi="Calibri" w:cs="Calibri"/>
                <w:color w:val="000000"/>
                <w:sz w:val="22"/>
                <w:szCs w:val="22"/>
                <w:lang w:val="en-AU" w:eastAsia="en-AU"/>
              </w:rPr>
            </w:pPr>
            <w:ins w:id="1063" w:author="Kasper Simonsen" w:date="2023-10-25T14:03:00Z">
              <w:r w:rsidRPr="00D47B29">
                <w:rPr>
                  <w:rFonts w:ascii="Calibri" w:hAnsi="Calibri" w:cs="Calibri"/>
                  <w:color w:val="000000"/>
                  <w:sz w:val="22"/>
                  <w:szCs w:val="22"/>
                  <w:lang w:val="en-AU" w:eastAsia="en-AU"/>
                </w:rPr>
                <w:t>AY114</w:t>
              </w:r>
            </w:ins>
          </w:p>
        </w:tc>
        <w:tc>
          <w:tcPr>
            <w:tcW w:w="2404" w:type="dxa"/>
            <w:hideMark/>
          </w:tcPr>
          <w:p w14:paraId="7B36FFAE" w14:textId="77777777" w:rsidR="00D47B29" w:rsidRPr="00D47B29" w:rsidRDefault="00D47B29" w:rsidP="00D47B29">
            <w:pPr>
              <w:spacing w:after="0"/>
              <w:jc w:val="center"/>
              <w:rPr>
                <w:ins w:id="1064" w:author="Kasper Simonsen" w:date="2023-10-25T14:03:00Z"/>
                <w:rFonts w:ascii="Calibri" w:hAnsi="Calibri" w:cs="Calibri"/>
                <w:color w:val="000000"/>
                <w:sz w:val="22"/>
                <w:szCs w:val="22"/>
                <w:lang w:val="en-AU" w:eastAsia="en-AU"/>
              </w:rPr>
            </w:pPr>
            <w:ins w:id="1065" w:author="Kasper Simonsen" w:date="2023-10-25T14:03:00Z">
              <w:r w:rsidRPr="00D47B29">
                <w:rPr>
                  <w:rFonts w:ascii="Calibri" w:hAnsi="Calibri" w:cs="Calibri"/>
                  <w:color w:val="000000"/>
                  <w:sz w:val="22"/>
                  <w:szCs w:val="22"/>
                  <w:lang w:val="en-AU" w:eastAsia="en-AU"/>
                </w:rPr>
                <w:t>High pressure to the vent line of TE009</w:t>
              </w:r>
            </w:ins>
          </w:p>
        </w:tc>
        <w:tc>
          <w:tcPr>
            <w:tcW w:w="2408" w:type="dxa"/>
            <w:hideMark/>
          </w:tcPr>
          <w:p w14:paraId="07FBAFD3" w14:textId="77777777" w:rsidR="00D47B29" w:rsidRPr="00D47B29" w:rsidRDefault="00D47B29" w:rsidP="00D47B29">
            <w:pPr>
              <w:spacing w:after="0"/>
              <w:jc w:val="center"/>
              <w:rPr>
                <w:ins w:id="1066" w:author="Kasper Simonsen" w:date="2023-10-25T14:03:00Z"/>
                <w:rFonts w:ascii="Calibri" w:hAnsi="Calibri" w:cs="Calibri"/>
                <w:color w:val="000000"/>
                <w:sz w:val="22"/>
                <w:szCs w:val="22"/>
                <w:lang w:val="en-AU" w:eastAsia="en-AU"/>
              </w:rPr>
            </w:pPr>
            <w:ins w:id="1067" w:author="Kasper Simonsen" w:date="2023-10-25T14:03:00Z">
              <w:r w:rsidRPr="00D47B29">
                <w:rPr>
                  <w:rFonts w:ascii="Calibri" w:hAnsi="Calibri" w:cs="Calibri"/>
                  <w:color w:val="000000"/>
                  <w:sz w:val="22"/>
                  <w:szCs w:val="22"/>
                  <w:lang w:val="en-AU" w:eastAsia="en-AU"/>
                </w:rPr>
                <w:t>Transporter VZ007 goes in standby</w:t>
              </w:r>
            </w:ins>
          </w:p>
        </w:tc>
        <w:tc>
          <w:tcPr>
            <w:tcW w:w="2404" w:type="dxa"/>
            <w:hideMark/>
          </w:tcPr>
          <w:p w14:paraId="5D94DDA2" w14:textId="77777777" w:rsidR="00D47B29" w:rsidRPr="00D47B29" w:rsidRDefault="00D47B29" w:rsidP="00D47B29">
            <w:pPr>
              <w:spacing w:after="0"/>
              <w:jc w:val="center"/>
              <w:rPr>
                <w:ins w:id="1068" w:author="Kasper Simonsen" w:date="2023-10-25T14:03:00Z"/>
                <w:rFonts w:ascii="Calibri" w:hAnsi="Calibri" w:cs="Calibri"/>
                <w:color w:val="000000"/>
                <w:sz w:val="22"/>
                <w:szCs w:val="22"/>
                <w:lang w:val="en-AU" w:eastAsia="en-AU"/>
              </w:rPr>
            </w:pPr>
            <w:ins w:id="1069" w:author="Kasper Simonsen" w:date="2023-10-25T14:03:00Z">
              <w:r w:rsidRPr="00D47B29">
                <w:rPr>
                  <w:rFonts w:ascii="Calibri" w:hAnsi="Calibri" w:cs="Calibri"/>
                  <w:color w:val="000000"/>
                  <w:sz w:val="22"/>
                  <w:szCs w:val="22"/>
                  <w:lang w:val="en-AU" w:eastAsia="en-AU"/>
                </w:rPr>
                <w:t>ON/OFF</w:t>
              </w:r>
            </w:ins>
          </w:p>
        </w:tc>
      </w:tr>
      <w:tr w:rsidR="00D47B29" w:rsidRPr="00D47B29" w14:paraId="0B922907" w14:textId="77777777" w:rsidTr="00D47B29">
        <w:trPr>
          <w:trHeight w:val="300"/>
          <w:ins w:id="1070" w:author="Kasper Simonsen" w:date="2023-10-25T14:03:00Z"/>
        </w:trPr>
        <w:tc>
          <w:tcPr>
            <w:tcW w:w="2412" w:type="dxa"/>
            <w:hideMark/>
          </w:tcPr>
          <w:p w14:paraId="420373B8" w14:textId="77777777" w:rsidR="00D47B29" w:rsidRPr="00D47B29" w:rsidRDefault="00D47B29" w:rsidP="00D47B29">
            <w:pPr>
              <w:spacing w:after="0"/>
              <w:jc w:val="center"/>
              <w:rPr>
                <w:ins w:id="1071" w:author="Kasper Simonsen" w:date="2023-10-25T14:03:00Z"/>
                <w:rFonts w:ascii="Calibri" w:hAnsi="Calibri" w:cs="Calibri"/>
                <w:color w:val="000000"/>
                <w:sz w:val="22"/>
                <w:szCs w:val="22"/>
                <w:lang w:val="en-AU" w:eastAsia="en-AU"/>
              </w:rPr>
            </w:pPr>
            <w:ins w:id="1072" w:author="Kasper Simonsen" w:date="2023-10-25T14:03:00Z">
              <w:r w:rsidRPr="00D47B29">
                <w:rPr>
                  <w:rFonts w:ascii="Calibri" w:hAnsi="Calibri" w:cs="Calibri"/>
                  <w:color w:val="000000"/>
                  <w:sz w:val="22"/>
                  <w:szCs w:val="22"/>
                  <w:lang w:val="en-AU" w:eastAsia="en-AU"/>
                </w:rPr>
                <w:t>PSH115</w:t>
              </w:r>
            </w:ins>
          </w:p>
        </w:tc>
        <w:tc>
          <w:tcPr>
            <w:tcW w:w="2404" w:type="dxa"/>
            <w:hideMark/>
          </w:tcPr>
          <w:p w14:paraId="197B28F9" w14:textId="77777777" w:rsidR="00D47B29" w:rsidRPr="00D47B29" w:rsidRDefault="00D47B29" w:rsidP="00D47B29">
            <w:pPr>
              <w:spacing w:after="0"/>
              <w:jc w:val="center"/>
              <w:rPr>
                <w:ins w:id="1073" w:author="Kasper Simonsen" w:date="2023-10-25T14:03:00Z"/>
                <w:rFonts w:ascii="Calibri" w:hAnsi="Calibri" w:cs="Calibri"/>
                <w:color w:val="000000"/>
                <w:sz w:val="22"/>
                <w:szCs w:val="22"/>
                <w:lang w:val="en-AU" w:eastAsia="en-AU"/>
              </w:rPr>
            </w:pPr>
            <w:ins w:id="1074" w:author="Kasper Simonsen" w:date="2023-10-25T14:03:00Z">
              <w:r w:rsidRPr="00D47B29">
                <w:rPr>
                  <w:rFonts w:ascii="Calibri" w:hAnsi="Calibri" w:cs="Calibri"/>
                  <w:color w:val="000000"/>
                  <w:sz w:val="22"/>
                  <w:szCs w:val="22"/>
                  <w:lang w:val="en-AU" w:eastAsia="en-AU"/>
                </w:rPr>
                <w:t>High pressure to the vent line of TE009</w:t>
              </w:r>
            </w:ins>
          </w:p>
        </w:tc>
        <w:tc>
          <w:tcPr>
            <w:tcW w:w="2408" w:type="dxa"/>
            <w:hideMark/>
          </w:tcPr>
          <w:p w14:paraId="24DF84BE" w14:textId="77777777" w:rsidR="00D47B29" w:rsidRPr="00D47B29" w:rsidRDefault="00D47B29" w:rsidP="00D47B29">
            <w:pPr>
              <w:spacing w:after="0"/>
              <w:jc w:val="center"/>
              <w:rPr>
                <w:ins w:id="1075" w:author="Kasper Simonsen" w:date="2023-10-25T14:03:00Z"/>
                <w:rFonts w:ascii="Calibri" w:hAnsi="Calibri" w:cs="Calibri"/>
                <w:color w:val="000000"/>
                <w:sz w:val="22"/>
                <w:szCs w:val="22"/>
                <w:lang w:val="en-AU" w:eastAsia="en-AU"/>
              </w:rPr>
            </w:pPr>
            <w:ins w:id="1076" w:author="Kasper Simonsen" w:date="2023-10-25T14:03:00Z">
              <w:r w:rsidRPr="00D47B29">
                <w:rPr>
                  <w:rFonts w:ascii="Calibri" w:hAnsi="Calibri" w:cs="Calibri"/>
                  <w:color w:val="000000"/>
                  <w:sz w:val="22"/>
                  <w:szCs w:val="22"/>
                  <w:lang w:val="en-AU" w:eastAsia="en-AU"/>
                </w:rPr>
                <w:t>Transporter VZ007 goes in standby</w:t>
              </w:r>
            </w:ins>
          </w:p>
        </w:tc>
        <w:tc>
          <w:tcPr>
            <w:tcW w:w="2404" w:type="dxa"/>
            <w:hideMark/>
          </w:tcPr>
          <w:p w14:paraId="2DF42DEA" w14:textId="77777777" w:rsidR="00D47B29" w:rsidRPr="00D47B29" w:rsidRDefault="00D47B29" w:rsidP="00D47B29">
            <w:pPr>
              <w:spacing w:after="0"/>
              <w:jc w:val="center"/>
              <w:rPr>
                <w:ins w:id="1077" w:author="Kasper Simonsen" w:date="2023-10-25T14:03:00Z"/>
                <w:rFonts w:ascii="Calibri" w:hAnsi="Calibri" w:cs="Calibri"/>
                <w:color w:val="000000"/>
                <w:sz w:val="22"/>
                <w:szCs w:val="22"/>
                <w:lang w:val="en-AU" w:eastAsia="en-AU"/>
              </w:rPr>
            </w:pPr>
            <w:ins w:id="1078" w:author="Kasper Simonsen" w:date="2023-10-25T14:03:00Z">
              <w:r w:rsidRPr="00D47B29">
                <w:rPr>
                  <w:rFonts w:ascii="Calibri" w:hAnsi="Calibri" w:cs="Calibri"/>
                  <w:color w:val="000000"/>
                  <w:sz w:val="22"/>
                  <w:szCs w:val="22"/>
                  <w:lang w:val="en-AU" w:eastAsia="en-AU"/>
                </w:rPr>
                <w:t>ON/OFF</w:t>
              </w:r>
            </w:ins>
          </w:p>
        </w:tc>
      </w:tr>
      <w:tr w:rsidR="00D47B29" w:rsidRPr="00D47B29" w14:paraId="76CDCC94" w14:textId="77777777" w:rsidTr="00D47B29">
        <w:trPr>
          <w:trHeight w:val="300"/>
          <w:ins w:id="1079" w:author="Kasper Simonsen" w:date="2023-10-25T14:03:00Z"/>
        </w:trPr>
        <w:tc>
          <w:tcPr>
            <w:tcW w:w="2412" w:type="dxa"/>
            <w:hideMark/>
          </w:tcPr>
          <w:p w14:paraId="013C9BCF" w14:textId="77777777" w:rsidR="00D47B29" w:rsidRPr="00D47B29" w:rsidRDefault="00D47B29" w:rsidP="00D47B29">
            <w:pPr>
              <w:spacing w:after="0"/>
              <w:jc w:val="center"/>
              <w:rPr>
                <w:ins w:id="1080" w:author="Kasper Simonsen" w:date="2023-10-25T14:03:00Z"/>
                <w:rFonts w:ascii="Calibri" w:hAnsi="Calibri" w:cs="Calibri"/>
                <w:color w:val="000000"/>
                <w:sz w:val="22"/>
                <w:szCs w:val="22"/>
                <w:lang w:val="en-AU" w:eastAsia="en-AU"/>
              </w:rPr>
            </w:pPr>
            <w:ins w:id="1081" w:author="Kasper Simonsen" w:date="2023-10-25T14:03:00Z">
              <w:r w:rsidRPr="00D47B29">
                <w:rPr>
                  <w:rFonts w:ascii="Calibri" w:hAnsi="Calibri" w:cs="Calibri"/>
                  <w:color w:val="000000"/>
                  <w:sz w:val="22"/>
                  <w:szCs w:val="22"/>
                  <w:lang w:val="en-AU" w:eastAsia="en-AU"/>
                </w:rPr>
                <w:t>AY116</w:t>
              </w:r>
            </w:ins>
          </w:p>
        </w:tc>
        <w:tc>
          <w:tcPr>
            <w:tcW w:w="2404" w:type="dxa"/>
            <w:hideMark/>
          </w:tcPr>
          <w:p w14:paraId="0D31F266" w14:textId="77777777" w:rsidR="00D47B29" w:rsidRPr="00D47B29" w:rsidRDefault="00D47B29" w:rsidP="00D47B29">
            <w:pPr>
              <w:spacing w:after="0"/>
              <w:jc w:val="center"/>
              <w:rPr>
                <w:ins w:id="1082" w:author="Kasper Simonsen" w:date="2023-10-25T14:03:00Z"/>
                <w:rFonts w:ascii="Calibri" w:hAnsi="Calibri" w:cs="Calibri"/>
                <w:color w:val="000000"/>
                <w:sz w:val="22"/>
                <w:szCs w:val="22"/>
                <w:lang w:val="en-AU" w:eastAsia="en-AU"/>
              </w:rPr>
            </w:pPr>
            <w:ins w:id="1083" w:author="Kasper Simonsen" w:date="2023-10-25T14:03:00Z">
              <w:r w:rsidRPr="00D47B29">
                <w:rPr>
                  <w:rFonts w:ascii="Calibri" w:hAnsi="Calibri" w:cs="Calibri"/>
                  <w:color w:val="000000"/>
                  <w:sz w:val="22"/>
                  <w:szCs w:val="22"/>
                  <w:lang w:val="en-AU" w:eastAsia="en-AU"/>
                </w:rPr>
                <w:t>High pressure to the vent line of TE009</w:t>
              </w:r>
            </w:ins>
          </w:p>
        </w:tc>
        <w:tc>
          <w:tcPr>
            <w:tcW w:w="2408" w:type="dxa"/>
            <w:hideMark/>
          </w:tcPr>
          <w:p w14:paraId="502CEE40" w14:textId="77777777" w:rsidR="00D47B29" w:rsidRPr="00D47B29" w:rsidRDefault="00D47B29" w:rsidP="00D47B29">
            <w:pPr>
              <w:spacing w:after="0"/>
              <w:jc w:val="center"/>
              <w:rPr>
                <w:ins w:id="1084" w:author="Kasper Simonsen" w:date="2023-10-25T14:03:00Z"/>
                <w:rFonts w:ascii="Calibri" w:hAnsi="Calibri" w:cs="Calibri"/>
                <w:color w:val="000000"/>
                <w:sz w:val="22"/>
                <w:szCs w:val="22"/>
                <w:lang w:val="en-AU" w:eastAsia="en-AU"/>
              </w:rPr>
            </w:pPr>
            <w:ins w:id="1085" w:author="Kasper Simonsen" w:date="2023-10-25T14:03:00Z">
              <w:r w:rsidRPr="00D47B29">
                <w:rPr>
                  <w:rFonts w:ascii="Calibri" w:hAnsi="Calibri" w:cs="Calibri"/>
                  <w:color w:val="000000"/>
                  <w:sz w:val="22"/>
                  <w:szCs w:val="22"/>
                  <w:lang w:val="en-AU" w:eastAsia="en-AU"/>
                </w:rPr>
                <w:t>Transporter VZ007 goes in standby</w:t>
              </w:r>
            </w:ins>
          </w:p>
        </w:tc>
        <w:tc>
          <w:tcPr>
            <w:tcW w:w="2404" w:type="dxa"/>
            <w:hideMark/>
          </w:tcPr>
          <w:p w14:paraId="66BCDF42" w14:textId="77777777" w:rsidR="00D47B29" w:rsidRPr="00D47B29" w:rsidRDefault="00D47B29" w:rsidP="00D47B29">
            <w:pPr>
              <w:spacing w:after="0"/>
              <w:jc w:val="center"/>
              <w:rPr>
                <w:ins w:id="1086" w:author="Kasper Simonsen" w:date="2023-10-25T14:03:00Z"/>
                <w:rFonts w:ascii="Calibri" w:hAnsi="Calibri" w:cs="Calibri"/>
                <w:color w:val="000000"/>
                <w:sz w:val="22"/>
                <w:szCs w:val="22"/>
                <w:lang w:val="en-AU" w:eastAsia="en-AU"/>
              </w:rPr>
            </w:pPr>
            <w:ins w:id="1087" w:author="Kasper Simonsen" w:date="2023-10-25T14:03:00Z">
              <w:r w:rsidRPr="00D47B29">
                <w:rPr>
                  <w:rFonts w:ascii="Calibri" w:hAnsi="Calibri" w:cs="Calibri"/>
                  <w:color w:val="000000"/>
                  <w:sz w:val="22"/>
                  <w:szCs w:val="22"/>
                  <w:lang w:val="en-AU" w:eastAsia="en-AU"/>
                </w:rPr>
                <w:t>ON/OFF</w:t>
              </w:r>
            </w:ins>
          </w:p>
        </w:tc>
      </w:tr>
      <w:tr w:rsidR="00D47B29" w:rsidRPr="00D47B29" w14:paraId="7C824B01" w14:textId="77777777" w:rsidTr="00D47B29">
        <w:trPr>
          <w:trHeight w:val="600"/>
          <w:ins w:id="1088" w:author="Kasper Simonsen" w:date="2023-10-25T14:03:00Z"/>
        </w:trPr>
        <w:tc>
          <w:tcPr>
            <w:tcW w:w="2412" w:type="dxa"/>
            <w:hideMark/>
          </w:tcPr>
          <w:p w14:paraId="502E2F4B" w14:textId="77777777" w:rsidR="00D47B29" w:rsidRPr="00D47B29" w:rsidRDefault="00D47B29" w:rsidP="00D47B29">
            <w:pPr>
              <w:spacing w:after="0"/>
              <w:jc w:val="center"/>
              <w:rPr>
                <w:ins w:id="1089" w:author="Kasper Simonsen" w:date="2023-10-25T14:03:00Z"/>
                <w:rFonts w:ascii="Calibri" w:hAnsi="Calibri" w:cs="Calibri"/>
                <w:color w:val="000000"/>
                <w:sz w:val="22"/>
                <w:szCs w:val="22"/>
                <w:lang w:val="en-AU" w:eastAsia="en-AU"/>
              </w:rPr>
            </w:pPr>
            <w:ins w:id="1090" w:author="Kasper Simonsen" w:date="2023-10-25T14:03:00Z">
              <w:r w:rsidRPr="00D47B29">
                <w:rPr>
                  <w:rFonts w:ascii="Calibri" w:hAnsi="Calibri" w:cs="Calibri"/>
                  <w:color w:val="000000"/>
                  <w:sz w:val="22"/>
                  <w:szCs w:val="22"/>
                  <w:lang w:val="en-AU" w:eastAsia="en-AU"/>
                </w:rPr>
                <w:t>PDIT138 Alarm or Instrument Failure</w:t>
              </w:r>
            </w:ins>
          </w:p>
        </w:tc>
        <w:tc>
          <w:tcPr>
            <w:tcW w:w="2404" w:type="dxa"/>
            <w:hideMark/>
          </w:tcPr>
          <w:p w14:paraId="16D92EE2" w14:textId="77777777" w:rsidR="00D47B29" w:rsidRPr="00D47B29" w:rsidRDefault="00D47B29" w:rsidP="00D47B29">
            <w:pPr>
              <w:spacing w:after="0"/>
              <w:jc w:val="center"/>
              <w:rPr>
                <w:ins w:id="1091" w:author="Kasper Simonsen" w:date="2023-10-25T14:03:00Z"/>
                <w:rFonts w:ascii="Calibri" w:hAnsi="Calibri" w:cs="Calibri"/>
                <w:color w:val="000000"/>
                <w:sz w:val="22"/>
                <w:szCs w:val="22"/>
                <w:lang w:val="en-AU" w:eastAsia="en-AU"/>
              </w:rPr>
            </w:pPr>
            <w:ins w:id="1092" w:author="Kasper Simonsen" w:date="2023-10-25T14:03:00Z">
              <w:r w:rsidRPr="00D47B29">
                <w:rPr>
                  <w:rFonts w:ascii="Calibri" w:hAnsi="Calibri" w:cs="Calibri"/>
                  <w:color w:val="000000"/>
                  <w:sz w:val="22"/>
                  <w:szCs w:val="22"/>
                  <w:lang w:val="en-AU" w:eastAsia="en-AU"/>
                </w:rPr>
                <w:t>Overpressure of the Hepa Filter GC008</w:t>
              </w:r>
            </w:ins>
          </w:p>
        </w:tc>
        <w:tc>
          <w:tcPr>
            <w:tcW w:w="2408" w:type="dxa"/>
            <w:hideMark/>
          </w:tcPr>
          <w:p w14:paraId="24E85764" w14:textId="77777777" w:rsidR="00D47B29" w:rsidRPr="00D47B29" w:rsidRDefault="00D47B29" w:rsidP="00D47B29">
            <w:pPr>
              <w:spacing w:after="0"/>
              <w:jc w:val="center"/>
              <w:rPr>
                <w:ins w:id="1093" w:author="Kasper Simonsen" w:date="2023-10-25T14:03:00Z"/>
                <w:rFonts w:ascii="Calibri" w:hAnsi="Calibri" w:cs="Calibri"/>
                <w:color w:val="000000"/>
                <w:sz w:val="22"/>
                <w:szCs w:val="22"/>
                <w:lang w:val="en-AU" w:eastAsia="en-AU"/>
              </w:rPr>
            </w:pPr>
            <w:ins w:id="1094" w:author="Kasper Simonsen" w:date="2023-10-25T14:03:00Z">
              <w:r w:rsidRPr="00D47B29">
                <w:rPr>
                  <w:rFonts w:ascii="Calibri" w:hAnsi="Calibri" w:cs="Calibri"/>
                  <w:color w:val="000000"/>
                  <w:sz w:val="22"/>
                  <w:szCs w:val="22"/>
                  <w:lang w:val="en-AU" w:eastAsia="en-AU"/>
                </w:rPr>
                <w:t>Conveying to TE009 not allowed / Transporter VZ007 goes in standby</w:t>
              </w:r>
            </w:ins>
          </w:p>
        </w:tc>
        <w:tc>
          <w:tcPr>
            <w:tcW w:w="2404" w:type="dxa"/>
            <w:hideMark/>
          </w:tcPr>
          <w:p w14:paraId="006D4F27" w14:textId="77777777" w:rsidR="00D47B29" w:rsidRPr="00D47B29" w:rsidRDefault="00D47B29" w:rsidP="00D47B29">
            <w:pPr>
              <w:spacing w:after="0"/>
              <w:jc w:val="center"/>
              <w:rPr>
                <w:ins w:id="1095" w:author="Kasper Simonsen" w:date="2023-10-25T14:03:00Z"/>
                <w:rFonts w:ascii="Calibri" w:hAnsi="Calibri" w:cs="Calibri"/>
                <w:color w:val="000000"/>
                <w:sz w:val="22"/>
                <w:szCs w:val="22"/>
                <w:lang w:val="en-AU" w:eastAsia="en-AU"/>
              </w:rPr>
            </w:pPr>
            <w:ins w:id="1096"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6A34CEBF" w14:textId="77777777" w:rsidTr="00D47B29">
        <w:trPr>
          <w:trHeight w:val="600"/>
          <w:ins w:id="1097" w:author="Kasper Simonsen" w:date="2023-10-25T14:03:00Z"/>
        </w:trPr>
        <w:tc>
          <w:tcPr>
            <w:tcW w:w="2412" w:type="dxa"/>
            <w:hideMark/>
          </w:tcPr>
          <w:p w14:paraId="2D845C47" w14:textId="77777777" w:rsidR="00D47B29" w:rsidRPr="00D47B29" w:rsidRDefault="00D47B29" w:rsidP="00D47B29">
            <w:pPr>
              <w:spacing w:after="0"/>
              <w:jc w:val="center"/>
              <w:rPr>
                <w:ins w:id="1098" w:author="Kasper Simonsen" w:date="2023-10-25T14:03:00Z"/>
                <w:rFonts w:ascii="Calibri" w:hAnsi="Calibri" w:cs="Calibri"/>
                <w:color w:val="000000"/>
                <w:sz w:val="22"/>
                <w:szCs w:val="22"/>
                <w:lang w:val="en-AU" w:eastAsia="en-AU"/>
              </w:rPr>
            </w:pPr>
            <w:ins w:id="1099" w:author="Kasper Simonsen" w:date="2023-10-25T14:03:00Z">
              <w:r w:rsidRPr="00D47B29">
                <w:rPr>
                  <w:rFonts w:ascii="Calibri" w:hAnsi="Calibri" w:cs="Calibri"/>
                  <w:color w:val="000000"/>
                  <w:sz w:val="22"/>
                  <w:szCs w:val="22"/>
                  <w:lang w:val="en-AU" w:eastAsia="en-AU"/>
                </w:rPr>
                <w:t>PDIT117 Alarm or Instrument Failure</w:t>
              </w:r>
            </w:ins>
          </w:p>
        </w:tc>
        <w:tc>
          <w:tcPr>
            <w:tcW w:w="2404" w:type="dxa"/>
            <w:hideMark/>
          </w:tcPr>
          <w:p w14:paraId="49D4D8FF" w14:textId="77777777" w:rsidR="00D47B29" w:rsidRPr="00D47B29" w:rsidRDefault="00D47B29" w:rsidP="00D47B29">
            <w:pPr>
              <w:spacing w:after="0"/>
              <w:jc w:val="center"/>
              <w:rPr>
                <w:ins w:id="1100" w:author="Kasper Simonsen" w:date="2023-10-25T14:03:00Z"/>
                <w:rFonts w:ascii="Calibri" w:hAnsi="Calibri" w:cs="Calibri"/>
                <w:color w:val="000000"/>
                <w:sz w:val="22"/>
                <w:szCs w:val="22"/>
                <w:lang w:val="en-AU" w:eastAsia="en-AU"/>
              </w:rPr>
            </w:pPr>
            <w:ins w:id="1101" w:author="Kasper Simonsen" w:date="2023-10-25T14:03:00Z">
              <w:r w:rsidRPr="00D47B29">
                <w:rPr>
                  <w:rFonts w:ascii="Calibri" w:hAnsi="Calibri" w:cs="Calibri"/>
                  <w:color w:val="000000"/>
                  <w:sz w:val="22"/>
                  <w:szCs w:val="22"/>
                  <w:lang w:val="en-AU" w:eastAsia="en-AU"/>
                </w:rPr>
                <w:t>High Pressure in filter CA008</w:t>
              </w:r>
            </w:ins>
          </w:p>
        </w:tc>
        <w:tc>
          <w:tcPr>
            <w:tcW w:w="2408" w:type="dxa"/>
            <w:hideMark/>
          </w:tcPr>
          <w:p w14:paraId="05959A3D" w14:textId="77777777" w:rsidR="00D47B29" w:rsidRPr="00D47B29" w:rsidRDefault="00D47B29" w:rsidP="00D47B29">
            <w:pPr>
              <w:spacing w:after="0"/>
              <w:jc w:val="center"/>
              <w:rPr>
                <w:ins w:id="1102" w:author="Kasper Simonsen" w:date="2023-10-25T14:03:00Z"/>
                <w:rFonts w:ascii="Calibri" w:hAnsi="Calibri" w:cs="Calibri"/>
                <w:color w:val="000000"/>
                <w:sz w:val="22"/>
                <w:szCs w:val="22"/>
                <w:lang w:val="en-AU" w:eastAsia="en-AU"/>
              </w:rPr>
            </w:pPr>
            <w:ins w:id="1103" w:author="Kasper Simonsen" w:date="2023-10-25T14:03:00Z">
              <w:r w:rsidRPr="00D47B29">
                <w:rPr>
                  <w:rFonts w:ascii="Calibri" w:hAnsi="Calibri" w:cs="Calibri"/>
                  <w:color w:val="000000"/>
                  <w:sz w:val="22"/>
                  <w:szCs w:val="22"/>
                  <w:lang w:val="en-AU" w:eastAsia="en-AU"/>
                </w:rPr>
                <w:t>Conveying to TE009 not allowed / Transporter VZ007 goes in standby</w:t>
              </w:r>
            </w:ins>
          </w:p>
        </w:tc>
        <w:tc>
          <w:tcPr>
            <w:tcW w:w="2404" w:type="dxa"/>
            <w:hideMark/>
          </w:tcPr>
          <w:p w14:paraId="574AC357" w14:textId="77777777" w:rsidR="00D47B29" w:rsidRPr="00D47B29" w:rsidRDefault="00D47B29" w:rsidP="00D47B29">
            <w:pPr>
              <w:spacing w:after="0"/>
              <w:jc w:val="center"/>
              <w:rPr>
                <w:ins w:id="1104" w:author="Kasper Simonsen" w:date="2023-10-25T14:03:00Z"/>
                <w:rFonts w:ascii="Calibri" w:hAnsi="Calibri" w:cs="Calibri"/>
                <w:color w:val="000000"/>
                <w:sz w:val="22"/>
                <w:szCs w:val="22"/>
                <w:lang w:val="en-AU" w:eastAsia="en-AU"/>
              </w:rPr>
            </w:pPr>
            <w:ins w:id="1105"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38D51C31" w14:textId="77777777" w:rsidTr="00D47B29">
        <w:trPr>
          <w:trHeight w:val="600"/>
          <w:ins w:id="1106" w:author="Kasper Simonsen" w:date="2023-10-25T14:03:00Z"/>
        </w:trPr>
        <w:tc>
          <w:tcPr>
            <w:tcW w:w="2412" w:type="dxa"/>
            <w:hideMark/>
          </w:tcPr>
          <w:p w14:paraId="06EC760B" w14:textId="77777777" w:rsidR="00D47B29" w:rsidRPr="00D47B29" w:rsidRDefault="00D47B29" w:rsidP="00D47B29">
            <w:pPr>
              <w:spacing w:after="0"/>
              <w:jc w:val="center"/>
              <w:rPr>
                <w:ins w:id="1107" w:author="Kasper Simonsen" w:date="2023-10-25T14:03:00Z"/>
                <w:rFonts w:ascii="Calibri" w:hAnsi="Calibri" w:cs="Calibri"/>
                <w:color w:val="000000"/>
                <w:sz w:val="22"/>
                <w:szCs w:val="22"/>
                <w:lang w:val="en-AU" w:eastAsia="en-AU"/>
              </w:rPr>
            </w:pPr>
            <w:ins w:id="1108" w:author="Kasper Simonsen" w:date="2023-10-25T14:03:00Z">
              <w:r w:rsidRPr="00D47B29">
                <w:rPr>
                  <w:rFonts w:ascii="Calibri" w:hAnsi="Calibri" w:cs="Calibri"/>
                  <w:color w:val="000000"/>
                  <w:sz w:val="22"/>
                  <w:szCs w:val="22"/>
                  <w:lang w:val="en-AU" w:eastAsia="en-AU"/>
                </w:rPr>
                <w:t>PIT124 Alarm or Instrument Failure</w:t>
              </w:r>
            </w:ins>
          </w:p>
        </w:tc>
        <w:tc>
          <w:tcPr>
            <w:tcW w:w="2404" w:type="dxa"/>
            <w:hideMark/>
          </w:tcPr>
          <w:p w14:paraId="387932C1" w14:textId="77777777" w:rsidR="00D47B29" w:rsidRPr="00D47B29" w:rsidRDefault="00D47B29" w:rsidP="00D47B29">
            <w:pPr>
              <w:spacing w:after="0"/>
              <w:jc w:val="center"/>
              <w:rPr>
                <w:ins w:id="1109" w:author="Kasper Simonsen" w:date="2023-10-25T14:03:00Z"/>
                <w:rFonts w:ascii="Calibri" w:hAnsi="Calibri" w:cs="Calibri"/>
                <w:color w:val="000000"/>
                <w:sz w:val="22"/>
                <w:szCs w:val="22"/>
                <w:lang w:val="en-AU" w:eastAsia="en-AU"/>
              </w:rPr>
            </w:pPr>
            <w:ins w:id="1110" w:author="Kasper Simonsen" w:date="2023-10-25T14:03:00Z">
              <w:r w:rsidRPr="00D47B29">
                <w:rPr>
                  <w:rFonts w:ascii="Calibri" w:hAnsi="Calibri" w:cs="Calibri"/>
                  <w:color w:val="000000"/>
                  <w:sz w:val="22"/>
                  <w:szCs w:val="22"/>
                  <w:lang w:val="en-AU" w:eastAsia="en-AU"/>
                </w:rPr>
                <w:t>High Pressure Alarm in TE009</w:t>
              </w:r>
            </w:ins>
          </w:p>
        </w:tc>
        <w:tc>
          <w:tcPr>
            <w:tcW w:w="2408" w:type="dxa"/>
            <w:hideMark/>
          </w:tcPr>
          <w:p w14:paraId="1C9CD6C7" w14:textId="77777777" w:rsidR="00D47B29" w:rsidRPr="00D47B29" w:rsidRDefault="00D47B29" w:rsidP="00D47B29">
            <w:pPr>
              <w:spacing w:after="0"/>
              <w:jc w:val="center"/>
              <w:rPr>
                <w:ins w:id="1111" w:author="Kasper Simonsen" w:date="2023-10-25T14:03:00Z"/>
                <w:rFonts w:ascii="Calibri" w:hAnsi="Calibri" w:cs="Calibri"/>
                <w:color w:val="000000"/>
                <w:sz w:val="22"/>
                <w:szCs w:val="22"/>
                <w:lang w:val="en-AU" w:eastAsia="en-AU"/>
              </w:rPr>
            </w:pPr>
            <w:ins w:id="1112" w:author="Kasper Simonsen" w:date="2023-10-25T14:03:00Z">
              <w:r w:rsidRPr="00D47B29">
                <w:rPr>
                  <w:rFonts w:ascii="Calibri" w:hAnsi="Calibri" w:cs="Calibri"/>
                  <w:color w:val="000000"/>
                  <w:sz w:val="22"/>
                  <w:szCs w:val="22"/>
                  <w:lang w:val="en-AU" w:eastAsia="en-AU"/>
                </w:rPr>
                <w:t>Conveying to TE009 not allowed /Transporter VZ007 goes in standby</w:t>
              </w:r>
            </w:ins>
          </w:p>
        </w:tc>
        <w:tc>
          <w:tcPr>
            <w:tcW w:w="2404" w:type="dxa"/>
            <w:hideMark/>
          </w:tcPr>
          <w:p w14:paraId="47E860C4" w14:textId="77777777" w:rsidR="00D47B29" w:rsidRPr="00D47B29" w:rsidRDefault="00D47B29" w:rsidP="00D47B29">
            <w:pPr>
              <w:spacing w:after="0"/>
              <w:jc w:val="center"/>
              <w:rPr>
                <w:ins w:id="1113" w:author="Kasper Simonsen" w:date="2023-10-25T14:03:00Z"/>
                <w:rFonts w:ascii="Calibri" w:hAnsi="Calibri" w:cs="Calibri"/>
                <w:color w:val="000000"/>
                <w:sz w:val="22"/>
                <w:szCs w:val="22"/>
                <w:lang w:val="en-AU" w:eastAsia="en-AU"/>
              </w:rPr>
            </w:pPr>
            <w:ins w:id="1114"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2A493243" w14:textId="77777777" w:rsidTr="00D47B29">
        <w:trPr>
          <w:trHeight w:val="300"/>
          <w:ins w:id="1115" w:author="Kasper Simonsen" w:date="2023-10-25T14:03:00Z"/>
        </w:trPr>
        <w:tc>
          <w:tcPr>
            <w:tcW w:w="2412" w:type="dxa"/>
            <w:hideMark/>
          </w:tcPr>
          <w:p w14:paraId="62A7473C" w14:textId="77777777" w:rsidR="00D47B29" w:rsidRPr="00D47B29" w:rsidRDefault="00D47B29" w:rsidP="00D47B29">
            <w:pPr>
              <w:spacing w:after="0"/>
              <w:jc w:val="center"/>
              <w:rPr>
                <w:ins w:id="1116" w:author="Kasper Simonsen" w:date="2023-10-25T14:03:00Z"/>
                <w:rFonts w:ascii="Calibri" w:hAnsi="Calibri" w:cs="Calibri"/>
                <w:color w:val="000000"/>
                <w:sz w:val="22"/>
                <w:szCs w:val="22"/>
                <w:lang w:val="en-AU" w:eastAsia="en-AU"/>
              </w:rPr>
            </w:pPr>
            <w:ins w:id="1117" w:author="Kasper Simonsen" w:date="2023-10-25T14:03:00Z">
              <w:r w:rsidRPr="00D47B29">
                <w:rPr>
                  <w:rFonts w:ascii="Calibri" w:hAnsi="Calibri" w:cs="Calibri"/>
                  <w:color w:val="000000"/>
                  <w:sz w:val="22"/>
                  <w:szCs w:val="22"/>
                  <w:lang w:val="en-AU" w:eastAsia="en-AU"/>
                </w:rPr>
                <w:t>AY114</w:t>
              </w:r>
            </w:ins>
          </w:p>
        </w:tc>
        <w:tc>
          <w:tcPr>
            <w:tcW w:w="2404" w:type="dxa"/>
            <w:hideMark/>
          </w:tcPr>
          <w:p w14:paraId="4664B4EB" w14:textId="77777777" w:rsidR="00D47B29" w:rsidRPr="00D47B29" w:rsidRDefault="00D47B29" w:rsidP="00D47B29">
            <w:pPr>
              <w:spacing w:after="0"/>
              <w:jc w:val="center"/>
              <w:rPr>
                <w:ins w:id="1118" w:author="Kasper Simonsen" w:date="2023-10-25T14:03:00Z"/>
                <w:rFonts w:ascii="Calibri" w:hAnsi="Calibri" w:cs="Calibri"/>
                <w:color w:val="000000"/>
                <w:sz w:val="22"/>
                <w:szCs w:val="22"/>
                <w:lang w:val="en-AU" w:eastAsia="en-AU"/>
              </w:rPr>
            </w:pPr>
            <w:ins w:id="1119" w:author="Kasper Simonsen" w:date="2023-10-25T14:03:00Z">
              <w:r w:rsidRPr="00D47B29">
                <w:rPr>
                  <w:rFonts w:ascii="Calibri" w:hAnsi="Calibri" w:cs="Calibri"/>
                  <w:color w:val="000000"/>
                  <w:sz w:val="22"/>
                  <w:szCs w:val="22"/>
                  <w:lang w:val="en-AU" w:eastAsia="en-AU"/>
                </w:rPr>
                <w:t>High pressure to the vent line of TE009</w:t>
              </w:r>
            </w:ins>
          </w:p>
        </w:tc>
        <w:tc>
          <w:tcPr>
            <w:tcW w:w="2408" w:type="dxa"/>
            <w:hideMark/>
          </w:tcPr>
          <w:p w14:paraId="207D7955" w14:textId="77777777" w:rsidR="00D47B29" w:rsidRPr="00D47B29" w:rsidRDefault="00D47B29" w:rsidP="00D47B29">
            <w:pPr>
              <w:spacing w:after="0"/>
              <w:jc w:val="center"/>
              <w:rPr>
                <w:ins w:id="1120" w:author="Kasper Simonsen" w:date="2023-10-25T14:03:00Z"/>
                <w:rFonts w:ascii="Calibri" w:hAnsi="Calibri" w:cs="Calibri"/>
                <w:color w:val="000000"/>
                <w:sz w:val="22"/>
                <w:szCs w:val="22"/>
                <w:lang w:val="en-AU" w:eastAsia="en-AU"/>
              </w:rPr>
            </w:pPr>
            <w:ins w:id="1121" w:author="Kasper Simonsen" w:date="2023-10-25T14:03:00Z">
              <w:r w:rsidRPr="00D47B29">
                <w:rPr>
                  <w:rFonts w:ascii="Calibri" w:hAnsi="Calibri" w:cs="Calibri"/>
                  <w:color w:val="000000"/>
                  <w:sz w:val="22"/>
                  <w:szCs w:val="22"/>
                  <w:lang w:val="en-AU" w:eastAsia="en-AU"/>
                </w:rPr>
                <w:t>TE009 goes into standby</w:t>
              </w:r>
            </w:ins>
          </w:p>
        </w:tc>
        <w:tc>
          <w:tcPr>
            <w:tcW w:w="2404" w:type="dxa"/>
            <w:hideMark/>
          </w:tcPr>
          <w:p w14:paraId="08A4832E" w14:textId="77777777" w:rsidR="00D47B29" w:rsidRPr="00D47B29" w:rsidRDefault="00D47B29" w:rsidP="00D47B29">
            <w:pPr>
              <w:spacing w:after="0"/>
              <w:jc w:val="center"/>
              <w:rPr>
                <w:ins w:id="1122" w:author="Kasper Simonsen" w:date="2023-10-25T14:03:00Z"/>
                <w:rFonts w:ascii="Calibri" w:hAnsi="Calibri" w:cs="Calibri"/>
                <w:color w:val="000000"/>
                <w:sz w:val="22"/>
                <w:szCs w:val="22"/>
                <w:lang w:val="en-AU" w:eastAsia="en-AU"/>
              </w:rPr>
            </w:pPr>
            <w:ins w:id="1123" w:author="Kasper Simonsen" w:date="2023-10-25T14:03:00Z">
              <w:r w:rsidRPr="00D47B29">
                <w:rPr>
                  <w:rFonts w:ascii="Calibri" w:hAnsi="Calibri" w:cs="Calibri"/>
                  <w:color w:val="000000"/>
                  <w:sz w:val="22"/>
                  <w:szCs w:val="22"/>
                  <w:lang w:val="en-AU" w:eastAsia="en-AU"/>
                </w:rPr>
                <w:t>ON/OFF</w:t>
              </w:r>
            </w:ins>
          </w:p>
        </w:tc>
      </w:tr>
      <w:tr w:rsidR="00D47B29" w:rsidRPr="00D47B29" w14:paraId="1CC49B9C" w14:textId="77777777" w:rsidTr="00D47B29">
        <w:trPr>
          <w:trHeight w:val="300"/>
          <w:ins w:id="1124" w:author="Kasper Simonsen" w:date="2023-10-25T14:03:00Z"/>
        </w:trPr>
        <w:tc>
          <w:tcPr>
            <w:tcW w:w="2412" w:type="dxa"/>
            <w:hideMark/>
          </w:tcPr>
          <w:p w14:paraId="5519F0CE" w14:textId="77777777" w:rsidR="00D47B29" w:rsidRPr="00D47B29" w:rsidRDefault="00D47B29" w:rsidP="00D47B29">
            <w:pPr>
              <w:spacing w:after="0"/>
              <w:jc w:val="center"/>
              <w:rPr>
                <w:ins w:id="1125" w:author="Kasper Simonsen" w:date="2023-10-25T14:03:00Z"/>
                <w:rFonts w:ascii="Calibri" w:hAnsi="Calibri" w:cs="Calibri"/>
                <w:color w:val="000000"/>
                <w:sz w:val="22"/>
                <w:szCs w:val="22"/>
                <w:lang w:val="en-AU" w:eastAsia="en-AU"/>
              </w:rPr>
            </w:pPr>
            <w:ins w:id="1126" w:author="Kasper Simonsen" w:date="2023-10-25T14:03:00Z">
              <w:r w:rsidRPr="00D47B29">
                <w:rPr>
                  <w:rFonts w:ascii="Calibri" w:hAnsi="Calibri" w:cs="Calibri"/>
                  <w:color w:val="000000"/>
                  <w:sz w:val="22"/>
                  <w:szCs w:val="22"/>
                  <w:lang w:val="en-AU" w:eastAsia="en-AU"/>
                </w:rPr>
                <w:t>PSH115</w:t>
              </w:r>
            </w:ins>
          </w:p>
        </w:tc>
        <w:tc>
          <w:tcPr>
            <w:tcW w:w="2404" w:type="dxa"/>
            <w:hideMark/>
          </w:tcPr>
          <w:p w14:paraId="5F37FF14" w14:textId="77777777" w:rsidR="00D47B29" w:rsidRPr="00D47B29" w:rsidRDefault="00D47B29" w:rsidP="00D47B29">
            <w:pPr>
              <w:spacing w:after="0"/>
              <w:jc w:val="center"/>
              <w:rPr>
                <w:ins w:id="1127" w:author="Kasper Simonsen" w:date="2023-10-25T14:03:00Z"/>
                <w:rFonts w:ascii="Calibri" w:hAnsi="Calibri" w:cs="Calibri"/>
                <w:color w:val="000000"/>
                <w:sz w:val="22"/>
                <w:szCs w:val="22"/>
                <w:lang w:val="en-AU" w:eastAsia="en-AU"/>
              </w:rPr>
            </w:pPr>
            <w:ins w:id="1128" w:author="Kasper Simonsen" w:date="2023-10-25T14:03:00Z">
              <w:r w:rsidRPr="00D47B29">
                <w:rPr>
                  <w:rFonts w:ascii="Calibri" w:hAnsi="Calibri" w:cs="Calibri"/>
                  <w:color w:val="000000"/>
                  <w:sz w:val="22"/>
                  <w:szCs w:val="22"/>
                  <w:lang w:val="en-AU" w:eastAsia="en-AU"/>
                </w:rPr>
                <w:t>High pressure to the vent line of TE009</w:t>
              </w:r>
            </w:ins>
          </w:p>
        </w:tc>
        <w:tc>
          <w:tcPr>
            <w:tcW w:w="2408" w:type="dxa"/>
            <w:hideMark/>
          </w:tcPr>
          <w:p w14:paraId="02417FDB" w14:textId="77777777" w:rsidR="00D47B29" w:rsidRPr="00D47B29" w:rsidRDefault="00D47B29" w:rsidP="00D47B29">
            <w:pPr>
              <w:spacing w:after="0"/>
              <w:jc w:val="center"/>
              <w:rPr>
                <w:ins w:id="1129" w:author="Kasper Simonsen" w:date="2023-10-25T14:03:00Z"/>
                <w:rFonts w:ascii="Calibri" w:hAnsi="Calibri" w:cs="Calibri"/>
                <w:color w:val="000000"/>
                <w:sz w:val="22"/>
                <w:szCs w:val="22"/>
                <w:lang w:val="en-AU" w:eastAsia="en-AU"/>
              </w:rPr>
            </w:pPr>
            <w:ins w:id="1130" w:author="Kasper Simonsen" w:date="2023-10-25T14:03:00Z">
              <w:r w:rsidRPr="00D47B29">
                <w:rPr>
                  <w:rFonts w:ascii="Calibri" w:hAnsi="Calibri" w:cs="Calibri"/>
                  <w:color w:val="000000"/>
                  <w:sz w:val="22"/>
                  <w:szCs w:val="22"/>
                  <w:lang w:val="en-AU" w:eastAsia="en-AU"/>
                </w:rPr>
                <w:t>TE009 goes into standby</w:t>
              </w:r>
            </w:ins>
          </w:p>
        </w:tc>
        <w:tc>
          <w:tcPr>
            <w:tcW w:w="2404" w:type="dxa"/>
            <w:hideMark/>
          </w:tcPr>
          <w:p w14:paraId="25D2A304" w14:textId="77777777" w:rsidR="00D47B29" w:rsidRPr="00D47B29" w:rsidRDefault="00D47B29" w:rsidP="00D47B29">
            <w:pPr>
              <w:spacing w:after="0"/>
              <w:jc w:val="center"/>
              <w:rPr>
                <w:ins w:id="1131" w:author="Kasper Simonsen" w:date="2023-10-25T14:03:00Z"/>
                <w:rFonts w:ascii="Calibri" w:hAnsi="Calibri" w:cs="Calibri"/>
                <w:color w:val="000000"/>
                <w:sz w:val="22"/>
                <w:szCs w:val="22"/>
                <w:lang w:val="en-AU" w:eastAsia="en-AU"/>
              </w:rPr>
            </w:pPr>
            <w:ins w:id="1132" w:author="Kasper Simonsen" w:date="2023-10-25T14:03:00Z">
              <w:r w:rsidRPr="00D47B29">
                <w:rPr>
                  <w:rFonts w:ascii="Calibri" w:hAnsi="Calibri" w:cs="Calibri"/>
                  <w:color w:val="000000"/>
                  <w:sz w:val="22"/>
                  <w:szCs w:val="22"/>
                  <w:lang w:val="en-AU" w:eastAsia="en-AU"/>
                </w:rPr>
                <w:t>ON/OFF</w:t>
              </w:r>
            </w:ins>
          </w:p>
        </w:tc>
      </w:tr>
      <w:tr w:rsidR="00D47B29" w:rsidRPr="00D47B29" w14:paraId="3B0DBD0F" w14:textId="77777777" w:rsidTr="00D47B29">
        <w:trPr>
          <w:trHeight w:val="300"/>
          <w:ins w:id="1133" w:author="Kasper Simonsen" w:date="2023-10-25T14:03:00Z"/>
        </w:trPr>
        <w:tc>
          <w:tcPr>
            <w:tcW w:w="2412" w:type="dxa"/>
            <w:hideMark/>
          </w:tcPr>
          <w:p w14:paraId="3D928145" w14:textId="77777777" w:rsidR="00D47B29" w:rsidRPr="00D47B29" w:rsidRDefault="00D47B29" w:rsidP="00D47B29">
            <w:pPr>
              <w:spacing w:after="0"/>
              <w:jc w:val="center"/>
              <w:rPr>
                <w:ins w:id="1134" w:author="Kasper Simonsen" w:date="2023-10-25T14:03:00Z"/>
                <w:rFonts w:ascii="Calibri" w:hAnsi="Calibri" w:cs="Calibri"/>
                <w:color w:val="000000"/>
                <w:sz w:val="22"/>
                <w:szCs w:val="22"/>
                <w:lang w:val="en-AU" w:eastAsia="en-AU"/>
              </w:rPr>
            </w:pPr>
            <w:ins w:id="1135" w:author="Kasper Simonsen" w:date="2023-10-25T14:03:00Z">
              <w:r w:rsidRPr="00D47B29">
                <w:rPr>
                  <w:rFonts w:ascii="Calibri" w:hAnsi="Calibri" w:cs="Calibri"/>
                  <w:color w:val="000000"/>
                  <w:sz w:val="22"/>
                  <w:szCs w:val="22"/>
                  <w:lang w:val="en-AU" w:eastAsia="en-AU"/>
                </w:rPr>
                <w:t>AY116</w:t>
              </w:r>
            </w:ins>
          </w:p>
        </w:tc>
        <w:tc>
          <w:tcPr>
            <w:tcW w:w="2404" w:type="dxa"/>
            <w:hideMark/>
          </w:tcPr>
          <w:p w14:paraId="3876067D" w14:textId="77777777" w:rsidR="00D47B29" w:rsidRPr="00D47B29" w:rsidRDefault="00D47B29" w:rsidP="00D47B29">
            <w:pPr>
              <w:spacing w:after="0"/>
              <w:jc w:val="center"/>
              <w:rPr>
                <w:ins w:id="1136" w:author="Kasper Simonsen" w:date="2023-10-25T14:03:00Z"/>
                <w:rFonts w:ascii="Calibri" w:hAnsi="Calibri" w:cs="Calibri"/>
                <w:color w:val="000000"/>
                <w:sz w:val="22"/>
                <w:szCs w:val="22"/>
                <w:lang w:val="en-AU" w:eastAsia="en-AU"/>
              </w:rPr>
            </w:pPr>
            <w:ins w:id="1137" w:author="Kasper Simonsen" w:date="2023-10-25T14:03:00Z">
              <w:r w:rsidRPr="00D47B29">
                <w:rPr>
                  <w:rFonts w:ascii="Calibri" w:hAnsi="Calibri" w:cs="Calibri"/>
                  <w:color w:val="000000"/>
                  <w:sz w:val="22"/>
                  <w:szCs w:val="22"/>
                  <w:lang w:val="en-AU" w:eastAsia="en-AU"/>
                </w:rPr>
                <w:t>High pressure to the vent line of TE009</w:t>
              </w:r>
            </w:ins>
          </w:p>
        </w:tc>
        <w:tc>
          <w:tcPr>
            <w:tcW w:w="2408" w:type="dxa"/>
            <w:hideMark/>
          </w:tcPr>
          <w:p w14:paraId="22E3BBC2" w14:textId="77777777" w:rsidR="00D47B29" w:rsidRPr="00D47B29" w:rsidRDefault="00D47B29" w:rsidP="00D47B29">
            <w:pPr>
              <w:spacing w:after="0"/>
              <w:jc w:val="center"/>
              <w:rPr>
                <w:ins w:id="1138" w:author="Kasper Simonsen" w:date="2023-10-25T14:03:00Z"/>
                <w:rFonts w:ascii="Calibri" w:hAnsi="Calibri" w:cs="Calibri"/>
                <w:color w:val="000000"/>
                <w:sz w:val="22"/>
                <w:szCs w:val="22"/>
                <w:lang w:val="en-AU" w:eastAsia="en-AU"/>
              </w:rPr>
            </w:pPr>
            <w:ins w:id="1139" w:author="Kasper Simonsen" w:date="2023-10-25T14:03:00Z">
              <w:r w:rsidRPr="00D47B29">
                <w:rPr>
                  <w:rFonts w:ascii="Calibri" w:hAnsi="Calibri" w:cs="Calibri"/>
                  <w:color w:val="000000"/>
                  <w:sz w:val="22"/>
                  <w:szCs w:val="22"/>
                  <w:lang w:val="en-AU" w:eastAsia="en-AU"/>
                </w:rPr>
                <w:t>TE009 goes into standby</w:t>
              </w:r>
            </w:ins>
          </w:p>
        </w:tc>
        <w:tc>
          <w:tcPr>
            <w:tcW w:w="2404" w:type="dxa"/>
            <w:hideMark/>
          </w:tcPr>
          <w:p w14:paraId="15A6CCDB" w14:textId="77777777" w:rsidR="00D47B29" w:rsidRPr="00D47B29" w:rsidRDefault="00D47B29" w:rsidP="00D47B29">
            <w:pPr>
              <w:spacing w:after="0"/>
              <w:jc w:val="center"/>
              <w:rPr>
                <w:ins w:id="1140" w:author="Kasper Simonsen" w:date="2023-10-25T14:03:00Z"/>
                <w:rFonts w:ascii="Calibri" w:hAnsi="Calibri" w:cs="Calibri"/>
                <w:color w:val="000000"/>
                <w:sz w:val="22"/>
                <w:szCs w:val="22"/>
                <w:lang w:val="en-AU" w:eastAsia="en-AU"/>
              </w:rPr>
            </w:pPr>
            <w:ins w:id="1141" w:author="Kasper Simonsen" w:date="2023-10-25T14:03:00Z">
              <w:r w:rsidRPr="00D47B29">
                <w:rPr>
                  <w:rFonts w:ascii="Calibri" w:hAnsi="Calibri" w:cs="Calibri"/>
                  <w:color w:val="000000"/>
                  <w:sz w:val="22"/>
                  <w:szCs w:val="22"/>
                  <w:lang w:val="en-AU" w:eastAsia="en-AU"/>
                </w:rPr>
                <w:t>ON/OFF</w:t>
              </w:r>
            </w:ins>
          </w:p>
        </w:tc>
      </w:tr>
      <w:tr w:rsidR="00D47B29" w:rsidRPr="00D47B29" w14:paraId="0DC06559" w14:textId="77777777" w:rsidTr="00D47B29">
        <w:trPr>
          <w:trHeight w:val="600"/>
          <w:ins w:id="1142" w:author="Kasper Simonsen" w:date="2023-10-25T14:03:00Z"/>
        </w:trPr>
        <w:tc>
          <w:tcPr>
            <w:tcW w:w="2412" w:type="dxa"/>
            <w:hideMark/>
          </w:tcPr>
          <w:p w14:paraId="191AB794" w14:textId="77777777" w:rsidR="00D47B29" w:rsidRPr="00D47B29" w:rsidRDefault="00D47B29" w:rsidP="00D47B29">
            <w:pPr>
              <w:spacing w:after="0"/>
              <w:jc w:val="center"/>
              <w:rPr>
                <w:ins w:id="1143" w:author="Kasper Simonsen" w:date="2023-10-25T14:03:00Z"/>
                <w:rFonts w:ascii="Calibri" w:hAnsi="Calibri" w:cs="Calibri"/>
                <w:color w:val="000000"/>
                <w:sz w:val="22"/>
                <w:szCs w:val="22"/>
                <w:lang w:val="en-AU" w:eastAsia="en-AU"/>
              </w:rPr>
            </w:pPr>
            <w:ins w:id="1144" w:author="Kasper Simonsen" w:date="2023-10-25T14:03:00Z">
              <w:r w:rsidRPr="00D47B29">
                <w:rPr>
                  <w:rFonts w:ascii="Calibri" w:hAnsi="Calibri" w:cs="Calibri"/>
                  <w:color w:val="000000"/>
                  <w:sz w:val="22"/>
                  <w:szCs w:val="22"/>
                  <w:lang w:val="en-AU" w:eastAsia="en-AU"/>
                </w:rPr>
                <w:t>PDIT138 Alarm or Instrument Failure</w:t>
              </w:r>
            </w:ins>
          </w:p>
        </w:tc>
        <w:tc>
          <w:tcPr>
            <w:tcW w:w="2404" w:type="dxa"/>
            <w:hideMark/>
          </w:tcPr>
          <w:p w14:paraId="3101550D" w14:textId="77777777" w:rsidR="00D47B29" w:rsidRPr="00D47B29" w:rsidRDefault="00D47B29" w:rsidP="00D47B29">
            <w:pPr>
              <w:spacing w:after="0"/>
              <w:jc w:val="center"/>
              <w:rPr>
                <w:ins w:id="1145" w:author="Kasper Simonsen" w:date="2023-10-25T14:03:00Z"/>
                <w:rFonts w:ascii="Calibri" w:hAnsi="Calibri" w:cs="Calibri"/>
                <w:color w:val="000000"/>
                <w:sz w:val="22"/>
                <w:szCs w:val="22"/>
                <w:lang w:val="en-AU" w:eastAsia="en-AU"/>
              </w:rPr>
            </w:pPr>
            <w:ins w:id="1146" w:author="Kasper Simonsen" w:date="2023-10-25T14:03:00Z">
              <w:r w:rsidRPr="00D47B29">
                <w:rPr>
                  <w:rFonts w:ascii="Calibri" w:hAnsi="Calibri" w:cs="Calibri"/>
                  <w:color w:val="000000"/>
                  <w:sz w:val="22"/>
                  <w:szCs w:val="22"/>
                  <w:lang w:val="en-AU" w:eastAsia="en-AU"/>
                </w:rPr>
                <w:t>Overpressure of the Hepa Filter GC008</w:t>
              </w:r>
            </w:ins>
          </w:p>
        </w:tc>
        <w:tc>
          <w:tcPr>
            <w:tcW w:w="2408" w:type="dxa"/>
            <w:hideMark/>
          </w:tcPr>
          <w:p w14:paraId="1B28949D" w14:textId="77777777" w:rsidR="00D47B29" w:rsidRPr="00D47B29" w:rsidRDefault="00D47B29" w:rsidP="00D47B29">
            <w:pPr>
              <w:spacing w:after="0"/>
              <w:jc w:val="center"/>
              <w:rPr>
                <w:ins w:id="1147" w:author="Kasper Simonsen" w:date="2023-10-25T14:03:00Z"/>
                <w:rFonts w:ascii="Calibri" w:hAnsi="Calibri" w:cs="Calibri"/>
                <w:color w:val="000000"/>
                <w:sz w:val="22"/>
                <w:szCs w:val="22"/>
                <w:lang w:val="en-AU" w:eastAsia="en-AU"/>
              </w:rPr>
            </w:pPr>
            <w:ins w:id="1148" w:author="Kasper Simonsen" w:date="2023-10-25T14:03:00Z">
              <w:r w:rsidRPr="00D47B29">
                <w:rPr>
                  <w:rFonts w:ascii="Calibri" w:hAnsi="Calibri" w:cs="Calibri"/>
                  <w:color w:val="000000"/>
                  <w:sz w:val="22"/>
                  <w:szCs w:val="22"/>
                  <w:lang w:val="en-AU" w:eastAsia="en-AU"/>
                </w:rPr>
                <w:t>TE009 goes into standby</w:t>
              </w:r>
            </w:ins>
          </w:p>
        </w:tc>
        <w:tc>
          <w:tcPr>
            <w:tcW w:w="2404" w:type="dxa"/>
            <w:hideMark/>
          </w:tcPr>
          <w:p w14:paraId="7EDA0A0C" w14:textId="77777777" w:rsidR="00D47B29" w:rsidRPr="00D47B29" w:rsidRDefault="00D47B29" w:rsidP="00D47B29">
            <w:pPr>
              <w:spacing w:after="0"/>
              <w:jc w:val="center"/>
              <w:rPr>
                <w:ins w:id="1149" w:author="Kasper Simonsen" w:date="2023-10-25T14:03:00Z"/>
                <w:rFonts w:ascii="Calibri" w:hAnsi="Calibri" w:cs="Calibri"/>
                <w:color w:val="000000"/>
                <w:sz w:val="22"/>
                <w:szCs w:val="22"/>
                <w:lang w:val="en-AU" w:eastAsia="en-AU"/>
              </w:rPr>
            </w:pPr>
            <w:ins w:id="1150"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5671EAD3" w14:textId="77777777" w:rsidTr="00D47B29">
        <w:trPr>
          <w:trHeight w:val="600"/>
          <w:ins w:id="1151" w:author="Kasper Simonsen" w:date="2023-10-25T14:03:00Z"/>
        </w:trPr>
        <w:tc>
          <w:tcPr>
            <w:tcW w:w="2412" w:type="dxa"/>
            <w:hideMark/>
          </w:tcPr>
          <w:p w14:paraId="28FCCBE5" w14:textId="77777777" w:rsidR="00D47B29" w:rsidRPr="00D47B29" w:rsidRDefault="00D47B29" w:rsidP="00D47B29">
            <w:pPr>
              <w:spacing w:after="0"/>
              <w:jc w:val="center"/>
              <w:rPr>
                <w:ins w:id="1152" w:author="Kasper Simonsen" w:date="2023-10-25T14:03:00Z"/>
                <w:rFonts w:ascii="Calibri" w:hAnsi="Calibri" w:cs="Calibri"/>
                <w:color w:val="000000"/>
                <w:sz w:val="22"/>
                <w:szCs w:val="22"/>
                <w:lang w:val="en-AU" w:eastAsia="en-AU"/>
              </w:rPr>
            </w:pPr>
            <w:ins w:id="1153" w:author="Kasper Simonsen" w:date="2023-10-25T14:03:00Z">
              <w:r w:rsidRPr="00D47B29">
                <w:rPr>
                  <w:rFonts w:ascii="Calibri" w:hAnsi="Calibri" w:cs="Calibri"/>
                  <w:color w:val="000000"/>
                  <w:sz w:val="22"/>
                  <w:szCs w:val="22"/>
                  <w:lang w:val="en-AU" w:eastAsia="en-AU"/>
                </w:rPr>
                <w:t>PDIT117 Alarm or Instrument Failure</w:t>
              </w:r>
            </w:ins>
          </w:p>
        </w:tc>
        <w:tc>
          <w:tcPr>
            <w:tcW w:w="2404" w:type="dxa"/>
            <w:hideMark/>
          </w:tcPr>
          <w:p w14:paraId="0526CB64" w14:textId="77777777" w:rsidR="00D47B29" w:rsidRPr="00D47B29" w:rsidRDefault="00D47B29" w:rsidP="00D47B29">
            <w:pPr>
              <w:spacing w:after="0"/>
              <w:jc w:val="center"/>
              <w:rPr>
                <w:ins w:id="1154" w:author="Kasper Simonsen" w:date="2023-10-25T14:03:00Z"/>
                <w:rFonts w:ascii="Calibri" w:hAnsi="Calibri" w:cs="Calibri"/>
                <w:color w:val="000000"/>
                <w:sz w:val="22"/>
                <w:szCs w:val="22"/>
                <w:lang w:val="en-AU" w:eastAsia="en-AU"/>
              </w:rPr>
            </w:pPr>
            <w:ins w:id="1155" w:author="Kasper Simonsen" w:date="2023-10-25T14:03:00Z">
              <w:r w:rsidRPr="00D47B29">
                <w:rPr>
                  <w:rFonts w:ascii="Calibri" w:hAnsi="Calibri" w:cs="Calibri"/>
                  <w:color w:val="000000"/>
                  <w:sz w:val="22"/>
                  <w:szCs w:val="22"/>
                  <w:lang w:val="en-AU" w:eastAsia="en-AU"/>
                </w:rPr>
                <w:t>High Pressure in filter CA008</w:t>
              </w:r>
            </w:ins>
          </w:p>
        </w:tc>
        <w:tc>
          <w:tcPr>
            <w:tcW w:w="2408" w:type="dxa"/>
            <w:hideMark/>
          </w:tcPr>
          <w:p w14:paraId="3C555B79" w14:textId="77777777" w:rsidR="00D47B29" w:rsidRPr="00D47B29" w:rsidRDefault="00D47B29" w:rsidP="00D47B29">
            <w:pPr>
              <w:spacing w:after="0"/>
              <w:jc w:val="center"/>
              <w:rPr>
                <w:ins w:id="1156" w:author="Kasper Simonsen" w:date="2023-10-25T14:03:00Z"/>
                <w:rFonts w:ascii="Calibri" w:hAnsi="Calibri" w:cs="Calibri"/>
                <w:color w:val="000000"/>
                <w:sz w:val="22"/>
                <w:szCs w:val="22"/>
                <w:lang w:val="en-AU" w:eastAsia="en-AU"/>
              </w:rPr>
            </w:pPr>
            <w:ins w:id="1157" w:author="Kasper Simonsen" w:date="2023-10-25T14:03:00Z">
              <w:r w:rsidRPr="00D47B29">
                <w:rPr>
                  <w:rFonts w:ascii="Calibri" w:hAnsi="Calibri" w:cs="Calibri"/>
                  <w:color w:val="000000"/>
                  <w:sz w:val="22"/>
                  <w:szCs w:val="22"/>
                  <w:lang w:val="en-AU" w:eastAsia="en-AU"/>
                </w:rPr>
                <w:t>TE009 goes into standby</w:t>
              </w:r>
            </w:ins>
          </w:p>
        </w:tc>
        <w:tc>
          <w:tcPr>
            <w:tcW w:w="2404" w:type="dxa"/>
            <w:hideMark/>
          </w:tcPr>
          <w:p w14:paraId="31A307E0" w14:textId="77777777" w:rsidR="00D47B29" w:rsidRPr="00D47B29" w:rsidRDefault="00D47B29" w:rsidP="00D47B29">
            <w:pPr>
              <w:spacing w:after="0"/>
              <w:jc w:val="center"/>
              <w:rPr>
                <w:ins w:id="1158" w:author="Kasper Simonsen" w:date="2023-10-25T14:03:00Z"/>
                <w:rFonts w:ascii="Calibri" w:hAnsi="Calibri" w:cs="Calibri"/>
                <w:color w:val="000000"/>
                <w:sz w:val="22"/>
                <w:szCs w:val="22"/>
                <w:lang w:val="en-AU" w:eastAsia="en-AU"/>
              </w:rPr>
            </w:pPr>
            <w:ins w:id="1159"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579DFA08" w14:textId="77777777" w:rsidTr="00D47B29">
        <w:trPr>
          <w:trHeight w:val="600"/>
          <w:ins w:id="1160" w:author="Kasper Simonsen" w:date="2023-10-25T14:03:00Z"/>
        </w:trPr>
        <w:tc>
          <w:tcPr>
            <w:tcW w:w="2412" w:type="dxa"/>
            <w:hideMark/>
          </w:tcPr>
          <w:p w14:paraId="6B4A814F" w14:textId="77777777" w:rsidR="00D47B29" w:rsidRPr="00D47B29" w:rsidRDefault="00D47B29" w:rsidP="00D47B29">
            <w:pPr>
              <w:spacing w:after="0"/>
              <w:jc w:val="center"/>
              <w:rPr>
                <w:ins w:id="1161" w:author="Kasper Simonsen" w:date="2023-10-25T14:03:00Z"/>
                <w:rFonts w:ascii="Calibri" w:hAnsi="Calibri" w:cs="Calibri"/>
                <w:color w:val="000000"/>
                <w:sz w:val="22"/>
                <w:szCs w:val="22"/>
                <w:lang w:val="en-AU" w:eastAsia="en-AU"/>
              </w:rPr>
            </w:pPr>
            <w:ins w:id="1162" w:author="Kasper Simonsen" w:date="2023-10-25T14:03:00Z">
              <w:r w:rsidRPr="00D47B29">
                <w:rPr>
                  <w:rFonts w:ascii="Calibri" w:hAnsi="Calibri" w:cs="Calibri"/>
                  <w:color w:val="000000"/>
                  <w:sz w:val="22"/>
                  <w:szCs w:val="22"/>
                  <w:lang w:val="en-AU" w:eastAsia="en-AU"/>
                </w:rPr>
                <w:t>PIT124 Alarm or Instrument Failure</w:t>
              </w:r>
            </w:ins>
          </w:p>
        </w:tc>
        <w:tc>
          <w:tcPr>
            <w:tcW w:w="2404" w:type="dxa"/>
            <w:hideMark/>
          </w:tcPr>
          <w:p w14:paraId="244F99AE" w14:textId="77777777" w:rsidR="00D47B29" w:rsidRPr="00D47B29" w:rsidRDefault="00D47B29" w:rsidP="00D47B29">
            <w:pPr>
              <w:spacing w:after="0"/>
              <w:jc w:val="center"/>
              <w:rPr>
                <w:ins w:id="1163" w:author="Kasper Simonsen" w:date="2023-10-25T14:03:00Z"/>
                <w:rFonts w:ascii="Calibri" w:hAnsi="Calibri" w:cs="Calibri"/>
                <w:color w:val="000000"/>
                <w:sz w:val="22"/>
                <w:szCs w:val="22"/>
                <w:lang w:val="en-AU" w:eastAsia="en-AU"/>
              </w:rPr>
            </w:pPr>
            <w:ins w:id="1164" w:author="Kasper Simonsen" w:date="2023-10-25T14:03:00Z">
              <w:r w:rsidRPr="00D47B29">
                <w:rPr>
                  <w:rFonts w:ascii="Calibri" w:hAnsi="Calibri" w:cs="Calibri"/>
                  <w:color w:val="000000"/>
                  <w:sz w:val="22"/>
                  <w:szCs w:val="22"/>
                  <w:lang w:val="en-AU" w:eastAsia="en-AU"/>
                </w:rPr>
                <w:t>High Pressure Alarm in TE009</w:t>
              </w:r>
            </w:ins>
          </w:p>
        </w:tc>
        <w:tc>
          <w:tcPr>
            <w:tcW w:w="2408" w:type="dxa"/>
            <w:hideMark/>
          </w:tcPr>
          <w:p w14:paraId="1CC763EE" w14:textId="77777777" w:rsidR="00D47B29" w:rsidRPr="00D47B29" w:rsidRDefault="00D47B29" w:rsidP="00D47B29">
            <w:pPr>
              <w:spacing w:after="0"/>
              <w:jc w:val="center"/>
              <w:rPr>
                <w:ins w:id="1165" w:author="Kasper Simonsen" w:date="2023-10-25T14:03:00Z"/>
                <w:rFonts w:ascii="Calibri" w:hAnsi="Calibri" w:cs="Calibri"/>
                <w:color w:val="000000"/>
                <w:sz w:val="22"/>
                <w:szCs w:val="22"/>
                <w:lang w:val="en-AU" w:eastAsia="en-AU"/>
              </w:rPr>
            </w:pPr>
            <w:ins w:id="1166" w:author="Kasper Simonsen" w:date="2023-10-25T14:03:00Z">
              <w:r w:rsidRPr="00D47B29">
                <w:rPr>
                  <w:rFonts w:ascii="Calibri" w:hAnsi="Calibri" w:cs="Calibri"/>
                  <w:color w:val="000000"/>
                  <w:sz w:val="22"/>
                  <w:szCs w:val="22"/>
                  <w:lang w:val="en-AU" w:eastAsia="en-AU"/>
                </w:rPr>
                <w:t>TE009 goes into standby</w:t>
              </w:r>
            </w:ins>
          </w:p>
        </w:tc>
        <w:tc>
          <w:tcPr>
            <w:tcW w:w="2404" w:type="dxa"/>
            <w:hideMark/>
          </w:tcPr>
          <w:p w14:paraId="28517263" w14:textId="77777777" w:rsidR="00D47B29" w:rsidRPr="00D47B29" w:rsidRDefault="00D47B29" w:rsidP="00D47B29">
            <w:pPr>
              <w:spacing w:after="0"/>
              <w:jc w:val="center"/>
              <w:rPr>
                <w:ins w:id="1167" w:author="Kasper Simonsen" w:date="2023-10-25T14:03:00Z"/>
                <w:rFonts w:ascii="Calibri" w:hAnsi="Calibri" w:cs="Calibri"/>
                <w:color w:val="000000"/>
                <w:sz w:val="22"/>
                <w:szCs w:val="22"/>
                <w:lang w:val="en-AU" w:eastAsia="en-AU"/>
              </w:rPr>
            </w:pPr>
            <w:ins w:id="1168"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04525063" w14:textId="77777777" w:rsidTr="00D47B29">
        <w:trPr>
          <w:trHeight w:val="600"/>
          <w:ins w:id="1169" w:author="Kasper Simonsen" w:date="2023-10-25T14:03:00Z"/>
        </w:trPr>
        <w:tc>
          <w:tcPr>
            <w:tcW w:w="2412" w:type="dxa"/>
            <w:hideMark/>
          </w:tcPr>
          <w:p w14:paraId="628DFC57" w14:textId="77777777" w:rsidR="00D47B29" w:rsidRPr="00D47B29" w:rsidRDefault="00D47B29" w:rsidP="00D47B29">
            <w:pPr>
              <w:spacing w:after="0"/>
              <w:jc w:val="center"/>
              <w:rPr>
                <w:ins w:id="1170" w:author="Kasper Simonsen" w:date="2023-10-25T14:03:00Z"/>
                <w:rFonts w:ascii="Calibri" w:hAnsi="Calibri" w:cs="Calibri"/>
                <w:color w:val="000000"/>
                <w:sz w:val="22"/>
                <w:szCs w:val="22"/>
                <w:lang w:val="en-AU" w:eastAsia="en-AU"/>
              </w:rPr>
            </w:pPr>
            <w:ins w:id="1171" w:author="Kasper Simonsen" w:date="2023-10-25T14:03:00Z">
              <w:r w:rsidRPr="00D47B29">
                <w:rPr>
                  <w:rFonts w:ascii="Calibri" w:hAnsi="Calibri" w:cs="Calibri"/>
                  <w:color w:val="000000"/>
                  <w:sz w:val="22"/>
                  <w:szCs w:val="22"/>
                  <w:lang w:val="en-AU" w:eastAsia="en-AU"/>
                </w:rPr>
                <w:t>Diverter NZ216 not in position (no ZSH149 or ZSL150 according to the destination)</w:t>
              </w:r>
            </w:ins>
          </w:p>
        </w:tc>
        <w:tc>
          <w:tcPr>
            <w:tcW w:w="2404" w:type="dxa"/>
            <w:hideMark/>
          </w:tcPr>
          <w:p w14:paraId="7C1683F9" w14:textId="77777777" w:rsidR="00D47B29" w:rsidRPr="00D47B29" w:rsidRDefault="00D47B29" w:rsidP="00D47B29">
            <w:pPr>
              <w:spacing w:after="0"/>
              <w:jc w:val="center"/>
              <w:rPr>
                <w:ins w:id="1172" w:author="Kasper Simonsen" w:date="2023-10-25T14:03:00Z"/>
                <w:rFonts w:ascii="Calibri" w:hAnsi="Calibri" w:cs="Calibri"/>
                <w:color w:val="000000"/>
                <w:sz w:val="22"/>
                <w:szCs w:val="22"/>
                <w:lang w:val="en-AU" w:eastAsia="en-AU"/>
              </w:rPr>
            </w:pPr>
            <w:ins w:id="1173" w:author="Kasper Simonsen" w:date="2023-10-25T14:03:00Z">
              <w:r w:rsidRPr="00D47B29">
                <w:rPr>
                  <w:rFonts w:ascii="Calibri" w:hAnsi="Calibri" w:cs="Calibri"/>
                  <w:color w:val="000000"/>
                  <w:sz w:val="22"/>
                  <w:szCs w:val="22"/>
                  <w:lang w:val="en-AU" w:eastAsia="en-AU"/>
                </w:rPr>
                <w:t>position feedback defective or diverter defective</w:t>
              </w:r>
            </w:ins>
          </w:p>
        </w:tc>
        <w:tc>
          <w:tcPr>
            <w:tcW w:w="2408" w:type="dxa"/>
            <w:hideMark/>
          </w:tcPr>
          <w:p w14:paraId="06D1D6A8" w14:textId="77777777" w:rsidR="00D47B29" w:rsidRPr="00D47B29" w:rsidRDefault="00D47B29" w:rsidP="00D47B29">
            <w:pPr>
              <w:spacing w:after="0"/>
              <w:jc w:val="center"/>
              <w:rPr>
                <w:ins w:id="1174" w:author="Kasper Simonsen" w:date="2023-10-25T14:03:00Z"/>
                <w:rFonts w:ascii="Calibri" w:hAnsi="Calibri" w:cs="Calibri"/>
                <w:color w:val="000000"/>
                <w:sz w:val="22"/>
                <w:szCs w:val="22"/>
                <w:lang w:val="en-AU" w:eastAsia="en-AU"/>
              </w:rPr>
            </w:pPr>
            <w:ins w:id="1175" w:author="Kasper Simonsen" w:date="2023-10-25T14:03:00Z">
              <w:r w:rsidRPr="00D47B29">
                <w:rPr>
                  <w:rFonts w:ascii="Calibri" w:hAnsi="Calibri" w:cs="Calibri"/>
                  <w:color w:val="000000"/>
                  <w:sz w:val="22"/>
                  <w:szCs w:val="22"/>
                  <w:lang w:val="en-AU" w:eastAsia="en-AU"/>
                </w:rPr>
                <w:t>Conveying to TE011 not allowed / Transporter VZ007 goes in standby</w:t>
              </w:r>
            </w:ins>
          </w:p>
        </w:tc>
        <w:tc>
          <w:tcPr>
            <w:tcW w:w="2404" w:type="dxa"/>
            <w:hideMark/>
          </w:tcPr>
          <w:p w14:paraId="3B248D6D" w14:textId="77777777" w:rsidR="00D47B29" w:rsidRPr="00D47B29" w:rsidRDefault="00D47B29" w:rsidP="00D47B29">
            <w:pPr>
              <w:spacing w:after="0"/>
              <w:jc w:val="center"/>
              <w:rPr>
                <w:ins w:id="1176" w:author="Kasper Simonsen" w:date="2023-10-25T14:03:00Z"/>
                <w:rFonts w:ascii="Calibri" w:hAnsi="Calibri" w:cs="Calibri"/>
                <w:color w:val="000000"/>
                <w:sz w:val="22"/>
                <w:szCs w:val="22"/>
                <w:lang w:val="en-AU" w:eastAsia="en-AU"/>
              </w:rPr>
            </w:pPr>
            <w:ins w:id="1177" w:author="Kasper Simonsen" w:date="2023-10-25T14:03:00Z">
              <w:r w:rsidRPr="00D47B29">
                <w:rPr>
                  <w:rFonts w:ascii="Calibri" w:hAnsi="Calibri" w:cs="Calibri"/>
                  <w:color w:val="000000"/>
                  <w:sz w:val="22"/>
                  <w:szCs w:val="22"/>
                  <w:lang w:val="en-AU" w:eastAsia="en-AU"/>
                </w:rPr>
                <w:t>ON/OFF</w:t>
              </w:r>
            </w:ins>
          </w:p>
        </w:tc>
      </w:tr>
      <w:tr w:rsidR="00D47B29" w:rsidRPr="00D47B29" w14:paraId="063EFFE1" w14:textId="77777777" w:rsidTr="00D47B29">
        <w:trPr>
          <w:trHeight w:val="600"/>
          <w:ins w:id="1178" w:author="Kasper Simonsen" w:date="2023-10-25T14:03:00Z"/>
        </w:trPr>
        <w:tc>
          <w:tcPr>
            <w:tcW w:w="2412" w:type="dxa"/>
            <w:hideMark/>
          </w:tcPr>
          <w:p w14:paraId="64E2ABDF" w14:textId="77777777" w:rsidR="00D47B29" w:rsidRPr="00D47B29" w:rsidRDefault="00D47B29" w:rsidP="00D47B29">
            <w:pPr>
              <w:spacing w:after="0"/>
              <w:jc w:val="center"/>
              <w:rPr>
                <w:ins w:id="1179" w:author="Kasper Simonsen" w:date="2023-10-25T14:03:00Z"/>
                <w:rFonts w:ascii="Calibri" w:hAnsi="Calibri" w:cs="Calibri"/>
                <w:color w:val="000000"/>
                <w:sz w:val="22"/>
                <w:szCs w:val="22"/>
                <w:lang w:val="en-AU" w:eastAsia="en-AU"/>
              </w:rPr>
            </w:pPr>
            <w:ins w:id="1180" w:author="Kasper Simonsen" w:date="2023-10-25T14:03:00Z">
              <w:r w:rsidRPr="00D47B29">
                <w:rPr>
                  <w:rFonts w:ascii="Calibri" w:hAnsi="Calibri" w:cs="Calibri"/>
                  <w:color w:val="000000"/>
                  <w:sz w:val="22"/>
                  <w:szCs w:val="22"/>
                  <w:lang w:val="en-AU" w:eastAsia="en-AU"/>
                </w:rPr>
                <w:t>PDIT140 Alarm or Instrument Failure</w:t>
              </w:r>
            </w:ins>
          </w:p>
        </w:tc>
        <w:tc>
          <w:tcPr>
            <w:tcW w:w="2404" w:type="dxa"/>
            <w:hideMark/>
          </w:tcPr>
          <w:p w14:paraId="66E875E8" w14:textId="77777777" w:rsidR="00D47B29" w:rsidRPr="00D47B29" w:rsidRDefault="00D47B29" w:rsidP="00D47B29">
            <w:pPr>
              <w:spacing w:after="0"/>
              <w:jc w:val="center"/>
              <w:rPr>
                <w:ins w:id="1181" w:author="Kasper Simonsen" w:date="2023-10-25T14:03:00Z"/>
                <w:rFonts w:ascii="Calibri" w:hAnsi="Calibri" w:cs="Calibri"/>
                <w:color w:val="000000"/>
                <w:sz w:val="22"/>
                <w:szCs w:val="22"/>
                <w:lang w:val="en-AU" w:eastAsia="en-AU"/>
              </w:rPr>
            </w:pPr>
            <w:ins w:id="1182" w:author="Kasper Simonsen" w:date="2023-10-25T14:03:00Z">
              <w:r w:rsidRPr="00D47B29">
                <w:rPr>
                  <w:rFonts w:ascii="Calibri" w:hAnsi="Calibri" w:cs="Calibri"/>
                  <w:color w:val="000000"/>
                  <w:sz w:val="22"/>
                  <w:szCs w:val="22"/>
                  <w:lang w:val="en-AU" w:eastAsia="en-AU"/>
                </w:rPr>
                <w:t>Overpressure of the Hepa Filter GC010</w:t>
              </w:r>
            </w:ins>
          </w:p>
        </w:tc>
        <w:tc>
          <w:tcPr>
            <w:tcW w:w="2408" w:type="dxa"/>
            <w:hideMark/>
          </w:tcPr>
          <w:p w14:paraId="7F0034B2" w14:textId="77777777" w:rsidR="00D47B29" w:rsidRPr="00D47B29" w:rsidRDefault="00D47B29" w:rsidP="00D47B29">
            <w:pPr>
              <w:spacing w:after="0"/>
              <w:jc w:val="center"/>
              <w:rPr>
                <w:ins w:id="1183" w:author="Kasper Simonsen" w:date="2023-10-25T14:03:00Z"/>
                <w:rFonts w:ascii="Calibri" w:hAnsi="Calibri" w:cs="Calibri"/>
                <w:color w:val="000000"/>
                <w:sz w:val="22"/>
                <w:szCs w:val="22"/>
                <w:lang w:val="en-AU" w:eastAsia="en-AU"/>
              </w:rPr>
            </w:pPr>
            <w:ins w:id="1184" w:author="Kasper Simonsen" w:date="2023-10-25T14:03:00Z">
              <w:r w:rsidRPr="00D47B29">
                <w:rPr>
                  <w:rFonts w:ascii="Calibri" w:hAnsi="Calibri" w:cs="Calibri"/>
                  <w:color w:val="000000"/>
                  <w:sz w:val="22"/>
                  <w:szCs w:val="22"/>
                  <w:lang w:val="en-AU" w:eastAsia="en-AU"/>
                </w:rPr>
                <w:t>Conveying to TE011 not allowed / Transporter VZ007 goes in standby</w:t>
              </w:r>
            </w:ins>
          </w:p>
        </w:tc>
        <w:tc>
          <w:tcPr>
            <w:tcW w:w="2404" w:type="dxa"/>
            <w:hideMark/>
          </w:tcPr>
          <w:p w14:paraId="45F294B0" w14:textId="77777777" w:rsidR="00D47B29" w:rsidRPr="00D47B29" w:rsidRDefault="00D47B29" w:rsidP="00D47B29">
            <w:pPr>
              <w:spacing w:after="0"/>
              <w:jc w:val="center"/>
              <w:rPr>
                <w:ins w:id="1185" w:author="Kasper Simonsen" w:date="2023-10-25T14:03:00Z"/>
                <w:rFonts w:ascii="Calibri" w:hAnsi="Calibri" w:cs="Calibri"/>
                <w:color w:val="000000"/>
                <w:sz w:val="22"/>
                <w:szCs w:val="22"/>
                <w:lang w:val="en-AU" w:eastAsia="en-AU"/>
              </w:rPr>
            </w:pPr>
            <w:ins w:id="1186"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577C5B9D" w14:textId="77777777" w:rsidTr="00D47B29">
        <w:trPr>
          <w:trHeight w:val="600"/>
          <w:ins w:id="1187" w:author="Kasper Simonsen" w:date="2023-10-25T14:03:00Z"/>
        </w:trPr>
        <w:tc>
          <w:tcPr>
            <w:tcW w:w="2412" w:type="dxa"/>
            <w:hideMark/>
          </w:tcPr>
          <w:p w14:paraId="39EB0958" w14:textId="77777777" w:rsidR="00D47B29" w:rsidRPr="00D47B29" w:rsidRDefault="00D47B29" w:rsidP="00D47B29">
            <w:pPr>
              <w:spacing w:after="0"/>
              <w:jc w:val="center"/>
              <w:rPr>
                <w:ins w:id="1188" w:author="Kasper Simonsen" w:date="2023-10-25T14:03:00Z"/>
                <w:rFonts w:ascii="Calibri" w:hAnsi="Calibri" w:cs="Calibri"/>
                <w:color w:val="000000"/>
                <w:sz w:val="22"/>
                <w:szCs w:val="22"/>
                <w:lang w:val="en-AU" w:eastAsia="en-AU"/>
              </w:rPr>
            </w:pPr>
            <w:ins w:id="1189" w:author="Kasper Simonsen" w:date="2023-10-25T14:03:00Z">
              <w:r w:rsidRPr="00D47B29">
                <w:rPr>
                  <w:rFonts w:ascii="Calibri" w:hAnsi="Calibri" w:cs="Calibri"/>
                  <w:color w:val="000000"/>
                  <w:sz w:val="22"/>
                  <w:szCs w:val="22"/>
                  <w:lang w:val="en-AU" w:eastAsia="en-AU"/>
                </w:rPr>
                <w:t>PDIT157 High Alarm or Instrument Failure</w:t>
              </w:r>
            </w:ins>
          </w:p>
        </w:tc>
        <w:tc>
          <w:tcPr>
            <w:tcW w:w="2404" w:type="dxa"/>
            <w:hideMark/>
          </w:tcPr>
          <w:p w14:paraId="08D24E10" w14:textId="77777777" w:rsidR="00D47B29" w:rsidRPr="00D47B29" w:rsidRDefault="00D47B29" w:rsidP="00D47B29">
            <w:pPr>
              <w:spacing w:after="0"/>
              <w:jc w:val="center"/>
              <w:rPr>
                <w:ins w:id="1190" w:author="Kasper Simonsen" w:date="2023-10-25T14:03:00Z"/>
                <w:rFonts w:ascii="Calibri" w:hAnsi="Calibri" w:cs="Calibri"/>
                <w:color w:val="000000"/>
                <w:sz w:val="22"/>
                <w:szCs w:val="22"/>
                <w:lang w:val="en-AU" w:eastAsia="en-AU"/>
              </w:rPr>
            </w:pPr>
            <w:ins w:id="1191" w:author="Kasper Simonsen" w:date="2023-10-25T14:03:00Z">
              <w:r w:rsidRPr="00D47B29">
                <w:rPr>
                  <w:rFonts w:ascii="Calibri" w:hAnsi="Calibri" w:cs="Calibri"/>
                  <w:color w:val="000000"/>
                  <w:sz w:val="22"/>
                  <w:szCs w:val="22"/>
                  <w:lang w:val="en-AU" w:eastAsia="en-AU"/>
                </w:rPr>
                <w:t>High Pressure in filter CA010</w:t>
              </w:r>
            </w:ins>
          </w:p>
        </w:tc>
        <w:tc>
          <w:tcPr>
            <w:tcW w:w="2408" w:type="dxa"/>
            <w:hideMark/>
          </w:tcPr>
          <w:p w14:paraId="07096E2B" w14:textId="77777777" w:rsidR="00D47B29" w:rsidRPr="00D47B29" w:rsidRDefault="00D47B29" w:rsidP="00D47B29">
            <w:pPr>
              <w:spacing w:after="0"/>
              <w:jc w:val="center"/>
              <w:rPr>
                <w:ins w:id="1192" w:author="Kasper Simonsen" w:date="2023-10-25T14:03:00Z"/>
                <w:rFonts w:ascii="Calibri" w:hAnsi="Calibri" w:cs="Calibri"/>
                <w:color w:val="000000"/>
                <w:sz w:val="22"/>
                <w:szCs w:val="22"/>
                <w:lang w:val="en-AU" w:eastAsia="en-AU"/>
              </w:rPr>
            </w:pPr>
            <w:ins w:id="1193" w:author="Kasper Simonsen" w:date="2023-10-25T14:03:00Z">
              <w:r w:rsidRPr="00D47B29">
                <w:rPr>
                  <w:rFonts w:ascii="Calibri" w:hAnsi="Calibri" w:cs="Calibri"/>
                  <w:color w:val="000000"/>
                  <w:sz w:val="22"/>
                  <w:szCs w:val="22"/>
                  <w:lang w:val="en-AU" w:eastAsia="en-AU"/>
                </w:rPr>
                <w:t>Conveying to TE011 not allowed / Transporter VZ007 goes in standby</w:t>
              </w:r>
            </w:ins>
          </w:p>
        </w:tc>
        <w:tc>
          <w:tcPr>
            <w:tcW w:w="2404" w:type="dxa"/>
            <w:hideMark/>
          </w:tcPr>
          <w:p w14:paraId="0FD41D7F" w14:textId="77777777" w:rsidR="00D47B29" w:rsidRPr="00D47B29" w:rsidRDefault="00D47B29" w:rsidP="00D47B29">
            <w:pPr>
              <w:spacing w:after="0"/>
              <w:jc w:val="center"/>
              <w:rPr>
                <w:ins w:id="1194" w:author="Kasper Simonsen" w:date="2023-10-25T14:03:00Z"/>
                <w:rFonts w:ascii="Calibri" w:hAnsi="Calibri" w:cs="Calibri"/>
                <w:color w:val="000000"/>
                <w:sz w:val="22"/>
                <w:szCs w:val="22"/>
                <w:lang w:val="en-AU" w:eastAsia="en-AU"/>
              </w:rPr>
            </w:pPr>
            <w:ins w:id="1195"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702302C7" w14:textId="77777777" w:rsidTr="00D47B29">
        <w:trPr>
          <w:trHeight w:val="600"/>
          <w:ins w:id="1196" w:author="Kasper Simonsen" w:date="2023-10-25T14:03:00Z"/>
        </w:trPr>
        <w:tc>
          <w:tcPr>
            <w:tcW w:w="2412" w:type="dxa"/>
            <w:hideMark/>
          </w:tcPr>
          <w:p w14:paraId="58D38501" w14:textId="77777777" w:rsidR="00D47B29" w:rsidRPr="00D47B29" w:rsidRDefault="00D47B29" w:rsidP="00D47B29">
            <w:pPr>
              <w:spacing w:after="0"/>
              <w:jc w:val="center"/>
              <w:rPr>
                <w:ins w:id="1197" w:author="Kasper Simonsen" w:date="2023-10-25T14:03:00Z"/>
                <w:rFonts w:ascii="Calibri" w:hAnsi="Calibri" w:cs="Calibri"/>
                <w:color w:val="000000"/>
                <w:sz w:val="22"/>
                <w:szCs w:val="22"/>
                <w:lang w:val="en-AU" w:eastAsia="en-AU"/>
              </w:rPr>
            </w:pPr>
            <w:ins w:id="1198" w:author="Kasper Simonsen" w:date="2023-10-25T14:03:00Z">
              <w:r w:rsidRPr="00D47B29">
                <w:rPr>
                  <w:rFonts w:ascii="Calibri" w:hAnsi="Calibri" w:cs="Calibri"/>
                  <w:color w:val="000000"/>
                  <w:sz w:val="22"/>
                  <w:szCs w:val="22"/>
                  <w:lang w:val="en-AU" w:eastAsia="en-AU"/>
                </w:rPr>
                <w:lastRenderedPageBreak/>
                <w:t>PIT162 Alarm or Instrument Failure</w:t>
              </w:r>
            </w:ins>
          </w:p>
        </w:tc>
        <w:tc>
          <w:tcPr>
            <w:tcW w:w="2404" w:type="dxa"/>
            <w:hideMark/>
          </w:tcPr>
          <w:p w14:paraId="45A25194" w14:textId="77777777" w:rsidR="00D47B29" w:rsidRPr="00D47B29" w:rsidRDefault="00D47B29" w:rsidP="00D47B29">
            <w:pPr>
              <w:spacing w:after="0"/>
              <w:jc w:val="center"/>
              <w:rPr>
                <w:ins w:id="1199" w:author="Kasper Simonsen" w:date="2023-10-25T14:03:00Z"/>
                <w:rFonts w:ascii="Calibri" w:hAnsi="Calibri" w:cs="Calibri"/>
                <w:color w:val="000000"/>
                <w:sz w:val="22"/>
                <w:szCs w:val="22"/>
                <w:lang w:val="en-AU" w:eastAsia="en-AU"/>
              </w:rPr>
            </w:pPr>
            <w:ins w:id="1200" w:author="Kasper Simonsen" w:date="2023-10-25T14:03:00Z">
              <w:r w:rsidRPr="00D47B29">
                <w:rPr>
                  <w:rFonts w:ascii="Calibri" w:hAnsi="Calibri" w:cs="Calibri"/>
                  <w:color w:val="000000"/>
                  <w:sz w:val="22"/>
                  <w:szCs w:val="22"/>
                  <w:lang w:val="en-AU" w:eastAsia="en-AU"/>
                </w:rPr>
                <w:t>High Pressure in TE011</w:t>
              </w:r>
            </w:ins>
          </w:p>
        </w:tc>
        <w:tc>
          <w:tcPr>
            <w:tcW w:w="2408" w:type="dxa"/>
            <w:hideMark/>
          </w:tcPr>
          <w:p w14:paraId="7F2068EA" w14:textId="77777777" w:rsidR="00D47B29" w:rsidRPr="00D47B29" w:rsidRDefault="00D47B29" w:rsidP="00D47B29">
            <w:pPr>
              <w:spacing w:after="0"/>
              <w:jc w:val="center"/>
              <w:rPr>
                <w:ins w:id="1201" w:author="Kasper Simonsen" w:date="2023-10-25T14:03:00Z"/>
                <w:rFonts w:ascii="Calibri" w:hAnsi="Calibri" w:cs="Calibri"/>
                <w:color w:val="000000"/>
                <w:sz w:val="22"/>
                <w:szCs w:val="22"/>
                <w:lang w:val="en-AU" w:eastAsia="en-AU"/>
              </w:rPr>
            </w:pPr>
            <w:ins w:id="1202" w:author="Kasper Simonsen" w:date="2023-10-25T14:03:00Z">
              <w:r w:rsidRPr="00D47B29">
                <w:rPr>
                  <w:rFonts w:ascii="Calibri" w:hAnsi="Calibri" w:cs="Calibri"/>
                  <w:color w:val="000000"/>
                  <w:sz w:val="22"/>
                  <w:szCs w:val="22"/>
                  <w:lang w:val="en-AU" w:eastAsia="en-AU"/>
                </w:rPr>
                <w:t>Conveying to TE011 not allowed / Transporter VZ007 goes in standby</w:t>
              </w:r>
            </w:ins>
          </w:p>
        </w:tc>
        <w:tc>
          <w:tcPr>
            <w:tcW w:w="2404" w:type="dxa"/>
            <w:hideMark/>
          </w:tcPr>
          <w:p w14:paraId="1965C428" w14:textId="77777777" w:rsidR="00D47B29" w:rsidRPr="00D47B29" w:rsidRDefault="00D47B29" w:rsidP="00D47B29">
            <w:pPr>
              <w:spacing w:after="0"/>
              <w:jc w:val="center"/>
              <w:rPr>
                <w:ins w:id="1203" w:author="Kasper Simonsen" w:date="2023-10-25T14:03:00Z"/>
                <w:rFonts w:ascii="Calibri" w:hAnsi="Calibri" w:cs="Calibri"/>
                <w:color w:val="000000"/>
                <w:sz w:val="22"/>
                <w:szCs w:val="22"/>
                <w:lang w:val="en-AU" w:eastAsia="en-AU"/>
              </w:rPr>
            </w:pPr>
            <w:ins w:id="1204"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45ED5956" w14:textId="77777777" w:rsidTr="00D47B29">
        <w:trPr>
          <w:trHeight w:val="600"/>
          <w:ins w:id="1205" w:author="Kasper Simonsen" w:date="2023-10-25T14:03:00Z"/>
        </w:trPr>
        <w:tc>
          <w:tcPr>
            <w:tcW w:w="2412" w:type="dxa"/>
            <w:hideMark/>
          </w:tcPr>
          <w:p w14:paraId="0A2E7ABE" w14:textId="77777777" w:rsidR="00D47B29" w:rsidRPr="00D47B29" w:rsidRDefault="00D47B29" w:rsidP="00D47B29">
            <w:pPr>
              <w:spacing w:after="0"/>
              <w:jc w:val="center"/>
              <w:rPr>
                <w:ins w:id="1206" w:author="Kasper Simonsen" w:date="2023-10-25T14:03:00Z"/>
                <w:rFonts w:ascii="Calibri" w:hAnsi="Calibri" w:cs="Calibri"/>
                <w:color w:val="000000"/>
                <w:sz w:val="22"/>
                <w:szCs w:val="22"/>
                <w:lang w:val="en-AU" w:eastAsia="en-AU"/>
              </w:rPr>
            </w:pPr>
            <w:ins w:id="1207" w:author="Kasper Simonsen" w:date="2023-10-25T14:03:00Z">
              <w:r w:rsidRPr="00D47B29">
                <w:rPr>
                  <w:rFonts w:ascii="Calibri" w:hAnsi="Calibri" w:cs="Calibri"/>
                  <w:color w:val="000000"/>
                  <w:sz w:val="22"/>
                  <w:szCs w:val="22"/>
                  <w:lang w:val="en-AU" w:eastAsia="en-AU"/>
                </w:rPr>
                <w:t>AY160</w:t>
              </w:r>
            </w:ins>
          </w:p>
        </w:tc>
        <w:tc>
          <w:tcPr>
            <w:tcW w:w="2404" w:type="dxa"/>
            <w:hideMark/>
          </w:tcPr>
          <w:p w14:paraId="3427749C" w14:textId="77777777" w:rsidR="00D47B29" w:rsidRPr="00D47B29" w:rsidRDefault="00D47B29" w:rsidP="00D47B29">
            <w:pPr>
              <w:spacing w:after="0"/>
              <w:jc w:val="center"/>
              <w:rPr>
                <w:ins w:id="1208" w:author="Kasper Simonsen" w:date="2023-10-25T14:03:00Z"/>
                <w:rFonts w:ascii="Calibri" w:hAnsi="Calibri" w:cs="Calibri"/>
                <w:color w:val="000000"/>
                <w:sz w:val="22"/>
                <w:szCs w:val="22"/>
                <w:lang w:val="en-AU" w:eastAsia="en-AU"/>
              </w:rPr>
            </w:pPr>
            <w:ins w:id="1209" w:author="Kasper Simonsen" w:date="2023-10-25T14:03:00Z">
              <w:r w:rsidRPr="00D47B29">
                <w:rPr>
                  <w:rFonts w:ascii="Calibri" w:hAnsi="Calibri" w:cs="Calibri"/>
                  <w:color w:val="000000"/>
                  <w:sz w:val="22"/>
                  <w:szCs w:val="22"/>
                  <w:lang w:val="en-AU" w:eastAsia="en-AU"/>
                </w:rPr>
                <w:t>High pressure sensed at TE011 vent line</w:t>
              </w:r>
            </w:ins>
          </w:p>
        </w:tc>
        <w:tc>
          <w:tcPr>
            <w:tcW w:w="2408" w:type="dxa"/>
            <w:hideMark/>
          </w:tcPr>
          <w:p w14:paraId="68B1573E" w14:textId="77777777" w:rsidR="00D47B29" w:rsidRPr="00D47B29" w:rsidRDefault="00D47B29" w:rsidP="00D47B29">
            <w:pPr>
              <w:spacing w:after="0"/>
              <w:jc w:val="center"/>
              <w:rPr>
                <w:ins w:id="1210" w:author="Kasper Simonsen" w:date="2023-10-25T14:03:00Z"/>
                <w:rFonts w:ascii="Calibri" w:hAnsi="Calibri" w:cs="Calibri"/>
                <w:color w:val="000000"/>
                <w:sz w:val="22"/>
                <w:szCs w:val="22"/>
                <w:lang w:val="en-AU" w:eastAsia="en-AU"/>
              </w:rPr>
            </w:pPr>
            <w:ins w:id="1211" w:author="Kasper Simonsen" w:date="2023-10-25T14:03:00Z">
              <w:r w:rsidRPr="00D47B29">
                <w:rPr>
                  <w:rFonts w:ascii="Calibri" w:hAnsi="Calibri" w:cs="Calibri"/>
                  <w:color w:val="000000"/>
                  <w:sz w:val="22"/>
                  <w:szCs w:val="22"/>
                  <w:lang w:val="en-AU" w:eastAsia="en-AU"/>
                </w:rPr>
                <w:t>Conveying to TE011 not allowed / Transporter VZ007 goes in standby</w:t>
              </w:r>
            </w:ins>
          </w:p>
        </w:tc>
        <w:tc>
          <w:tcPr>
            <w:tcW w:w="2404" w:type="dxa"/>
            <w:hideMark/>
          </w:tcPr>
          <w:p w14:paraId="766CC5CE" w14:textId="77777777" w:rsidR="00D47B29" w:rsidRPr="00D47B29" w:rsidRDefault="00D47B29" w:rsidP="00D47B29">
            <w:pPr>
              <w:spacing w:after="0"/>
              <w:jc w:val="center"/>
              <w:rPr>
                <w:ins w:id="1212" w:author="Kasper Simonsen" w:date="2023-10-25T14:03:00Z"/>
                <w:rFonts w:ascii="Calibri" w:hAnsi="Calibri" w:cs="Calibri"/>
                <w:color w:val="000000"/>
                <w:sz w:val="22"/>
                <w:szCs w:val="22"/>
                <w:lang w:val="en-AU" w:eastAsia="en-AU"/>
              </w:rPr>
            </w:pPr>
            <w:ins w:id="1213" w:author="Kasper Simonsen" w:date="2023-10-25T14:03:00Z">
              <w:r w:rsidRPr="00D47B29">
                <w:rPr>
                  <w:rFonts w:ascii="Calibri" w:hAnsi="Calibri" w:cs="Calibri"/>
                  <w:color w:val="000000"/>
                  <w:sz w:val="22"/>
                  <w:szCs w:val="22"/>
                  <w:lang w:val="en-AU" w:eastAsia="en-AU"/>
                </w:rPr>
                <w:t>ON/OFF</w:t>
              </w:r>
            </w:ins>
          </w:p>
        </w:tc>
      </w:tr>
      <w:tr w:rsidR="00D47B29" w:rsidRPr="00D47B29" w14:paraId="7836D59C" w14:textId="77777777" w:rsidTr="00D47B29">
        <w:trPr>
          <w:trHeight w:val="600"/>
          <w:ins w:id="1214" w:author="Kasper Simonsen" w:date="2023-10-25T14:03:00Z"/>
        </w:trPr>
        <w:tc>
          <w:tcPr>
            <w:tcW w:w="2412" w:type="dxa"/>
            <w:hideMark/>
          </w:tcPr>
          <w:p w14:paraId="3D89087E" w14:textId="77777777" w:rsidR="00D47B29" w:rsidRPr="00D47B29" w:rsidRDefault="00D47B29" w:rsidP="00D47B29">
            <w:pPr>
              <w:spacing w:after="0"/>
              <w:jc w:val="center"/>
              <w:rPr>
                <w:ins w:id="1215" w:author="Kasper Simonsen" w:date="2023-10-25T14:03:00Z"/>
                <w:rFonts w:ascii="Calibri" w:hAnsi="Calibri" w:cs="Calibri"/>
                <w:color w:val="000000"/>
                <w:sz w:val="22"/>
                <w:szCs w:val="22"/>
                <w:lang w:val="en-AU" w:eastAsia="en-AU"/>
              </w:rPr>
            </w:pPr>
            <w:ins w:id="1216" w:author="Kasper Simonsen" w:date="2023-10-25T14:03:00Z">
              <w:r w:rsidRPr="00D47B29">
                <w:rPr>
                  <w:rFonts w:ascii="Calibri" w:hAnsi="Calibri" w:cs="Calibri"/>
                  <w:color w:val="000000"/>
                  <w:sz w:val="22"/>
                  <w:szCs w:val="22"/>
                  <w:lang w:val="en-AU" w:eastAsia="en-AU"/>
                </w:rPr>
                <w:t>PSH159</w:t>
              </w:r>
            </w:ins>
          </w:p>
        </w:tc>
        <w:tc>
          <w:tcPr>
            <w:tcW w:w="2404" w:type="dxa"/>
            <w:hideMark/>
          </w:tcPr>
          <w:p w14:paraId="4D1791DB" w14:textId="77777777" w:rsidR="00D47B29" w:rsidRPr="00D47B29" w:rsidRDefault="00D47B29" w:rsidP="00D47B29">
            <w:pPr>
              <w:spacing w:after="0"/>
              <w:jc w:val="center"/>
              <w:rPr>
                <w:ins w:id="1217" w:author="Kasper Simonsen" w:date="2023-10-25T14:03:00Z"/>
                <w:rFonts w:ascii="Calibri" w:hAnsi="Calibri" w:cs="Calibri"/>
                <w:color w:val="000000"/>
                <w:sz w:val="22"/>
                <w:szCs w:val="22"/>
                <w:lang w:val="en-AU" w:eastAsia="en-AU"/>
              </w:rPr>
            </w:pPr>
            <w:ins w:id="1218" w:author="Kasper Simonsen" w:date="2023-10-25T14:03:00Z">
              <w:r w:rsidRPr="00D47B29">
                <w:rPr>
                  <w:rFonts w:ascii="Calibri" w:hAnsi="Calibri" w:cs="Calibri"/>
                  <w:color w:val="000000"/>
                  <w:sz w:val="22"/>
                  <w:szCs w:val="22"/>
                  <w:lang w:val="en-AU" w:eastAsia="en-AU"/>
                </w:rPr>
                <w:t>High pressure sensed at TE011 vent line</w:t>
              </w:r>
            </w:ins>
          </w:p>
        </w:tc>
        <w:tc>
          <w:tcPr>
            <w:tcW w:w="2408" w:type="dxa"/>
            <w:hideMark/>
          </w:tcPr>
          <w:p w14:paraId="1C434E5C" w14:textId="77777777" w:rsidR="00D47B29" w:rsidRPr="00D47B29" w:rsidRDefault="00D47B29" w:rsidP="00D47B29">
            <w:pPr>
              <w:spacing w:after="0"/>
              <w:jc w:val="center"/>
              <w:rPr>
                <w:ins w:id="1219" w:author="Kasper Simonsen" w:date="2023-10-25T14:03:00Z"/>
                <w:rFonts w:ascii="Calibri" w:hAnsi="Calibri" w:cs="Calibri"/>
                <w:color w:val="000000"/>
                <w:sz w:val="22"/>
                <w:szCs w:val="22"/>
                <w:lang w:val="en-AU" w:eastAsia="en-AU"/>
              </w:rPr>
            </w:pPr>
            <w:ins w:id="1220" w:author="Kasper Simonsen" w:date="2023-10-25T14:03:00Z">
              <w:r w:rsidRPr="00D47B29">
                <w:rPr>
                  <w:rFonts w:ascii="Calibri" w:hAnsi="Calibri" w:cs="Calibri"/>
                  <w:color w:val="000000"/>
                  <w:sz w:val="22"/>
                  <w:szCs w:val="22"/>
                  <w:lang w:val="en-AU" w:eastAsia="en-AU"/>
                </w:rPr>
                <w:t>Conveying to TE011 not allowed / Transporter VZ007 goes in standby</w:t>
              </w:r>
            </w:ins>
          </w:p>
        </w:tc>
        <w:tc>
          <w:tcPr>
            <w:tcW w:w="2404" w:type="dxa"/>
            <w:hideMark/>
          </w:tcPr>
          <w:p w14:paraId="5D21E40E" w14:textId="77777777" w:rsidR="00D47B29" w:rsidRPr="00D47B29" w:rsidRDefault="00D47B29" w:rsidP="00D47B29">
            <w:pPr>
              <w:spacing w:after="0"/>
              <w:jc w:val="center"/>
              <w:rPr>
                <w:ins w:id="1221" w:author="Kasper Simonsen" w:date="2023-10-25T14:03:00Z"/>
                <w:rFonts w:ascii="Calibri" w:hAnsi="Calibri" w:cs="Calibri"/>
                <w:color w:val="000000"/>
                <w:sz w:val="22"/>
                <w:szCs w:val="22"/>
                <w:lang w:val="en-AU" w:eastAsia="en-AU"/>
              </w:rPr>
            </w:pPr>
            <w:ins w:id="1222" w:author="Kasper Simonsen" w:date="2023-10-25T14:03:00Z">
              <w:r w:rsidRPr="00D47B29">
                <w:rPr>
                  <w:rFonts w:ascii="Calibri" w:hAnsi="Calibri" w:cs="Calibri"/>
                  <w:color w:val="000000"/>
                  <w:sz w:val="22"/>
                  <w:szCs w:val="22"/>
                  <w:lang w:val="en-AU" w:eastAsia="en-AU"/>
                </w:rPr>
                <w:t>ON/OFF</w:t>
              </w:r>
            </w:ins>
          </w:p>
        </w:tc>
      </w:tr>
      <w:tr w:rsidR="00D47B29" w:rsidRPr="00D47B29" w14:paraId="3922047C" w14:textId="77777777" w:rsidTr="00D47B29">
        <w:trPr>
          <w:trHeight w:val="600"/>
          <w:ins w:id="1223" w:author="Kasper Simonsen" w:date="2023-10-25T14:03:00Z"/>
        </w:trPr>
        <w:tc>
          <w:tcPr>
            <w:tcW w:w="2412" w:type="dxa"/>
            <w:hideMark/>
          </w:tcPr>
          <w:p w14:paraId="6AADAA6B" w14:textId="77777777" w:rsidR="00D47B29" w:rsidRPr="00D47B29" w:rsidRDefault="00D47B29" w:rsidP="00D47B29">
            <w:pPr>
              <w:spacing w:after="0"/>
              <w:jc w:val="center"/>
              <w:rPr>
                <w:ins w:id="1224" w:author="Kasper Simonsen" w:date="2023-10-25T14:03:00Z"/>
                <w:rFonts w:ascii="Calibri" w:hAnsi="Calibri" w:cs="Calibri"/>
                <w:color w:val="000000"/>
                <w:sz w:val="22"/>
                <w:szCs w:val="22"/>
                <w:lang w:val="en-AU" w:eastAsia="en-AU"/>
              </w:rPr>
            </w:pPr>
            <w:ins w:id="1225" w:author="Kasper Simonsen" w:date="2023-10-25T14:03:00Z">
              <w:r w:rsidRPr="00D47B29">
                <w:rPr>
                  <w:rFonts w:ascii="Calibri" w:hAnsi="Calibri" w:cs="Calibri"/>
                  <w:color w:val="000000"/>
                  <w:sz w:val="22"/>
                  <w:szCs w:val="22"/>
                  <w:lang w:val="en-AU" w:eastAsia="en-AU"/>
                </w:rPr>
                <w:t>AY158</w:t>
              </w:r>
            </w:ins>
          </w:p>
        </w:tc>
        <w:tc>
          <w:tcPr>
            <w:tcW w:w="2404" w:type="dxa"/>
            <w:hideMark/>
          </w:tcPr>
          <w:p w14:paraId="236FC8AE" w14:textId="77777777" w:rsidR="00D47B29" w:rsidRPr="00D47B29" w:rsidRDefault="00D47B29" w:rsidP="00D47B29">
            <w:pPr>
              <w:spacing w:after="0"/>
              <w:jc w:val="center"/>
              <w:rPr>
                <w:ins w:id="1226" w:author="Kasper Simonsen" w:date="2023-10-25T14:03:00Z"/>
                <w:rFonts w:ascii="Calibri" w:hAnsi="Calibri" w:cs="Calibri"/>
                <w:color w:val="000000"/>
                <w:sz w:val="22"/>
                <w:szCs w:val="22"/>
                <w:lang w:val="en-AU" w:eastAsia="en-AU"/>
              </w:rPr>
            </w:pPr>
            <w:ins w:id="1227" w:author="Kasper Simonsen" w:date="2023-10-25T14:03:00Z">
              <w:r w:rsidRPr="00D47B29">
                <w:rPr>
                  <w:rFonts w:ascii="Calibri" w:hAnsi="Calibri" w:cs="Calibri"/>
                  <w:color w:val="000000"/>
                  <w:sz w:val="22"/>
                  <w:szCs w:val="22"/>
                  <w:lang w:val="en-AU" w:eastAsia="en-AU"/>
                </w:rPr>
                <w:t>High pressure sensed at TE011 vent line</w:t>
              </w:r>
            </w:ins>
          </w:p>
        </w:tc>
        <w:tc>
          <w:tcPr>
            <w:tcW w:w="2408" w:type="dxa"/>
            <w:hideMark/>
          </w:tcPr>
          <w:p w14:paraId="12726DB7" w14:textId="77777777" w:rsidR="00D47B29" w:rsidRPr="00D47B29" w:rsidRDefault="00D47B29" w:rsidP="00D47B29">
            <w:pPr>
              <w:spacing w:after="0"/>
              <w:jc w:val="center"/>
              <w:rPr>
                <w:ins w:id="1228" w:author="Kasper Simonsen" w:date="2023-10-25T14:03:00Z"/>
                <w:rFonts w:ascii="Calibri" w:hAnsi="Calibri" w:cs="Calibri"/>
                <w:color w:val="000000"/>
                <w:sz w:val="22"/>
                <w:szCs w:val="22"/>
                <w:lang w:val="en-AU" w:eastAsia="en-AU"/>
              </w:rPr>
            </w:pPr>
            <w:ins w:id="1229" w:author="Kasper Simonsen" w:date="2023-10-25T14:03:00Z">
              <w:r w:rsidRPr="00D47B29">
                <w:rPr>
                  <w:rFonts w:ascii="Calibri" w:hAnsi="Calibri" w:cs="Calibri"/>
                  <w:color w:val="000000"/>
                  <w:sz w:val="22"/>
                  <w:szCs w:val="22"/>
                  <w:lang w:val="en-AU" w:eastAsia="en-AU"/>
                </w:rPr>
                <w:t>Conveying to TE011 not allowed / Transporter VZ007 goes in standby</w:t>
              </w:r>
            </w:ins>
          </w:p>
        </w:tc>
        <w:tc>
          <w:tcPr>
            <w:tcW w:w="2404" w:type="dxa"/>
            <w:hideMark/>
          </w:tcPr>
          <w:p w14:paraId="4AE7C94A" w14:textId="77777777" w:rsidR="00D47B29" w:rsidRPr="00D47B29" w:rsidRDefault="00D47B29" w:rsidP="00D47B29">
            <w:pPr>
              <w:spacing w:after="0"/>
              <w:jc w:val="center"/>
              <w:rPr>
                <w:ins w:id="1230" w:author="Kasper Simonsen" w:date="2023-10-25T14:03:00Z"/>
                <w:rFonts w:ascii="Calibri" w:hAnsi="Calibri" w:cs="Calibri"/>
                <w:color w:val="000000"/>
                <w:sz w:val="22"/>
                <w:szCs w:val="22"/>
                <w:lang w:val="en-AU" w:eastAsia="en-AU"/>
              </w:rPr>
            </w:pPr>
            <w:ins w:id="1231" w:author="Kasper Simonsen" w:date="2023-10-25T14:03:00Z">
              <w:r w:rsidRPr="00D47B29">
                <w:rPr>
                  <w:rFonts w:ascii="Calibri" w:hAnsi="Calibri" w:cs="Calibri"/>
                  <w:color w:val="000000"/>
                  <w:sz w:val="22"/>
                  <w:szCs w:val="22"/>
                  <w:lang w:val="en-AU" w:eastAsia="en-AU"/>
                </w:rPr>
                <w:t>ON/OFF</w:t>
              </w:r>
            </w:ins>
          </w:p>
        </w:tc>
      </w:tr>
      <w:tr w:rsidR="00D47B29" w:rsidRPr="00D47B29" w14:paraId="65AFC9D7" w14:textId="77777777" w:rsidTr="00D47B29">
        <w:trPr>
          <w:trHeight w:val="600"/>
          <w:ins w:id="1232" w:author="Kasper Simonsen" w:date="2023-10-25T14:03:00Z"/>
        </w:trPr>
        <w:tc>
          <w:tcPr>
            <w:tcW w:w="2412" w:type="dxa"/>
            <w:hideMark/>
          </w:tcPr>
          <w:p w14:paraId="6912D266" w14:textId="77777777" w:rsidR="00D47B29" w:rsidRPr="00D47B29" w:rsidRDefault="00D47B29" w:rsidP="00D47B29">
            <w:pPr>
              <w:spacing w:after="0"/>
              <w:jc w:val="center"/>
              <w:rPr>
                <w:ins w:id="1233" w:author="Kasper Simonsen" w:date="2023-10-25T14:03:00Z"/>
                <w:rFonts w:ascii="Calibri" w:hAnsi="Calibri" w:cs="Calibri"/>
                <w:color w:val="000000"/>
                <w:sz w:val="22"/>
                <w:szCs w:val="22"/>
                <w:lang w:val="en-AU" w:eastAsia="en-AU"/>
              </w:rPr>
            </w:pPr>
            <w:ins w:id="1234" w:author="Kasper Simonsen" w:date="2023-10-25T14:03:00Z">
              <w:r w:rsidRPr="00D47B29">
                <w:rPr>
                  <w:rFonts w:ascii="Calibri" w:hAnsi="Calibri" w:cs="Calibri"/>
                  <w:color w:val="000000"/>
                  <w:sz w:val="22"/>
                  <w:szCs w:val="22"/>
                  <w:lang w:val="en-AU" w:eastAsia="en-AU"/>
                </w:rPr>
                <w:t>PDIT140 Alarm or Instrument Failure</w:t>
              </w:r>
            </w:ins>
          </w:p>
        </w:tc>
        <w:tc>
          <w:tcPr>
            <w:tcW w:w="2404" w:type="dxa"/>
            <w:hideMark/>
          </w:tcPr>
          <w:p w14:paraId="121E8C97" w14:textId="77777777" w:rsidR="00D47B29" w:rsidRPr="00D47B29" w:rsidRDefault="00D47B29" w:rsidP="00D47B29">
            <w:pPr>
              <w:spacing w:after="0"/>
              <w:jc w:val="center"/>
              <w:rPr>
                <w:ins w:id="1235" w:author="Kasper Simonsen" w:date="2023-10-25T14:03:00Z"/>
                <w:rFonts w:ascii="Calibri" w:hAnsi="Calibri" w:cs="Calibri"/>
                <w:color w:val="000000"/>
                <w:sz w:val="22"/>
                <w:szCs w:val="22"/>
                <w:lang w:val="en-AU" w:eastAsia="en-AU"/>
              </w:rPr>
            </w:pPr>
            <w:ins w:id="1236" w:author="Kasper Simonsen" w:date="2023-10-25T14:03:00Z">
              <w:r w:rsidRPr="00D47B29">
                <w:rPr>
                  <w:rFonts w:ascii="Calibri" w:hAnsi="Calibri" w:cs="Calibri"/>
                  <w:color w:val="000000"/>
                  <w:sz w:val="22"/>
                  <w:szCs w:val="22"/>
                  <w:lang w:val="en-AU" w:eastAsia="en-AU"/>
                </w:rPr>
                <w:t>Overpressure of the Hepa Filter GC010</w:t>
              </w:r>
            </w:ins>
          </w:p>
        </w:tc>
        <w:tc>
          <w:tcPr>
            <w:tcW w:w="2408" w:type="dxa"/>
            <w:hideMark/>
          </w:tcPr>
          <w:p w14:paraId="39044829" w14:textId="77777777" w:rsidR="00D47B29" w:rsidRPr="00D47B29" w:rsidRDefault="00D47B29" w:rsidP="00D47B29">
            <w:pPr>
              <w:spacing w:after="0"/>
              <w:jc w:val="center"/>
              <w:rPr>
                <w:ins w:id="1237" w:author="Kasper Simonsen" w:date="2023-10-25T14:03:00Z"/>
                <w:rFonts w:ascii="Calibri" w:hAnsi="Calibri" w:cs="Calibri"/>
                <w:color w:val="000000"/>
                <w:sz w:val="22"/>
                <w:szCs w:val="22"/>
                <w:lang w:val="en-AU" w:eastAsia="en-AU"/>
              </w:rPr>
            </w:pPr>
            <w:ins w:id="1238" w:author="Kasper Simonsen" w:date="2023-10-25T14:03:00Z">
              <w:r w:rsidRPr="00D47B29">
                <w:rPr>
                  <w:rFonts w:ascii="Calibri" w:hAnsi="Calibri" w:cs="Calibri"/>
                  <w:color w:val="000000"/>
                  <w:sz w:val="22"/>
                  <w:szCs w:val="22"/>
                  <w:lang w:val="en-AU" w:eastAsia="en-AU"/>
                </w:rPr>
                <w:t>TE011 goes into standby</w:t>
              </w:r>
            </w:ins>
          </w:p>
        </w:tc>
        <w:tc>
          <w:tcPr>
            <w:tcW w:w="2404" w:type="dxa"/>
            <w:hideMark/>
          </w:tcPr>
          <w:p w14:paraId="7451156C" w14:textId="77777777" w:rsidR="00D47B29" w:rsidRPr="00D47B29" w:rsidRDefault="00D47B29" w:rsidP="00D47B29">
            <w:pPr>
              <w:spacing w:after="0"/>
              <w:jc w:val="center"/>
              <w:rPr>
                <w:ins w:id="1239" w:author="Kasper Simonsen" w:date="2023-10-25T14:03:00Z"/>
                <w:rFonts w:ascii="Calibri" w:hAnsi="Calibri" w:cs="Calibri"/>
                <w:color w:val="000000"/>
                <w:sz w:val="22"/>
                <w:szCs w:val="22"/>
                <w:lang w:val="en-AU" w:eastAsia="en-AU"/>
              </w:rPr>
            </w:pPr>
            <w:ins w:id="1240"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5DCC044B" w14:textId="77777777" w:rsidTr="00D47B29">
        <w:trPr>
          <w:trHeight w:val="600"/>
          <w:ins w:id="1241" w:author="Kasper Simonsen" w:date="2023-10-25T14:03:00Z"/>
        </w:trPr>
        <w:tc>
          <w:tcPr>
            <w:tcW w:w="2412" w:type="dxa"/>
            <w:hideMark/>
          </w:tcPr>
          <w:p w14:paraId="23DF35D1" w14:textId="77777777" w:rsidR="00D47B29" w:rsidRPr="00D47B29" w:rsidRDefault="00D47B29" w:rsidP="00D47B29">
            <w:pPr>
              <w:spacing w:after="0"/>
              <w:jc w:val="center"/>
              <w:rPr>
                <w:ins w:id="1242" w:author="Kasper Simonsen" w:date="2023-10-25T14:03:00Z"/>
                <w:rFonts w:ascii="Calibri" w:hAnsi="Calibri" w:cs="Calibri"/>
                <w:color w:val="000000"/>
                <w:sz w:val="22"/>
                <w:szCs w:val="22"/>
                <w:lang w:val="en-AU" w:eastAsia="en-AU"/>
              </w:rPr>
            </w:pPr>
            <w:ins w:id="1243" w:author="Kasper Simonsen" w:date="2023-10-25T14:03:00Z">
              <w:r w:rsidRPr="00D47B29">
                <w:rPr>
                  <w:rFonts w:ascii="Calibri" w:hAnsi="Calibri" w:cs="Calibri"/>
                  <w:color w:val="000000"/>
                  <w:sz w:val="22"/>
                  <w:szCs w:val="22"/>
                  <w:lang w:val="en-AU" w:eastAsia="en-AU"/>
                </w:rPr>
                <w:t>PDIT157 High Alarm or Instrument Failure</w:t>
              </w:r>
            </w:ins>
          </w:p>
        </w:tc>
        <w:tc>
          <w:tcPr>
            <w:tcW w:w="2404" w:type="dxa"/>
            <w:hideMark/>
          </w:tcPr>
          <w:p w14:paraId="45205E4E" w14:textId="77777777" w:rsidR="00D47B29" w:rsidRPr="00D47B29" w:rsidRDefault="00D47B29" w:rsidP="00D47B29">
            <w:pPr>
              <w:spacing w:after="0"/>
              <w:jc w:val="center"/>
              <w:rPr>
                <w:ins w:id="1244" w:author="Kasper Simonsen" w:date="2023-10-25T14:03:00Z"/>
                <w:rFonts w:ascii="Calibri" w:hAnsi="Calibri" w:cs="Calibri"/>
                <w:color w:val="000000"/>
                <w:sz w:val="22"/>
                <w:szCs w:val="22"/>
                <w:lang w:val="en-AU" w:eastAsia="en-AU"/>
              </w:rPr>
            </w:pPr>
            <w:ins w:id="1245" w:author="Kasper Simonsen" w:date="2023-10-25T14:03:00Z">
              <w:r w:rsidRPr="00D47B29">
                <w:rPr>
                  <w:rFonts w:ascii="Calibri" w:hAnsi="Calibri" w:cs="Calibri"/>
                  <w:color w:val="000000"/>
                  <w:sz w:val="22"/>
                  <w:szCs w:val="22"/>
                  <w:lang w:val="en-AU" w:eastAsia="en-AU"/>
                </w:rPr>
                <w:t>High Pressure in filter CA010</w:t>
              </w:r>
            </w:ins>
          </w:p>
        </w:tc>
        <w:tc>
          <w:tcPr>
            <w:tcW w:w="2408" w:type="dxa"/>
            <w:hideMark/>
          </w:tcPr>
          <w:p w14:paraId="05CEA5D7" w14:textId="77777777" w:rsidR="00D47B29" w:rsidRPr="00D47B29" w:rsidRDefault="00D47B29" w:rsidP="00D47B29">
            <w:pPr>
              <w:spacing w:after="0"/>
              <w:jc w:val="center"/>
              <w:rPr>
                <w:ins w:id="1246" w:author="Kasper Simonsen" w:date="2023-10-25T14:03:00Z"/>
                <w:rFonts w:ascii="Calibri" w:hAnsi="Calibri" w:cs="Calibri"/>
                <w:color w:val="000000"/>
                <w:sz w:val="22"/>
                <w:szCs w:val="22"/>
                <w:lang w:val="en-AU" w:eastAsia="en-AU"/>
              </w:rPr>
            </w:pPr>
            <w:ins w:id="1247" w:author="Kasper Simonsen" w:date="2023-10-25T14:03:00Z">
              <w:r w:rsidRPr="00D47B29">
                <w:rPr>
                  <w:rFonts w:ascii="Calibri" w:hAnsi="Calibri" w:cs="Calibri"/>
                  <w:color w:val="000000"/>
                  <w:sz w:val="22"/>
                  <w:szCs w:val="22"/>
                  <w:lang w:val="en-AU" w:eastAsia="en-AU"/>
                </w:rPr>
                <w:t>TE011 goes into standby</w:t>
              </w:r>
            </w:ins>
          </w:p>
        </w:tc>
        <w:tc>
          <w:tcPr>
            <w:tcW w:w="2404" w:type="dxa"/>
            <w:hideMark/>
          </w:tcPr>
          <w:p w14:paraId="63BCD1DD" w14:textId="77777777" w:rsidR="00D47B29" w:rsidRPr="00D47B29" w:rsidRDefault="00D47B29" w:rsidP="00D47B29">
            <w:pPr>
              <w:spacing w:after="0"/>
              <w:jc w:val="center"/>
              <w:rPr>
                <w:ins w:id="1248" w:author="Kasper Simonsen" w:date="2023-10-25T14:03:00Z"/>
                <w:rFonts w:ascii="Calibri" w:hAnsi="Calibri" w:cs="Calibri"/>
                <w:color w:val="000000"/>
                <w:sz w:val="22"/>
                <w:szCs w:val="22"/>
                <w:lang w:val="en-AU" w:eastAsia="en-AU"/>
              </w:rPr>
            </w:pPr>
            <w:ins w:id="1249"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5F95B699" w14:textId="77777777" w:rsidTr="00D47B29">
        <w:trPr>
          <w:trHeight w:val="600"/>
          <w:ins w:id="1250" w:author="Kasper Simonsen" w:date="2023-10-25T14:03:00Z"/>
        </w:trPr>
        <w:tc>
          <w:tcPr>
            <w:tcW w:w="2412" w:type="dxa"/>
            <w:hideMark/>
          </w:tcPr>
          <w:p w14:paraId="76CD987F" w14:textId="77777777" w:rsidR="00D47B29" w:rsidRPr="00D47B29" w:rsidRDefault="00D47B29" w:rsidP="00D47B29">
            <w:pPr>
              <w:spacing w:after="0"/>
              <w:jc w:val="center"/>
              <w:rPr>
                <w:ins w:id="1251" w:author="Kasper Simonsen" w:date="2023-10-25T14:03:00Z"/>
                <w:rFonts w:ascii="Calibri" w:hAnsi="Calibri" w:cs="Calibri"/>
                <w:color w:val="000000"/>
                <w:sz w:val="22"/>
                <w:szCs w:val="22"/>
                <w:lang w:val="en-AU" w:eastAsia="en-AU"/>
              </w:rPr>
            </w:pPr>
            <w:ins w:id="1252" w:author="Kasper Simonsen" w:date="2023-10-25T14:03:00Z">
              <w:r w:rsidRPr="00D47B29">
                <w:rPr>
                  <w:rFonts w:ascii="Calibri" w:hAnsi="Calibri" w:cs="Calibri"/>
                  <w:color w:val="000000"/>
                  <w:sz w:val="22"/>
                  <w:szCs w:val="22"/>
                  <w:lang w:val="en-AU" w:eastAsia="en-AU"/>
                </w:rPr>
                <w:t>PIT162 Alarm or Instrument Failure</w:t>
              </w:r>
            </w:ins>
          </w:p>
        </w:tc>
        <w:tc>
          <w:tcPr>
            <w:tcW w:w="2404" w:type="dxa"/>
            <w:hideMark/>
          </w:tcPr>
          <w:p w14:paraId="48602584" w14:textId="77777777" w:rsidR="00D47B29" w:rsidRPr="00D47B29" w:rsidRDefault="00D47B29" w:rsidP="00D47B29">
            <w:pPr>
              <w:spacing w:after="0"/>
              <w:jc w:val="center"/>
              <w:rPr>
                <w:ins w:id="1253" w:author="Kasper Simonsen" w:date="2023-10-25T14:03:00Z"/>
                <w:rFonts w:ascii="Calibri" w:hAnsi="Calibri" w:cs="Calibri"/>
                <w:color w:val="000000"/>
                <w:sz w:val="22"/>
                <w:szCs w:val="22"/>
                <w:lang w:val="en-AU" w:eastAsia="en-AU"/>
              </w:rPr>
            </w:pPr>
            <w:ins w:id="1254" w:author="Kasper Simonsen" w:date="2023-10-25T14:03:00Z">
              <w:r w:rsidRPr="00D47B29">
                <w:rPr>
                  <w:rFonts w:ascii="Calibri" w:hAnsi="Calibri" w:cs="Calibri"/>
                  <w:color w:val="000000"/>
                  <w:sz w:val="22"/>
                  <w:szCs w:val="22"/>
                  <w:lang w:val="en-AU" w:eastAsia="en-AU"/>
                </w:rPr>
                <w:t>High Pressure in TE011</w:t>
              </w:r>
            </w:ins>
          </w:p>
        </w:tc>
        <w:tc>
          <w:tcPr>
            <w:tcW w:w="2408" w:type="dxa"/>
            <w:hideMark/>
          </w:tcPr>
          <w:p w14:paraId="2B8C09A7" w14:textId="77777777" w:rsidR="00D47B29" w:rsidRPr="00D47B29" w:rsidRDefault="00D47B29" w:rsidP="00D47B29">
            <w:pPr>
              <w:spacing w:after="0"/>
              <w:jc w:val="center"/>
              <w:rPr>
                <w:ins w:id="1255" w:author="Kasper Simonsen" w:date="2023-10-25T14:03:00Z"/>
                <w:rFonts w:ascii="Calibri" w:hAnsi="Calibri" w:cs="Calibri"/>
                <w:color w:val="000000"/>
                <w:sz w:val="22"/>
                <w:szCs w:val="22"/>
                <w:lang w:val="en-AU" w:eastAsia="en-AU"/>
              </w:rPr>
            </w:pPr>
            <w:ins w:id="1256" w:author="Kasper Simonsen" w:date="2023-10-25T14:03:00Z">
              <w:r w:rsidRPr="00D47B29">
                <w:rPr>
                  <w:rFonts w:ascii="Calibri" w:hAnsi="Calibri" w:cs="Calibri"/>
                  <w:color w:val="000000"/>
                  <w:sz w:val="22"/>
                  <w:szCs w:val="22"/>
                  <w:lang w:val="en-AU" w:eastAsia="en-AU"/>
                </w:rPr>
                <w:t>TE011 goes into standby</w:t>
              </w:r>
            </w:ins>
          </w:p>
        </w:tc>
        <w:tc>
          <w:tcPr>
            <w:tcW w:w="2404" w:type="dxa"/>
            <w:hideMark/>
          </w:tcPr>
          <w:p w14:paraId="365B1732" w14:textId="77777777" w:rsidR="00D47B29" w:rsidRPr="00D47B29" w:rsidRDefault="00D47B29" w:rsidP="00D47B29">
            <w:pPr>
              <w:spacing w:after="0"/>
              <w:jc w:val="center"/>
              <w:rPr>
                <w:ins w:id="1257" w:author="Kasper Simonsen" w:date="2023-10-25T14:03:00Z"/>
                <w:rFonts w:ascii="Calibri" w:hAnsi="Calibri" w:cs="Calibri"/>
                <w:color w:val="000000"/>
                <w:sz w:val="22"/>
                <w:szCs w:val="22"/>
                <w:lang w:val="en-AU" w:eastAsia="en-AU"/>
              </w:rPr>
            </w:pPr>
            <w:ins w:id="1258"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4941F470" w14:textId="77777777" w:rsidTr="00D47B29">
        <w:trPr>
          <w:trHeight w:val="300"/>
          <w:ins w:id="1259" w:author="Kasper Simonsen" w:date="2023-10-25T14:03:00Z"/>
        </w:trPr>
        <w:tc>
          <w:tcPr>
            <w:tcW w:w="2412" w:type="dxa"/>
            <w:hideMark/>
          </w:tcPr>
          <w:p w14:paraId="0D8AF8D5" w14:textId="77777777" w:rsidR="00D47B29" w:rsidRPr="00D47B29" w:rsidRDefault="00D47B29" w:rsidP="00D47B29">
            <w:pPr>
              <w:spacing w:after="0"/>
              <w:jc w:val="center"/>
              <w:rPr>
                <w:ins w:id="1260" w:author="Kasper Simonsen" w:date="2023-10-25T14:03:00Z"/>
                <w:rFonts w:ascii="Calibri" w:hAnsi="Calibri" w:cs="Calibri"/>
                <w:color w:val="000000"/>
                <w:sz w:val="22"/>
                <w:szCs w:val="22"/>
                <w:lang w:val="en-AU" w:eastAsia="en-AU"/>
              </w:rPr>
            </w:pPr>
            <w:ins w:id="1261" w:author="Kasper Simonsen" w:date="2023-10-25T14:03:00Z">
              <w:r w:rsidRPr="00D47B29">
                <w:rPr>
                  <w:rFonts w:ascii="Calibri" w:hAnsi="Calibri" w:cs="Calibri"/>
                  <w:color w:val="000000"/>
                  <w:sz w:val="22"/>
                  <w:szCs w:val="22"/>
                  <w:lang w:val="en-AU" w:eastAsia="en-AU"/>
                </w:rPr>
                <w:t>AY160</w:t>
              </w:r>
            </w:ins>
          </w:p>
        </w:tc>
        <w:tc>
          <w:tcPr>
            <w:tcW w:w="2404" w:type="dxa"/>
            <w:hideMark/>
          </w:tcPr>
          <w:p w14:paraId="2778B06A" w14:textId="77777777" w:rsidR="00D47B29" w:rsidRPr="00D47B29" w:rsidRDefault="00D47B29" w:rsidP="00D47B29">
            <w:pPr>
              <w:spacing w:after="0"/>
              <w:jc w:val="center"/>
              <w:rPr>
                <w:ins w:id="1262" w:author="Kasper Simonsen" w:date="2023-10-25T14:03:00Z"/>
                <w:rFonts w:ascii="Calibri" w:hAnsi="Calibri" w:cs="Calibri"/>
                <w:color w:val="000000"/>
                <w:sz w:val="22"/>
                <w:szCs w:val="22"/>
                <w:lang w:val="en-AU" w:eastAsia="en-AU"/>
              </w:rPr>
            </w:pPr>
            <w:ins w:id="1263" w:author="Kasper Simonsen" w:date="2023-10-25T14:03:00Z">
              <w:r w:rsidRPr="00D47B29">
                <w:rPr>
                  <w:rFonts w:ascii="Calibri" w:hAnsi="Calibri" w:cs="Calibri"/>
                  <w:color w:val="000000"/>
                  <w:sz w:val="22"/>
                  <w:szCs w:val="22"/>
                  <w:lang w:val="en-AU" w:eastAsia="en-AU"/>
                </w:rPr>
                <w:t>High pressure sensed at TE011 vent line</w:t>
              </w:r>
            </w:ins>
          </w:p>
        </w:tc>
        <w:tc>
          <w:tcPr>
            <w:tcW w:w="2408" w:type="dxa"/>
            <w:hideMark/>
          </w:tcPr>
          <w:p w14:paraId="5C148C5A" w14:textId="77777777" w:rsidR="00D47B29" w:rsidRPr="00D47B29" w:rsidRDefault="00D47B29" w:rsidP="00D47B29">
            <w:pPr>
              <w:spacing w:after="0"/>
              <w:jc w:val="center"/>
              <w:rPr>
                <w:ins w:id="1264" w:author="Kasper Simonsen" w:date="2023-10-25T14:03:00Z"/>
                <w:rFonts w:ascii="Calibri" w:hAnsi="Calibri" w:cs="Calibri"/>
                <w:color w:val="000000"/>
                <w:sz w:val="22"/>
                <w:szCs w:val="22"/>
                <w:lang w:val="en-AU" w:eastAsia="en-AU"/>
              </w:rPr>
            </w:pPr>
            <w:ins w:id="1265" w:author="Kasper Simonsen" w:date="2023-10-25T14:03:00Z">
              <w:r w:rsidRPr="00D47B29">
                <w:rPr>
                  <w:rFonts w:ascii="Calibri" w:hAnsi="Calibri" w:cs="Calibri"/>
                  <w:color w:val="000000"/>
                  <w:sz w:val="22"/>
                  <w:szCs w:val="22"/>
                  <w:lang w:val="en-AU" w:eastAsia="en-AU"/>
                </w:rPr>
                <w:t>TE011 goes into standby</w:t>
              </w:r>
            </w:ins>
          </w:p>
        </w:tc>
        <w:tc>
          <w:tcPr>
            <w:tcW w:w="2404" w:type="dxa"/>
            <w:hideMark/>
          </w:tcPr>
          <w:p w14:paraId="1B593B3B" w14:textId="77777777" w:rsidR="00D47B29" w:rsidRPr="00D47B29" w:rsidRDefault="00D47B29" w:rsidP="00D47B29">
            <w:pPr>
              <w:spacing w:after="0"/>
              <w:jc w:val="center"/>
              <w:rPr>
                <w:ins w:id="1266" w:author="Kasper Simonsen" w:date="2023-10-25T14:03:00Z"/>
                <w:rFonts w:ascii="Calibri" w:hAnsi="Calibri" w:cs="Calibri"/>
                <w:color w:val="000000"/>
                <w:sz w:val="22"/>
                <w:szCs w:val="22"/>
                <w:lang w:val="en-AU" w:eastAsia="en-AU"/>
              </w:rPr>
            </w:pPr>
            <w:ins w:id="1267" w:author="Kasper Simonsen" w:date="2023-10-25T14:03:00Z">
              <w:r w:rsidRPr="00D47B29">
                <w:rPr>
                  <w:rFonts w:ascii="Calibri" w:hAnsi="Calibri" w:cs="Calibri"/>
                  <w:color w:val="000000"/>
                  <w:sz w:val="22"/>
                  <w:szCs w:val="22"/>
                  <w:lang w:val="en-AU" w:eastAsia="en-AU"/>
                </w:rPr>
                <w:t>ON/OFF</w:t>
              </w:r>
            </w:ins>
          </w:p>
        </w:tc>
      </w:tr>
      <w:tr w:rsidR="00D47B29" w:rsidRPr="00D47B29" w14:paraId="069ED1D8" w14:textId="77777777" w:rsidTr="00D47B29">
        <w:trPr>
          <w:trHeight w:val="300"/>
          <w:ins w:id="1268" w:author="Kasper Simonsen" w:date="2023-10-25T14:03:00Z"/>
        </w:trPr>
        <w:tc>
          <w:tcPr>
            <w:tcW w:w="2412" w:type="dxa"/>
            <w:hideMark/>
          </w:tcPr>
          <w:p w14:paraId="024B5AC3" w14:textId="77777777" w:rsidR="00D47B29" w:rsidRPr="00D47B29" w:rsidRDefault="00D47B29" w:rsidP="00D47B29">
            <w:pPr>
              <w:spacing w:after="0"/>
              <w:jc w:val="center"/>
              <w:rPr>
                <w:ins w:id="1269" w:author="Kasper Simonsen" w:date="2023-10-25T14:03:00Z"/>
                <w:rFonts w:ascii="Calibri" w:hAnsi="Calibri" w:cs="Calibri"/>
                <w:color w:val="000000"/>
                <w:sz w:val="22"/>
                <w:szCs w:val="22"/>
                <w:lang w:val="en-AU" w:eastAsia="en-AU"/>
              </w:rPr>
            </w:pPr>
            <w:ins w:id="1270" w:author="Kasper Simonsen" w:date="2023-10-25T14:03:00Z">
              <w:r w:rsidRPr="00D47B29">
                <w:rPr>
                  <w:rFonts w:ascii="Calibri" w:hAnsi="Calibri" w:cs="Calibri"/>
                  <w:color w:val="000000"/>
                  <w:sz w:val="22"/>
                  <w:szCs w:val="22"/>
                  <w:lang w:val="en-AU" w:eastAsia="en-AU"/>
                </w:rPr>
                <w:t>PSH159</w:t>
              </w:r>
            </w:ins>
          </w:p>
        </w:tc>
        <w:tc>
          <w:tcPr>
            <w:tcW w:w="2404" w:type="dxa"/>
            <w:hideMark/>
          </w:tcPr>
          <w:p w14:paraId="1FE597CD" w14:textId="77777777" w:rsidR="00D47B29" w:rsidRPr="00D47B29" w:rsidRDefault="00D47B29" w:rsidP="00D47B29">
            <w:pPr>
              <w:spacing w:after="0"/>
              <w:jc w:val="center"/>
              <w:rPr>
                <w:ins w:id="1271" w:author="Kasper Simonsen" w:date="2023-10-25T14:03:00Z"/>
                <w:rFonts w:ascii="Calibri" w:hAnsi="Calibri" w:cs="Calibri"/>
                <w:color w:val="000000"/>
                <w:sz w:val="22"/>
                <w:szCs w:val="22"/>
                <w:lang w:val="en-AU" w:eastAsia="en-AU"/>
              </w:rPr>
            </w:pPr>
            <w:ins w:id="1272" w:author="Kasper Simonsen" w:date="2023-10-25T14:03:00Z">
              <w:r w:rsidRPr="00D47B29">
                <w:rPr>
                  <w:rFonts w:ascii="Calibri" w:hAnsi="Calibri" w:cs="Calibri"/>
                  <w:color w:val="000000"/>
                  <w:sz w:val="22"/>
                  <w:szCs w:val="22"/>
                  <w:lang w:val="en-AU" w:eastAsia="en-AU"/>
                </w:rPr>
                <w:t>High pressure sensed at TE011 vent line</w:t>
              </w:r>
            </w:ins>
          </w:p>
        </w:tc>
        <w:tc>
          <w:tcPr>
            <w:tcW w:w="2408" w:type="dxa"/>
            <w:hideMark/>
          </w:tcPr>
          <w:p w14:paraId="45FD465A" w14:textId="77777777" w:rsidR="00D47B29" w:rsidRPr="00D47B29" w:rsidRDefault="00D47B29" w:rsidP="00D47B29">
            <w:pPr>
              <w:spacing w:after="0"/>
              <w:jc w:val="center"/>
              <w:rPr>
                <w:ins w:id="1273" w:author="Kasper Simonsen" w:date="2023-10-25T14:03:00Z"/>
                <w:rFonts w:ascii="Calibri" w:hAnsi="Calibri" w:cs="Calibri"/>
                <w:color w:val="000000"/>
                <w:sz w:val="22"/>
                <w:szCs w:val="22"/>
                <w:lang w:val="en-AU" w:eastAsia="en-AU"/>
              </w:rPr>
            </w:pPr>
            <w:ins w:id="1274" w:author="Kasper Simonsen" w:date="2023-10-25T14:03:00Z">
              <w:r w:rsidRPr="00D47B29">
                <w:rPr>
                  <w:rFonts w:ascii="Calibri" w:hAnsi="Calibri" w:cs="Calibri"/>
                  <w:color w:val="000000"/>
                  <w:sz w:val="22"/>
                  <w:szCs w:val="22"/>
                  <w:lang w:val="en-AU" w:eastAsia="en-AU"/>
                </w:rPr>
                <w:t>TE011 goes into standby</w:t>
              </w:r>
            </w:ins>
          </w:p>
        </w:tc>
        <w:tc>
          <w:tcPr>
            <w:tcW w:w="2404" w:type="dxa"/>
            <w:hideMark/>
          </w:tcPr>
          <w:p w14:paraId="2080C1FD" w14:textId="77777777" w:rsidR="00D47B29" w:rsidRPr="00D47B29" w:rsidRDefault="00D47B29" w:rsidP="00D47B29">
            <w:pPr>
              <w:spacing w:after="0"/>
              <w:jc w:val="center"/>
              <w:rPr>
                <w:ins w:id="1275" w:author="Kasper Simonsen" w:date="2023-10-25T14:03:00Z"/>
                <w:rFonts w:ascii="Calibri" w:hAnsi="Calibri" w:cs="Calibri"/>
                <w:color w:val="000000"/>
                <w:sz w:val="22"/>
                <w:szCs w:val="22"/>
                <w:lang w:val="en-AU" w:eastAsia="en-AU"/>
              </w:rPr>
            </w:pPr>
            <w:ins w:id="1276" w:author="Kasper Simonsen" w:date="2023-10-25T14:03:00Z">
              <w:r w:rsidRPr="00D47B29">
                <w:rPr>
                  <w:rFonts w:ascii="Calibri" w:hAnsi="Calibri" w:cs="Calibri"/>
                  <w:color w:val="000000"/>
                  <w:sz w:val="22"/>
                  <w:szCs w:val="22"/>
                  <w:lang w:val="en-AU" w:eastAsia="en-AU"/>
                </w:rPr>
                <w:t>ON/OFF</w:t>
              </w:r>
            </w:ins>
          </w:p>
        </w:tc>
      </w:tr>
      <w:tr w:rsidR="00D47B29" w:rsidRPr="00D47B29" w14:paraId="6681045F" w14:textId="77777777" w:rsidTr="00D47B29">
        <w:trPr>
          <w:trHeight w:val="300"/>
          <w:ins w:id="1277" w:author="Kasper Simonsen" w:date="2023-10-25T14:03:00Z"/>
        </w:trPr>
        <w:tc>
          <w:tcPr>
            <w:tcW w:w="2412" w:type="dxa"/>
            <w:hideMark/>
          </w:tcPr>
          <w:p w14:paraId="15E4F129" w14:textId="77777777" w:rsidR="00D47B29" w:rsidRPr="00D47B29" w:rsidRDefault="00D47B29" w:rsidP="00D47B29">
            <w:pPr>
              <w:spacing w:after="0"/>
              <w:jc w:val="center"/>
              <w:rPr>
                <w:ins w:id="1278" w:author="Kasper Simonsen" w:date="2023-10-25T14:03:00Z"/>
                <w:rFonts w:ascii="Calibri" w:hAnsi="Calibri" w:cs="Calibri"/>
                <w:color w:val="000000"/>
                <w:sz w:val="22"/>
                <w:szCs w:val="22"/>
                <w:lang w:val="en-AU" w:eastAsia="en-AU"/>
              </w:rPr>
            </w:pPr>
            <w:ins w:id="1279" w:author="Kasper Simonsen" w:date="2023-10-25T14:03:00Z">
              <w:r w:rsidRPr="00D47B29">
                <w:rPr>
                  <w:rFonts w:ascii="Calibri" w:hAnsi="Calibri" w:cs="Calibri"/>
                  <w:color w:val="000000"/>
                  <w:sz w:val="22"/>
                  <w:szCs w:val="22"/>
                  <w:lang w:val="en-AU" w:eastAsia="en-AU"/>
                </w:rPr>
                <w:t>AY158</w:t>
              </w:r>
            </w:ins>
          </w:p>
        </w:tc>
        <w:tc>
          <w:tcPr>
            <w:tcW w:w="2404" w:type="dxa"/>
            <w:hideMark/>
          </w:tcPr>
          <w:p w14:paraId="0B047363" w14:textId="77777777" w:rsidR="00D47B29" w:rsidRPr="00D47B29" w:rsidRDefault="00D47B29" w:rsidP="00D47B29">
            <w:pPr>
              <w:spacing w:after="0"/>
              <w:jc w:val="center"/>
              <w:rPr>
                <w:ins w:id="1280" w:author="Kasper Simonsen" w:date="2023-10-25T14:03:00Z"/>
                <w:rFonts w:ascii="Calibri" w:hAnsi="Calibri" w:cs="Calibri"/>
                <w:color w:val="000000"/>
                <w:sz w:val="22"/>
                <w:szCs w:val="22"/>
                <w:lang w:val="en-AU" w:eastAsia="en-AU"/>
              </w:rPr>
            </w:pPr>
            <w:ins w:id="1281" w:author="Kasper Simonsen" w:date="2023-10-25T14:03:00Z">
              <w:r w:rsidRPr="00D47B29">
                <w:rPr>
                  <w:rFonts w:ascii="Calibri" w:hAnsi="Calibri" w:cs="Calibri"/>
                  <w:color w:val="000000"/>
                  <w:sz w:val="22"/>
                  <w:szCs w:val="22"/>
                  <w:lang w:val="en-AU" w:eastAsia="en-AU"/>
                </w:rPr>
                <w:t>High pressure sensed at TE011 vent line</w:t>
              </w:r>
            </w:ins>
          </w:p>
        </w:tc>
        <w:tc>
          <w:tcPr>
            <w:tcW w:w="2408" w:type="dxa"/>
            <w:hideMark/>
          </w:tcPr>
          <w:p w14:paraId="44CB4700" w14:textId="77777777" w:rsidR="00D47B29" w:rsidRPr="00D47B29" w:rsidRDefault="00D47B29" w:rsidP="00D47B29">
            <w:pPr>
              <w:spacing w:after="0"/>
              <w:jc w:val="center"/>
              <w:rPr>
                <w:ins w:id="1282" w:author="Kasper Simonsen" w:date="2023-10-25T14:03:00Z"/>
                <w:rFonts w:ascii="Calibri" w:hAnsi="Calibri" w:cs="Calibri"/>
                <w:color w:val="000000"/>
                <w:sz w:val="22"/>
                <w:szCs w:val="22"/>
                <w:lang w:val="en-AU" w:eastAsia="en-AU"/>
              </w:rPr>
            </w:pPr>
            <w:ins w:id="1283" w:author="Kasper Simonsen" w:date="2023-10-25T14:03:00Z">
              <w:r w:rsidRPr="00D47B29">
                <w:rPr>
                  <w:rFonts w:ascii="Calibri" w:hAnsi="Calibri" w:cs="Calibri"/>
                  <w:color w:val="000000"/>
                  <w:sz w:val="22"/>
                  <w:szCs w:val="22"/>
                  <w:lang w:val="en-AU" w:eastAsia="en-AU"/>
                </w:rPr>
                <w:t>TE011 goes into standby</w:t>
              </w:r>
            </w:ins>
          </w:p>
        </w:tc>
        <w:tc>
          <w:tcPr>
            <w:tcW w:w="2404" w:type="dxa"/>
            <w:hideMark/>
          </w:tcPr>
          <w:p w14:paraId="456FA105" w14:textId="77777777" w:rsidR="00D47B29" w:rsidRPr="00D47B29" w:rsidRDefault="00D47B29" w:rsidP="00D47B29">
            <w:pPr>
              <w:spacing w:after="0"/>
              <w:jc w:val="center"/>
              <w:rPr>
                <w:ins w:id="1284" w:author="Kasper Simonsen" w:date="2023-10-25T14:03:00Z"/>
                <w:rFonts w:ascii="Calibri" w:hAnsi="Calibri" w:cs="Calibri"/>
                <w:color w:val="000000"/>
                <w:sz w:val="22"/>
                <w:szCs w:val="22"/>
                <w:lang w:val="en-AU" w:eastAsia="en-AU"/>
              </w:rPr>
            </w:pPr>
            <w:ins w:id="1285" w:author="Kasper Simonsen" w:date="2023-10-25T14:03:00Z">
              <w:r w:rsidRPr="00D47B29">
                <w:rPr>
                  <w:rFonts w:ascii="Calibri" w:hAnsi="Calibri" w:cs="Calibri"/>
                  <w:color w:val="000000"/>
                  <w:sz w:val="22"/>
                  <w:szCs w:val="22"/>
                  <w:lang w:val="en-AU" w:eastAsia="en-AU"/>
                </w:rPr>
                <w:t>ON/OFF</w:t>
              </w:r>
            </w:ins>
          </w:p>
        </w:tc>
      </w:tr>
      <w:tr w:rsidR="00D47B29" w:rsidRPr="00D47B29" w14:paraId="0A7FF342" w14:textId="77777777" w:rsidTr="00D47B29">
        <w:trPr>
          <w:trHeight w:val="300"/>
          <w:ins w:id="1286" w:author="Kasper Simonsen" w:date="2023-10-25T14:03:00Z"/>
        </w:trPr>
        <w:tc>
          <w:tcPr>
            <w:tcW w:w="2412" w:type="dxa"/>
            <w:hideMark/>
          </w:tcPr>
          <w:p w14:paraId="7E919C41" w14:textId="77777777" w:rsidR="00D47B29" w:rsidRPr="00D47B29" w:rsidRDefault="00D47B29" w:rsidP="00D47B29">
            <w:pPr>
              <w:spacing w:after="0"/>
              <w:jc w:val="center"/>
              <w:rPr>
                <w:ins w:id="1287" w:author="Kasper Simonsen" w:date="2023-10-25T14:03:00Z"/>
                <w:rFonts w:ascii="Calibri" w:hAnsi="Calibri" w:cs="Calibri"/>
                <w:color w:val="000000"/>
                <w:sz w:val="22"/>
                <w:szCs w:val="22"/>
                <w:lang w:val="en-AU" w:eastAsia="en-AU"/>
              </w:rPr>
            </w:pPr>
            <w:ins w:id="1288" w:author="Kasper Simonsen" w:date="2023-10-25T14:03:00Z">
              <w:r w:rsidRPr="00D47B29">
                <w:rPr>
                  <w:rFonts w:ascii="Calibri" w:hAnsi="Calibri" w:cs="Calibri"/>
                  <w:color w:val="000000"/>
                  <w:sz w:val="22"/>
                  <w:szCs w:val="22"/>
                  <w:lang w:val="en-AU" w:eastAsia="en-AU"/>
                </w:rPr>
                <w:t>AY178</w:t>
              </w:r>
            </w:ins>
          </w:p>
        </w:tc>
        <w:tc>
          <w:tcPr>
            <w:tcW w:w="2404" w:type="dxa"/>
            <w:hideMark/>
          </w:tcPr>
          <w:p w14:paraId="33247176" w14:textId="77777777" w:rsidR="00D47B29" w:rsidRPr="00D47B29" w:rsidRDefault="00D47B29" w:rsidP="00D47B29">
            <w:pPr>
              <w:spacing w:after="0"/>
              <w:jc w:val="center"/>
              <w:rPr>
                <w:ins w:id="1289" w:author="Kasper Simonsen" w:date="2023-10-25T14:03:00Z"/>
                <w:rFonts w:ascii="Calibri" w:hAnsi="Calibri" w:cs="Calibri"/>
                <w:color w:val="000000"/>
                <w:sz w:val="22"/>
                <w:szCs w:val="22"/>
                <w:lang w:val="en-AU" w:eastAsia="en-AU"/>
              </w:rPr>
            </w:pPr>
            <w:ins w:id="1290" w:author="Kasper Simonsen" w:date="2023-10-25T14:03:00Z">
              <w:r w:rsidRPr="00D47B29">
                <w:rPr>
                  <w:rFonts w:ascii="Calibri" w:hAnsi="Calibri" w:cs="Calibri"/>
                  <w:color w:val="000000"/>
                  <w:sz w:val="22"/>
                  <w:szCs w:val="22"/>
                  <w:lang w:val="en-AU" w:eastAsia="en-AU"/>
                </w:rPr>
                <w:t>High pressure sensed at VZ012 vent line</w:t>
              </w:r>
            </w:ins>
          </w:p>
        </w:tc>
        <w:tc>
          <w:tcPr>
            <w:tcW w:w="2408" w:type="dxa"/>
            <w:hideMark/>
          </w:tcPr>
          <w:p w14:paraId="18217B7C" w14:textId="77777777" w:rsidR="00D47B29" w:rsidRPr="00D47B29" w:rsidRDefault="00D47B29" w:rsidP="00D47B29">
            <w:pPr>
              <w:spacing w:after="0"/>
              <w:jc w:val="center"/>
              <w:rPr>
                <w:ins w:id="1291" w:author="Kasper Simonsen" w:date="2023-10-25T14:03:00Z"/>
                <w:rFonts w:ascii="Calibri" w:hAnsi="Calibri" w:cs="Calibri"/>
                <w:color w:val="000000"/>
                <w:sz w:val="22"/>
                <w:szCs w:val="22"/>
                <w:lang w:val="en-AU" w:eastAsia="en-AU"/>
              </w:rPr>
            </w:pPr>
            <w:ins w:id="1292" w:author="Kasper Simonsen" w:date="2023-10-25T14:03:00Z">
              <w:r w:rsidRPr="00D47B29">
                <w:rPr>
                  <w:rFonts w:ascii="Calibri" w:hAnsi="Calibri" w:cs="Calibri"/>
                  <w:color w:val="000000"/>
                  <w:sz w:val="22"/>
                  <w:szCs w:val="22"/>
                  <w:lang w:val="en-AU" w:eastAsia="en-AU"/>
                </w:rPr>
                <w:t>Transporter VZ012 goes in standby</w:t>
              </w:r>
            </w:ins>
          </w:p>
        </w:tc>
        <w:tc>
          <w:tcPr>
            <w:tcW w:w="2404" w:type="dxa"/>
            <w:hideMark/>
          </w:tcPr>
          <w:p w14:paraId="578AFFB0" w14:textId="77777777" w:rsidR="00D47B29" w:rsidRPr="00D47B29" w:rsidRDefault="00D47B29" w:rsidP="00D47B29">
            <w:pPr>
              <w:spacing w:after="0"/>
              <w:jc w:val="center"/>
              <w:rPr>
                <w:ins w:id="1293" w:author="Kasper Simonsen" w:date="2023-10-25T14:03:00Z"/>
                <w:rFonts w:ascii="Calibri" w:hAnsi="Calibri" w:cs="Calibri"/>
                <w:color w:val="000000"/>
                <w:sz w:val="22"/>
                <w:szCs w:val="22"/>
                <w:lang w:val="en-AU" w:eastAsia="en-AU"/>
              </w:rPr>
            </w:pPr>
            <w:ins w:id="1294" w:author="Kasper Simonsen" w:date="2023-10-25T14:03:00Z">
              <w:r w:rsidRPr="00D47B29">
                <w:rPr>
                  <w:rFonts w:ascii="Calibri" w:hAnsi="Calibri" w:cs="Calibri"/>
                  <w:color w:val="000000"/>
                  <w:sz w:val="22"/>
                  <w:szCs w:val="22"/>
                  <w:lang w:val="en-AU" w:eastAsia="en-AU"/>
                </w:rPr>
                <w:t>ON/OFF</w:t>
              </w:r>
            </w:ins>
          </w:p>
        </w:tc>
      </w:tr>
      <w:tr w:rsidR="00D47B29" w:rsidRPr="00D47B29" w14:paraId="69F5E52A" w14:textId="77777777" w:rsidTr="00D47B29">
        <w:trPr>
          <w:trHeight w:val="300"/>
          <w:ins w:id="1295" w:author="Kasper Simonsen" w:date="2023-10-25T14:03:00Z"/>
        </w:trPr>
        <w:tc>
          <w:tcPr>
            <w:tcW w:w="2412" w:type="dxa"/>
            <w:hideMark/>
          </w:tcPr>
          <w:p w14:paraId="69A3E92A" w14:textId="77777777" w:rsidR="00D47B29" w:rsidRPr="00D47B29" w:rsidRDefault="00D47B29" w:rsidP="00D47B29">
            <w:pPr>
              <w:spacing w:after="0"/>
              <w:jc w:val="center"/>
              <w:rPr>
                <w:ins w:id="1296" w:author="Kasper Simonsen" w:date="2023-10-25T14:03:00Z"/>
                <w:rFonts w:ascii="Calibri" w:hAnsi="Calibri" w:cs="Calibri"/>
                <w:color w:val="000000"/>
                <w:sz w:val="22"/>
                <w:szCs w:val="22"/>
                <w:lang w:val="en-AU" w:eastAsia="en-AU"/>
              </w:rPr>
            </w:pPr>
            <w:ins w:id="1297" w:author="Kasper Simonsen" w:date="2023-10-25T14:03:00Z">
              <w:r w:rsidRPr="00D47B29">
                <w:rPr>
                  <w:rFonts w:ascii="Calibri" w:hAnsi="Calibri" w:cs="Calibri"/>
                  <w:color w:val="000000"/>
                  <w:sz w:val="22"/>
                  <w:szCs w:val="22"/>
                  <w:lang w:val="en-AU" w:eastAsia="en-AU"/>
                </w:rPr>
                <w:t>PSH179</w:t>
              </w:r>
            </w:ins>
          </w:p>
        </w:tc>
        <w:tc>
          <w:tcPr>
            <w:tcW w:w="2404" w:type="dxa"/>
            <w:hideMark/>
          </w:tcPr>
          <w:p w14:paraId="5034E751" w14:textId="77777777" w:rsidR="00D47B29" w:rsidRPr="00D47B29" w:rsidRDefault="00D47B29" w:rsidP="00D47B29">
            <w:pPr>
              <w:spacing w:after="0"/>
              <w:jc w:val="center"/>
              <w:rPr>
                <w:ins w:id="1298" w:author="Kasper Simonsen" w:date="2023-10-25T14:03:00Z"/>
                <w:rFonts w:ascii="Calibri" w:hAnsi="Calibri" w:cs="Calibri"/>
                <w:color w:val="000000"/>
                <w:sz w:val="22"/>
                <w:szCs w:val="22"/>
                <w:lang w:val="en-AU" w:eastAsia="en-AU"/>
              </w:rPr>
            </w:pPr>
            <w:ins w:id="1299" w:author="Kasper Simonsen" w:date="2023-10-25T14:03:00Z">
              <w:r w:rsidRPr="00D47B29">
                <w:rPr>
                  <w:rFonts w:ascii="Calibri" w:hAnsi="Calibri" w:cs="Calibri"/>
                  <w:color w:val="000000"/>
                  <w:sz w:val="22"/>
                  <w:szCs w:val="22"/>
                  <w:lang w:val="en-AU" w:eastAsia="en-AU"/>
                </w:rPr>
                <w:t>High pressure sensed at VZ012 vent line</w:t>
              </w:r>
            </w:ins>
          </w:p>
        </w:tc>
        <w:tc>
          <w:tcPr>
            <w:tcW w:w="2408" w:type="dxa"/>
            <w:hideMark/>
          </w:tcPr>
          <w:p w14:paraId="189B0052" w14:textId="77777777" w:rsidR="00D47B29" w:rsidRPr="00D47B29" w:rsidRDefault="00D47B29" w:rsidP="00D47B29">
            <w:pPr>
              <w:spacing w:after="0"/>
              <w:jc w:val="center"/>
              <w:rPr>
                <w:ins w:id="1300" w:author="Kasper Simonsen" w:date="2023-10-25T14:03:00Z"/>
                <w:rFonts w:ascii="Calibri" w:hAnsi="Calibri" w:cs="Calibri"/>
                <w:color w:val="000000"/>
                <w:sz w:val="22"/>
                <w:szCs w:val="22"/>
                <w:lang w:val="en-AU" w:eastAsia="en-AU"/>
              </w:rPr>
            </w:pPr>
            <w:ins w:id="1301" w:author="Kasper Simonsen" w:date="2023-10-25T14:03:00Z">
              <w:r w:rsidRPr="00D47B29">
                <w:rPr>
                  <w:rFonts w:ascii="Calibri" w:hAnsi="Calibri" w:cs="Calibri"/>
                  <w:color w:val="000000"/>
                  <w:sz w:val="22"/>
                  <w:szCs w:val="22"/>
                  <w:lang w:val="en-AU" w:eastAsia="en-AU"/>
                </w:rPr>
                <w:t>Transporter VZ012 goes in standby</w:t>
              </w:r>
            </w:ins>
          </w:p>
        </w:tc>
        <w:tc>
          <w:tcPr>
            <w:tcW w:w="2404" w:type="dxa"/>
            <w:hideMark/>
          </w:tcPr>
          <w:p w14:paraId="0D6800DD" w14:textId="77777777" w:rsidR="00D47B29" w:rsidRPr="00D47B29" w:rsidRDefault="00D47B29" w:rsidP="00D47B29">
            <w:pPr>
              <w:spacing w:after="0"/>
              <w:jc w:val="center"/>
              <w:rPr>
                <w:ins w:id="1302" w:author="Kasper Simonsen" w:date="2023-10-25T14:03:00Z"/>
                <w:rFonts w:ascii="Calibri" w:hAnsi="Calibri" w:cs="Calibri"/>
                <w:color w:val="000000"/>
                <w:sz w:val="22"/>
                <w:szCs w:val="22"/>
                <w:lang w:val="en-AU" w:eastAsia="en-AU"/>
              </w:rPr>
            </w:pPr>
            <w:ins w:id="1303" w:author="Kasper Simonsen" w:date="2023-10-25T14:03:00Z">
              <w:r w:rsidRPr="00D47B29">
                <w:rPr>
                  <w:rFonts w:ascii="Calibri" w:hAnsi="Calibri" w:cs="Calibri"/>
                  <w:color w:val="000000"/>
                  <w:sz w:val="22"/>
                  <w:szCs w:val="22"/>
                  <w:lang w:val="en-AU" w:eastAsia="en-AU"/>
                </w:rPr>
                <w:t>ON/OFF</w:t>
              </w:r>
            </w:ins>
          </w:p>
        </w:tc>
      </w:tr>
      <w:tr w:rsidR="00D47B29" w:rsidRPr="00D47B29" w14:paraId="50FA0B4D" w14:textId="77777777" w:rsidTr="00D47B29">
        <w:trPr>
          <w:trHeight w:val="300"/>
          <w:ins w:id="1304" w:author="Kasper Simonsen" w:date="2023-10-25T14:03:00Z"/>
        </w:trPr>
        <w:tc>
          <w:tcPr>
            <w:tcW w:w="2412" w:type="dxa"/>
            <w:hideMark/>
          </w:tcPr>
          <w:p w14:paraId="19657605" w14:textId="77777777" w:rsidR="00D47B29" w:rsidRPr="00D47B29" w:rsidRDefault="00D47B29" w:rsidP="00D47B29">
            <w:pPr>
              <w:spacing w:after="0"/>
              <w:jc w:val="center"/>
              <w:rPr>
                <w:ins w:id="1305" w:author="Kasper Simonsen" w:date="2023-10-25T14:03:00Z"/>
                <w:rFonts w:ascii="Calibri" w:hAnsi="Calibri" w:cs="Calibri"/>
                <w:color w:val="000000"/>
                <w:sz w:val="22"/>
                <w:szCs w:val="22"/>
                <w:lang w:val="en-AU" w:eastAsia="en-AU"/>
              </w:rPr>
            </w:pPr>
            <w:ins w:id="1306" w:author="Kasper Simonsen" w:date="2023-10-25T14:03:00Z">
              <w:r w:rsidRPr="00D47B29">
                <w:rPr>
                  <w:rFonts w:ascii="Calibri" w:hAnsi="Calibri" w:cs="Calibri"/>
                  <w:color w:val="000000"/>
                  <w:sz w:val="22"/>
                  <w:szCs w:val="22"/>
                  <w:lang w:val="en-AU" w:eastAsia="en-AU"/>
                </w:rPr>
                <w:t>AY180</w:t>
              </w:r>
            </w:ins>
          </w:p>
        </w:tc>
        <w:tc>
          <w:tcPr>
            <w:tcW w:w="2404" w:type="dxa"/>
            <w:hideMark/>
          </w:tcPr>
          <w:p w14:paraId="646D57A9" w14:textId="77777777" w:rsidR="00D47B29" w:rsidRPr="00D47B29" w:rsidRDefault="00D47B29" w:rsidP="00D47B29">
            <w:pPr>
              <w:spacing w:after="0"/>
              <w:jc w:val="center"/>
              <w:rPr>
                <w:ins w:id="1307" w:author="Kasper Simonsen" w:date="2023-10-25T14:03:00Z"/>
                <w:rFonts w:ascii="Calibri" w:hAnsi="Calibri" w:cs="Calibri"/>
                <w:color w:val="000000"/>
                <w:sz w:val="22"/>
                <w:szCs w:val="22"/>
                <w:lang w:val="en-AU" w:eastAsia="en-AU"/>
              </w:rPr>
            </w:pPr>
            <w:ins w:id="1308" w:author="Kasper Simonsen" w:date="2023-10-25T14:03:00Z">
              <w:r w:rsidRPr="00D47B29">
                <w:rPr>
                  <w:rFonts w:ascii="Calibri" w:hAnsi="Calibri" w:cs="Calibri"/>
                  <w:color w:val="000000"/>
                  <w:sz w:val="22"/>
                  <w:szCs w:val="22"/>
                  <w:lang w:val="en-AU" w:eastAsia="en-AU"/>
                </w:rPr>
                <w:t>High pressure sensed at VZ012 vent line</w:t>
              </w:r>
            </w:ins>
          </w:p>
        </w:tc>
        <w:tc>
          <w:tcPr>
            <w:tcW w:w="2408" w:type="dxa"/>
            <w:hideMark/>
          </w:tcPr>
          <w:p w14:paraId="51C8D0ED" w14:textId="77777777" w:rsidR="00D47B29" w:rsidRPr="00D47B29" w:rsidRDefault="00D47B29" w:rsidP="00D47B29">
            <w:pPr>
              <w:spacing w:after="0"/>
              <w:jc w:val="center"/>
              <w:rPr>
                <w:ins w:id="1309" w:author="Kasper Simonsen" w:date="2023-10-25T14:03:00Z"/>
                <w:rFonts w:ascii="Calibri" w:hAnsi="Calibri" w:cs="Calibri"/>
                <w:color w:val="000000"/>
                <w:sz w:val="22"/>
                <w:szCs w:val="22"/>
                <w:lang w:val="en-AU" w:eastAsia="en-AU"/>
              </w:rPr>
            </w:pPr>
            <w:ins w:id="1310" w:author="Kasper Simonsen" w:date="2023-10-25T14:03:00Z">
              <w:r w:rsidRPr="00D47B29">
                <w:rPr>
                  <w:rFonts w:ascii="Calibri" w:hAnsi="Calibri" w:cs="Calibri"/>
                  <w:color w:val="000000"/>
                  <w:sz w:val="22"/>
                  <w:szCs w:val="22"/>
                  <w:lang w:val="en-AU" w:eastAsia="en-AU"/>
                </w:rPr>
                <w:t>Transporter VZ012 goes in standby</w:t>
              </w:r>
            </w:ins>
          </w:p>
        </w:tc>
        <w:tc>
          <w:tcPr>
            <w:tcW w:w="2404" w:type="dxa"/>
            <w:hideMark/>
          </w:tcPr>
          <w:p w14:paraId="2003E878" w14:textId="77777777" w:rsidR="00D47B29" w:rsidRPr="00D47B29" w:rsidRDefault="00D47B29" w:rsidP="00D47B29">
            <w:pPr>
              <w:spacing w:after="0"/>
              <w:jc w:val="center"/>
              <w:rPr>
                <w:ins w:id="1311" w:author="Kasper Simonsen" w:date="2023-10-25T14:03:00Z"/>
                <w:rFonts w:ascii="Calibri" w:hAnsi="Calibri" w:cs="Calibri"/>
                <w:color w:val="000000"/>
                <w:sz w:val="22"/>
                <w:szCs w:val="22"/>
                <w:lang w:val="en-AU" w:eastAsia="en-AU"/>
              </w:rPr>
            </w:pPr>
            <w:ins w:id="1312" w:author="Kasper Simonsen" w:date="2023-10-25T14:03:00Z">
              <w:r w:rsidRPr="00D47B29">
                <w:rPr>
                  <w:rFonts w:ascii="Calibri" w:hAnsi="Calibri" w:cs="Calibri"/>
                  <w:color w:val="000000"/>
                  <w:sz w:val="22"/>
                  <w:szCs w:val="22"/>
                  <w:lang w:val="en-AU" w:eastAsia="en-AU"/>
                </w:rPr>
                <w:t>ON/OFF</w:t>
              </w:r>
            </w:ins>
          </w:p>
        </w:tc>
      </w:tr>
      <w:tr w:rsidR="00D47B29" w:rsidRPr="00D47B29" w14:paraId="42533926" w14:textId="77777777" w:rsidTr="00D47B29">
        <w:trPr>
          <w:trHeight w:val="600"/>
          <w:ins w:id="1313" w:author="Kasper Simonsen" w:date="2023-10-25T14:03:00Z"/>
        </w:trPr>
        <w:tc>
          <w:tcPr>
            <w:tcW w:w="2412" w:type="dxa"/>
            <w:hideMark/>
          </w:tcPr>
          <w:p w14:paraId="23905C4C" w14:textId="77777777" w:rsidR="00D47B29" w:rsidRPr="00D47B29" w:rsidRDefault="00D47B29" w:rsidP="00D47B29">
            <w:pPr>
              <w:spacing w:after="0"/>
              <w:jc w:val="center"/>
              <w:rPr>
                <w:ins w:id="1314" w:author="Kasper Simonsen" w:date="2023-10-25T14:03:00Z"/>
                <w:rFonts w:ascii="Calibri" w:hAnsi="Calibri" w:cs="Calibri"/>
                <w:color w:val="000000"/>
                <w:sz w:val="22"/>
                <w:szCs w:val="22"/>
                <w:lang w:val="en-AU" w:eastAsia="en-AU"/>
              </w:rPr>
            </w:pPr>
            <w:ins w:id="1315" w:author="Kasper Simonsen" w:date="2023-10-25T14:03:00Z">
              <w:r w:rsidRPr="00D47B29">
                <w:rPr>
                  <w:rFonts w:ascii="Calibri" w:hAnsi="Calibri" w:cs="Calibri"/>
                  <w:color w:val="000000"/>
                  <w:sz w:val="22"/>
                  <w:szCs w:val="22"/>
                  <w:lang w:val="en-AU" w:eastAsia="en-AU"/>
                </w:rPr>
                <w:t>PIT194 High Alarm or Instrument Failure</w:t>
              </w:r>
            </w:ins>
          </w:p>
        </w:tc>
        <w:tc>
          <w:tcPr>
            <w:tcW w:w="2404" w:type="dxa"/>
            <w:hideMark/>
          </w:tcPr>
          <w:p w14:paraId="7431827C" w14:textId="77777777" w:rsidR="00D47B29" w:rsidRPr="00D47B29" w:rsidRDefault="00D47B29" w:rsidP="00D47B29">
            <w:pPr>
              <w:spacing w:after="0"/>
              <w:jc w:val="center"/>
              <w:rPr>
                <w:ins w:id="1316" w:author="Kasper Simonsen" w:date="2023-10-25T14:03:00Z"/>
                <w:rFonts w:ascii="Calibri" w:hAnsi="Calibri" w:cs="Calibri"/>
                <w:color w:val="000000"/>
                <w:sz w:val="22"/>
                <w:szCs w:val="22"/>
                <w:lang w:val="en-AU" w:eastAsia="en-AU"/>
              </w:rPr>
            </w:pPr>
            <w:ins w:id="1317" w:author="Kasper Simonsen" w:date="2023-10-25T14:03:00Z">
              <w:r w:rsidRPr="00D47B29">
                <w:rPr>
                  <w:rFonts w:ascii="Calibri" w:hAnsi="Calibri" w:cs="Calibri"/>
                  <w:color w:val="000000"/>
                  <w:sz w:val="22"/>
                  <w:szCs w:val="22"/>
                  <w:lang w:val="en-AU" w:eastAsia="en-AU"/>
                </w:rPr>
                <w:t>High pressure sensed at VZ012</w:t>
              </w:r>
            </w:ins>
          </w:p>
        </w:tc>
        <w:tc>
          <w:tcPr>
            <w:tcW w:w="2408" w:type="dxa"/>
            <w:hideMark/>
          </w:tcPr>
          <w:p w14:paraId="2A67B5B3" w14:textId="77777777" w:rsidR="00D47B29" w:rsidRPr="00D47B29" w:rsidRDefault="00D47B29" w:rsidP="00D47B29">
            <w:pPr>
              <w:spacing w:after="0"/>
              <w:jc w:val="center"/>
              <w:rPr>
                <w:ins w:id="1318" w:author="Kasper Simonsen" w:date="2023-10-25T14:03:00Z"/>
                <w:rFonts w:ascii="Calibri" w:hAnsi="Calibri" w:cs="Calibri"/>
                <w:color w:val="000000"/>
                <w:sz w:val="22"/>
                <w:szCs w:val="22"/>
                <w:lang w:val="en-AU" w:eastAsia="en-AU"/>
              </w:rPr>
            </w:pPr>
            <w:ins w:id="1319" w:author="Kasper Simonsen" w:date="2023-10-25T14:03:00Z">
              <w:r w:rsidRPr="00D47B29">
                <w:rPr>
                  <w:rFonts w:ascii="Calibri" w:hAnsi="Calibri" w:cs="Calibri"/>
                  <w:color w:val="000000"/>
                  <w:sz w:val="22"/>
                  <w:szCs w:val="22"/>
                  <w:lang w:val="en-AU" w:eastAsia="en-AU"/>
                </w:rPr>
                <w:t>Load of transporter VZ012 not allowed</w:t>
              </w:r>
            </w:ins>
          </w:p>
        </w:tc>
        <w:tc>
          <w:tcPr>
            <w:tcW w:w="2404" w:type="dxa"/>
            <w:hideMark/>
          </w:tcPr>
          <w:p w14:paraId="67B2682B" w14:textId="77777777" w:rsidR="00D47B29" w:rsidRPr="00D47B29" w:rsidRDefault="00D47B29" w:rsidP="00D47B29">
            <w:pPr>
              <w:spacing w:after="0"/>
              <w:jc w:val="center"/>
              <w:rPr>
                <w:ins w:id="1320" w:author="Kasper Simonsen" w:date="2023-10-25T14:03:00Z"/>
                <w:rFonts w:ascii="Calibri" w:hAnsi="Calibri" w:cs="Calibri"/>
                <w:color w:val="000000"/>
                <w:sz w:val="22"/>
                <w:szCs w:val="22"/>
                <w:lang w:val="en-AU" w:eastAsia="en-AU"/>
              </w:rPr>
            </w:pPr>
            <w:ins w:id="1321"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37B11730" w14:textId="77777777" w:rsidTr="00D47B29">
        <w:trPr>
          <w:trHeight w:val="300"/>
          <w:ins w:id="1322" w:author="Kasper Simonsen" w:date="2023-10-25T14:03:00Z"/>
        </w:trPr>
        <w:tc>
          <w:tcPr>
            <w:tcW w:w="2412" w:type="dxa"/>
            <w:hideMark/>
          </w:tcPr>
          <w:p w14:paraId="0DC4467E" w14:textId="77777777" w:rsidR="00D47B29" w:rsidRPr="00D47B29" w:rsidRDefault="00D47B29" w:rsidP="00D47B29">
            <w:pPr>
              <w:spacing w:after="0"/>
              <w:jc w:val="center"/>
              <w:rPr>
                <w:ins w:id="1323" w:author="Kasper Simonsen" w:date="2023-10-25T14:03:00Z"/>
                <w:rFonts w:ascii="Calibri" w:hAnsi="Calibri" w:cs="Calibri"/>
                <w:color w:val="000000"/>
                <w:sz w:val="22"/>
                <w:szCs w:val="22"/>
                <w:lang w:val="en-AU" w:eastAsia="en-AU"/>
              </w:rPr>
            </w:pPr>
            <w:ins w:id="1324" w:author="Kasper Simonsen" w:date="2023-10-25T14:03:00Z">
              <w:r w:rsidRPr="00D47B29">
                <w:rPr>
                  <w:rFonts w:ascii="Calibri" w:hAnsi="Calibri" w:cs="Calibri"/>
                  <w:color w:val="000000"/>
                  <w:sz w:val="22"/>
                  <w:szCs w:val="22"/>
                  <w:lang w:val="en-AU" w:eastAsia="en-AU"/>
                </w:rPr>
                <w:t>LSH183</w:t>
              </w:r>
            </w:ins>
          </w:p>
        </w:tc>
        <w:tc>
          <w:tcPr>
            <w:tcW w:w="2404" w:type="dxa"/>
            <w:hideMark/>
          </w:tcPr>
          <w:p w14:paraId="3DD10187" w14:textId="77777777" w:rsidR="00D47B29" w:rsidRPr="00D47B29" w:rsidRDefault="00D47B29" w:rsidP="00D47B29">
            <w:pPr>
              <w:spacing w:after="0"/>
              <w:jc w:val="center"/>
              <w:rPr>
                <w:ins w:id="1325" w:author="Kasper Simonsen" w:date="2023-10-25T14:03:00Z"/>
                <w:rFonts w:ascii="Calibri" w:hAnsi="Calibri" w:cs="Calibri"/>
                <w:color w:val="000000"/>
                <w:sz w:val="22"/>
                <w:szCs w:val="22"/>
                <w:lang w:val="en-AU" w:eastAsia="en-AU"/>
              </w:rPr>
            </w:pPr>
            <w:ins w:id="1326" w:author="Kasper Simonsen" w:date="2023-10-25T14:03:00Z">
              <w:r w:rsidRPr="00D47B29">
                <w:rPr>
                  <w:rFonts w:ascii="Calibri" w:hAnsi="Calibri" w:cs="Calibri"/>
                  <w:color w:val="000000"/>
                  <w:sz w:val="22"/>
                  <w:szCs w:val="22"/>
                  <w:lang w:val="en-AU" w:eastAsia="en-AU"/>
                </w:rPr>
                <w:t>High Level covered in VZ012</w:t>
              </w:r>
            </w:ins>
          </w:p>
        </w:tc>
        <w:tc>
          <w:tcPr>
            <w:tcW w:w="2408" w:type="dxa"/>
            <w:hideMark/>
          </w:tcPr>
          <w:p w14:paraId="163462E6" w14:textId="77777777" w:rsidR="00D47B29" w:rsidRPr="00D47B29" w:rsidRDefault="00D47B29" w:rsidP="00D47B29">
            <w:pPr>
              <w:spacing w:after="0"/>
              <w:jc w:val="center"/>
              <w:rPr>
                <w:ins w:id="1327" w:author="Kasper Simonsen" w:date="2023-10-25T14:03:00Z"/>
                <w:rFonts w:ascii="Calibri" w:hAnsi="Calibri" w:cs="Calibri"/>
                <w:color w:val="000000"/>
                <w:sz w:val="22"/>
                <w:szCs w:val="22"/>
                <w:lang w:val="en-AU" w:eastAsia="en-AU"/>
              </w:rPr>
            </w:pPr>
            <w:ins w:id="1328" w:author="Kasper Simonsen" w:date="2023-10-25T14:03:00Z">
              <w:r w:rsidRPr="00D47B29">
                <w:rPr>
                  <w:rFonts w:ascii="Calibri" w:hAnsi="Calibri" w:cs="Calibri"/>
                  <w:color w:val="000000"/>
                  <w:sz w:val="22"/>
                  <w:szCs w:val="22"/>
                  <w:lang w:val="en-AU" w:eastAsia="en-AU"/>
                </w:rPr>
                <w:t>Load of transporter VZ012 not allowed</w:t>
              </w:r>
            </w:ins>
          </w:p>
        </w:tc>
        <w:tc>
          <w:tcPr>
            <w:tcW w:w="2404" w:type="dxa"/>
            <w:hideMark/>
          </w:tcPr>
          <w:p w14:paraId="72C2D6A3" w14:textId="77777777" w:rsidR="00D47B29" w:rsidRPr="00D47B29" w:rsidRDefault="00D47B29" w:rsidP="00D47B29">
            <w:pPr>
              <w:spacing w:after="0"/>
              <w:jc w:val="center"/>
              <w:rPr>
                <w:ins w:id="1329" w:author="Kasper Simonsen" w:date="2023-10-25T14:03:00Z"/>
                <w:rFonts w:ascii="Calibri" w:hAnsi="Calibri" w:cs="Calibri"/>
                <w:color w:val="000000"/>
                <w:sz w:val="22"/>
                <w:szCs w:val="22"/>
                <w:lang w:val="en-AU" w:eastAsia="en-AU"/>
              </w:rPr>
            </w:pPr>
            <w:ins w:id="1330" w:author="Kasper Simonsen" w:date="2023-10-25T14:03:00Z">
              <w:r w:rsidRPr="00D47B29">
                <w:rPr>
                  <w:rFonts w:ascii="Calibri" w:hAnsi="Calibri" w:cs="Calibri"/>
                  <w:color w:val="000000"/>
                  <w:sz w:val="22"/>
                  <w:szCs w:val="22"/>
                  <w:lang w:val="en-AU" w:eastAsia="en-AU"/>
                </w:rPr>
                <w:t>ON/OFF</w:t>
              </w:r>
            </w:ins>
          </w:p>
        </w:tc>
      </w:tr>
      <w:tr w:rsidR="00D47B29" w:rsidRPr="00D47B29" w14:paraId="60C401B1" w14:textId="77777777" w:rsidTr="00D47B29">
        <w:trPr>
          <w:trHeight w:val="600"/>
          <w:ins w:id="1331" w:author="Kasper Simonsen" w:date="2023-10-25T14:03:00Z"/>
        </w:trPr>
        <w:tc>
          <w:tcPr>
            <w:tcW w:w="2412" w:type="dxa"/>
            <w:hideMark/>
          </w:tcPr>
          <w:p w14:paraId="1FD35C8A" w14:textId="77777777" w:rsidR="00D47B29" w:rsidRPr="00D47B29" w:rsidRDefault="00D47B29" w:rsidP="00D47B29">
            <w:pPr>
              <w:spacing w:after="0"/>
              <w:jc w:val="center"/>
              <w:rPr>
                <w:ins w:id="1332" w:author="Kasper Simonsen" w:date="2023-10-25T14:03:00Z"/>
                <w:rFonts w:ascii="Calibri" w:hAnsi="Calibri" w:cs="Calibri"/>
                <w:color w:val="000000"/>
                <w:sz w:val="22"/>
                <w:szCs w:val="22"/>
                <w:lang w:val="en-AU" w:eastAsia="en-AU"/>
              </w:rPr>
            </w:pPr>
            <w:ins w:id="1333" w:author="Kasper Simonsen" w:date="2023-10-25T14:03:00Z">
              <w:r w:rsidRPr="00D47B29">
                <w:rPr>
                  <w:rFonts w:ascii="Calibri" w:hAnsi="Calibri" w:cs="Calibri"/>
                  <w:color w:val="000000"/>
                  <w:sz w:val="22"/>
                  <w:szCs w:val="22"/>
                  <w:lang w:val="en-AU" w:eastAsia="en-AU"/>
                </w:rPr>
                <w:t>PDIT141 Alarm or Instrument Failure</w:t>
              </w:r>
            </w:ins>
          </w:p>
        </w:tc>
        <w:tc>
          <w:tcPr>
            <w:tcW w:w="2404" w:type="dxa"/>
            <w:hideMark/>
          </w:tcPr>
          <w:p w14:paraId="0A91D448" w14:textId="77777777" w:rsidR="00D47B29" w:rsidRPr="00D47B29" w:rsidRDefault="00D47B29" w:rsidP="00D47B29">
            <w:pPr>
              <w:spacing w:after="0"/>
              <w:jc w:val="center"/>
              <w:rPr>
                <w:ins w:id="1334" w:author="Kasper Simonsen" w:date="2023-10-25T14:03:00Z"/>
                <w:rFonts w:ascii="Calibri" w:hAnsi="Calibri" w:cs="Calibri"/>
                <w:color w:val="000000"/>
                <w:sz w:val="22"/>
                <w:szCs w:val="22"/>
                <w:lang w:val="en-AU" w:eastAsia="en-AU"/>
              </w:rPr>
            </w:pPr>
            <w:ins w:id="1335" w:author="Kasper Simonsen" w:date="2023-10-25T14:03:00Z">
              <w:r w:rsidRPr="00D47B29">
                <w:rPr>
                  <w:rFonts w:ascii="Calibri" w:hAnsi="Calibri" w:cs="Calibri"/>
                  <w:color w:val="000000"/>
                  <w:sz w:val="22"/>
                  <w:szCs w:val="22"/>
                  <w:lang w:val="en-AU" w:eastAsia="en-AU"/>
                </w:rPr>
                <w:t>Overpressure of the Hepa Filter GC013</w:t>
              </w:r>
            </w:ins>
          </w:p>
        </w:tc>
        <w:tc>
          <w:tcPr>
            <w:tcW w:w="2408" w:type="dxa"/>
            <w:hideMark/>
          </w:tcPr>
          <w:p w14:paraId="17897FD6" w14:textId="77777777" w:rsidR="00D47B29" w:rsidRPr="00D47B29" w:rsidRDefault="00D47B29" w:rsidP="00D47B29">
            <w:pPr>
              <w:spacing w:after="0"/>
              <w:jc w:val="center"/>
              <w:rPr>
                <w:ins w:id="1336" w:author="Kasper Simonsen" w:date="2023-10-25T14:03:00Z"/>
                <w:rFonts w:ascii="Calibri" w:hAnsi="Calibri" w:cs="Calibri"/>
                <w:color w:val="000000"/>
                <w:sz w:val="22"/>
                <w:szCs w:val="22"/>
                <w:lang w:val="en-AU" w:eastAsia="en-AU"/>
              </w:rPr>
            </w:pPr>
            <w:ins w:id="1337" w:author="Kasper Simonsen" w:date="2023-10-25T14:03:00Z">
              <w:r w:rsidRPr="00D47B29">
                <w:rPr>
                  <w:rFonts w:ascii="Calibri" w:hAnsi="Calibri" w:cs="Calibri"/>
                  <w:color w:val="000000"/>
                  <w:sz w:val="22"/>
                  <w:szCs w:val="22"/>
                  <w:lang w:val="en-AU" w:eastAsia="en-AU"/>
                </w:rPr>
                <w:t>Convey of VZ012 not allowed / HX014 goes in standby</w:t>
              </w:r>
            </w:ins>
          </w:p>
        </w:tc>
        <w:tc>
          <w:tcPr>
            <w:tcW w:w="2404" w:type="dxa"/>
            <w:hideMark/>
          </w:tcPr>
          <w:p w14:paraId="10F9F8A1" w14:textId="77777777" w:rsidR="00D47B29" w:rsidRPr="00D47B29" w:rsidRDefault="00D47B29" w:rsidP="00D47B29">
            <w:pPr>
              <w:spacing w:after="0"/>
              <w:jc w:val="center"/>
              <w:rPr>
                <w:ins w:id="1338" w:author="Kasper Simonsen" w:date="2023-10-25T14:03:00Z"/>
                <w:rFonts w:ascii="Calibri" w:hAnsi="Calibri" w:cs="Calibri"/>
                <w:color w:val="000000"/>
                <w:sz w:val="22"/>
                <w:szCs w:val="22"/>
                <w:lang w:val="en-AU" w:eastAsia="en-AU"/>
              </w:rPr>
            </w:pPr>
            <w:ins w:id="1339"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70C0978A" w14:textId="77777777" w:rsidTr="00D47B29">
        <w:trPr>
          <w:trHeight w:val="600"/>
          <w:ins w:id="1340" w:author="Kasper Simonsen" w:date="2023-10-25T14:03:00Z"/>
        </w:trPr>
        <w:tc>
          <w:tcPr>
            <w:tcW w:w="2412" w:type="dxa"/>
            <w:hideMark/>
          </w:tcPr>
          <w:p w14:paraId="5A81CEE6" w14:textId="77777777" w:rsidR="00D47B29" w:rsidRPr="00D47B29" w:rsidRDefault="00D47B29" w:rsidP="00D47B29">
            <w:pPr>
              <w:spacing w:after="0"/>
              <w:jc w:val="center"/>
              <w:rPr>
                <w:ins w:id="1341" w:author="Kasper Simonsen" w:date="2023-10-25T14:03:00Z"/>
                <w:rFonts w:ascii="Calibri" w:hAnsi="Calibri" w:cs="Calibri"/>
                <w:color w:val="000000"/>
                <w:sz w:val="22"/>
                <w:szCs w:val="22"/>
                <w:lang w:val="en-AU" w:eastAsia="en-AU"/>
              </w:rPr>
            </w:pPr>
            <w:ins w:id="1342" w:author="Kasper Simonsen" w:date="2023-10-25T14:03:00Z">
              <w:r w:rsidRPr="00D47B29">
                <w:rPr>
                  <w:rFonts w:ascii="Calibri" w:hAnsi="Calibri" w:cs="Calibri"/>
                  <w:color w:val="000000"/>
                  <w:sz w:val="22"/>
                  <w:szCs w:val="22"/>
                  <w:lang w:val="en-AU" w:eastAsia="en-AU"/>
                </w:rPr>
                <w:t>PDIT234 Alarm or Instrument Failure</w:t>
              </w:r>
            </w:ins>
          </w:p>
        </w:tc>
        <w:tc>
          <w:tcPr>
            <w:tcW w:w="2404" w:type="dxa"/>
            <w:hideMark/>
          </w:tcPr>
          <w:p w14:paraId="40EB211A" w14:textId="77777777" w:rsidR="00D47B29" w:rsidRPr="00D47B29" w:rsidRDefault="00D47B29" w:rsidP="00D47B29">
            <w:pPr>
              <w:spacing w:after="0"/>
              <w:jc w:val="center"/>
              <w:rPr>
                <w:ins w:id="1343" w:author="Kasper Simonsen" w:date="2023-10-25T14:03:00Z"/>
                <w:rFonts w:ascii="Calibri" w:hAnsi="Calibri" w:cs="Calibri"/>
                <w:color w:val="000000"/>
                <w:sz w:val="22"/>
                <w:szCs w:val="22"/>
                <w:lang w:val="en-AU" w:eastAsia="en-AU"/>
              </w:rPr>
            </w:pPr>
            <w:ins w:id="1344" w:author="Kasper Simonsen" w:date="2023-10-25T14:03:00Z">
              <w:r w:rsidRPr="00D47B29">
                <w:rPr>
                  <w:rFonts w:ascii="Calibri" w:hAnsi="Calibri" w:cs="Calibri"/>
                  <w:color w:val="000000"/>
                  <w:sz w:val="22"/>
                  <w:szCs w:val="22"/>
                  <w:lang w:val="en-AU" w:eastAsia="en-AU"/>
                </w:rPr>
                <w:t>High pressure in filter CA013</w:t>
              </w:r>
            </w:ins>
          </w:p>
        </w:tc>
        <w:tc>
          <w:tcPr>
            <w:tcW w:w="2408" w:type="dxa"/>
            <w:hideMark/>
          </w:tcPr>
          <w:p w14:paraId="1761AA3B" w14:textId="77777777" w:rsidR="00D47B29" w:rsidRPr="00D47B29" w:rsidRDefault="00D47B29" w:rsidP="00D47B29">
            <w:pPr>
              <w:spacing w:after="0"/>
              <w:jc w:val="center"/>
              <w:rPr>
                <w:ins w:id="1345" w:author="Kasper Simonsen" w:date="2023-10-25T14:03:00Z"/>
                <w:rFonts w:ascii="Calibri" w:hAnsi="Calibri" w:cs="Calibri"/>
                <w:color w:val="000000"/>
                <w:sz w:val="22"/>
                <w:szCs w:val="22"/>
                <w:lang w:val="en-AU" w:eastAsia="en-AU"/>
              </w:rPr>
            </w:pPr>
            <w:ins w:id="1346" w:author="Kasper Simonsen" w:date="2023-10-25T14:03:00Z">
              <w:r w:rsidRPr="00D47B29">
                <w:rPr>
                  <w:rFonts w:ascii="Calibri" w:hAnsi="Calibri" w:cs="Calibri"/>
                  <w:color w:val="000000"/>
                  <w:sz w:val="22"/>
                  <w:szCs w:val="22"/>
                  <w:lang w:val="en-AU" w:eastAsia="en-AU"/>
                </w:rPr>
                <w:t>Convey of VZ012 not allowed / HX014 goes in standby</w:t>
              </w:r>
            </w:ins>
          </w:p>
        </w:tc>
        <w:tc>
          <w:tcPr>
            <w:tcW w:w="2404" w:type="dxa"/>
            <w:hideMark/>
          </w:tcPr>
          <w:p w14:paraId="18CC4D5D" w14:textId="77777777" w:rsidR="00D47B29" w:rsidRPr="00D47B29" w:rsidRDefault="00D47B29" w:rsidP="00D47B29">
            <w:pPr>
              <w:spacing w:after="0"/>
              <w:jc w:val="center"/>
              <w:rPr>
                <w:ins w:id="1347" w:author="Kasper Simonsen" w:date="2023-10-25T14:03:00Z"/>
                <w:rFonts w:ascii="Calibri" w:hAnsi="Calibri" w:cs="Calibri"/>
                <w:color w:val="000000"/>
                <w:sz w:val="22"/>
                <w:szCs w:val="22"/>
                <w:lang w:val="en-AU" w:eastAsia="en-AU"/>
              </w:rPr>
            </w:pPr>
            <w:ins w:id="1348"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1D19AC22" w14:textId="77777777" w:rsidTr="00D47B29">
        <w:trPr>
          <w:trHeight w:val="600"/>
          <w:ins w:id="1349" w:author="Kasper Simonsen" w:date="2023-10-25T14:03:00Z"/>
        </w:trPr>
        <w:tc>
          <w:tcPr>
            <w:tcW w:w="2412" w:type="dxa"/>
            <w:hideMark/>
          </w:tcPr>
          <w:p w14:paraId="27827029" w14:textId="77777777" w:rsidR="00D47B29" w:rsidRPr="00D47B29" w:rsidRDefault="00D47B29" w:rsidP="00D47B29">
            <w:pPr>
              <w:spacing w:after="0"/>
              <w:jc w:val="center"/>
              <w:rPr>
                <w:ins w:id="1350" w:author="Kasper Simonsen" w:date="2023-10-25T14:03:00Z"/>
                <w:rFonts w:ascii="Calibri" w:hAnsi="Calibri" w:cs="Calibri"/>
                <w:color w:val="000000"/>
                <w:sz w:val="22"/>
                <w:szCs w:val="22"/>
                <w:lang w:val="en-AU" w:eastAsia="en-AU"/>
              </w:rPr>
            </w:pPr>
            <w:ins w:id="1351" w:author="Kasper Simonsen" w:date="2023-10-25T14:03:00Z">
              <w:r w:rsidRPr="00D47B29">
                <w:rPr>
                  <w:rFonts w:ascii="Calibri" w:hAnsi="Calibri" w:cs="Calibri"/>
                  <w:color w:val="000000"/>
                  <w:sz w:val="22"/>
                  <w:szCs w:val="22"/>
                  <w:lang w:val="en-AU" w:eastAsia="en-AU"/>
                </w:rPr>
                <w:t>TIT233 Alarm or Instrument Failure</w:t>
              </w:r>
            </w:ins>
          </w:p>
        </w:tc>
        <w:tc>
          <w:tcPr>
            <w:tcW w:w="2404" w:type="dxa"/>
            <w:hideMark/>
          </w:tcPr>
          <w:p w14:paraId="5215A571" w14:textId="77777777" w:rsidR="00D47B29" w:rsidRPr="00D47B29" w:rsidRDefault="00D47B29" w:rsidP="00D47B29">
            <w:pPr>
              <w:spacing w:after="0"/>
              <w:jc w:val="center"/>
              <w:rPr>
                <w:ins w:id="1352" w:author="Kasper Simonsen" w:date="2023-10-25T14:03:00Z"/>
                <w:rFonts w:ascii="Calibri" w:hAnsi="Calibri" w:cs="Calibri"/>
                <w:color w:val="000000"/>
                <w:sz w:val="22"/>
                <w:szCs w:val="22"/>
                <w:lang w:val="en-AU" w:eastAsia="en-AU"/>
              </w:rPr>
            </w:pPr>
            <w:ins w:id="1353" w:author="Kasper Simonsen" w:date="2023-10-25T14:03:00Z">
              <w:r w:rsidRPr="00D47B29">
                <w:rPr>
                  <w:rFonts w:ascii="Calibri" w:hAnsi="Calibri" w:cs="Calibri"/>
                  <w:color w:val="000000"/>
                  <w:sz w:val="22"/>
                  <w:szCs w:val="22"/>
                  <w:lang w:val="en-AU" w:eastAsia="en-AU"/>
                </w:rPr>
                <w:t>High temperature in filter CA013</w:t>
              </w:r>
            </w:ins>
          </w:p>
        </w:tc>
        <w:tc>
          <w:tcPr>
            <w:tcW w:w="2408" w:type="dxa"/>
            <w:hideMark/>
          </w:tcPr>
          <w:p w14:paraId="2378C402" w14:textId="77777777" w:rsidR="00D47B29" w:rsidRPr="00D47B29" w:rsidRDefault="00D47B29" w:rsidP="00D47B29">
            <w:pPr>
              <w:spacing w:after="0"/>
              <w:jc w:val="center"/>
              <w:rPr>
                <w:ins w:id="1354" w:author="Kasper Simonsen" w:date="2023-10-25T14:03:00Z"/>
                <w:rFonts w:ascii="Calibri" w:hAnsi="Calibri" w:cs="Calibri"/>
                <w:color w:val="000000"/>
                <w:sz w:val="22"/>
                <w:szCs w:val="22"/>
                <w:lang w:val="en-AU" w:eastAsia="en-AU"/>
              </w:rPr>
            </w:pPr>
            <w:ins w:id="1355" w:author="Kasper Simonsen" w:date="2023-10-25T14:03:00Z">
              <w:r w:rsidRPr="00D47B29">
                <w:rPr>
                  <w:rFonts w:ascii="Calibri" w:hAnsi="Calibri" w:cs="Calibri"/>
                  <w:color w:val="000000"/>
                  <w:sz w:val="22"/>
                  <w:szCs w:val="22"/>
                  <w:lang w:val="en-AU" w:eastAsia="en-AU"/>
                </w:rPr>
                <w:t>Convey of VZ012 not allowed / HX014 goes in standby</w:t>
              </w:r>
            </w:ins>
          </w:p>
        </w:tc>
        <w:tc>
          <w:tcPr>
            <w:tcW w:w="2404" w:type="dxa"/>
            <w:hideMark/>
          </w:tcPr>
          <w:p w14:paraId="6B04400A" w14:textId="77777777" w:rsidR="00D47B29" w:rsidRPr="00D47B29" w:rsidRDefault="00D47B29" w:rsidP="00D47B29">
            <w:pPr>
              <w:spacing w:after="0"/>
              <w:jc w:val="center"/>
              <w:rPr>
                <w:ins w:id="1356" w:author="Kasper Simonsen" w:date="2023-10-25T14:03:00Z"/>
                <w:rFonts w:ascii="Calibri" w:hAnsi="Calibri" w:cs="Calibri"/>
                <w:color w:val="000000"/>
                <w:sz w:val="22"/>
                <w:szCs w:val="22"/>
                <w:lang w:val="en-AU" w:eastAsia="en-AU"/>
              </w:rPr>
            </w:pPr>
            <w:ins w:id="1357"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6C05CD82" w14:textId="77777777" w:rsidTr="00D47B29">
        <w:trPr>
          <w:trHeight w:val="600"/>
          <w:ins w:id="1358" w:author="Kasper Simonsen" w:date="2023-10-25T14:03:00Z"/>
        </w:trPr>
        <w:tc>
          <w:tcPr>
            <w:tcW w:w="2412" w:type="dxa"/>
            <w:hideMark/>
          </w:tcPr>
          <w:p w14:paraId="7CED486C" w14:textId="77777777" w:rsidR="00D47B29" w:rsidRPr="00D47B29" w:rsidRDefault="00D47B29" w:rsidP="00D47B29">
            <w:pPr>
              <w:spacing w:after="0"/>
              <w:jc w:val="center"/>
              <w:rPr>
                <w:ins w:id="1359" w:author="Kasper Simonsen" w:date="2023-10-25T14:03:00Z"/>
                <w:rFonts w:ascii="Calibri" w:hAnsi="Calibri" w:cs="Calibri"/>
                <w:color w:val="000000"/>
                <w:sz w:val="22"/>
                <w:szCs w:val="22"/>
                <w:lang w:val="en-AU" w:eastAsia="en-AU"/>
              </w:rPr>
            </w:pPr>
            <w:ins w:id="1360" w:author="Kasper Simonsen" w:date="2023-10-25T14:03:00Z">
              <w:r w:rsidRPr="00D47B29">
                <w:rPr>
                  <w:rFonts w:ascii="Calibri" w:hAnsi="Calibri" w:cs="Calibri"/>
                  <w:color w:val="000000"/>
                  <w:sz w:val="22"/>
                  <w:szCs w:val="22"/>
                  <w:lang w:val="en-AU" w:eastAsia="en-AU"/>
                </w:rPr>
                <w:lastRenderedPageBreak/>
                <w:t>PDIT280 Alarm or Instrument Failure</w:t>
              </w:r>
            </w:ins>
          </w:p>
        </w:tc>
        <w:tc>
          <w:tcPr>
            <w:tcW w:w="2404" w:type="dxa"/>
            <w:hideMark/>
          </w:tcPr>
          <w:p w14:paraId="360060A7" w14:textId="77777777" w:rsidR="00D47B29" w:rsidRPr="00D47B29" w:rsidRDefault="00D47B29" w:rsidP="00D47B29">
            <w:pPr>
              <w:spacing w:after="0"/>
              <w:jc w:val="center"/>
              <w:rPr>
                <w:ins w:id="1361" w:author="Kasper Simonsen" w:date="2023-10-25T14:03:00Z"/>
                <w:rFonts w:ascii="Calibri" w:hAnsi="Calibri" w:cs="Calibri"/>
                <w:color w:val="000000"/>
                <w:sz w:val="22"/>
                <w:szCs w:val="22"/>
                <w:lang w:val="en-AU" w:eastAsia="en-AU"/>
              </w:rPr>
            </w:pPr>
            <w:ins w:id="1362" w:author="Kasper Simonsen" w:date="2023-10-25T14:03:00Z">
              <w:r w:rsidRPr="00D47B29">
                <w:rPr>
                  <w:rFonts w:ascii="Calibri" w:hAnsi="Calibri" w:cs="Calibri"/>
                  <w:color w:val="000000"/>
                  <w:sz w:val="22"/>
                  <w:szCs w:val="22"/>
                  <w:lang w:val="en-AU" w:eastAsia="en-AU"/>
                </w:rPr>
                <w:t>High pressure sensed at HX014</w:t>
              </w:r>
            </w:ins>
          </w:p>
        </w:tc>
        <w:tc>
          <w:tcPr>
            <w:tcW w:w="2408" w:type="dxa"/>
            <w:hideMark/>
          </w:tcPr>
          <w:p w14:paraId="4788C59A" w14:textId="77777777" w:rsidR="00D47B29" w:rsidRPr="00D47B29" w:rsidRDefault="00D47B29" w:rsidP="00D47B29">
            <w:pPr>
              <w:spacing w:after="0"/>
              <w:jc w:val="center"/>
              <w:rPr>
                <w:ins w:id="1363" w:author="Kasper Simonsen" w:date="2023-10-25T14:03:00Z"/>
                <w:rFonts w:ascii="Calibri" w:hAnsi="Calibri" w:cs="Calibri"/>
                <w:color w:val="000000"/>
                <w:sz w:val="22"/>
                <w:szCs w:val="22"/>
                <w:lang w:val="en-AU" w:eastAsia="en-AU"/>
              </w:rPr>
            </w:pPr>
            <w:ins w:id="1364" w:author="Kasper Simonsen" w:date="2023-10-25T14:03:00Z">
              <w:r w:rsidRPr="00D47B29">
                <w:rPr>
                  <w:rFonts w:ascii="Calibri" w:hAnsi="Calibri" w:cs="Calibri"/>
                  <w:color w:val="000000"/>
                  <w:sz w:val="22"/>
                  <w:szCs w:val="22"/>
                  <w:lang w:val="en-AU" w:eastAsia="en-AU"/>
                </w:rPr>
                <w:t>Convey of VZ012 not allowed / HX014 goes in standby</w:t>
              </w:r>
            </w:ins>
          </w:p>
        </w:tc>
        <w:tc>
          <w:tcPr>
            <w:tcW w:w="2404" w:type="dxa"/>
            <w:hideMark/>
          </w:tcPr>
          <w:p w14:paraId="6511841A" w14:textId="77777777" w:rsidR="00D47B29" w:rsidRPr="00D47B29" w:rsidRDefault="00D47B29" w:rsidP="00D47B29">
            <w:pPr>
              <w:spacing w:after="0"/>
              <w:jc w:val="center"/>
              <w:rPr>
                <w:ins w:id="1365" w:author="Kasper Simonsen" w:date="2023-10-25T14:03:00Z"/>
                <w:rFonts w:ascii="Calibri" w:hAnsi="Calibri" w:cs="Calibri"/>
                <w:color w:val="000000"/>
                <w:sz w:val="22"/>
                <w:szCs w:val="22"/>
                <w:lang w:val="en-AU" w:eastAsia="en-AU"/>
              </w:rPr>
            </w:pPr>
            <w:ins w:id="1366"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6EBA04D7" w14:textId="77777777" w:rsidTr="00D47B29">
        <w:trPr>
          <w:trHeight w:val="600"/>
          <w:ins w:id="1367" w:author="Kasper Simonsen" w:date="2023-10-25T14:03:00Z"/>
        </w:trPr>
        <w:tc>
          <w:tcPr>
            <w:tcW w:w="2412" w:type="dxa"/>
            <w:hideMark/>
          </w:tcPr>
          <w:p w14:paraId="35A9DBEE" w14:textId="77777777" w:rsidR="00D47B29" w:rsidRPr="00D47B29" w:rsidRDefault="00D47B29" w:rsidP="00D47B29">
            <w:pPr>
              <w:spacing w:after="0"/>
              <w:jc w:val="center"/>
              <w:rPr>
                <w:ins w:id="1368" w:author="Kasper Simonsen" w:date="2023-10-25T14:03:00Z"/>
                <w:rFonts w:ascii="Calibri" w:hAnsi="Calibri" w:cs="Calibri"/>
                <w:color w:val="000000"/>
                <w:sz w:val="22"/>
                <w:szCs w:val="22"/>
                <w:lang w:val="en-AU" w:eastAsia="en-AU"/>
              </w:rPr>
            </w:pPr>
            <w:ins w:id="1369" w:author="Kasper Simonsen" w:date="2023-10-25T14:03:00Z">
              <w:r w:rsidRPr="00D47B29">
                <w:rPr>
                  <w:rFonts w:ascii="Calibri" w:hAnsi="Calibri" w:cs="Calibri"/>
                  <w:color w:val="000000"/>
                  <w:sz w:val="22"/>
                  <w:szCs w:val="22"/>
                  <w:lang w:val="en-AU" w:eastAsia="en-AU"/>
                </w:rPr>
                <w:t>TIT246 High Threshold Alarm or Instrument Failure</w:t>
              </w:r>
            </w:ins>
          </w:p>
        </w:tc>
        <w:tc>
          <w:tcPr>
            <w:tcW w:w="2404" w:type="dxa"/>
            <w:hideMark/>
          </w:tcPr>
          <w:p w14:paraId="5066FBEC" w14:textId="77777777" w:rsidR="00D47B29" w:rsidRPr="00D47B29" w:rsidRDefault="00D47B29" w:rsidP="00D47B29">
            <w:pPr>
              <w:spacing w:after="0"/>
              <w:jc w:val="center"/>
              <w:rPr>
                <w:ins w:id="1370" w:author="Kasper Simonsen" w:date="2023-10-25T14:03:00Z"/>
                <w:rFonts w:ascii="Calibri" w:hAnsi="Calibri" w:cs="Calibri"/>
                <w:color w:val="000000"/>
                <w:sz w:val="22"/>
                <w:szCs w:val="22"/>
                <w:lang w:val="en-AU" w:eastAsia="en-AU"/>
              </w:rPr>
            </w:pPr>
            <w:ins w:id="1371" w:author="Kasper Simonsen" w:date="2023-10-25T14:03:00Z">
              <w:r w:rsidRPr="00D47B29">
                <w:rPr>
                  <w:rFonts w:ascii="Calibri" w:hAnsi="Calibri" w:cs="Calibri"/>
                  <w:color w:val="000000"/>
                  <w:sz w:val="22"/>
                  <w:szCs w:val="22"/>
                  <w:lang w:val="en-AU" w:eastAsia="en-AU"/>
                </w:rPr>
                <w:t>High temperature sensed at HX014</w:t>
              </w:r>
            </w:ins>
          </w:p>
        </w:tc>
        <w:tc>
          <w:tcPr>
            <w:tcW w:w="2408" w:type="dxa"/>
            <w:hideMark/>
          </w:tcPr>
          <w:p w14:paraId="19DB6AFF" w14:textId="77777777" w:rsidR="00D47B29" w:rsidRPr="00D47B29" w:rsidRDefault="00D47B29" w:rsidP="00D47B29">
            <w:pPr>
              <w:spacing w:after="0"/>
              <w:jc w:val="center"/>
              <w:rPr>
                <w:ins w:id="1372" w:author="Kasper Simonsen" w:date="2023-10-25T14:03:00Z"/>
                <w:rFonts w:ascii="Calibri" w:hAnsi="Calibri" w:cs="Calibri"/>
                <w:color w:val="000000"/>
                <w:sz w:val="22"/>
                <w:szCs w:val="22"/>
                <w:lang w:val="en-AU" w:eastAsia="en-AU"/>
              </w:rPr>
            </w:pPr>
            <w:ins w:id="1373" w:author="Kasper Simonsen" w:date="2023-10-25T14:03:00Z">
              <w:r w:rsidRPr="00D47B29">
                <w:rPr>
                  <w:rFonts w:ascii="Calibri" w:hAnsi="Calibri" w:cs="Calibri"/>
                  <w:color w:val="000000"/>
                  <w:sz w:val="22"/>
                  <w:szCs w:val="22"/>
                  <w:lang w:val="en-AU" w:eastAsia="en-AU"/>
                </w:rPr>
                <w:t>Convey of VZ012 not allowed / HX014 goes in standby</w:t>
              </w:r>
            </w:ins>
          </w:p>
        </w:tc>
        <w:tc>
          <w:tcPr>
            <w:tcW w:w="2404" w:type="dxa"/>
            <w:hideMark/>
          </w:tcPr>
          <w:p w14:paraId="11A47F72" w14:textId="77777777" w:rsidR="00D47B29" w:rsidRPr="00D47B29" w:rsidRDefault="00D47B29" w:rsidP="00D47B29">
            <w:pPr>
              <w:spacing w:after="0"/>
              <w:jc w:val="center"/>
              <w:rPr>
                <w:ins w:id="1374" w:author="Kasper Simonsen" w:date="2023-10-25T14:03:00Z"/>
                <w:rFonts w:ascii="Calibri" w:hAnsi="Calibri" w:cs="Calibri"/>
                <w:color w:val="000000"/>
                <w:sz w:val="22"/>
                <w:szCs w:val="22"/>
                <w:lang w:val="en-AU" w:eastAsia="en-AU"/>
              </w:rPr>
            </w:pPr>
            <w:ins w:id="1375"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404968E4" w14:textId="77777777" w:rsidTr="00D47B29">
        <w:trPr>
          <w:trHeight w:val="600"/>
          <w:ins w:id="1376" w:author="Kasper Simonsen" w:date="2023-10-25T14:03:00Z"/>
        </w:trPr>
        <w:tc>
          <w:tcPr>
            <w:tcW w:w="2412" w:type="dxa"/>
            <w:hideMark/>
          </w:tcPr>
          <w:p w14:paraId="7158906F" w14:textId="77777777" w:rsidR="00D47B29" w:rsidRPr="00D47B29" w:rsidRDefault="00D47B29" w:rsidP="00D47B29">
            <w:pPr>
              <w:spacing w:after="0"/>
              <w:jc w:val="center"/>
              <w:rPr>
                <w:ins w:id="1377" w:author="Kasper Simonsen" w:date="2023-10-25T14:03:00Z"/>
                <w:rFonts w:ascii="Calibri" w:hAnsi="Calibri" w:cs="Calibri"/>
                <w:color w:val="000000"/>
                <w:sz w:val="22"/>
                <w:szCs w:val="22"/>
                <w:lang w:val="en-AU" w:eastAsia="en-AU"/>
              </w:rPr>
            </w:pPr>
            <w:ins w:id="1378" w:author="Kasper Simonsen" w:date="2023-10-25T14:03:00Z">
              <w:r w:rsidRPr="00D47B29">
                <w:rPr>
                  <w:rFonts w:ascii="Calibri" w:hAnsi="Calibri" w:cs="Calibri"/>
                  <w:color w:val="000000"/>
                  <w:sz w:val="22"/>
                  <w:szCs w:val="22"/>
                  <w:lang w:val="en-AU" w:eastAsia="en-AU"/>
                </w:rPr>
                <w:t>LSH142</w:t>
              </w:r>
            </w:ins>
          </w:p>
        </w:tc>
        <w:tc>
          <w:tcPr>
            <w:tcW w:w="2404" w:type="dxa"/>
            <w:hideMark/>
          </w:tcPr>
          <w:p w14:paraId="6DA9D48E" w14:textId="77777777" w:rsidR="00D47B29" w:rsidRPr="00D47B29" w:rsidRDefault="00D47B29" w:rsidP="00D47B29">
            <w:pPr>
              <w:spacing w:after="0"/>
              <w:jc w:val="center"/>
              <w:rPr>
                <w:ins w:id="1379" w:author="Kasper Simonsen" w:date="2023-10-25T14:03:00Z"/>
                <w:rFonts w:ascii="Calibri" w:hAnsi="Calibri" w:cs="Calibri"/>
                <w:color w:val="000000"/>
                <w:sz w:val="22"/>
                <w:szCs w:val="22"/>
                <w:lang w:val="en-AU" w:eastAsia="en-AU"/>
              </w:rPr>
            </w:pPr>
            <w:ins w:id="1380" w:author="Kasper Simonsen" w:date="2023-10-25T14:03:00Z">
              <w:r w:rsidRPr="00D47B29">
                <w:rPr>
                  <w:rFonts w:ascii="Calibri" w:hAnsi="Calibri" w:cs="Calibri"/>
                  <w:color w:val="000000"/>
                  <w:sz w:val="22"/>
                  <w:szCs w:val="22"/>
                  <w:lang w:val="en-AU" w:eastAsia="en-AU"/>
                </w:rPr>
                <w:t>High level covered in filter CA013</w:t>
              </w:r>
            </w:ins>
          </w:p>
        </w:tc>
        <w:tc>
          <w:tcPr>
            <w:tcW w:w="2408" w:type="dxa"/>
            <w:hideMark/>
          </w:tcPr>
          <w:p w14:paraId="274C2A86" w14:textId="77777777" w:rsidR="00D47B29" w:rsidRPr="00D47B29" w:rsidRDefault="00D47B29" w:rsidP="00D47B29">
            <w:pPr>
              <w:spacing w:after="0"/>
              <w:jc w:val="center"/>
              <w:rPr>
                <w:ins w:id="1381" w:author="Kasper Simonsen" w:date="2023-10-25T14:03:00Z"/>
                <w:rFonts w:ascii="Calibri" w:hAnsi="Calibri" w:cs="Calibri"/>
                <w:color w:val="000000"/>
                <w:sz w:val="22"/>
                <w:szCs w:val="22"/>
                <w:lang w:val="en-AU" w:eastAsia="en-AU"/>
              </w:rPr>
            </w:pPr>
            <w:ins w:id="1382" w:author="Kasper Simonsen" w:date="2023-10-25T14:03:00Z">
              <w:r w:rsidRPr="00D47B29">
                <w:rPr>
                  <w:rFonts w:ascii="Calibri" w:hAnsi="Calibri" w:cs="Calibri"/>
                  <w:color w:val="000000"/>
                  <w:sz w:val="22"/>
                  <w:szCs w:val="22"/>
                  <w:lang w:val="en-AU" w:eastAsia="en-AU"/>
                </w:rPr>
                <w:t>Convey of VZ012 not allowed / HX014 goes in standby</w:t>
              </w:r>
            </w:ins>
          </w:p>
        </w:tc>
        <w:tc>
          <w:tcPr>
            <w:tcW w:w="2404" w:type="dxa"/>
            <w:hideMark/>
          </w:tcPr>
          <w:p w14:paraId="30080F8D" w14:textId="77777777" w:rsidR="00D47B29" w:rsidRPr="00D47B29" w:rsidRDefault="00D47B29" w:rsidP="00D47B29">
            <w:pPr>
              <w:spacing w:after="0"/>
              <w:jc w:val="center"/>
              <w:rPr>
                <w:ins w:id="1383" w:author="Kasper Simonsen" w:date="2023-10-25T14:03:00Z"/>
                <w:rFonts w:ascii="Calibri" w:hAnsi="Calibri" w:cs="Calibri"/>
                <w:color w:val="000000"/>
                <w:sz w:val="22"/>
                <w:szCs w:val="22"/>
                <w:lang w:val="en-AU" w:eastAsia="en-AU"/>
              </w:rPr>
            </w:pPr>
            <w:ins w:id="1384"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297A9146" w14:textId="77777777" w:rsidTr="00D47B29">
        <w:trPr>
          <w:trHeight w:val="600"/>
          <w:ins w:id="1385" w:author="Kasper Simonsen" w:date="2023-10-25T14:03:00Z"/>
        </w:trPr>
        <w:tc>
          <w:tcPr>
            <w:tcW w:w="2412" w:type="dxa"/>
            <w:hideMark/>
          </w:tcPr>
          <w:p w14:paraId="5B49D668" w14:textId="77777777" w:rsidR="00D47B29" w:rsidRPr="00D47B29" w:rsidRDefault="00D47B29" w:rsidP="00D47B29">
            <w:pPr>
              <w:spacing w:after="0"/>
              <w:jc w:val="center"/>
              <w:rPr>
                <w:ins w:id="1386" w:author="Kasper Simonsen" w:date="2023-10-25T14:03:00Z"/>
                <w:rFonts w:ascii="Calibri" w:hAnsi="Calibri" w:cs="Calibri"/>
                <w:color w:val="000000"/>
                <w:sz w:val="22"/>
                <w:szCs w:val="22"/>
                <w:lang w:val="en-AU" w:eastAsia="en-AU"/>
              </w:rPr>
            </w:pPr>
            <w:ins w:id="1387" w:author="Kasper Simonsen" w:date="2023-10-25T14:03:00Z">
              <w:r w:rsidRPr="00D47B29">
                <w:rPr>
                  <w:rFonts w:ascii="Calibri" w:hAnsi="Calibri" w:cs="Calibri"/>
                  <w:color w:val="000000"/>
                  <w:sz w:val="22"/>
                  <w:szCs w:val="22"/>
                  <w:lang w:val="en-AU" w:eastAsia="en-AU"/>
                </w:rPr>
                <w:t>AIT281 Alarm or Instrument Failure</w:t>
              </w:r>
            </w:ins>
          </w:p>
        </w:tc>
        <w:tc>
          <w:tcPr>
            <w:tcW w:w="2404" w:type="dxa"/>
            <w:hideMark/>
          </w:tcPr>
          <w:p w14:paraId="3AB33CFB" w14:textId="77777777" w:rsidR="00D47B29" w:rsidRPr="00D47B29" w:rsidRDefault="00D47B29" w:rsidP="00D47B29">
            <w:pPr>
              <w:spacing w:after="0"/>
              <w:jc w:val="center"/>
              <w:rPr>
                <w:ins w:id="1388" w:author="Kasper Simonsen" w:date="2023-10-25T14:03:00Z"/>
                <w:rFonts w:ascii="Calibri" w:hAnsi="Calibri" w:cs="Calibri"/>
                <w:color w:val="000000"/>
                <w:sz w:val="22"/>
                <w:szCs w:val="22"/>
                <w:lang w:val="en-AU" w:eastAsia="en-AU"/>
              </w:rPr>
            </w:pPr>
            <w:ins w:id="1389" w:author="Kasper Simonsen" w:date="2023-10-25T14:03:00Z">
              <w:r w:rsidRPr="00D47B29">
                <w:rPr>
                  <w:rFonts w:ascii="Calibri" w:hAnsi="Calibri" w:cs="Calibri"/>
                  <w:color w:val="000000"/>
                  <w:sz w:val="22"/>
                  <w:szCs w:val="22"/>
                  <w:lang w:val="en-AU" w:eastAsia="en-AU"/>
                </w:rPr>
                <w:t>High Oxigen concentration sensed</w:t>
              </w:r>
            </w:ins>
          </w:p>
        </w:tc>
        <w:tc>
          <w:tcPr>
            <w:tcW w:w="2408" w:type="dxa"/>
            <w:hideMark/>
          </w:tcPr>
          <w:p w14:paraId="093743ED" w14:textId="77777777" w:rsidR="00D47B29" w:rsidRPr="00D47B29" w:rsidRDefault="00D47B29" w:rsidP="00D47B29">
            <w:pPr>
              <w:spacing w:after="0"/>
              <w:jc w:val="center"/>
              <w:rPr>
                <w:ins w:id="1390" w:author="Kasper Simonsen" w:date="2023-10-25T14:03:00Z"/>
                <w:rFonts w:ascii="Calibri" w:hAnsi="Calibri" w:cs="Calibri"/>
                <w:color w:val="000000"/>
                <w:sz w:val="22"/>
                <w:szCs w:val="22"/>
                <w:lang w:val="en-AU" w:eastAsia="en-AU"/>
              </w:rPr>
            </w:pPr>
            <w:ins w:id="1391" w:author="Kasper Simonsen" w:date="2023-10-25T14:03:00Z">
              <w:r w:rsidRPr="00D47B29">
                <w:rPr>
                  <w:rFonts w:ascii="Calibri" w:hAnsi="Calibri" w:cs="Calibri"/>
                  <w:color w:val="000000"/>
                  <w:sz w:val="22"/>
                  <w:szCs w:val="22"/>
                  <w:lang w:val="en-AU" w:eastAsia="en-AU"/>
                </w:rPr>
                <w:t>Convey of VZ012 not allowed / HX014 goes in standby</w:t>
              </w:r>
            </w:ins>
          </w:p>
        </w:tc>
        <w:tc>
          <w:tcPr>
            <w:tcW w:w="2404" w:type="dxa"/>
            <w:hideMark/>
          </w:tcPr>
          <w:p w14:paraId="28358D4D" w14:textId="77777777" w:rsidR="00D47B29" w:rsidRPr="00D47B29" w:rsidRDefault="00D47B29" w:rsidP="00D47B29">
            <w:pPr>
              <w:spacing w:after="0"/>
              <w:jc w:val="center"/>
              <w:rPr>
                <w:ins w:id="1392" w:author="Kasper Simonsen" w:date="2023-10-25T14:03:00Z"/>
                <w:rFonts w:ascii="Calibri" w:hAnsi="Calibri" w:cs="Calibri"/>
                <w:color w:val="000000"/>
                <w:sz w:val="22"/>
                <w:szCs w:val="22"/>
                <w:lang w:val="en-AU" w:eastAsia="en-AU"/>
              </w:rPr>
            </w:pPr>
            <w:ins w:id="1393"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26E3A20D" w14:textId="77777777" w:rsidTr="00D47B29">
        <w:trPr>
          <w:trHeight w:val="600"/>
          <w:ins w:id="1394" w:author="Kasper Simonsen" w:date="2023-10-25T14:03:00Z"/>
        </w:trPr>
        <w:tc>
          <w:tcPr>
            <w:tcW w:w="2412" w:type="dxa"/>
            <w:hideMark/>
          </w:tcPr>
          <w:p w14:paraId="5E23FD26" w14:textId="77777777" w:rsidR="00D47B29" w:rsidRPr="00D47B29" w:rsidRDefault="00D47B29" w:rsidP="00D47B29">
            <w:pPr>
              <w:spacing w:after="0"/>
              <w:jc w:val="center"/>
              <w:rPr>
                <w:ins w:id="1395" w:author="Kasper Simonsen" w:date="2023-10-25T14:03:00Z"/>
                <w:rFonts w:ascii="Calibri" w:hAnsi="Calibri" w:cs="Calibri"/>
                <w:color w:val="000000"/>
                <w:sz w:val="22"/>
                <w:szCs w:val="22"/>
                <w:lang w:val="en-AU" w:eastAsia="en-AU"/>
              </w:rPr>
            </w:pPr>
            <w:ins w:id="1396" w:author="Kasper Simonsen" w:date="2023-10-25T14:03:00Z">
              <w:r w:rsidRPr="00D47B29">
                <w:rPr>
                  <w:rFonts w:ascii="Calibri" w:hAnsi="Calibri" w:cs="Calibri"/>
                  <w:color w:val="000000"/>
                  <w:sz w:val="22"/>
                  <w:szCs w:val="22"/>
                  <w:lang w:val="en-AU" w:eastAsia="en-AU"/>
                </w:rPr>
                <w:t>ZIT346 Alarm or Failure</w:t>
              </w:r>
            </w:ins>
          </w:p>
        </w:tc>
        <w:tc>
          <w:tcPr>
            <w:tcW w:w="2404" w:type="dxa"/>
            <w:hideMark/>
          </w:tcPr>
          <w:p w14:paraId="25B38907" w14:textId="77777777" w:rsidR="00D47B29" w:rsidRPr="00D47B29" w:rsidRDefault="00D47B29" w:rsidP="00D47B29">
            <w:pPr>
              <w:spacing w:after="0"/>
              <w:jc w:val="center"/>
              <w:rPr>
                <w:ins w:id="1397" w:author="Kasper Simonsen" w:date="2023-10-25T14:03:00Z"/>
                <w:rFonts w:ascii="Calibri" w:hAnsi="Calibri" w:cs="Calibri"/>
                <w:color w:val="000000"/>
                <w:sz w:val="22"/>
                <w:szCs w:val="22"/>
                <w:lang w:val="en-AU" w:eastAsia="en-AU"/>
              </w:rPr>
            </w:pPr>
            <w:ins w:id="1398" w:author="Kasper Simonsen" w:date="2023-10-25T14:03:00Z">
              <w:r w:rsidRPr="00D47B29">
                <w:rPr>
                  <w:rFonts w:ascii="Calibri" w:hAnsi="Calibri" w:cs="Calibri"/>
                  <w:color w:val="000000"/>
                  <w:sz w:val="22"/>
                  <w:szCs w:val="22"/>
                  <w:lang w:val="en-AU" w:eastAsia="en-AU"/>
                </w:rPr>
                <w:t>position feedback defective or regulator valve defective</w:t>
              </w:r>
            </w:ins>
          </w:p>
        </w:tc>
        <w:tc>
          <w:tcPr>
            <w:tcW w:w="2408" w:type="dxa"/>
            <w:hideMark/>
          </w:tcPr>
          <w:p w14:paraId="739C8C6F" w14:textId="77777777" w:rsidR="00D47B29" w:rsidRPr="00D47B29" w:rsidRDefault="00D47B29" w:rsidP="00D47B29">
            <w:pPr>
              <w:spacing w:after="0"/>
              <w:jc w:val="center"/>
              <w:rPr>
                <w:ins w:id="1399" w:author="Kasper Simonsen" w:date="2023-10-25T14:03:00Z"/>
                <w:rFonts w:ascii="Calibri" w:hAnsi="Calibri" w:cs="Calibri"/>
                <w:color w:val="000000"/>
                <w:sz w:val="22"/>
                <w:szCs w:val="22"/>
                <w:lang w:val="en-AU" w:eastAsia="en-AU"/>
              </w:rPr>
            </w:pPr>
            <w:ins w:id="1400" w:author="Kasper Simonsen" w:date="2023-10-25T14:03:00Z">
              <w:r w:rsidRPr="00D47B29">
                <w:rPr>
                  <w:rFonts w:ascii="Calibri" w:hAnsi="Calibri" w:cs="Calibri"/>
                  <w:color w:val="000000"/>
                  <w:sz w:val="22"/>
                  <w:szCs w:val="22"/>
                  <w:lang w:val="en-AU" w:eastAsia="en-AU"/>
                </w:rPr>
                <w:t>Convey of VZ012 not allowed / HX014 goes in standby</w:t>
              </w:r>
            </w:ins>
          </w:p>
        </w:tc>
        <w:tc>
          <w:tcPr>
            <w:tcW w:w="2404" w:type="dxa"/>
            <w:hideMark/>
          </w:tcPr>
          <w:p w14:paraId="57C475AF" w14:textId="77777777" w:rsidR="00D47B29" w:rsidRPr="00D47B29" w:rsidRDefault="00D47B29" w:rsidP="00D47B29">
            <w:pPr>
              <w:spacing w:after="0"/>
              <w:jc w:val="center"/>
              <w:rPr>
                <w:ins w:id="1401" w:author="Kasper Simonsen" w:date="2023-10-25T14:03:00Z"/>
                <w:rFonts w:ascii="Calibri" w:hAnsi="Calibri" w:cs="Calibri"/>
                <w:color w:val="000000"/>
                <w:sz w:val="22"/>
                <w:szCs w:val="22"/>
                <w:lang w:val="en-AU" w:eastAsia="en-AU"/>
              </w:rPr>
            </w:pPr>
            <w:ins w:id="1402" w:author="Kasper Simonsen" w:date="2023-10-25T14:03:00Z">
              <w:r w:rsidRPr="00D47B29">
                <w:rPr>
                  <w:rFonts w:ascii="Calibri" w:hAnsi="Calibri" w:cs="Calibri"/>
                  <w:color w:val="000000"/>
                  <w:sz w:val="22"/>
                  <w:szCs w:val="22"/>
                  <w:lang w:val="en-AU" w:eastAsia="en-AU"/>
                </w:rPr>
                <w:t>ON/OFF</w:t>
              </w:r>
            </w:ins>
          </w:p>
        </w:tc>
      </w:tr>
      <w:tr w:rsidR="00D47B29" w:rsidRPr="00D47B29" w14:paraId="41C9C41C" w14:textId="77777777" w:rsidTr="00D47B29">
        <w:trPr>
          <w:trHeight w:val="600"/>
          <w:ins w:id="1403" w:author="Kasper Simonsen" w:date="2023-10-25T14:03:00Z"/>
        </w:trPr>
        <w:tc>
          <w:tcPr>
            <w:tcW w:w="2412" w:type="dxa"/>
            <w:hideMark/>
          </w:tcPr>
          <w:p w14:paraId="05CCA0A5" w14:textId="77777777" w:rsidR="00D47B29" w:rsidRPr="00D47B29" w:rsidRDefault="00D47B29" w:rsidP="00D47B29">
            <w:pPr>
              <w:spacing w:after="0"/>
              <w:jc w:val="center"/>
              <w:rPr>
                <w:ins w:id="1404" w:author="Kasper Simonsen" w:date="2023-10-25T14:03:00Z"/>
                <w:rFonts w:ascii="Calibri" w:hAnsi="Calibri" w:cs="Calibri"/>
                <w:color w:val="000000"/>
                <w:sz w:val="22"/>
                <w:szCs w:val="22"/>
                <w:lang w:val="en-AU" w:eastAsia="en-AU"/>
              </w:rPr>
            </w:pPr>
            <w:ins w:id="1405" w:author="Kasper Simonsen" w:date="2023-10-25T14:03:00Z">
              <w:r w:rsidRPr="00D47B29">
                <w:rPr>
                  <w:rFonts w:ascii="Calibri" w:hAnsi="Calibri" w:cs="Calibri"/>
                  <w:color w:val="000000"/>
                  <w:sz w:val="22"/>
                  <w:szCs w:val="22"/>
                  <w:lang w:val="en-AU" w:eastAsia="en-AU"/>
                </w:rPr>
                <w:t>ZSL262 not active</w:t>
              </w:r>
            </w:ins>
          </w:p>
        </w:tc>
        <w:tc>
          <w:tcPr>
            <w:tcW w:w="2404" w:type="dxa"/>
            <w:hideMark/>
          </w:tcPr>
          <w:p w14:paraId="163B9E34" w14:textId="77777777" w:rsidR="00D47B29" w:rsidRPr="00D47B29" w:rsidRDefault="00D47B29" w:rsidP="00D47B29">
            <w:pPr>
              <w:spacing w:after="0"/>
              <w:jc w:val="center"/>
              <w:rPr>
                <w:ins w:id="1406" w:author="Kasper Simonsen" w:date="2023-10-25T14:03:00Z"/>
                <w:rFonts w:ascii="Calibri" w:hAnsi="Calibri" w:cs="Calibri"/>
                <w:color w:val="000000"/>
                <w:sz w:val="22"/>
                <w:szCs w:val="22"/>
                <w:lang w:val="en-AU" w:eastAsia="en-AU"/>
              </w:rPr>
            </w:pPr>
            <w:ins w:id="1407" w:author="Kasper Simonsen" w:date="2023-10-25T14:03:00Z">
              <w:r w:rsidRPr="00D47B29">
                <w:rPr>
                  <w:rFonts w:ascii="Calibri" w:hAnsi="Calibri" w:cs="Calibri"/>
                  <w:color w:val="000000"/>
                  <w:sz w:val="22"/>
                  <w:szCs w:val="22"/>
                  <w:lang w:val="en-AU" w:eastAsia="en-AU"/>
                </w:rPr>
                <w:t>Inspection hatch open in HX014</w:t>
              </w:r>
            </w:ins>
          </w:p>
        </w:tc>
        <w:tc>
          <w:tcPr>
            <w:tcW w:w="2408" w:type="dxa"/>
            <w:hideMark/>
          </w:tcPr>
          <w:p w14:paraId="0830F694" w14:textId="77777777" w:rsidR="00D47B29" w:rsidRPr="00D47B29" w:rsidRDefault="00D47B29" w:rsidP="00D47B29">
            <w:pPr>
              <w:spacing w:after="0"/>
              <w:jc w:val="center"/>
              <w:rPr>
                <w:ins w:id="1408" w:author="Kasper Simonsen" w:date="2023-10-25T14:03:00Z"/>
                <w:rFonts w:ascii="Calibri" w:hAnsi="Calibri" w:cs="Calibri"/>
                <w:color w:val="000000"/>
                <w:sz w:val="22"/>
                <w:szCs w:val="22"/>
                <w:lang w:val="en-AU" w:eastAsia="en-AU"/>
              </w:rPr>
            </w:pPr>
            <w:ins w:id="1409" w:author="Kasper Simonsen" w:date="2023-10-25T14:03:00Z">
              <w:r w:rsidRPr="00D47B29">
                <w:rPr>
                  <w:rFonts w:ascii="Calibri" w:hAnsi="Calibri" w:cs="Calibri"/>
                  <w:color w:val="000000"/>
                  <w:sz w:val="22"/>
                  <w:szCs w:val="22"/>
                  <w:lang w:val="en-AU" w:eastAsia="en-AU"/>
                </w:rPr>
                <w:t>Convey of VZ012 not allowed / HX014 goes in standby</w:t>
              </w:r>
            </w:ins>
          </w:p>
        </w:tc>
        <w:tc>
          <w:tcPr>
            <w:tcW w:w="2404" w:type="dxa"/>
            <w:hideMark/>
          </w:tcPr>
          <w:p w14:paraId="59703C65" w14:textId="77777777" w:rsidR="00D47B29" w:rsidRPr="00D47B29" w:rsidRDefault="00D47B29" w:rsidP="00D47B29">
            <w:pPr>
              <w:spacing w:after="0"/>
              <w:jc w:val="center"/>
              <w:rPr>
                <w:ins w:id="1410" w:author="Kasper Simonsen" w:date="2023-10-25T14:03:00Z"/>
                <w:rFonts w:ascii="Calibri" w:hAnsi="Calibri" w:cs="Calibri"/>
                <w:color w:val="000000"/>
                <w:sz w:val="22"/>
                <w:szCs w:val="22"/>
                <w:lang w:val="en-AU" w:eastAsia="en-AU"/>
              </w:rPr>
            </w:pPr>
            <w:ins w:id="1411" w:author="Kasper Simonsen" w:date="2023-10-25T14:03:00Z">
              <w:r w:rsidRPr="00D47B29">
                <w:rPr>
                  <w:rFonts w:ascii="Calibri" w:hAnsi="Calibri" w:cs="Calibri"/>
                  <w:color w:val="000000"/>
                  <w:sz w:val="22"/>
                  <w:szCs w:val="22"/>
                  <w:lang w:val="en-AU" w:eastAsia="en-AU"/>
                </w:rPr>
                <w:t>ON/OFF</w:t>
              </w:r>
            </w:ins>
          </w:p>
        </w:tc>
      </w:tr>
      <w:tr w:rsidR="00D47B29" w:rsidRPr="00D47B29" w14:paraId="75D9E336" w14:textId="77777777" w:rsidTr="00D47B29">
        <w:trPr>
          <w:trHeight w:val="300"/>
          <w:ins w:id="1412" w:author="Kasper Simonsen" w:date="2023-10-25T14:03:00Z"/>
        </w:trPr>
        <w:tc>
          <w:tcPr>
            <w:tcW w:w="2412" w:type="dxa"/>
            <w:hideMark/>
          </w:tcPr>
          <w:p w14:paraId="747542B5" w14:textId="77777777" w:rsidR="00D47B29" w:rsidRPr="00D47B29" w:rsidRDefault="00D47B29" w:rsidP="00D47B29">
            <w:pPr>
              <w:spacing w:after="0"/>
              <w:jc w:val="center"/>
              <w:rPr>
                <w:ins w:id="1413" w:author="Kasper Simonsen" w:date="2023-10-25T14:03:00Z"/>
                <w:rFonts w:ascii="Calibri" w:hAnsi="Calibri" w:cs="Calibri"/>
                <w:color w:val="000000"/>
                <w:sz w:val="22"/>
                <w:szCs w:val="22"/>
                <w:lang w:val="en-AU" w:eastAsia="en-AU"/>
              </w:rPr>
            </w:pPr>
            <w:ins w:id="1414" w:author="Kasper Simonsen" w:date="2023-10-25T14:03:00Z">
              <w:r w:rsidRPr="00D47B29">
                <w:rPr>
                  <w:rFonts w:ascii="Calibri" w:hAnsi="Calibri" w:cs="Calibri"/>
                  <w:color w:val="000000"/>
                  <w:sz w:val="22"/>
                  <w:szCs w:val="22"/>
                  <w:lang w:val="en-AU" w:eastAsia="en-AU"/>
                </w:rPr>
                <w:t>NC015 VFD Failure</w:t>
              </w:r>
            </w:ins>
          </w:p>
        </w:tc>
        <w:tc>
          <w:tcPr>
            <w:tcW w:w="2404" w:type="dxa"/>
            <w:hideMark/>
          </w:tcPr>
          <w:p w14:paraId="518D001B" w14:textId="77777777" w:rsidR="00D47B29" w:rsidRPr="00D47B29" w:rsidRDefault="00D47B29" w:rsidP="00D47B29">
            <w:pPr>
              <w:spacing w:after="0"/>
              <w:jc w:val="center"/>
              <w:rPr>
                <w:ins w:id="1415" w:author="Kasper Simonsen" w:date="2023-10-25T14:03:00Z"/>
                <w:rFonts w:ascii="Calibri" w:hAnsi="Calibri" w:cs="Calibri"/>
                <w:color w:val="000000"/>
                <w:sz w:val="22"/>
                <w:szCs w:val="22"/>
                <w:lang w:val="en-AU" w:eastAsia="en-AU"/>
              </w:rPr>
            </w:pPr>
            <w:ins w:id="1416" w:author="Kasper Simonsen" w:date="2023-10-25T14:03:00Z">
              <w:r w:rsidRPr="00D47B29">
                <w:rPr>
                  <w:rFonts w:ascii="Calibri" w:hAnsi="Calibri" w:cs="Calibri"/>
                  <w:color w:val="000000"/>
                  <w:sz w:val="22"/>
                  <w:szCs w:val="22"/>
                  <w:lang w:val="en-AU" w:eastAsia="en-AU"/>
                </w:rPr>
                <w:t>Trip or VFD Malfunction</w:t>
              </w:r>
            </w:ins>
          </w:p>
        </w:tc>
        <w:tc>
          <w:tcPr>
            <w:tcW w:w="2408" w:type="dxa"/>
            <w:hideMark/>
          </w:tcPr>
          <w:p w14:paraId="2949EA72" w14:textId="77777777" w:rsidR="00D47B29" w:rsidRPr="00D47B29" w:rsidRDefault="00D47B29" w:rsidP="00D47B29">
            <w:pPr>
              <w:spacing w:after="0"/>
              <w:jc w:val="center"/>
              <w:rPr>
                <w:ins w:id="1417" w:author="Kasper Simonsen" w:date="2023-10-25T14:03:00Z"/>
                <w:rFonts w:ascii="Calibri" w:hAnsi="Calibri" w:cs="Calibri"/>
                <w:color w:val="000000"/>
                <w:sz w:val="22"/>
                <w:szCs w:val="22"/>
                <w:lang w:val="en-AU" w:eastAsia="en-AU"/>
              </w:rPr>
            </w:pPr>
            <w:ins w:id="1418" w:author="Kasper Simonsen" w:date="2023-10-25T14:03:00Z">
              <w:r w:rsidRPr="00D47B29">
                <w:rPr>
                  <w:rFonts w:ascii="Calibri" w:hAnsi="Calibri" w:cs="Calibri"/>
                  <w:color w:val="000000"/>
                  <w:sz w:val="22"/>
                  <w:szCs w:val="22"/>
                  <w:lang w:val="en-AU" w:eastAsia="en-AU"/>
                </w:rPr>
                <w:t>Unload of HX014 not allowed</w:t>
              </w:r>
            </w:ins>
          </w:p>
        </w:tc>
        <w:tc>
          <w:tcPr>
            <w:tcW w:w="2404" w:type="dxa"/>
            <w:hideMark/>
          </w:tcPr>
          <w:p w14:paraId="13B3DAB4" w14:textId="77777777" w:rsidR="00D47B29" w:rsidRPr="00D47B29" w:rsidRDefault="00D47B29" w:rsidP="00D47B29">
            <w:pPr>
              <w:spacing w:after="0"/>
              <w:jc w:val="center"/>
              <w:rPr>
                <w:ins w:id="1419" w:author="Kasper Simonsen" w:date="2023-10-25T14:03:00Z"/>
                <w:rFonts w:ascii="Calibri" w:hAnsi="Calibri" w:cs="Calibri"/>
                <w:color w:val="000000"/>
                <w:sz w:val="22"/>
                <w:szCs w:val="22"/>
                <w:lang w:val="en-AU" w:eastAsia="en-AU"/>
              </w:rPr>
            </w:pPr>
            <w:ins w:id="1420" w:author="Kasper Simonsen" w:date="2023-10-25T14:03:00Z">
              <w:r w:rsidRPr="00D47B29">
                <w:rPr>
                  <w:rFonts w:ascii="Calibri" w:hAnsi="Calibri" w:cs="Calibri"/>
                  <w:color w:val="000000"/>
                  <w:sz w:val="22"/>
                  <w:szCs w:val="22"/>
                  <w:lang w:val="en-AU" w:eastAsia="en-AU"/>
                </w:rPr>
                <w:t>ON/OFF</w:t>
              </w:r>
            </w:ins>
          </w:p>
        </w:tc>
      </w:tr>
      <w:tr w:rsidR="00D47B29" w:rsidRPr="00D47B29" w14:paraId="37C9791A" w14:textId="77777777" w:rsidTr="00D47B29">
        <w:trPr>
          <w:trHeight w:val="600"/>
          <w:ins w:id="1421" w:author="Kasper Simonsen" w:date="2023-10-25T14:03:00Z"/>
        </w:trPr>
        <w:tc>
          <w:tcPr>
            <w:tcW w:w="2412" w:type="dxa"/>
            <w:hideMark/>
          </w:tcPr>
          <w:p w14:paraId="42EE74D2" w14:textId="77777777" w:rsidR="00D47B29" w:rsidRPr="00D47B29" w:rsidRDefault="00D47B29" w:rsidP="00D47B29">
            <w:pPr>
              <w:spacing w:after="0"/>
              <w:jc w:val="center"/>
              <w:rPr>
                <w:ins w:id="1422" w:author="Kasper Simonsen" w:date="2023-10-25T14:03:00Z"/>
                <w:rFonts w:ascii="Calibri" w:hAnsi="Calibri" w:cs="Calibri"/>
                <w:color w:val="000000"/>
                <w:sz w:val="22"/>
                <w:szCs w:val="22"/>
                <w:lang w:val="en-AU" w:eastAsia="en-AU"/>
              </w:rPr>
            </w:pPr>
            <w:ins w:id="1423" w:author="Kasper Simonsen" w:date="2023-10-25T14:03:00Z">
              <w:r w:rsidRPr="00D47B29">
                <w:rPr>
                  <w:rFonts w:ascii="Calibri" w:hAnsi="Calibri" w:cs="Calibri"/>
                  <w:color w:val="000000"/>
                  <w:sz w:val="22"/>
                  <w:szCs w:val="22"/>
                  <w:lang w:val="en-AU" w:eastAsia="en-AU"/>
                </w:rPr>
                <w:t>HX014-M01 VFD Failure</w:t>
              </w:r>
            </w:ins>
          </w:p>
        </w:tc>
        <w:tc>
          <w:tcPr>
            <w:tcW w:w="2404" w:type="dxa"/>
            <w:hideMark/>
          </w:tcPr>
          <w:p w14:paraId="51046CD6" w14:textId="77777777" w:rsidR="00D47B29" w:rsidRPr="00D47B29" w:rsidRDefault="00D47B29" w:rsidP="00D47B29">
            <w:pPr>
              <w:spacing w:after="0"/>
              <w:jc w:val="center"/>
              <w:rPr>
                <w:ins w:id="1424" w:author="Kasper Simonsen" w:date="2023-10-25T14:03:00Z"/>
                <w:rFonts w:ascii="Calibri" w:hAnsi="Calibri" w:cs="Calibri"/>
                <w:color w:val="000000"/>
                <w:sz w:val="22"/>
                <w:szCs w:val="22"/>
                <w:lang w:val="en-AU" w:eastAsia="en-AU"/>
              </w:rPr>
            </w:pPr>
            <w:ins w:id="1425" w:author="Kasper Simonsen" w:date="2023-10-25T14:03:00Z">
              <w:r w:rsidRPr="00D47B29">
                <w:rPr>
                  <w:rFonts w:ascii="Calibri" w:hAnsi="Calibri" w:cs="Calibri"/>
                  <w:color w:val="000000"/>
                  <w:sz w:val="22"/>
                  <w:szCs w:val="22"/>
                  <w:lang w:val="en-AU" w:eastAsia="en-AU"/>
                </w:rPr>
                <w:t>Trip or VFD Malfunction</w:t>
              </w:r>
            </w:ins>
          </w:p>
        </w:tc>
        <w:tc>
          <w:tcPr>
            <w:tcW w:w="2408" w:type="dxa"/>
            <w:hideMark/>
          </w:tcPr>
          <w:p w14:paraId="31D031B3" w14:textId="77777777" w:rsidR="00D47B29" w:rsidRPr="00D47B29" w:rsidRDefault="00D47B29" w:rsidP="00D47B29">
            <w:pPr>
              <w:spacing w:after="0"/>
              <w:jc w:val="center"/>
              <w:rPr>
                <w:ins w:id="1426" w:author="Kasper Simonsen" w:date="2023-10-25T14:03:00Z"/>
                <w:rFonts w:ascii="Calibri" w:hAnsi="Calibri" w:cs="Calibri"/>
                <w:color w:val="000000"/>
                <w:sz w:val="22"/>
                <w:szCs w:val="22"/>
                <w:lang w:val="en-AU" w:eastAsia="en-AU"/>
              </w:rPr>
            </w:pPr>
            <w:ins w:id="1427" w:author="Kasper Simonsen" w:date="2023-10-25T14:03:00Z">
              <w:r w:rsidRPr="00D47B29">
                <w:rPr>
                  <w:rFonts w:ascii="Calibri" w:hAnsi="Calibri" w:cs="Calibri"/>
                  <w:color w:val="000000"/>
                  <w:sz w:val="22"/>
                  <w:szCs w:val="22"/>
                  <w:lang w:val="en-AU" w:eastAsia="en-AU"/>
                </w:rPr>
                <w:t>Convey of VZ012 not allowed / HX014 goes in standby</w:t>
              </w:r>
            </w:ins>
          </w:p>
        </w:tc>
        <w:tc>
          <w:tcPr>
            <w:tcW w:w="2404" w:type="dxa"/>
            <w:hideMark/>
          </w:tcPr>
          <w:p w14:paraId="1B0F5F58" w14:textId="77777777" w:rsidR="00D47B29" w:rsidRPr="00D47B29" w:rsidRDefault="00D47B29" w:rsidP="00D47B29">
            <w:pPr>
              <w:spacing w:after="0"/>
              <w:jc w:val="center"/>
              <w:rPr>
                <w:ins w:id="1428" w:author="Kasper Simonsen" w:date="2023-10-25T14:03:00Z"/>
                <w:rFonts w:ascii="Calibri" w:hAnsi="Calibri" w:cs="Calibri"/>
                <w:color w:val="000000"/>
                <w:sz w:val="22"/>
                <w:szCs w:val="22"/>
                <w:lang w:val="en-AU" w:eastAsia="en-AU"/>
              </w:rPr>
            </w:pPr>
            <w:ins w:id="1429" w:author="Kasper Simonsen" w:date="2023-10-25T14:03:00Z">
              <w:r w:rsidRPr="00D47B29">
                <w:rPr>
                  <w:rFonts w:ascii="Calibri" w:hAnsi="Calibri" w:cs="Calibri"/>
                  <w:color w:val="000000"/>
                  <w:sz w:val="22"/>
                  <w:szCs w:val="22"/>
                  <w:lang w:val="en-AU" w:eastAsia="en-AU"/>
                </w:rPr>
                <w:t>ON/OFF</w:t>
              </w:r>
            </w:ins>
          </w:p>
        </w:tc>
      </w:tr>
      <w:tr w:rsidR="00D47B29" w:rsidRPr="00D47B29" w14:paraId="68FE983F" w14:textId="77777777" w:rsidTr="00D47B29">
        <w:trPr>
          <w:trHeight w:val="600"/>
          <w:ins w:id="1430" w:author="Kasper Simonsen" w:date="2023-10-25T14:03:00Z"/>
        </w:trPr>
        <w:tc>
          <w:tcPr>
            <w:tcW w:w="2412" w:type="dxa"/>
            <w:hideMark/>
          </w:tcPr>
          <w:p w14:paraId="4737B4E2" w14:textId="77777777" w:rsidR="00D47B29" w:rsidRPr="00D47B29" w:rsidRDefault="00D47B29" w:rsidP="00D47B29">
            <w:pPr>
              <w:spacing w:after="0"/>
              <w:jc w:val="center"/>
              <w:rPr>
                <w:ins w:id="1431" w:author="Kasper Simonsen" w:date="2023-10-25T14:03:00Z"/>
                <w:rFonts w:ascii="Calibri" w:hAnsi="Calibri" w:cs="Calibri"/>
                <w:color w:val="000000"/>
                <w:sz w:val="22"/>
                <w:szCs w:val="22"/>
                <w:lang w:val="en-AU" w:eastAsia="en-AU"/>
              </w:rPr>
            </w:pPr>
            <w:ins w:id="1432" w:author="Kasper Simonsen" w:date="2023-10-25T14:03:00Z">
              <w:r w:rsidRPr="00D47B29">
                <w:rPr>
                  <w:rFonts w:ascii="Calibri" w:hAnsi="Calibri" w:cs="Calibri"/>
                  <w:color w:val="000000"/>
                  <w:sz w:val="22"/>
                  <w:szCs w:val="22"/>
                  <w:lang w:val="en-AU" w:eastAsia="en-AU"/>
                </w:rPr>
                <w:t>PDIT276 Alarm or Insturment Failure</w:t>
              </w:r>
            </w:ins>
          </w:p>
        </w:tc>
        <w:tc>
          <w:tcPr>
            <w:tcW w:w="2404" w:type="dxa"/>
            <w:hideMark/>
          </w:tcPr>
          <w:p w14:paraId="3F232528" w14:textId="77777777" w:rsidR="00D47B29" w:rsidRPr="00D47B29" w:rsidRDefault="00D47B29" w:rsidP="00D47B29">
            <w:pPr>
              <w:spacing w:after="0"/>
              <w:jc w:val="center"/>
              <w:rPr>
                <w:ins w:id="1433" w:author="Kasper Simonsen" w:date="2023-10-25T14:03:00Z"/>
                <w:rFonts w:ascii="Calibri" w:hAnsi="Calibri" w:cs="Calibri"/>
                <w:color w:val="000000"/>
                <w:sz w:val="22"/>
                <w:szCs w:val="22"/>
                <w:lang w:val="en-AU" w:eastAsia="en-AU"/>
              </w:rPr>
            </w:pPr>
            <w:ins w:id="1434" w:author="Kasper Simonsen" w:date="2023-10-25T14:03:00Z">
              <w:r w:rsidRPr="00D47B29">
                <w:rPr>
                  <w:rFonts w:ascii="Calibri" w:hAnsi="Calibri" w:cs="Calibri"/>
                  <w:color w:val="000000"/>
                  <w:sz w:val="22"/>
                  <w:szCs w:val="22"/>
                  <w:lang w:val="en-AU" w:eastAsia="en-AU"/>
                </w:rPr>
                <w:t>High pressure sensed at VK016</w:t>
              </w:r>
            </w:ins>
          </w:p>
        </w:tc>
        <w:tc>
          <w:tcPr>
            <w:tcW w:w="2408" w:type="dxa"/>
            <w:hideMark/>
          </w:tcPr>
          <w:p w14:paraId="42554E51" w14:textId="77777777" w:rsidR="00D47B29" w:rsidRPr="00D47B29" w:rsidRDefault="00D47B29" w:rsidP="00D47B29">
            <w:pPr>
              <w:spacing w:after="0"/>
              <w:jc w:val="center"/>
              <w:rPr>
                <w:ins w:id="1435" w:author="Kasper Simonsen" w:date="2023-10-25T14:03:00Z"/>
                <w:rFonts w:ascii="Calibri" w:hAnsi="Calibri" w:cs="Calibri"/>
                <w:color w:val="000000"/>
                <w:sz w:val="22"/>
                <w:szCs w:val="22"/>
                <w:lang w:val="en-AU" w:eastAsia="en-AU"/>
              </w:rPr>
            </w:pPr>
            <w:ins w:id="1436" w:author="Kasper Simonsen" w:date="2023-10-25T14:03:00Z">
              <w:r w:rsidRPr="00D47B29">
                <w:rPr>
                  <w:rFonts w:ascii="Calibri" w:hAnsi="Calibri" w:cs="Calibri"/>
                  <w:color w:val="000000"/>
                  <w:sz w:val="22"/>
                  <w:szCs w:val="22"/>
                  <w:lang w:val="en-AU" w:eastAsia="en-AU"/>
                </w:rPr>
                <w:t>Load of VK016 not allowed</w:t>
              </w:r>
            </w:ins>
          </w:p>
        </w:tc>
        <w:tc>
          <w:tcPr>
            <w:tcW w:w="2404" w:type="dxa"/>
            <w:hideMark/>
          </w:tcPr>
          <w:p w14:paraId="5DAA4AA6" w14:textId="77777777" w:rsidR="00D47B29" w:rsidRPr="00D47B29" w:rsidRDefault="00D47B29" w:rsidP="00D47B29">
            <w:pPr>
              <w:spacing w:after="0"/>
              <w:jc w:val="center"/>
              <w:rPr>
                <w:ins w:id="1437" w:author="Kasper Simonsen" w:date="2023-10-25T14:03:00Z"/>
                <w:rFonts w:ascii="Calibri" w:hAnsi="Calibri" w:cs="Calibri"/>
                <w:color w:val="000000"/>
                <w:sz w:val="22"/>
                <w:szCs w:val="22"/>
                <w:lang w:val="en-AU" w:eastAsia="en-AU"/>
              </w:rPr>
            </w:pPr>
            <w:ins w:id="1438"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5D1E181F" w14:textId="77777777" w:rsidTr="00D47B29">
        <w:trPr>
          <w:trHeight w:val="600"/>
          <w:ins w:id="1439" w:author="Kasper Simonsen" w:date="2023-10-25T14:03:00Z"/>
        </w:trPr>
        <w:tc>
          <w:tcPr>
            <w:tcW w:w="2412" w:type="dxa"/>
            <w:hideMark/>
          </w:tcPr>
          <w:p w14:paraId="0A238FD8" w14:textId="77777777" w:rsidR="00D47B29" w:rsidRPr="00D47B29" w:rsidRDefault="00D47B29" w:rsidP="00D47B29">
            <w:pPr>
              <w:spacing w:after="0"/>
              <w:jc w:val="center"/>
              <w:rPr>
                <w:ins w:id="1440" w:author="Kasper Simonsen" w:date="2023-10-25T14:03:00Z"/>
                <w:rFonts w:ascii="Calibri" w:hAnsi="Calibri" w:cs="Calibri"/>
                <w:color w:val="000000"/>
                <w:sz w:val="22"/>
                <w:szCs w:val="22"/>
                <w:lang w:val="en-AU" w:eastAsia="en-AU"/>
              </w:rPr>
            </w:pPr>
            <w:ins w:id="1441" w:author="Kasper Simonsen" w:date="2023-10-25T14:03:00Z">
              <w:r w:rsidRPr="00D47B29">
                <w:rPr>
                  <w:rFonts w:ascii="Calibri" w:hAnsi="Calibri" w:cs="Calibri"/>
                  <w:color w:val="000000"/>
                  <w:sz w:val="22"/>
                  <w:szCs w:val="22"/>
                  <w:lang w:val="en-AU" w:eastAsia="en-AU"/>
                </w:rPr>
                <w:t>TIT285 High Threshold Alarm or Instrument Failure</w:t>
              </w:r>
            </w:ins>
          </w:p>
        </w:tc>
        <w:tc>
          <w:tcPr>
            <w:tcW w:w="2404" w:type="dxa"/>
            <w:hideMark/>
          </w:tcPr>
          <w:p w14:paraId="1151F49D" w14:textId="77777777" w:rsidR="00D47B29" w:rsidRPr="00D47B29" w:rsidRDefault="00D47B29" w:rsidP="00D47B29">
            <w:pPr>
              <w:spacing w:after="0"/>
              <w:jc w:val="center"/>
              <w:rPr>
                <w:ins w:id="1442" w:author="Kasper Simonsen" w:date="2023-10-25T14:03:00Z"/>
                <w:rFonts w:ascii="Calibri" w:hAnsi="Calibri" w:cs="Calibri"/>
                <w:color w:val="000000"/>
                <w:sz w:val="22"/>
                <w:szCs w:val="22"/>
                <w:lang w:val="en-AU" w:eastAsia="en-AU"/>
              </w:rPr>
            </w:pPr>
            <w:ins w:id="1443" w:author="Kasper Simonsen" w:date="2023-10-25T14:03:00Z">
              <w:r w:rsidRPr="00D47B29">
                <w:rPr>
                  <w:rFonts w:ascii="Calibri" w:hAnsi="Calibri" w:cs="Calibri"/>
                  <w:color w:val="000000"/>
                  <w:sz w:val="22"/>
                  <w:szCs w:val="22"/>
                  <w:lang w:val="en-AU" w:eastAsia="en-AU"/>
                </w:rPr>
                <w:t>High Temperature sensed at VK016</w:t>
              </w:r>
            </w:ins>
          </w:p>
        </w:tc>
        <w:tc>
          <w:tcPr>
            <w:tcW w:w="2408" w:type="dxa"/>
            <w:hideMark/>
          </w:tcPr>
          <w:p w14:paraId="1021E5C8" w14:textId="77777777" w:rsidR="00D47B29" w:rsidRPr="00D47B29" w:rsidRDefault="00D47B29" w:rsidP="00D47B29">
            <w:pPr>
              <w:spacing w:after="0"/>
              <w:jc w:val="center"/>
              <w:rPr>
                <w:ins w:id="1444" w:author="Kasper Simonsen" w:date="2023-10-25T14:03:00Z"/>
                <w:rFonts w:ascii="Calibri" w:hAnsi="Calibri" w:cs="Calibri"/>
                <w:color w:val="000000"/>
                <w:sz w:val="22"/>
                <w:szCs w:val="22"/>
                <w:lang w:val="en-AU" w:eastAsia="en-AU"/>
              </w:rPr>
            </w:pPr>
            <w:ins w:id="1445" w:author="Kasper Simonsen" w:date="2023-10-25T14:03:00Z">
              <w:r w:rsidRPr="00D47B29">
                <w:rPr>
                  <w:rFonts w:ascii="Calibri" w:hAnsi="Calibri" w:cs="Calibri"/>
                  <w:color w:val="000000"/>
                  <w:sz w:val="22"/>
                  <w:szCs w:val="22"/>
                  <w:lang w:val="en-AU" w:eastAsia="en-AU"/>
                </w:rPr>
                <w:t>Load of VK016 not allowed</w:t>
              </w:r>
            </w:ins>
          </w:p>
        </w:tc>
        <w:tc>
          <w:tcPr>
            <w:tcW w:w="2404" w:type="dxa"/>
            <w:hideMark/>
          </w:tcPr>
          <w:p w14:paraId="7F78ECB7" w14:textId="77777777" w:rsidR="00D47B29" w:rsidRPr="00D47B29" w:rsidRDefault="00D47B29" w:rsidP="00D47B29">
            <w:pPr>
              <w:spacing w:after="0"/>
              <w:jc w:val="center"/>
              <w:rPr>
                <w:ins w:id="1446" w:author="Kasper Simonsen" w:date="2023-10-25T14:03:00Z"/>
                <w:rFonts w:ascii="Calibri" w:hAnsi="Calibri" w:cs="Calibri"/>
                <w:color w:val="000000"/>
                <w:sz w:val="22"/>
                <w:szCs w:val="22"/>
                <w:lang w:val="en-AU" w:eastAsia="en-AU"/>
              </w:rPr>
            </w:pPr>
            <w:ins w:id="1447"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5B140F6E" w14:textId="77777777" w:rsidTr="00D47B29">
        <w:trPr>
          <w:trHeight w:val="600"/>
          <w:ins w:id="1448" w:author="Kasper Simonsen" w:date="2023-10-25T14:03:00Z"/>
        </w:trPr>
        <w:tc>
          <w:tcPr>
            <w:tcW w:w="2412" w:type="dxa"/>
            <w:hideMark/>
          </w:tcPr>
          <w:p w14:paraId="66904FFA" w14:textId="77777777" w:rsidR="00D47B29" w:rsidRPr="00D47B29" w:rsidRDefault="00D47B29" w:rsidP="00D47B29">
            <w:pPr>
              <w:spacing w:after="0"/>
              <w:jc w:val="center"/>
              <w:rPr>
                <w:ins w:id="1449" w:author="Kasper Simonsen" w:date="2023-10-25T14:03:00Z"/>
                <w:rFonts w:ascii="Calibri" w:hAnsi="Calibri" w:cs="Calibri"/>
                <w:color w:val="000000"/>
                <w:sz w:val="22"/>
                <w:szCs w:val="22"/>
                <w:lang w:val="en-AU" w:eastAsia="en-AU"/>
              </w:rPr>
            </w:pPr>
            <w:ins w:id="1450" w:author="Kasper Simonsen" w:date="2023-10-25T14:03:00Z">
              <w:r w:rsidRPr="00D47B29">
                <w:rPr>
                  <w:rFonts w:ascii="Calibri" w:hAnsi="Calibri" w:cs="Calibri"/>
                  <w:color w:val="000000"/>
                  <w:sz w:val="22"/>
                  <w:szCs w:val="22"/>
                  <w:lang w:val="en-AU" w:eastAsia="en-AU"/>
                </w:rPr>
                <w:t>AIT277 Alarm or instrument Failure</w:t>
              </w:r>
            </w:ins>
          </w:p>
        </w:tc>
        <w:tc>
          <w:tcPr>
            <w:tcW w:w="2404" w:type="dxa"/>
            <w:hideMark/>
          </w:tcPr>
          <w:p w14:paraId="4959072E" w14:textId="77777777" w:rsidR="00D47B29" w:rsidRPr="00D47B29" w:rsidRDefault="00D47B29" w:rsidP="00D47B29">
            <w:pPr>
              <w:spacing w:after="0"/>
              <w:jc w:val="center"/>
              <w:rPr>
                <w:ins w:id="1451" w:author="Kasper Simonsen" w:date="2023-10-25T14:03:00Z"/>
                <w:rFonts w:ascii="Calibri" w:hAnsi="Calibri" w:cs="Calibri"/>
                <w:color w:val="000000"/>
                <w:sz w:val="22"/>
                <w:szCs w:val="22"/>
                <w:lang w:val="en-AU" w:eastAsia="en-AU"/>
              </w:rPr>
            </w:pPr>
            <w:ins w:id="1452" w:author="Kasper Simonsen" w:date="2023-10-25T14:03:00Z">
              <w:r w:rsidRPr="00D47B29">
                <w:rPr>
                  <w:rFonts w:ascii="Calibri" w:hAnsi="Calibri" w:cs="Calibri"/>
                  <w:color w:val="000000"/>
                  <w:sz w:val="22"/>
                  <w:szCs w:val="22"/>
                  <w:lang w:val="en-AU" w:eastAsia="en-AU"/>
                </w:rPr>
                <w:t>High Oxigen concentration sensed</w:t>
              </w:r>
            </w:ins>
          </w:p>
        </w:tc>
        <w:tc>
          <w:tcPr>
            <w:tcW w:w="2408" w:type="dxa"/>
            <w:hideMark/>
          </w:tcPr>
          <w:p w14:paraId="777555FC" w14:textId="77777777" w:rsidR="00D47B29" w:rsidRPr="00D47B29" w:rsidRDefault="00D47B29" w:rsidP="00D47B29">
            <w:pPr>
              <w:spacing w:after="0"/>
              <w:jc w:val="center"/>
              <w:rPr>
                <w:ins w:id="1453" w:author="Kasper Simonsen" w:date="2023-10-25T14:03:00Z"/>
                <w:rFonts w:ascii="Calibri" w:hAnsi="Calibri" w:cs="Calibri"/>
                <w:color w:val="000000"/>
                <w:sz w:val="22"/>
                <w:szCs w:val="22"/>
                <w:lang w:val="en-AU" w:eastAsia="en-AU"/>
              </w:rPr>
            </w:pPr>
            <w:ins w:id="1454" w:author="Kasper Simonsen" w:date="2023-10-25T14:03:00Z">
              <w:r w:rsidRPr="00D47B29">
                <w:rPr>
                  <w:rFonts w:ascii="Calibri" w:hAnsi="Calibri" w:cs="Calibri"/>
                  <w:color w:val="000000"/>
                  <w:sz w:val="22"/>
                  <w:szCs w:val="22"/>
                  <w:lang w:val="en-AU" w:eastAsia="en-AU"/>
                </w:rPr>
                <w:t>VK016 goes in standby</w:t>
              </w:r>
            </w:ins>
          </w:p>
        </w:tc>
        <w:tc>
          <w:tcPr>
            <w:tcW w:w="2404" w:type="dxa"/>
            <w:hideMark/>
          </w:tcPr>
          <w:p w14:paraId="6B70A26D" w14:textId="77777777" w:rsidR="00D47B29" w:rsidRPr="00D47B29" w:rsidRDefault="00D47B29" w:rsidP="00D47B29">
            <w:pPr>
              <w:spacing w:after="0"/>
              <w:jc w:val="center"/>
              <w:rPr>
                <w:ins w:id="1455" w:author="Kasper Simonsen" w:date="2023-10-25T14:03:00Z"/>
                <w:rFonts w:ascii="Calibri" w:hAnsi="Calibri" w:cs="Calibri"/>
                <w:color w:val="000000"/>
                <w:sz w:val="22"/>
                <w:szCs w:val="22"/>
                <w:lang w:val="en-AU" w:eastAsia="en-AU"/>
              </w:rPr>
            </w:pPr>
            <w:ins w:id="1456"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668CB193" w14:textId="77777777" w:rsidTr="00D47B29">
        <w:trPr>
          <w:trHeight w:val="300"/>
          <w:ins w:id="1457" w:author="Kasper Simonsen" w:date="2023-10-25T14:03:00Z"/>
        </w:trPr>
        <w:tc>
          <w:tcPr>
            <w:tcW w:w="2412" w:type="dxa"/>
            <w:hideMark/>
          </w:tcPr>
          <w:p w14:paraId="2BA0D517" w14:textId="77777777" w:rsidR="00D47B29" w:rsidRPr="00D47B29" w:rsidRDefault="00D47B29" w:rsidP="00D47B29">
            <w:pPr>
              <w:spacing w:after="0"/>
              <w:jc w:val="center"/>
              <w:rPr>
                <w:ins w:id="1458" w:author="Kasper Simonsen" w:date="2023-10-25T14:03:00Z"/>
                <w:rFonts w:ascii="Calibri" w:hAnsi="Calibri" w:cs="Calibri"/>
                <w:color w:val="000000"/>
                <w:sz w:val="22"/>
                <w:szCs w:val="22"/>
                <w:lang w:val="en-AU" w:eastAsia="en-AU"/>
              </w:rPr>
            </w:pPr>
            <w:ins w:id="1459" w:author="Kasper Simonsen" w:date="2023-10-25T14:03:00Z">
              <w:r w:rsidRPr="00D47B29">
                <w:rPr>
                  <w:rFonts w:ascii="Calibri" w:hAnsi="Calibri" w:cs="Calibri"/>
                  <w:color w:val="000000"/>
                  <w:sz w:val="22"/>
                  <w:szCs w:val="22"/>
                  <w:lang w:val="en-AU" w:eastAsia="en-AU"/>
                </w:rPr>
                <w:t>ZSL292 not active</w:t>
              </w:r>
            </w:ins>
          </w:p>
        </w:tc>
        <w:tc>
          <w:tcPr>
            <w:tcW w:w="2404" w:type="dxa"/>
            <w:hideMark/>
          </w:tcPr>
          <w:p w14:paraId="541B9CEF" w14:textId="77777777" w:rsidR="00D47B29" w:rsidRPr="00D47B29" w:rsidRDefault="00D47B29" w:rsidP="00D47B29">
            <w:pPr>
              <w:spacing w:after="0"/>
              <w:jc w:val="center"/>
              <w:rPr>
                <w:ins w:id="1460" w:author="Kasper Simonsen" w:date="2023-10-25T14:03:00Z"/>
                <w:rFonts w:ascii="Calibri" w:hAnsi="Calibri" w:cs="Calibri"/>
                <w:color w:val="000000"/>
                <w:sz w:val="22"/>
                <w:szCs w:val="22"/>
                <w:lang w:val="en-AU" w:eastAsia="en-AU"/>
              </w:rPr>
            </w:pPr>
            <w:ins w:id="1461" w:author="Kasper Simonsen" w:date="2023-10-25T14:03:00Z">
              <w:r w:rsidRPr="00D47B29">
                <w:rPr>
                  <w:rFonts w:ascii="Calibri" w:hAnsi="Calibri" w:cs="Calibri"/>
                  <w:color w:val="000000"/>
                  <w:sz w:val="22"/>
                  <w:szCs w:val="22"/>
                  <w:lang w:val="en-AU" w:eastAsia="en-AU"/>
                </w:rPr>
                <w:t>Inspection hatch open in VK016</w:t>
              </w:r>
            </w:ins>
          </w:p>
        </w:tc>
        <w:tc>
          <w:tcPr>
            <w:tcW w:w="2408" w:type="dxa"/>
            <w:hideMark/>
          </w:tcPr>
          <w:p w14:paraId="426064E6" w14:textId="77777777" w:rsidR="00D47B29" w:rsidRPr="00D47B29" w:rsidRDefault="00D47B29" w:rsidP="00D47B29">
            <w:pPr>
              <w:spacing w:after="0"/>
              <w:jc w:val="center"/>
              <w:rPr>
                <w:ins w:id="1462" w:author="Kasper Simonsen" w:date="2023-10-25T14:03:00Z"/>
                <w:rFonts w:ascii="Calibri" w:hAnsi="Calibri" w:cs="Calibri"/>
                <w:color w:val="000000"/>
                <w:sz w:val="22"/>
                <w:szCs w:val="22"/>
                <w:lang w:val="en-AU" w:eastAsia="en-AU"/>
              </w:rPr>
            </w:pPr>
            <w:ins w:id="1463" w:author="Kasper Simonsen" w:date="2023-10-25T14:03:00Z">
              <w:r w:rsidRPr="00D47B29">
                <w:rPr>
                  <w:rFonts w:ascii="Calibri" w:hAnsi="Calibri" w:cs="Calibri"/>
                  <w:color w:val="000000"/>
                  <w:sz w:val="22"/>
                  <w:szCs w:val="22"/>
                  <w:lang w:val="en-AU" w:eastAsia="en-AU"/>
                </w:rPr>
                <w:t>VK016 goes in standby</w:t>
              </w:r>
            </w:ins>
          </w:p>
        </w:tc>
        <w:tc>
          <w:tcPr>
            <w:tcW w:w="2404" w:type="dxa"/>
            <w:hideMark/>
          </w:tcPr>
          <w:p w14:paraId="070BB0DD" w14:textId="77777777" w:rsidR="00D47B29" w:rsidRPr="00D47B29" w:rsidRDefault="00D47B29" w:rsidP="00D47B29">
            <w:pPr>
              <w:spacing w:after="0"/>
              <w:jc w:val="center"/>
              <w:rPr>
                <w:ins w:id="1464" w:author="Kasper Simonsen" w:date="2023-10-25T14:03:00Z"/>
                <w:rFonts w:ascii="Calibri" w:hAnsi="Calibri" w:cs="Calibri"/>
                <w:color w:val="000000"/>
                <w:sz w:val="22"/>
                <w:szCs w:val="22"/>
                <w:lang w:val="en-AU" w:eastAsia="en-AU"/>
              </w:rPr>
            </w:pPr>
            <w:ins w:id="1465" w:author="Kasper Simonsen" w:date="2023-10-25T14:03:00Z">
              <w:r w:rsidRPr="00D47B29">
                <w:rPr>
                  <w:rFonts w:ascii="Calibri" w:hAnsi="Calibri" w:cs="Calibri"/>
                  <w:color w:val="000000"/>
                  <w:sz w:val="22"/>
                  <w:szCs w:val="22"/>
                  <w:lang w:val="en-AU" w:eastAsia="en-AU"/>
                </w:rPr>
                <w:t>ON/OFF</w:t>
              </w:r>
            </w:ins>
          </w:p>
        </w:tc>
      </w:tr>
      <w:tr w:rsidR="00D47B29" w:rsidRPr="00D47B29" w14:paraId="4B3816BE" w14:textId="77777777" w:rsidTr="00D47B29">
        <w:trPr>
          <w:trHeight w:val="300"/>
          <w:ins w:id="1466" w:author="Kasper Simonsen" w:date="2023-10-25T14:03:00Z"/>
        </w:trPr>
        <w:tc>
          <w:tcPr>
            <w:tcW w:w="2412" w:type="dxa"/>
            <w:hideMark/>
          </w:tcPr>
          <w:p w14:paraId="3E854372" w14:textId="77777777" w:rsidR="00D47B29" w:rsidRPr="00D47B29" w:rsidRDefault="00D47B29" w:rsidP="00D47B29">
            <w:pPr>
              <w:spacing w:after="0"/>
              <w:jc w:val="center"/>
              <w:rPr>
                <w:ins w:id="1467" w:author="Kasper Simonsen" w:date="2023-10-25T14:03:00Z"/>
                <w:rFonts w:ascii="Calibri" w:hAnsi="Calibri" w:cs="Calibri"/>
                <w:color w:val="000000"/>
                <w:sz w:val="22"/>
                <w:szCs w:val="22"/>
                <w:lang w:val="en-AU" w:eastAsia="en-AU"/>
              </w:rPr>
            </w:pPr>
            <w:ins w:id="1468" w:author="Kasper Simonsen" w:date="2023-10-25T14:03:00Z">
              <w:r w:rsidRPr="00D47B29">
                <w:rPr>
                  <w:rFonts w:ascii="Calibri" w:hAnsi="Calibri" w:cs="Calibri"/>
                  <w:color w:val="000000"/>
                  <w:sz w:val="22"/>
                  <w:szCs w:val="22"/>
                  <w:lang w:val="en-AU" w:eastAsia="en-AU"/>
                </w:rPr>
                <w:t>ZSH298 not active</w:t>
              </w:r>
            </w:ins>
          </w:p>
        </w:tc>
        <w:tc>
          <w:tcPr>
            <w:tcW w:w="2404" w:type="dxa"/>
            <w:hideMark/>
          </w:tcPr>
          <w:p w14:paraId="19794D99" w14:textId="77777777" w:rsidR="00D47B29" w:rsidRPr="00D47B29" w:rsidRDefault="00D47B29" w:rsidP="00D47B29">
            <w:pPr>
              <w:spacing w:after="0"/>
              <w:jc w:val="center"/>
              <w:rPr>
                <w:ins w:id="1469" w:author="Kasper Simonsen" w:date="2023-10-25T14:03:00Z"/>
                <w:rFonts w:ascii="Calibri" w:hAnsi="Calibri" w:cs="Calibri"/>
                <w:color w:val="000000"/>
                <w:sz w:val="22"/>
                <w:szCs w:val="22"/>
                <w:lang w:val="en-AU" w:eastAsia="en-AU"/>
              </w:rPr>
            </w:pPr>
            <w:ins w:id="1470" w:author="Kasper Simonsen" w:date="2023-10-25T14:03:00Z">
              <w:r w:rsidRPr="00D47B29">
                <w:rPr>
                  <w:rFonts w:ascii="Calibri" w:hAnsi="Calibri" w:cs="Calibri"/>
                  <w:color w:val="000000"/>
                  <w:sz w:val="22"/>
                  <w:szCs w:val="22"/>
                  <w:lang w:val="en-AU" w:eastAsia="en-AU"/>
                </w:rPr>
                <w:t>discharge hatch not closed</w:t>
              </w:r>
            </w:ins>
          </w:p>
        </w:tc>
        <w:tc>
          <w:tcPr>
            <w:tcW w:w="2408" w:type="dxa"/>
            <w:hideMark/>
          </w:tcPr>
          <w:p w14:paraId="5DA2B09C" w14:textId="77777777" w:rsidR="00D47B29" w:rsidRPr="00D47B29" w:rsidRDefault="00D47B29" w:rsidP="00D47B29">
            <w:pPr>
              <w:spacing w:after="0"/>
              <w:jc w:val="center"/>
              <w:rPr>
                <w:ins w:id="1471" w:author="Kasper Simonsen" w:date="2023-10-25T14:03:00Z"/>
                <w:rFonts w:ascii="Calibri" w:hAnsi="Calibri" w:cs="Calibri"/>
                <w:color w:val="000000"/>
                <w:sz w:val="22"/>
                <w:szCs w:val="22"/>
                <w:lang w:val="en-AU" w:eastAsia="en-AU"/>
              </w:rPr>
            </w:pPr>
            <w:ins w:id="1472" w:author="Kasper Simonsen" w:date="2023-10-25T14:03:00Z">
              <w:r w:rsidRPr="00D47B29">
                <w:rPr>
                  <w:rFonts w:ascii="Calibri" w:hAnsi="Calibri" w:cs="Calibri"/>
                  <w:color w:val="000000"/>
                  <w:sz w:val="22"/>
                  <w:szCs w:val="22"/>
                  <w:lang w:val="en-AU" w:eastAsia="en-AU"/>
                </w:rPr>
                <w:t>Load of VK016 not allowed</w:t>
              </w:r>
            </w:ins>
          </w:p>
        </w:tc>
        <w:tc>
          <w:tcPr>
            <w:tcW w:w="2404" w:type="dxa"/>
            <w:hideMark/>
          </w:tcPr>
          <w:p w14:paraId="455E3C32" w14:textId="77777777" w:rsidR="00D47B29" w:rsidRPr="00D47B29" w:rsidRDefault="00D47B29" w:rsidP="00D47B29">
            <w:pPr>
              <w:spacing w:after="0"/>
              <w:jc w:val="center"/>
              <w:rPr>
                <w:ins w:id="1473" w:author="Kasper Simonsen" w:date="2023-10-25T14:03:00Z"/>
                <w:rFonts w:ascii="Calibri" w:hAnsi="Calibri" w:cs="Calibri"/>
                <w:color w:val="000000"/>
                <w:sz w:val="22"/>
                <w:szCs w:val="22"/>
                <w:lang w:val="en-AU" w:eastAsia="en-AU"/>
              </w:rPr>
            </w:pPr>
            <w:ins w:id="1474" w:author="Kasper Simonsen" w:date="2023-10-25T14:03:00Z">
              <w:r w:rsidRPr="00D47B29">
                <w:rPr>
                  <w:rFonts w:ascii="Calibri" w:hAnsi="Calibri" w:cs="Calibri"/>
                  <w:color w:val="000000"/>
                  <w:sz w:val="22"/>
                  <w:szCs w:val="22"/>
                  <w:lang w:val="en-AU" w:eastAsia="en-AU"/>
                </w:rPr>
                <w:t>ON/OFF</w:t>
              </w:r>
            </w:ins>
          </w:p>
        </w:tc>
      </w:tr>
      <w:tr w:rsidR="00D47B29" w:rsidRPr="00D47B29" w14:paraId="65C2A35C" w14:textId="77777777" w:rsidTr="00D47B29">
        <w:trPr>
          <w:trHeight w:val="300"/>
          <w:ins w:id="1475" w:author="Kasper Simonsen" w:date="2023-10-25T14:03:00Z"/>
        </w:trPr>
        <w:tc>
          <w:tcPr>
            <w:tcW w:w="2412" w:type="dxa"/>
            <w:hideMark/>
          </w:tcPr>
          <w:p w14:paraId="41CD42ED" w14:textId="77777777" w:rsidR="00D47B29" w:rsidRPr="00D47B29" w:rsidRDefault="00D47B29" w:rsidP="00D47B29">
            <w:pPr>
              <w:spacing w:after="0"/>
              <w:jc w:val="center"/>
              <w:rPr>
                <w:ins w:id="1476" w:author="Kasper Simonsen" w:date="2023-10-25T14:03:00Z"/>
                <w:rFonts w:ascii="Calibri" w:hAnsi="Calibri" w:cs="Calibri"/>
                <w:color w:val="000000"/>
                <w:sz w:val="22"/>
                <w:szCs w:val="22"/>
                <w:lang w:val="en-AU" w:eastAsia="en-AU"/>
              </w:rPr>
            </w:pPr>
            <w:ins w:id="1477" w:author="Kasper Simonsen" w:date="2023-10-25T14:03:00Z">
              <w:r w:rsidRPr="00D47B29">
                <w:rPr>
                  <w:rFonts w:ascii="Calibri" w:hAnsi="Calibri" w:cs="Calibri"/>
                  <w:color w:val="000000"/>
                  <w:sz w:val="22"/>
                  <w:szCs w:val="22"/>
                  <w:lang w:val="en-AU" w:eastAsia="en-AU"/>
                </w:rPr>
                <w:t>ZSH263 not active</w:t>
              </w:r>
            </w:ins>
          </w:p>
        </w:tc>
        <w:tc>
          <w:tcPr>
            <w:tcW w:w="2404" w:type="dxa"/>
            <w:hideMark/>
          </w:tcPr>
          <w:p w14:paraId="7A8D5802" w14:textId="77777777" w:rsidR="00D47B29" w:rsidRPr="00D47B29" w:rsidRDefault="00D47B29" w:rsidP="00D47B29">
            <w:pPr>
              <w:spacing w:after="0"/>
              <w:jc w:val="center"/>
              <w:rPr>
                <w:ins w:id="1478" w:author="Kasper Simonsen" w:date="2023-10-25T14:03:00Z"/>
                <w:rFonts w:ascii="Calibri" w:hAnsi="Calibri" w:cs="Calibri"/>
                <w:color w:val="000000"/>
                <w:sz w:val="22"/>
                <w:szCs w:val="22"/>
                <w:lang w:val="en-AU" w:eastAsia="en-AU"/>
              </w:rPr>
            </w:pPr>
            <w:ins w:id="1479" w:author="Kasper Simonsen" w:date="2023-10-25T14:03:00Z">
              <w:r w:rsidRPr="00D47B29">
                <w:rPr>
                  <w:rFonts w:ascii="Calibri" w:hAnsi="Calibri" w:cs="Calibri"/>
                  <w:color w:val="000000"/>
                  <w:sz w:val="22"/>
                  <w:szCs w:val="22"/>
                  <w:lang w:val="en-AU" w:eastAsia="en-AU"/>
                </w:rPr>
                <w:t>discharge hatch not closed</w:t>
              </w:r>
            </w:ins>
          </w:p>
        </w:tc>
        <w:tc>
          <w:tcPr>
            <w:tcW w:w="2408" w:type="dxa"/>
            <w:hideMark/>
          </w:tcPr>
          <w:p w14:paraId="1B7643BC" w14:textId="77777777" w:rsidR="00D47B29" w:rsidRPr="00D47B29" w:rsidRDefault="00D47B29" w:rsidP="00D47B29">
            <w:pPr>
              <w:spacing w:after="0"/>
              <w:jc w:val="center"/>
              <w:rPr>
                <w:ins w:id="1480" w:author="Kasper Simonsen" w:date="2023-10-25T14:03:00Z"/>
                <w:rFonts w:ascii="Calibri" w:hAnsi="Calibri" w:cs="Calibri"/>
                <w:color w:val="000000"/>
                <w:sz w:val="22"/>
                <w:szCs w:val="22"/>
                <w:lang w:val="en-AU" w:eastAsia="en-AU"/>
              </w:rPr>
            </w:pPr>
            <w:ins w:id="1481" w:author="Kasper Simonsen" w:date="2023-10-25T14:03:00Z">
              <w:r w:rsidRPr="00D47B29">
                <w:rPr>
                  <w:rFonts w:ascii="Calibri" w:hAnsi="Calibri" w:cs="Calibri"/>
                  <w:color w:val="000000"/>
                  <w:sz w:val="22"/>
                  <w:szCs w:val="22"/>
                  <w:lang w:val="en-AU" w:eastAsia="en-AU"/>
                </w:rPr>
                <w:t>Load of HX014 not allowed</w:t>
              </w:r>
            </w:ins>
          </w:p>
        </w:tc>
        <w:tc>
          <w:tcPr>
            <w:tcW w:w="2404" w:type="dxa"/>
            <w:hideMark/>
          </w:tcPr>
          <w:p w14:paraId="23113247" w14:textId="77777777" w:rsidR="00D47B29" w:rsidRPr="00D47B29" w:rsidRDefault="00D47B29" w:rsidP="00D47B29">
            <w:pPr>
              <w:spacing w:after="0"/>
              <w:jc w:val="center"/>
              <w:rPr>
                <w:ins w:id="1482" w:author="Kasper Simonsen" w:date="2023-10-25T14:03:00Z"/>
                <w:rFonts w:ascii="Calibri" w:hAnsi="Calibri" w:cs="Calibri"/>
                <w:color w:val="000000"/>
                <w:sz w:val="22"/>
                <w:szCs w:val="22"/>
                <w:lang w:val="en-AU" w:eastAsia="en-AU"/>
              </w:rPr>
            </w:pPr>
            <w:ins w:id="1483" w:author="Kasper Simonsen" w:date="2023-10-25T14:03:00Z">
              <w:r w:rsidRPr="00D47B29">
                <w:rPr>
                  <w:rFonts w:ascii="Calibri" w:hAnsi="Calibri" w:cs="Calibri"/>
                  <w:color w:val="000000"/>
                  <w:sz w:val="22"/>
                  <w:szCs w:val="22"/>
                  <w:lang w:val="en-AU" w:eastAsia="en-AU"/>
                </w:rPr>
                <w:t>ON/OFF</w:t>
              </w:r>
            </w:ins>
          </w:p>
        </w:tc>
      </w:tr>
      <w:tr w:rsidR="00D47B29" w:rsidRPr="00D47B29" w14:paraId="79033876" w14:textId="77777777" w:rsidTr="00D47B29">
        <w:trPr>
          <w:trHeight w:val="600"/>
          <w:ins w:id="1484" w:author="Kasper Simonsen" w:date="2023-10-25T14:03:00Z"/>
        </w:trPr>
        <w:tc>
          <w:tcPr>
            <w:tcW w:w="2412" w:type="dxa"/>
            <w:hideMark/>
          </w:tcPr>
          <w:p w14:paraId="7701EAE4" w14:textId="77777777" w:rsidR="00D47B29" w:rsidRPr="00D47B29" w:rsidRDefault="00D47B29" w:rsidP="00D47B29">
            <w:pPr>
              <w:spacing w:after="0"/>
              <w:jc w:val="center"/>
              <w:rPr>
                <w:ins w:id="1485" w:author="Kasper Simonsen" w:date="2023-10-25T14:03:00Z"/>
                <w:rFonts w:ascii="Calibri" w:hAnsi="Calibri" w:cs="Calibri"/>
                <w:color w:val="000000"/>
                <w:sz w:val="22"/>
                <w:szCs w:val="22"/>
                <w:lang w:val="en-AU" w:eastAsia="en-AU"/>
              </w:rPr>
            </w:pPr>
            <w:ins w:id="1486" w:author="Kasper Simonsen" w:date="2023-10-25T14:03:00Z">
              <w:r w:rsidRPr="00D47B29">
                <w:rPr>
                  <w:rFonts w:ascii="Calibri" w:hAnsi="Calibri" w:cs="Calibri"/>
                  <w:color w:val="000000"/>
                  <w:sz w:val="22"/>
                  <w:szCs w:val="22"/>
                  <w:lang w:val="en-AU" w:eastAsia="en-AU"/>
                </w:rPr>
                <w:t>ZIT495 Alarm or Failure</w:t>
              </w:r>
            </w:ins>
          </w:p>
        </w:tc>
        <w:tc>
          <w:tcPr>
            <w:tcW w:w="2404" w:type="dxa"/>
            <w:hideMark/>
          </w:tcPr>
          <w:p w14:paraId="1F9D314E" w14:textId="77777777" w:rsidR="00D47B29" w:rsidRPr="00D47B29" w:rsidRDefault="00D47B29" w:rsidP="00D47B29">
            <w:pPr>
              <w:spacing w:after="0"/>
              <w:jc w:val="center"/>
              <w:rPr>
                <w:ins w:id="1487" w:author="Kasper Simonsen" w:date="2023-10-25T14:03:00Z"/>
                <w:rFonts w:ascii="Calibri" w:hAnsi="Calibri" w:cs="Calibri"/>
                <w:color w:val="000000"/>
                <w:sz w:val="22"/>
                <w:szCs w:val="22"/>
                <w:lang w:val="en-AU" w:eastAsia="en-AU"/>
              </w:rPr>
            </w:pPr>
            <w:ins w:id="1488" w:author="Kasper Simonsen" w:date="2023-10-25T14:03:00Z">
              <w:r w:rsidRPr="00D47B29">
                <w:rPr>
                  <w:rFonts w:ascii="Calibri" w:hAnsi="Calibri" w:cs="Calibri"/>
                  <w:color w:val="000000"/>
                  <w:sz w:val="22"/>
                  <w:szCs w:val="22"/>
                  <w:lang w:val="en-AU" w:eastAsia="en-AU"/>
                </w:rPr>
                <w:t>position feedback defective or regulator valve defective</w:t>
              </w:r>
            </w:ins>
          </w:p>
        </w:tc>
        <w:tc>
          <w:tcPr>
            <w:tcW w:w="2408" w:type="dxa"/>
            <w:hideMark/>
          </w:tcPr>
          <w:p w14:paraId="6C793634" w14:textId="77777777" w:rsidR="00D47B29" w:rsidRPr="00D47B29" w:rsidRDefault="00D47B29" w:rsidP="00D47B29">
            <w:pPr>
              <w:spacing w:after="0"/>
              <w:jc w:val="center"/>
              <w:rPr>
                <w:ins w:id="1489" w:author="Kasper Simonsen" w:date="2023-10-25T14:03:00Z"/>
                <w:rFonts w:ascii="Calibri" w:hAnsi="Calibri" w:cs="Calibri"/>
                <w:color w:val="000000"/>
                <w:sz w:val="22"/>
                <w:szCs w:val="22"/>
                <w:lang w:val="en-AU" w:eastAsia="en-AU"/>
              </w:rPr>
            </w:pPr>
            <w:ins w:id="1490" w:author="Kasper Simonsen" w:date="2023-10-25T14:03:00Z">
              <w:r w:rsidRPr="00D47B29">
                <w:rPr>
                  <w:rFonts w:ascii="Calibri" w:hAnsi="Calibri" w:cs="Calibri"/>
                  <w:color w:val="000000"/>
                  <w:sz w:val="22"/>
                  <w:szCs w:val="22"/>
                  <w:lang w:val="en-AU" w:eastAsia="en-AU"/>
                </w:rPr>
                <w:t>Load of VK016 not allowed / Vk016 goes in standby</w:t>
              </w:r>
            </w:ins>
          </w:p>
        </w:tc>
        <w:tc>
          <w:tcPr>
            <w:tcW w:w="2404" w:type="dxa"/>
            <w:hideMark/>
          </w:tcPr>
          <w:p w14:paraId="012163ED" w14:textId="77777777" w:rsidR="00D47B29" w:rsidRPr="00D47B29" w:rsidRDefault="00D47B29" w:rsidP="00D47B29">
            <w:pPr>
              <w:spacing w:after="0"/>
              <w:jc w:val="center"/>
              <w:rPr>
                <w:ins w:id="1491" w:author="Kasper Simonsen" w:date="2023-10-25T14:03:00Z"/>
                <w:rFonts w:ascii="Calibri" w:hAnsi="Calibri" w:cs="Calibri"/>
                <w:color w:val="000000"/>
                <w:sz w:val="22"/>
                <w:szCs w:val="22"/>
                <w:lang w:val="en-AU" w:eastAsia="en-AU"/>
              </w:rPr>
            </w:pPr>
            <w:ins w:id="1492" w:author="Kasper Simonsen" w:date="2023-10-25T14:03:00Z">
              <w:r w:rsidRPr="00D47B29">
                <w:rPr>
                  <w:rFonts w:ascii="Calibri" w:hAnsi="Calibri" w:cs="Calibri"/>
                  <w:color w:val="000000"/>
                  <w:sz w:val="22"/>
                  <w:szCs w:val="22"/>
                  <w:lang w:val="en-AU" w:eastAsia="en-AU"/>
                </w:rPr>
                <w:t>ON/OFF</w:t>
              </w:r>
            </w:ins>
          </w:p>
        </w:tc>
      </w:tr>
      <w:tr w:rsidR="00D47B29" w:rsidRPr="00D47B29" w14:paraId="070EC5F9" w14:textId="77777777" w:rsidTr="00D47B29">
        <w:trPr>
          <w:trHeight w:val="600"/>
          <w:ins w:id="1493" w:author="Kasper Simonsen" w:date="2023-10-25T14:03:00Z"/>
        </w:trPr>
        <w:tc>
          <w:tcPr>
            <w:tcW w:w="2412" w:type="dxa"/>
            <w:hideMark/>
          </w:tcPr>
          <w:p w14:paraId="0B99FE02" w14:textId="77777777" w:rsidR="00D47B29" w:rsidRPr="00D47B29" w:rsidRDefault="00D47B29" w:rsidP="00D47B29">
            <w:pPr>
              <w:spacing w:after="0"/>
              <w:jc w:val="center"/>
              <w:rPr>
                <w:ins w:id="1494" w:author="Kasper Simonsen" w:date="2023-10-25T14:03:00Z"/>
                <w:rFonts w:ascii="Calibri" w:hAnsi="Calibri" w:cs="Calibri"/>
                <w:color w:val="000000"/>
                <w:sz w:val="22"/>
                <w:szCs w:val="22"/>
                <w:lang w:val="en-AU" w:eastAsia="en-AU"/>
              </w:rPr>
            </w:pPr>
            <w:ins w:id="1495" w:author="Kasper Simonsen" w:date="2023-10-25T14:03:00Z">
              <w:r w:rsidRPr="00D47B29">
                <w:rPr>
                  <w:rFonts w:ascii="Calibri" w:hAnsi="Calibri" w:cs="Calibri"/>
                  <w:color w:val="000000"/>
                  <w:sz w:val="22"/>
                  <w:szCs w:val="22"/>
                  <w:lang w:val="en-AU" w:eastAsia="en-AU"/>
                </w:rPr>
                <w:t>VK016-M01 VFD Failure</w:t>
              </w:r>
            </w:ins>
          </w:p>
        </w:tc>
        <w:tc>
          <w:tcPr>
            <w:tcW w:w="2404" w:type="dxa"/>
            <w:hideMark/>
          </w:tcPr>
          <w:p w14:paraId="2DB24A66" w14:textId="77777777" w:rsidR="00D47B29" w:rsidRPr="00D47B29" w:rsidRDefault="00D47B29" w:rsidP="00D47B29">
            <w:pPr>
              <w:spacing w:after="0"/>
              <w:jc w:val="center"/>
              <w:rPr>
                <w:ins w:id="1496" w:author="Kasper Simonsen" w:date="2023-10-25T14:03:00Z"/>
                <w:rFonts w:ascii="Calibri" w:hAnsi="Calibri" w:cs="Calibri"/>
                <w:color w:val="000000"/>
                <w:sz w:val="22"/>
                <w:szCs w:val="22"/>
                <w:lang w:val="en-AU" w:eastAsia="en-AU"/>
              </w:rPr>
            </w:pPr>
            <w:ins w:id="1497" w:author="Kasper Simonsen" w:date="2023-10-25T14:03:00Z">
              <w:r w:rsidRPr="00D47B29">
                <w:rPr>
                  <w:rFonts w:ascii="Calibri" w:hAnsi="Calibri" w:cs="Calibri"/>
                  <w:color w:val="000000"/>
                  <w:sz w:val="22"/>
                  <w:szCs w:val="22"/>
                  <w:lang w:val="en-AU" w:eastAsia="en-AU"/>
                </w:rPr>
                <w:t>Trip or VFD Malfunction</w:t>
              </w:r>
            </w:ins>
          </w:p>
        </w:tc>
        <w:tc>
          <w:tcPr>
            <w:tcW w:w="2408" w:type="dxa"/>
            <w:hideMark/>
          </w:tcPr>
          <w:p w14:paraId="2BDD0352" w14:textId="77777777" w:rsidR="00D47B29" w:rsidRPr="00D47B29" w:rsidRDefault="00D47B29" w:rsidP="00D47B29">
            <w:pPr>
              <w:spacing w:after="0"/>
              <w:jc w:val="center"/>
              <w:rPr>
                <w:ins w:id="1498" w:author="Kasper Simonsen" w:date="2023-10-25T14:03:00Z"/>
                <w:rFonts w:ascii="Calibri" w:hAnsi="Calibri" w:cs="Calibri"/>
                <w:color w:val="000000"/>
                <w:sz w:val="22"/>
                <w:szCs w:val="22"/>
                <w:lang w:val="en-AU" w:eastAsia="en-AU"/>
              </w:rPr>
            </w:pPr>
            <w:ins w:id="1499" w:author="Kasper Simonsen" w:date="2023-10-25T14:03:00Z">
              <w:r w:rsidRPr="00D47B29">
                <w:rPr>
                  <w:rFonts w:ascii="Calibri" w:hAnsi="Calibri" w:cs="Calibri"/>
                  <w:color w:val="000000"/>
                  <w:sz w:val="22"/>
                  <w:szCs w:val="22"/>
                  <w:lang w:val="en-AU" w:eastAsia="en-AU"/>
                </w:rPr>
                <w:t>Load of VK016 not allowed / Vk016 goes in standby</w:t>
              </w:r>
            </w:ins>
          </w:p>
        </w:tc>
        <w:tc>
          <w:tcPr>
            <w:tcW w:w="2404" w:type="dxa"/>
            <w:hideMark/>
          </w:tcPr>
          <w:p w14:paraId="58D53994" w14:textId="77777777" w:rsidR="00D47B29" w:rsidRPr="00D47B29" w:rsidRDefault="00D47B29" w:rsidP="00D47B29">
            <w:pPr>
              <w:spacing w:after="0"/>
              <w:jc w:val="center"/>
              <w:rPr>
                <w:ins w:id="1500" w:author="Kasper Simonsen" w:date="2023-10-25T14:03:00Z"/>
                <w:rFonts w:ascii="Calibri" w:hAnsi="Calibri" w:cs="Calibri"/>
                <w:color w:val="000000"/>
                <w:sz w:val="22"/>
                <w:szCs w:val="22"/>
                <w:lang w:val="en-AU" w:eastAsia="en-AU"/>
              </w:rPr>
            </w:pPr>
            <w:ins w:id="1501" w:author="Kasper Simonsen" w:date="2023-10-25T14:03:00Z">
              <w:r w:rsidRPr="00D47B29">
                <w:rPr>
                  <w:rFonts w:ascii="Calibri" w:hAnsi="Calibri" w:cs="Calibri"/>
                  <w:color w:val="000000"/>
                  <w:sz w:val="22"/>
                  <w:szCs w:val="22"/>
                  <w:lang w:val="en-AU" w:eastAsia="en-AU"/>
                </w:rPr>
                <w:t>ON/OFF</w:t>
              </w:r>
            </w:ins>
          </w:p>
        </w:tc>
      </w:tr>
      <w:tr w:rsidR="00D47B29" w:rsidRPr="00D47B29" w14:paraId="1ECB0FCF" w14:textId="77777777" w:rsidTr="00D47B29">
        <w:trPr>
          <w:trHeight w:val="300"/>
          <w:ins w:id="1502" w:author="Kasper Simonsen" w:date="2023-10-25T14:03:00Z"/>
        </w:trPr>
        <w:tc>
          <w:tcPr>
            <w:tcW w:w="2412" w:type="dxa"/>
            <w:hideMark/>
          </w:tcPr>
          <w:p w14:paraId="5CCDA7D0" w14:textId="77777777" w:rsidR="00D47B29" w:rsidRPr="00D47B29" w:rsidRDefault="00D47B29" w:rsidP="00D47B29">
            <w:pPr>
              <w:spacing w:after="0"/>
              <w:jc w:val="center"/>
              <w:rPr>
                <w:ins w:id="1503" w:author="Kasper Simonsen" w:date="2023-10-25T14:03:00Z"/>
                <w:rFonts w:ascii="Calibri" w:hAnsi="Calibri" w:cs="Calibri"/>
                <w:color w:val="000000"/>
                <w:sz w:val="22"/>
                <w:szCs w:val="22"/>
                <w:lang w:val="en-AU" w:eastAsia="en-AU"/>
              </w:rPr>
            </w:pPr>
            <w:ins w:id="1504" w:author="Kasper Simonsen" w:date="2023-10-25T14:03:00Z">
              <w:r w:rsidRPr="00D47B29">
                <w:rPr>
                  <w:rFonts w:ascii="Calibri" w:hAnsi="Calibri" w:cs="Calibri"/>
                  <w:color w:val="000000"/>
                  <w:sz w:val="22"/>
                  <w:szCs w:val="22"/>
                  <w:lang w:val="en-AU" w:eastAsia="en-AU"/>
                </w:rPr>
                <w:t>PG398-M03 VFD Failure</w:t>
              </w:r>
            </w:ins>
          </w:p>
        </w:tc>
        <w:tc>
          <w:tcPr>
            <w:tcW w:w="2404" w:type="dxa"/>
            <w:hideMark/>
          </w:tcPr>
          <w:p w14:paraId="58ABC5E8" w14:textId="77777777" w:rsidR="00D47B29" w:rsidRPr="00D47B29" w:rsidRDefault="00D47B29" w:rsidP="00D47B29">
            <w:pPr>
              <w:spacing w:after="0"/>
              <w:jc w:val="center"/>
              <w:rPr>
                <w:ins w:id="1505" w:author="Kasper Simonsen" w:date="2023-10-25T14:03:00Z"/>
                <w:rFonts w:ascii="Calibri" w:hAnsi="Calibri" w:cs="Calibri"/>
                <w:color w:val="000000"/>
                <w:sz w:val="22"/>
                <w:szCs w:val="22"/>
                <w:lang w:val="en-AU" w:eastAsia="en-AU"/>
              </w:rPr>
            </w:pPr>
            <w:ins w:id="1506" w:author="Kasper Simonsen" w:date="2023-10-25T14:03:00Z">
              <w:r w:rsidRPr="00D47B29">
                <w:rPr>
                  <w:rFonts w:ascii="Calibri" w:hAnsi="Calibri" w:cs="Calibri"/>
                  <w:color w:val="000000"/>
                  <w:sz w:val="22"/>
                  <w:szCs w:val="22"/>
                  <w:lang w:val="en-AU" w:eastAsia="en-AU"/>
                </w:rPr>
                <w:t>Trip or VFD Malfunction</w:t>
              </w:r>
            </w:ins>
          </w:p>
        </w:tc>
        <w:tc>
          <w:tcPr>
            <w:tcW w:w="2408" w:type="dxa"/>
            <w:hideMark/>
          </w:tcPr>
          <w:p w14:paraId="50D42BF9" w14:textId="77777777" w:rsidR="00D47B29" w:rsidRPr="00D47B29" w:rsidRDefault="00D47B29" w:rsidP="00D47B29">
            <w:pPr>
              <w:spacing w:after="0"/>
              <w:jc w:val="center"/>
              <w:rPr>
                <w:ins w:id="1507" w:author="Kasper Simonsen" w:date="2023-10-25T14:03:00Z"/>
                <w:rFonts w:ascii="Calibri" w:hAnsi="Calibri" w:cs="Calibri"/>
                <w:color w:val="000000"/>
                <w:sz w:val="22"/>
                <w:szCs w:val="22"/>
                <w:lang w:val="en-AU" w:eastAsia="en-AU"/>
              </w:rPr>
            </w:pPr>
            <w:ins w:id="1508" w:author="Kasper Simonsen" w:date="2023-10-25T14:03:00Z">
              <w:r w:rsidRPr="00D47B29">
                <w:rPr>
                  <w:rFonts w:ascii="Calibri" w:hAnsi="Calibri" w:cs="Calibri"/>
                  <w:color w:val="000000"/>
                  <w:sz w:val="22"/>
                  <w:szCs w:val="22"/>
                  <w:lang w:val="en-AU" w:eastAsia="en-AU"/>
                </w:rPr>
                <w:t>HX014 goes in standby</w:t>
              </w:r>
            </w:ins>
          </w:p>
        </w:tc>
        <w:tc>
          <w:tcPr>
            <w:tcW w:w="2404" w:type="dxa"/>
            <w:hideMark/>
          </w:tcPr>
          <w:p w14:paraId="76A7CF5D" w14:textId="77777777" w:rsidR="00D47B29" w:rsidRPr="00D47B29" w:rsidRDefault="00D47B29" w:rsidP="00D47B29">
            <w:pPr>
              <w:spacing w:after="0"/>
              <w:jc w:val="center"/>
              <w:rPr>
                <w:ins w:id="1509" w:author="Kasper Simonsen" w:date="2023-10-25T14:03:00Z"/>
                <w:rFonts w:ascii="Calibri" w:hAnsi="Calibri" w:cs="Calibri"/>
                <w:color w:val="000000"/>
                <w:sz w:val="22"/>
                <w:szCs w:val="22"/>
                <w:lang w:val="en-AU" w:eastAsia="en-AU"/>
              </w:rPr>
            </w:pPr>
            <w:ins w:id="1510" w:author="Kasper Simonsen" w:date="2023-10-25T14:03:00Z">
              <w:r w:rsidRPr="00D47B29">
                <w:rPr>
                  <w:rFonts w:ascii="Calibri" w:hAnsi="Calibri" w:cs="Calibri"/>
                  <w:color w:val="000000"/>
                  <w:sz w:val="22"/>
                  <w:szCs w:val="22"/>
                  <w:lang w:val="en-AU" w:eastAsia="en-AU"/>
                </w:rPr>
                <w:t>ON/OFF</w:t>
              </w:r>
            </w:ins>
          </w:p>
        </w:tc>
      </w:tr>
      <w:tr w:rsidR="00D47B29" w:rsidRPr="00D47B29" w14:paraId="0EFDE87B" w14:textId="77777777" w:rsidTr="00D47B29">
        <w:trPr>
          <w:trHeight w:val="300"/>
          <w:ins w:id="1511" w:author="Kasper Simonsen" w:date="2023-10-25T14:03:00Z"/>
        </w:trPr>
        <w:tc>
          <w:tcPr>
            <w:tcW w:w="2412" w:type="dxa"/>
            <w:hideMark/>
          </w:tcPr>
          <w:p w14:paraId="6F2A36C3" w14:textId="77777777" w:rsidR="00D47B29" w:rsidRPr="00D47B29" w:rsidRDefault="00D47B29" w:rsidP="00D47B29">
            <w:pPr>
              <w:spacing w:after="0"/>
              <w:jc w:val="center"/>
              <w:rPr>
                <w:ins w:id="1512" w:author="Kasper Simonsen" w:date="2023-10-25T14:03:00Z"/>
                <w:rFonts w:ascii="Calibri" w:hAnsi="Calibri" w:cs="Calibri"/>
                <w:color w:val="000000"/>
                <w:sz w:val="22"/>
                <w:szCs w:val="22"/>
                <w:lang w:val="en-AU" w:eastAsia="en-AU"/>
              </w:rPr>
            </w:pPr>
            <w:ins w:id="1513" w:author="Kasper Simonsen" w:date="2023-10-25T14:03:00Z">
              <w:r w:rsidRPr="00D47B29">
                <w:rPr>
                  <w:rFonts w:ascii="Calibri" w:hAnsi="Calibri" w:cs="Calibri"/>
                  <w:color w:val="000000"/>
                  <w:sz w:val="22"/>
                  <w:szCs w:val="22"/>
                  <w:lang w:val="en-AU" w:eastAsia="en-AU"/>
                </w:rPr>
                <w:lastRenderedPageBreak/>
                <w:t>TSH498 Alarm</w:t>
              </w:r>
            </w:ins>
          </w:p>
        </w:tc>
        <w:tc>
          <w:tcPr>
            <w:tcW w:w="2404" w:type="dxa"/>
            <w:hideMark/>
          </w:tcPr>
          <w:p w14:paraId="4183CA61" w14:textId="77777777" w:rsidR="00D47B29" w:rsidRPr="00D47B29" w:rsidRDefault="00D47B29" w:rsidP="00D47B29">
            <w:pPr>
              <w:spacing w:after="0"/>
              <w:jc w:val="center"/>
              <w:rPr>
                <w:ins w:id="1514" w:author="Kasper Simonsen" w:date="2023-10-25T14:03:00Z"/>
                <w:rFonts w:ascii="Calibri" w:hAnsi="Calibri" w:cs="Calibri"/>
                <w:color w:val="000000"/>
                <w:sz w:val="22"/>
                <w:szCs w:val="22"/>
                <w:lang w:val="en-AU" w:eastAsia="en-AU"/>
              </w:rPr>
            </w:pPr>
            <w:ins w:id="1515" w:author="Kasper Simonsen" w:date="2023-10-25T14:03:00Z">
              <w:r w:rsidRPr="00D47B29">
                <w:rPr>
                  <w:rFonts w:ascii="Calibri" w:hAnsi="Calibri" w:cs="Calibri"/>
                  <w:color w:val="000000"/>
                  <w:sz w:val="22"/>
                  <w:szCs w:val="22"/>
                  <w:lang w:val="en-AU" w:eastAsia="en-AU"/>
                </w:rPr>
                <w:t>OverHeating of Vacuum Pump PG398</w:t>
              </w:r>
            </w:ins>
          </w:p>
        </w:tc>
        <w:tc>
          <w:tcPr>
            <w:tcW w:w="2408" w:type="dxa"/>
            <w:hideMark/>
          </w:tcPr>
          <w:p w14:paraId="77F7C8AC" w14:textId="77777777" w:rsidR="00D47B29" w:rsidRPr="00D47B29" w:rsidRDefault="00D47B29" w:rsidP="00D47B29">
            <w:pPr>
              <w:spacing w:after="0"/>
              <w:jc w:val="center"/>
              <w:rPr>
                <w:ins w:id="1516" w:author="Kasper Simonsen" w:date="2023-10-25T14:03:00Z"/>
                <w:rFonts w:ascii="Calibri" w:hAnsi="Calibri" w:cs="Calibri"/>
                <w:color w:val="000000"/>
                <w:sz w:val="22"/>
                <w:szCs w:val="22"/>
                <w:lang w:val="en-AU" w:eastAsia="en-AU"/>
              </w:rPr>
            </w:pPr>
            <w:ins w:id="1517" w:author="Kasper Simonsen" w:date="2023-10-25T14:03:00Z">
              <w:r w:rsidRPr="00D47B29">
                <w:rPr>
                  <w:rFonts w:ascii="Calibri" w:hAnsi="Calibri" w:cs="Calibri"/>
                  <w:color w:val="000000"/>
                  <w:sz w:val="22"/>
                  <w:szCs w:val="22"/>
                  <w:lang w:val="en-AU" w:eastAsia="en-AU"/>
                </w:rPr>
                <w:t>HX014 goes in standby</w:t>
              </w:r>
            </w:ins>
          </w:p>
        </w:tc>
        <w:tc>
          <w:tcPr>
            <w:tcW w:w="2404" w:type="dxa"/>
            <w:hideMark/>
          </w:tcPr>
          <w:p w14:paraId="77DA5BBA" w14:textId="77777777" w:rsidR="00D47B29" w:rsidRPr="00D47B29" w:rsidRDefault="00D47B29" w:rsidP="00D47B29">
            <w:pPr>
              <w:spacing w:after="0"/>
              <w:jc w:val="center"/>
              <w:rPr>
                <w:ins w:id="1518" w:author="Kasper Simonsen" w:date="2023-10-25T14:03:00Z"/>
                <w:rFonts w:ascii="Calibri" w:hAnsi="Calibri" w:cs="Calibri"/>
                <w:color w:val="000000"/>
                <w:sz w:val="22"/>
                <w:szCs w:val="22"/>
                <w:lang w:val="en-AU" w:eastAsia="en-AU"/>
              </w:rPr>
            </w:pPr>
            <w:ins w:id="1519" w:author="Kasper Simonsen" w:date="2023-10-25T14:03:00Z">
              <w:r w:rsidRPr="00D47B29">
                <w:rPr>
                  <w:rFonts w:ascii="Calibri" w:hAnsi="Calibri" w:cs="Calibri"/>
                  <w:color w:val="000000"/>
                  <w:sz w:val="22"/>
                  <w:szCs w:val="22"/>
                  <w:lang w:val="en-AU" w:eastAsia="en-AU"/>
                </w:rPr>
                <w:t>ON/OFF</w:t>
              </w:r>
            </w:ins>
          </w:p>
        </w:tc>
      </w:tr>
      <w:tr w:rsidR="00D47B29" w:rsidRPr="00D47B29" w14:paraId="0F724D8A" w14:textId="77777777" w:rsidTr="00D47B29">
        <w:trPr>
          <w:trHeight w:val="600"/>
          <w:ins w:id="1520" w:author="Kasper Simonsen" w:date="2023-10-25T14:03:00Z"/>
        </w:trPr>
        <w:tc>
          <w:tcPr>
            <w:tcW w:w="2412" w:type="dxa"/>
            <w:hideMark/>
          </w:tcPr>
          <w:p w14:paraId="3DCC7E8A" w14:textId="77777777" w:rsidR="00D47B29" w:rsidRPr="00D47B29" w:rsidRDefault="00D47B29" w:rsidP="00D47B29">
            <w:pPr>
              <w:spacing w:after="0"/>
              <w:jc w:val="center"/>
              <w:rPr>
                <w:ins w:id="1521" w:author="Kasper Simonsen" w:date="2023-10-25T14:03:00Z"/>
                <w:rFonts w:ascii="Calibri" w:hAnsi="Calibri" w:cs="Calibri"/>
                <w:color w:val="000000"/>
                <w:sz w:val="22"/>
                <w:szCs w:val="22"/>
                <w:lang w:val="en-AU" w:eastAsia="en-AU"/>
              </w:rPr>
            </w:pPr>
            <w:ins w:id="1522" w:author="Kasper Simonsen" w:date="2023-10-25T14:03:00Z">
              <w:r w:rsidRPr="00D47B29">
                <w:rPr>
                  <w:rFonts w:ascii="Calibri" w:hAnsi="Calibri" w:cs="Calibri"/>
                  <w:color w:val="000000"/>
                  <w:sz w:val="22"/>
                  <w:szCs w:val="22"/>
                  <w:lang w:val="en-AU" w:eastAsia="en-AU"/>
                </w:rPr>
                <w:t>PIT383 High Alarm or Instrument Failure</w:t>
              </w:r>
            </w:ins>
          </w:p>
        </w:tc>
        <w:tc>
          <w:tcPr>
            <w:tcW w:w="2404" w:type="dxa"/>
            <w:hideMark/>
          </w:tcPr>
          <w:p w14:paraId="691F5563" w14:textId="77777777" w:rsidR="00D47B29" w:rsidRPr="00D47B29" w:rsidRDefault="00D47B29" w:rsidP="00D47B29">
            <w:pPr>
              <w:spacing w:after="0"/>
              <w:jc w:val="center"/>
              <w:rPr>
                <w:ins w:id="1523" w:author="Kasper Simonsen" w:date="2023-10-25T14:03:00Z"/>
                <w:rFonts w:ascii="Calibri" w:hAnsi="Calibri" w:cs="Calibri"/>
                <w:color w:val="000000"/>
                <w:sz w:val="22"/>
                <w:szCs w:val="22"/>
                <w:lang w:val="en-AU" w:eastAsia="en-AU"/>
              </w:rPr>
            </w:pPr>
            <w:ins w:id="1524" w:author="Kasper Simonsen" w:date="2023-10-25T14:03:00Z">
              <w:r w:rsidRPr="00D47B29">
                <w:rPr>
                  <w:rFonts w:ascii="Calibri" w:hAnsi="Calibri" w:cs="Calibri"/>
                  <w:color w:val="000000"/>
                  <w:sz w:val="22"/>
                  <w:szCs w:val="22"/>
                  <w:lang w:val="en-AU" w:eastAsia="en-AU"/>
                </w:rPr>
                <w:t>High pressure sensed at VZ017</w:t>
              </w:r>
            </w:ins>
          </w:p>
        </w:tc>
        <w:tc>
          <w:tcPr>
            <w:tcW w:w="2408" w:type="dxa"/>
            <w:hideMark/>
          </w:tcPr>
          <w:p w14:paraId="721BAE53" w14:textId="77777777" w:rsidR="00D47B29" w:rsidRPr="00D47B29" w:rsidRDefault="00D47B29" w:rsidP="00D47B29">
            <w:pPr>
              <w:spacing w:after="0"/>
              <w:jc w:val="center"/>
              <w:rPr>
                <w:ins w:id="1525" w:author="Kasper Simonsen" w:date="2023-10-25T14:03:00Z"/>
                <w:rFonts w:ascii="Calibri" w:hAnsi="Calibri" w:cs="Calibri"/>
                <w:color w:val="000000"/>
                <w:sz w:val="22"/>
                <w:szCs w:val="22"/>
                <w:lang w:val="en-AU" w:eastAsia="en-AU"/>
              </w:rPr>
            </w:pPr>
            <w:ins w:id="1526" w:author="Kasper Simonsen" w:date="2023-10-25T14:03:00Z">
              <w:r w:rsidRPr="00D47B29">
                <w:rPr>
                  <w:rFonts w:ascii="Calibri" w:hAnsi="Calibri" w:cs="Calibri"/>
                  <w:color w:val="000000"/>
                  <w:sz w:val="22"/>
                  <w:szCs w:val="22"/>
                  <w:lang w:val="en-AU" w:eastAsia="en-AU"/>
                </w:rPr>
                <w:t>Load of transporter VZ017 not allowed</w:t>
              </w:r>
            </w:ins>
          </w:p>
        </w:tc>
        <w:tc>
          <w:tcPr>
            <w:tcW w:w="2404" w:type="dxa"/>
            <w:hideMark/>
          </w:tcPr>
          <w:p w14:paraId="2AFB8D8E" w14:textId="77777777" w:rsidR="00D47B29" w:rsidRPr="00D47B29" w:rsidRDefault="00D47B29" w:rsidP="00D47B29">
            <w:pPr>
              <w:spacing w:after="0"/>
              <w:jc w:val="center"/>
              <w:rPr>
                <w:ins w:id="1527" w:author="Kasper Simonsen" w:date="2023-10-25T14:03:00Z"/>
                <w:rFonts w:ascii="Calibri" w:hAnsi="Calibri" w:cs="Calibri"/>
                <w:color w:val="000000"/>
                <w:sz w:val="22"/>
                <w:szCs w:val="22"/>
                <w:lang w:val="en-AU" w:eastAsia="en-AU"/>
              </w:rPr>
            </w:pPr>
            <w:ins w:id="1528"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2302C402" w14:textId="77777777" w:rsidTr="00D47B29">
        <w:trPr>
          <w:trHeight w:val="300"/>
          <w:ins w:id="1529" w:author="Kasper Simonsen" w:date="2023-10-25T14:03:00Z"/>
        </w:trPr>
        <w:tc>
          <w:tcPr>
            <w:tcW w:w="2412" w:type="dxa"/>
            <w:hideMark/>
          </w:tcPr>
          <w:p w14:paraId="2F156F84" w14:textId="77777777" w:rsidR="00D47B29" w:rsidRPr="00D47B29" w:rsidRDefault="00D47B29" w:rsidP="00D47B29">
            <w:pPr>
              <w:spacing w:after="0"/>
              <w:jc w:val="center"/>
              <w:rPr>
                <w:ins w:id="1530" w:author="Kasper Simonsen" w:date="2023-10-25T14:03:00Z"/>
                <w:rFonts w:ascii="Calibri" w:hAnsi="Calibri" w:cs="Calibri"/>
                <w:color w:val="000000"/>
                <w:sz w:val="22"/>
                <w:szCs w:val="22"/>
                <w:lang w:val="en-AU" w:eastAsia="en-AU"/>
              </w:rPr>
            </w:pPr>
            <w:ins w:id="1531" w:author="Kasper Simonsen" w:date="2023-10-25T14:03:00Z">
              <w:r w:rsidRPr="00D47B29">
                <w:rPr>
                  <w:rFonts w:ascii="Calibri" w:hAnsi="Calibri" w:cs="Calibri"/>
                  <w:color w:val="000000"/>
                  <w:sz w:val="22"/>
                  <w:szCs w:val="22"/>
                  <w:lang w:val="en-AU" w:eastAsia="en-AU"/>
                </w:rPr>
                <w:t>AY367</w:t>
              </w:r>
            </w:ins>
          </w:p>
        </w:tc>
        <w:tc>
          <w:tcPr>
            <w:tcW w:w="2404" w:type="dxa"/>
            <w:hideMark/>
          </w:tcPr>
          <w:p w14:paraId="6463E043" w14:textId="77777777" w:rsidR="00D47B29" w:rsidRPr="00D47B29" w:rsidRDefault="00D47B29" w:rsidP="00D47B29">
            <w:pPr>
              <w:spacing w:after="0"/>
              <w:jc w:val="center"/>
              <w:rPr>
                <w:ins w:id="1532" w:author="Kasper Simonsen" w:date="2023-10-25T14:03:00Z"/>
                <w:rFonts w:ascii="Calibri" w:hAnsi="Calibri" w:cs="Calibri"/>
                <w:color w:val="000000"/>
                <w:sz w:val="22"/>
                <w:szCs w:val="22"/>
                <w:lang w:val="en-AU" w:eastAsia="en-AU"/>
              </w:rPr>
            </w:pPr>
            <w:ins w:id="1533" w:author="Kasper Simonsen" w:date="2023-10-25T14:03:00Z">
              <w:r w:rsidRPr="00D47B29">
                <w:rPr>
                  <w:rFonts w:ascii="Calibri" w:hAnsi="Calibri" w:cs="Calibri"/>
                  <w:color w:val="000000"/>
                  <w:sz w:val="22"/>
                  <w:szCs w:val="22"/>
                  <w:lang w:val="en-AU" w:eastAsia="en-AU"/>
                </w:rPr>
                <w:t>High pressure sensed at VZ017 vent line</w:t>
              </w:r>
            </w:ins>
          </w:p>
        </w:tc>
        <w:tc>
          <w:tcPr>
            <w:tcW w:w="2408" w:type="dxa"/>
            <w:hideMark/>
          </w:tcPr>
          <w:p w14:paraId="669F44DA" w14:textId="77777777" w:rsidR="00D47B29" w:rsidRPr="00D47B29" w:rsidRDefault="00D47B29" w:rsidP="00D47B29">
            <w:pPr>
              <w:spacing w:after="0"/>
              <w:jc w:val="center"/>
              <w:rPr>
                <w:ins w:id="1534" w:author="Kasper Simonsen" w:date="2023-10-25T14:03:00Z"/>
                <w:rFonts w:ascii="Calibri" w:hAnsi="Calibri" w:cs="Calibri"/>
                <w:color w:val="000000"/>
                <w:sz w:val="22"/>
                <w:szCs w:val="22"/>
                <w:lang w:val="en-AU" w:eastAsia="en-AU"/>
              </w:rPr>
            </w:pPr>
            <w:ins w:id="1535" w:author="Kasper Simonsen" w:date="2023-10-25T14:03:00Z">
              <w:r w:rsidRPr="00D47B29">
                <w:rPr>
                  <w:rFonts w:ascii="Calibri" w:hAnsi="Calibri" w:cs="Calibri"/>
                  <w:color w:val="000000"/>
                  <w:sz w:val="22"/>
                  <w:szCs w:val="22"/>
                  <w:lang w:val="en-AU" w:eastAsia="en-AU"/>
                </w:rPr>
                <w:t>Transporter VZ017 goes in standby</w:t>
              </w:r>
            </w:ins>
          </w:p>
        </w:tc>
        <w:tc>
          <w:tcPr>
            <w:tcW w:w="2404" w:type="dxa"/>
            <w:hideMark/>
          </w:tcPr>
          <w:p w14:paraId="07214939" w14:textId="77777777" w:rsidR="00D47B29" w:rsidRPr="00D47B29" w:rsidRDefault="00D47B29" w:rsidP="00D47B29">
            <w:pPr>
              <w:spacing w:after="0"/>
              <w:jc w:val="center"/>
              <w:rPr>
                <w:ins w:id="1536" w:author="Kasper Simonsen" w:date="2023-10-25T14:03:00Z"/>
                <w:rFonts w:ascii="Calibri" w:hAnsi="Calibri" w:cs="Calibri"/>
                <w:color w:val="000000"/>
                <w:sz w:val="22"/>
                <w:szCs w:val="22"/>
                <w:lang w:val="en-AU" w:eastAsia="en-AU"/>
              </w:rPr>
            </w:pPr>
            <w:ins w:id="1537" w:author="Kasper Simonsen" w:date="2023-10-25T14:03:00Z">
              <w:r w:rsidRPr="00D47B29">
                <w:rPr>
                  <w:rFonts w:ascii="Calibri" w:hAnsi="Calibri" w:cs="Calibri"/>
                  <w:color w:val="000000"/>
                  <w:sz w:val="22"/>
                  <w:szCs w:val="22"/>
                  <w:lang w:val="en-AU" w:eastAsia="en-AU"/>
                </w:rPr>
                <w:t>ON/OFF</w:t>
              </w:r>
            </w:ins>
          </w:p>
        </w:tc>
      </w:tr>
      <w:tr w:rsidR="00D47B29" w:rsidRPr="00D47B29" w14:paraId="03980B7E" w14:textId="77777777" w:rsidTr="00D47B29">
        <w:trPr>
          <w:trHeight w:val="300"/>
          <w:ins w:id="1538" w:author="Kasper Simonsen" w:date="2023-10-25T14:03:00Z"/>
        </w:trPr>
        <w:tc>
          <w:tcPr>
            <w:tcW w:w="2412" w:type="dxa"/>
            <w:hideMark/>
          </w:tcPr>
          <w:p w14:paraId="3C265253" w14:textId="77777777" w:rsidR="00D47B29" w:rsidRPr="00D47B29" w:rsidRDefault="00D47B29" w:rsidP="00D47B29">
            <w:pPr>
              <w:spacing w:after="0"/>
              <w:jc w:val="center"/>
              <w:rPr>
                <w:ins w:id="1539" w:author="Kasper Simonsen" w:date="2023-10-25T14:03:00Z"/>
                <w:rFonts w:ascii="Calibri" w:hAnsi="Calibri" w:cs="Calibri"/>
                <w:color w:val="000000"/>
                <w:sz w:val="22"/>
                <w:szCs w:val="22"/>
                <w:lang w:val="en-AU" w:eastAsia="en-AU"/>
              </w:rPr>
            </w:pPr>
            <w:ins w:id="1540" w:author="Kasper Simonsen" w:date="2023-10-25T14:03:00Z">
              <w:r w:rsidRPr="00D47B29">
                <w:rPr>
                  <w:rFonts w:ascii="Calibri" w:hAnsi="Calibri" w:cs="Calibri"/>
                  <w:color w:val="000000"/>
                  <w:sz w:val="22"/>
                  <w:szCs w:val="22"/>
                  <w:lang w:val="en-AU" w:eastAsia="en-AU"/>
                </w:rPr>
                <w:t>PSH368</w:t>
              </w:r>
            </w:ins>
          </w:p>
        </w:tc>
        <w:tc>
          <w:tcPr>
            <w:tcW w:w="2404" w:type="dxa"/>
            <w:hideMark/>
          </w:tcPr>
          <w:p w14:paraId="25310C93" w14:textId="77777777" w:rsidR="00D47B29" w:rsidRPr="00D47B29" w:rsidRDefault="00D47B29" w:rsidP="00D47B29">
            <w:pPr>
              <w:spacing w:after="0"/>
              <w:jc w:val="center"/>
              <w:rPr>
                <w:ins w:id="1541" w:author="Kasper Simonsen" w:date="2023-10-25T14:03:00Z"/>
                <w:rFonts w:ascii="Calibri" w:hAnsi="Calibri" w:cs="Calibri"/>
                <w:color w:val="000000"/>
                <w:sz w:val="22"/>
                <w:szCs w:val="22"/>
                <w:lang w:val="en-AU" w:eastAsia="en-AU"/>
              </w:rPr>
            </w:pPr>
            <w:ins w:id="1542" w:author="Kasper Simonsen" w:date="2023-10-25T14:03:00Z">
              <w:r w:rsidRPr="00D47B29">
                <w:rPr>
                  <w:rFonts w:ascii="Calibri" w:hAnsi="Calibri" w:cs="Calibri"/>
                  <w:color w:val="000000"/>
                  <w:sz w:val="22"/>
                  <w:szCs w:val="22"/>
                  <w:lang w:val="en-AU" w:eastAsia="en-AU"/>
                </w:rPr>
                <w:t>High pressure sensed at VZ017 vent line</w:t>
              </w:r>
            </w:ins>
          </w:p>
        </w:tc>
        <w:tc>
          <w:tcPr>
            <w:tcW w:w="2408" w:type="dxa"/>
            <w:hideMark/>
          </w:tcPr>
          <w:p w14:paraId="65BC35BF" w14:textId="77777777" w:rsidR="00D47B29" w:rsidRPr="00D47B29" w:rsidRDefault="00D47B29" w:rsidP="00D47B29">
            <w:pPr>
              <w:spacing w:after="0"/>
              <w:jc w:val="center"/>
              <w:rPr>
                <w:ins w:id="1543" w:author="Kasper Simonsen" w:date="2023-10-25T14:03:00Z"/>
                <w:rFonts w:ascii="Calibri" w:hAnsi="Calibri" w:cs="Calibri"/>
                <w:color w:val="000000"/>
                <w:sz w:val="22"/>
                <w:szCs w:val="22"/>
                <w:lang w:val="en-AU" w:eastAsia="en-AU"/>
              </w:rPr>
            </w:pPr>
            <w:ins w:id="1544" w:author="Kasper Simonsen" w:date="2023-10-25T14:03:00Z">
              <w:r w:rsidRPr="00D47B29">
                <w:rPr>
                  <w:rFonts w:ascii="Calibri" w:hAnsi="Calibri" w:cs="Calibri"/>
                  <w:color w:val="000000"/>
                  <w:sz w:val="22"/>
                  <w:szCs w:val="22"/>
                  <w:lang w:val="en-AU" w:eastAsia="en-AU"/>
                </w:rPr>
                <w:t>Transporter VZ017 goes in standby</w:t>
              </w:r>
            </w:ins>
          </w:p>
        </w:tc>
        <w:tc>
          <w:tcPr>
            <w:tcW w:w="2404" w:type="dxa"/>
            <w:hideMark/>
          </w:tcPr>
          <w:p w14:paraId="0066D222" w14:textId="77777777" w:rsidR="00D47B29" w:rsidRPr="00D47B29" w:rsidRDefault="00D47B29" w:rsidP="00D47B29">
            <w:pPr>
              <w:spacing w:after="0"/>
              <w:jc w:val="center"/>
              <w:rPr>
                <w:ins w:id="1545" w:author="Kasper Simonsen" w:date="2023-10-25T14:03:00Z"/>
                <w:rFonts w:ascii="Calibri" w:hAnsi="Calibri" w:cs="Calibri"/>
                <w:color w:val="000000"/>
                <w:sz w:val="22"/>
                <w:szCs w:val="22"/>
                <w:lang w:val="en-AU" w:eastAsia="en-AU"/>
              </w:rPr>
            </w:pPr>
            <w:ins w:id="1546" w:author="Kasper Simonsen" w:date="2023-10-25T14:03:00Z">
              <w:r w:rsidRPr="00D47B29">
                <w:rPr>
                  <w:rFonts w:ascii="Calibri" w:hAnsi="Calibri" w:cs="Calibri"/>
                  <w:color w:val="000000"/>
                  <w:sz w:val="22"/>
                  <w:szCs w:val="22"/>
                  <w:lang w:val="en-AU" w:eastAsia="en-AU"/>
                </w:rPr>
                <w:t>ON/OFF</w:t>
              </w:r>
            </w:ins>
          </w:p>
        </w:tc>
      </w:tr>
      <w:tr w:rsidR="00D47B29" w:rsidRPr="00D47B29" w14:paraId="75074F45" w14:textId="77777777" w:rsidTr="00D47B29">
        <w:trPr>
          <w:trHeight w:val="300"/>
          <w:ins w:id="1547" w:author="Kasper Simonsen" w:date="2023-10-25T14:03:00Z"/>
        </w:trPr>
        <w:tc>
          <w:tcPr>
            <w:tcW w:w="2412" w:type="dxa"/>
            <w:hideMark/>
          </w:tcPr>
          <w:p w14:paraId="7AFD8988" w14:textId="77777777" w:rsidR="00D47B29" w:rsidRPr="00D47B29" w:rsidRDefault="00D47B29" w:rsidP="00D47B29">
            <w:pPr>
              <w:spacing w:after="0"/>
              <w:jc w:val="center"/>
              <w:rPr>
                <w:ins w:id="1548" w:author="Kasper Simonsen" w:date="2023-10-25T14:03:00Z"/>
                <w:rFonts w:ascii="Calibri" w:hAnsi="Calibri" w:cs="Calibri"/>
                <w:color w:val="000000"/>
                <w:sz w:val="22"/>
                <w:szCs w:val="22"/>
                <w:lang w:val="en-AU" w:eastAsia="en-AU"/>
              </w:rPr>
            </w:pPr>
            <w:ins w:id="1549" w:author="Kasper Simonsen" w:date="2023-10-25T14:03:00Z">
              <w:r w:rsidRPr="00D47B29">
                <w:rPr>
                  <w:rFonts w:ascii="Calibri" w:hAnsi="Calibri" w:cs="Calibri"/>
                  <w:color w:val="000000"/>
                  <w:sz w:val="22"/>
                  <w:szCs w:val="22"/>
                  <w:lang w:val="en-AU" w:eastAsia="en-AU"/>
                </w:rPr>
                <w:t>AY369</w:t>
              </w:r>
            </w:ins>
          </w:p>
        </w:tc>
        <w:tc>
          <w:tcPr>
            <w:tcW w:w="2404" w:type="dxa"/>
            <w:hideMark/>
          </w:tcPr>
          <w:p w14:paraId="6B922DC9" w14:textId="77777777" w:rsidR="00D47B29" w:rsidRPr="00D47B29" w:rsidRDefault="00D47B29" w:rsidP="00D47B29">
            <w:pPr>
              <w:spacing w:after="0"/>
              <w:jc w:val="center"/>
              <w:rPr>
                <w:ins w:id="1550" w:author="Kasper Simonsen" w:date="2023-10-25T14:03:00Z"/>
                <w:rFonts w:ascii="Calibri" w:hAnsi="Calibri" w:cs="Calibri"/>
                <w:color w:val="000000"/>
                <w:sz w:val="22"/>
                <w:szCs w:val="22"/>
                <w:lang w:val="en-AU" w:eastAsia="en-AU"/>
              </w:rPr>
            </w:pPr>
            <w:ins w:id="1551" w:author="Kasper Simonsen" w:date="2023-10-25T14:03:00Z">
              <w:r w:rsidRPr="00D47B29">
                <w:rPr>
                  <w:rFonts w:ascii="Calibri" w:hAnsi="Calibri" w:cs="Calibri"/>
                  <w:color w:val="000000"/>
                  <w:sz w:val="22"/>
                  <w:szCs w:val="22"/>
                  <w:lang w:val="en-AU" w:eastAsia="en-AU"/>
                </w:rPr>
                <w:t>High pressure sensed at VZ017 vent line</w:t>
              </w:r>
            </w:ins>
          </w:p>
        </w:tc>
        <w:tc>
          <w:tcPr>
            <w:tcW w:w="2408" w:type="dxa"/>
            <w:hideMark/>
          </w:tcPr>
          <w:p w14:paraId="61F369FC" w14:textId="77777777" w:rsidR="00D47B29" w:rsidRPr="00D47B29" w:rsidRDefault="00D47B29" w:rsidP="00D47B29">
            <w:pPr>
              <w:spacing w:after="0"/>
              <w:jc w:val="center"/>
              <w:rPr>
                <w:ins w:id="1552" w:author="Kasper Simonsen" w:date="2023-10-25T14:03:00Z"/>
                <w:rFonts w:ascii="Calibri" w:hAnsi="Calibri" w:cs="Calibri"/>
                <w:color w:val="000000"/>
                <w:sz w:val="22"/>
                <w:szCs w:val="22"/>
                <w:lang w:val="en-AU" w:eastAsia="en-AU"/>
              </w:rPr>
            </w:pPr>
            <w:ins w:id="1553" w:author="Kasper Simonsen" w:date="2023-10-25T14:03:00Z">
              <w:r w:rsidRPr="00D47B29">
                <w:rPr>
                  <w:rFonts w:ascii="Calibri" w:hAnsi="Calibri" w:cs="Calibri"/>
                  <w:color w:val="000000"/>
                  <w:sz w:val="22"/>
                  <w:szCs w:val="22"/>
                  <w:lang w:val="en-AU" w:eastAsia="en-AU"/>
                </w:rPr>
                <w:t>Transporter VZ017 goes in standby</w:t>
              </w:r>
            </w:ins>
          </w:p>
        </w:tc>
        <w:tc>
          <w:tcPr>
            <w:tcW w:w="2404" w:type="dxa"/>
            <w:hideMark/>
          </w:tcPr>
          <w:p w14:paraId="5235CD06" w14:textId="77777777" w:rsidR="00D47B29" w:rsidRPr="00D47B29" w:rsidRDefault="00D47B29" w:rsidP="00D47B29">
            <w:pPr>
              <w:spacing w:after="0"/>
              <w:jc w:val="center"/>
              <w:rPr>
                <w:ins w:id="1554" w:author="Kasper Simonsen" w:date="2023-10-25T14:03:00Z"/>
                <w:rFonts w:ascii="Calibri" w:hAnsi="Calibri" w:cs="Calibri"/>
                <w:color w:val="000000"/>
                <w:sz w:val="22"/>
                <w:szCs w:val="22"/>
                <w:lang w:val="en-AU" w:eastAsia="en-AU"/>
              </w:rPr>
            </w:pPr>
            <w:ins w:id="1555" w:author="Kasper Simonsen" w:date="2023-10-25T14:03:00Z">
              <w:r w:rsidRPr="00D47B29">
                <w:rPr>
                  <w:rFonts w:ascii="Calibri" w:hAnsi="Calibri" w:cs="Calibri"/>
                  <w:color w:val="000000"/>
                  <w:sz w:val="22"/>
                  <w:szCs w:val="22"/>
                  <w:lang w:val="en-AU" w:eastAsia="en-AU"/>
                </w:rPr>
                <w:t>ON/OFF</w:t>
              </w:r>
            </w:ins>
          </w:p>
        </w:tc>
      </w:tr>
      <w:tr w:rsidR="00D47B29" w:rsidRPr="00D47B29" w14:paraId="0B415A0E" w14:textId="77777777" w:rsidTr="00D47B29">
        <w:trPr>
          <w:trHeight w:val="300"/>
          <w:ins w:id="1556" w:author="Kasper Simonsen" w:date="2023-10-25T14:03:00Z"/>
        </w:trPr>
        <w:tc>
          <w:tcPr>
            <w:tcW w:w="2412" w:type="dxa"/>
            <w:hideMark/>
          </w:tcPr>
          <w:p w14:paraId="34790014" w14:textId="77777777" w:rsidR="00D47B29" w:rsidRPr="00D47B29" w:rsidRDefault="00D47B29" w:rsidP="00D47B29">
            <w:pPr>
              <w:spacing w:after="0"/>
              <w:jc w:val="center"/>
              <w:rPr>
                <w:ins w:id="1557" w:author="Kasper Simonsen" w:date="2023-10-25T14:03:00Z"/>
                <w:rFonts w:ascii="Calibri" w:hAnsi="Calibri" w:cs="Calibri"/>
                <w:color w:val="000000"/>
                <w:sz w:val="22"/>
                <w:szCs w:val="22"/>
                <w:lang w:val="en-AU" w:eastAsia="en-AU"/>
              </w:rPr>
            </w:pPr>
            <w:ins w:id="1558" w:author="Kasper Simonsen" w:date="2023-10-25T14:03:00Z">
              <w:r w:rsidRPr="00D47B29">
                <w:rPr>
                  <w:rFonts w:ascii="Calibri" w:hAnsi="Calibri" w:cs="Calibri"/>
                  <w:color w:val="000000"/>
                  <w:sz w:val="22"/>
                  <w:szCs w:val="22"/>
                  <w:lang w:val="en-AU" w:eastAsia="en-AU"/>
                </w:rPr>
                <w:t>LSH372</w:t>
              </w:r>
            </w:ins>
          </w:p>
        </w:tc>
        <w:tc>
          <w:tcPr>
            <w:tcW w:w="2404" w:type="dxa"/>
            <w:hideMark/>
          </w:tcPr>
          <w:p w14:paraId="2104DC67" w14:textId="77777777" w:rsidR="00D47B29" w:rsidRPr="00D47B29" w:rsidRDefault="00D47B29" w:rsidP="00D47B29">
            <w:pPr>
              <w:spacing w:after="0"/>
              <w:jc w:val="center"/>
              <w:rPr>
                <w:ins w:id="1559" w:author="Kasper Simonsen" w:date="2023-10-25T14:03:00Z"/>
                <w:rFonts w:ascii="Calibri" w:hAnsi="Calibri" w:cs="Calibri"/>
                <w:color w:val="000000"/>
                <w:sz w:val="22"/>
                <w:szCs w:val="22"/>
                <w:lang w:val="en-AU" w:eastAsia="en-AU"/>
              </w:rPr>
            </w:pPr>
            <w:ins w:id="1560" w:author="Kasper Simonsen" w:date="2023-10-25T14:03:00Z">
              <w:r w:rsidRPr="00D47B29">
                <w:rPr>
                  <w:rFonts w:ascii="Calibri" w:hAnsi="Calibri" w:cs="Calibri"/>
                  <w:color w:val="000000"/>
                  <w:sz w:val="22"/>
                  <w:szCs w:val="22"/>
                  <w:lang w:val="en-AU" w:eastAsia="en-AU"/>
                </w:rPr>
                <w:t>High Level covered in VZ017</w:t>
              </w:r>
            </w:ins>
          </w:p>
        </w:tc>
        <w:tc>
          <w:tcPr>
            <w:tcW w:w="2408" w:type="dxa"/>
            <w:hideMark/>
          </w:tcPr>
          <w:p w14:paraId="52882CCA" w14:textId="77777777" w:rsidR="00D47B29" w:rsidRPr="00D47B29" w:rsidRDefault="00D47B29" w:rsidP="00D47B29">
            <w:pPr>
              <w:spacing w:after="0"/>
              <w:jc w:val="center"/>
              <w:rPr>
                <w:ins w:id="1561" w:author="Kasper Simonsen" w:date="2023-10-25T14:03:00Z"/>
                <w:rFonts w:ascii="Calibri" w:hAnsi="Calibri" w:cs="Calibri"/>
                <w:color w:val="000000"/>
                <w:sz w:val="22"/>
                <w:szCs w:val="22"/>
                <w:lang w:val="en-AU" w:eastAsia="en-AU"/>
              </w:rPr>
            </w:pPr>
            <w:ins w:id="1562" w:author="Kasper Simonsen" w:date="2023-10-25T14:03:00Z">
              <w:r w:rsidRPr="00D47B29">
                <w:rPr>
                  <w:rFonts w:ascii="Calibri" w:hAnsi="Calibri" w:cs="Calibri"/>
                  <w:color w:val="000000"/>
                  <w:sz w:val="22"/>
                  <w:szCs w:val="22"/>
                  <w:lang w:val="en-AU" w:eastAsia="en-AU"/>
                </w:rPr>
                <w:t>Load of transporter VZ017 not allowed</w:t>
              </w:r>
            </w:ins>
          </w:p>
        </w:tc>
        <w:tc>
          <w:tcPr>
            <w:tcW w:w="2404" w:type="dxa"/>
            <w:hideMark/>
          </w:tcPr>
          <w:p w14:paraId="4D2B2543" w14:textId="77777777" w:rsidR="00D47B29" w:rsidRPr="00D47B29" w:rsidRDefault="00D47B29" w:rsidP="00D47B29">
            <w:pPr>
              <w:spacing w:after="0"/>
              <w:jc w:val="center"/>
              <w:rPr>
                <w:ins w:id="1563" w:author="Kasper Simonsen" w:date="2023-10-25T14:03:00Z"/>
                <w:rFonts w:ascii="Calibri" w:hAnsi="Calibri" w:cs="Calibri"/>
                <w:color w:val="000000"/>
                <w:sz w:val="22"/>
                <w:szCs w:val="22"/>
                <w:lang w:val="en-AU" w:eastAsia="en-AU"/>
              </w:rPr>
            </w:pPr>
            <w:ins w:id="1564" w:author="Kasper Simonsen" w:date="2023-10-25T14:03:00Z">
              <w:r w:rsidRPr="00D47B29">
                <w:rPr>
                  <w:rFonts w:ascii="Calibri" w:hAnsi="Calibri" w:cs="Calibri"/>
                  <w:color w:val="000000"/>
                  <w:sz w:val="22"/>
                  <w:szCs w:val="22"/>
                  <w:lang w:val="en-AU" w:eastAsia="en-AU"/>
                </w:rPr>
                <w:t>ON/OFF</w:t>
              </w:r>
            </w:ins>
          </w:p>
        </w:tc>
      </w:tr>
      <w:tr w:rsidR="00D47B29" w:rsidRPr="00D47B29" w14:paraId="38A09583" w14:textId="77777777" w:rsidTr="00D47B29">
        <w:trPr>
          <w:trHeight w:val="300"/>
          <w:ins w:id="1565" w:author="Kasper Simonsen" w:date="2023-10-25T14:03:00Z"/>
        </w:trPr>
        <w:tc>
          <w:tcPr>
            <w:tcW w:w="2412" w:type="dxa"/>
            <w:hideMark/>
          </w:tcPr>
          <w:p w14:paraId="65286EFA" w14:textId="77777777" w:rsidR="00D47B29" w:rsidRPr="00D47B29" w:rsidRDefault="00D47B29" w:rsidP="00D47B29">
            <w:pPr>
              <w:spacing w:after="0"/>
              <w:jc w:val="center"/>
              <w:rPr>
                <w:ins w:id="1566" w:author="Kasper Simonsen" w:date="2023-10-25T14:03:00Z"/>
                <w:rFonts w:ascii="Calibri" w:hAnsi="Calibri" w:cs="Calibri"/>
                <w:color w:val="000000"/>
                <w:sz w:val="22"/>
                <w:szCs w:val="22"/>
                <w:lang w:val="en-AU" w:eastAsia="en-AU"/>
              </w:rPr>
            </w:pPr>
            <w:ins w:id="1567" w:author="Kasper Simonsen" w:date="2023-10-25T14:03:00Z">
              <w:r w:rsidRPr="00D47B29">
                <w:rPr>
                  <w:rFonts w:ascii="Calibri" w:hAnsi="Calibri" w:cs="Calibri"/>
                  <w:color w:val="000000"/>
                  <w:sz w:val="22"/>
                  <w:szCs w:val="22"/>
                  <w:lang w:val="en-AU" w:eastAsia="en-AU"/>
                </w:rPr>
                <w:t>AY408</w:t>
              </w:r>
            </w:ins>
          </w:p>
        </w:tc>
        <w:tc>
          <w:tcPr>
            <w:tcW w:w="2404" w:type="dxa"/>
            <w:hideMark/>
          </w:tcPr>
          <w:p w14:paraId="5B3646E2" w14:textId="77777777" w:rsidR="00D47B29" w:rsidRPr="00D47B29" w:rsidRDefault="00D47B29" w:rsidP="00D47B29">
            <w:pPr>
              <w:spacing w:after="0"/>
              <w:jc w:val="center"/>
              <w:rPr>
                <w:ins w:id="1568" w:author="Kasper Simonsen" w:date="2023-10-25T14:03:00Z"/>
                <w:rFonts w:ascii="Calibri" w:hAnsi="Calibri" w:cs="Calibri"/>
                <w:color w:val="000000"/>
                <w:sz w:val="22"/>
                <w:szCs w:val="22"/>
                <w:lang w:val="en-AU" w:eastAsia="en-AU"/>
              </w:rPr>
            </w:pPr>
            <w:ins w:id="1569" w:author="Kasper Simonsen" w:date="2023-10-25T14:03:00Z">
              <w:r w:rsidRPr="00D47B29">
                <w:rPr>
                  <w:rFonts w:ascii="Calibri" w:hAnsi="Calibri" w:cs="Calibri"/>
                  <w:color w:val="000000"/>
                  <w:sz w:val="22"/>
                  <w:szCs w:val="22"/>
                  <w:lang w:val="en-AU" w:eastAsia="en-AU"/>
                </w:rPr>
                <w:t>High pressure sensed at TE019 vent line</w:t>
              </w:r>
            </w:ins>
          </w:p>
        </w:tc>
        <w:tc>
          <w:tcPr>
            <w:tcW w:w="2408" w:type="dxa"/>
            <w:hideMark/>
          </w:tcPr>
          <w:p w14:paraId="4C4A32AE" w14:textId="77777777" w:rsidR="00D47B29" w:rsidRPr="00D47B29" w:rsidRDefault="00D47B29" w:rsidP="00D47B29">
            <w:pPr>
              <w:spacing w:after="0"/>
              <w:jc w:val="center"/>
              <w:rPr>
                <w:ins w:id="1570" w:author="Kasper Simonsen" w:date="2023-10-25T14:03:00Z"/>
                <w:rFonts w:ascii="Calibri" w:hAnsi="Calibri" w:cs="Calibri"/>
                <w:color w:val="000000"/>
                <w:sz w:val="22"/>
                <w:szCs w:val="22"/>
                <w:lang w:val="en-AU" w:eastAsia="en-AU"/>
              </w:rPr>
            </w:pPr>
            <w:ins w:id="1571" w:author="Kasper Simonsen" w:date="2023-10-25T14:03:00Z">
              <w:r w:rsidRPr="00D47B29">
                <w:rPr>
                  <w:rFonts w:ascii="Calibri" w:hAnsi="Calibri" w:cs="Calibri"/>
                  <w:color w:val="000000"/>
                  <w:sz w:val="22"/>
                  <w:szCs w:val="22"/>
                  <w:lang w:val="en-AU" w:eastAsia="en-AU"/>
                </w:rPr>
                <w:t>Transporter VZ017 goes in standby</w:t>
              </w:r>
            </w:ins>
          </w:p>
        </w:tc>
        <w:tc>
          <w:tcPr>
            <w:tcW w:w="2404" w:type="dxa"/>
            <w:hideMark/>
          </w:tcPr>
          <w:p w14:paraId="55870A3C" w14:textId="77777777" w:rsidR="00D47B29" w:rsidRPr="00D47B29" w:rsidRDefault="00D47B29" w:rsidP="00D47B29">
            <w:pPr>
              <w:spacing w:after="0"/>
              <w:jc w:val="center"/>
              <w:rPr>
                <w:ins w:id="1572" w:author="Kasper Simonsen" w:date="2023-10-25T14:03:00Z"/>
                <w:rFonts w:ascii="Calibri" w:hAnsi="Calibri" w:cs="Calibri"/>
                <w:color w:val="000000"/>
                <w:sz w:val="22"/>
                <w:szCs w:val="22"/>
                <w:lang w:val="en-AU" w:eastAsia="en-AU"/>
              </w:rPr>
            </w:pPr>
            <w:ins w:id="1573" w:author="Kasper Simonsen" w:date="2023-10-25T14:03:00Z">
              <w:r w:rsidRPr="00D47B29">
                <w:rPr>
                  <w:rFonts w:ascii="Calibri" w:hAnsi="Calibri" w:cs="Calibri"/>
                  <w:color w:val="000000"/>
                  <w:sz w:val="22"/>
                  <w:szCs w:val="22"/>
                  <w:lang w:val="en-AU" w:eastAsia="en-AU"/>
                </w:rPr>
                <w:t>ON/OFF</w:t>
              </w:r>
            </w:ins>
          </w:p>
        </w:tc>
      </w:tr>
      <w:tr w:rsidR="00D47B29" w:rsidRPr="00D47B29" w14:paraId="67A37E1A" w14:textId="77777777" w:rsidTr="00D47B29">
        <w:trPr>
          <w:trHeight w:val="300"/>
          <w:ins w:id="1574" w:author="Kasper Simonsen" w:date="2023-10-25T14:03:00Z"/>
        </w:trPr>
        <w:tc>
          <w:tcPr>
            <w:tcW w:w="2412" w:type="dxa"/>
            <w:hideMark/>
          </w:tcPr>
          <w:p w14:paraId="039483C8" w14:textId="77777777" w:rsidR="00D47B29" w:rsidRPr="00D47B29" w:rsidRDefault="00D47B29" w:rsidP="00D47B29">
            <w:pPr>
              <w:spacing w:after="0"/>
              <w:jc w:val="center"/>
              <w:rPr>
                <w:ins w:id="1575" w:author="Kasper Simonsen" w:date="2023-10-25T14:03:00Z"/>
                <w:rFonts w:ascii="Calibri" w:hAnsi="Calibri" w:cs="Calibri"/>
                <w:color w:val="000000"/>
                <w:sz w:val="22"/>
                <w:szCs w:val="22"/>
                <w:lang w:val="en-AU" w:eastAsia="en-AU"/>
              </w:rPr>
            </w:pPr>
            <w:ins w:id="1576" w:author="Kasper Simonsen" w:date="2023-10-25T14:03:00Z">
              <w:r w:rsidRPr="00D47B29">
                <w:rPr>
                  <w:rFonts w:ascii="Calibri" w:hAnsi="Calibri" w:cs="Calibri"/>
                  <w:color w:val="000000"/>
                  <w:sz w:val="22"/>
                  <w:szCs w:val="22"/>
                  <w:lang w:val="en-AU" w:eastAsia="en-AU"/>
                </w:rPr>
                <w:t>PSH409</w:t>
              </w:r>
            </w:ins>
          </w:p>
        </w:tc>
        <w:tc>
          <w:tcPr>
            <w:tcW w:w="2404" w:type="dxa"/>
            <w:hideMark/>
          </w:tcPr>
          <w:p w14:paraId="7390442E" w14:textId="77777777" w:rsidR="00D47B29" w:rsidRPr="00D47B29" w:rsidRDefault="00D47B29" w:rsidP="00D47B29">
            <w:pPr>
              <w:spacing w:after="0"/>
              <w:jc w:val="center"/>
              <w:rPr>
                <w:ins w:id="1577" w:author="Kasper Simonsen" w:date="2023-10-25T14:03:00Z"/>
                <w:rFonts w:ascii="Calibri" w:hAnsi="Calibri" w:cs="Calibri"/>
                <w:color w:val="000000"/>
                <w:sz w:val="22"/>
                <w:szCs w:val="22"/>
                <w:lang w:val="en-AU" w:eastAsia="en-AU"/>
              </w:rPr>
            </w:pPr>
            <w:ins w:id="1578" w:author="Kasper Simonsen" w:date="2023-10-25T14:03:00Z">
              <w:r w:rsidRPr="00D47B29">
                <w:rPr>
                  <w:rFonts w:ascii="Calibri" w:hAnsi="Calibri" w:cs="Calibri"/>
                  <w:color w:val="000000"/>
                  <w:sz w:val="22"/>
                  <w:szCs w:val="22"/>
                  <w:lang w:val="en-AU" w:eastAsia="en-AU"/>
                </w:rPr>
                <w:t>High pressure sensed at TE019 vent line</w:t>
              </w:r>
            </w:ins>
          </w:p>
        </w:tc>
        <w:tc>
          <w:tcPr>
            <w:tcW w:w="2408" w:type="dxa"/>
            <w:hideMark/>
          </w:tcPr>
          <w:p w14:paraId="00947F38" w14:textId="77777777" w:rsidR="00D47B29" w:rsidRPr="00D47B29" w:rsidRDefault="00D47B29" w:rsidP="00D47B29">
            <w:pPr>
              <w:spacing w:after="0"/>
              <w:jc w:val="center"/>
              <w:rPr>
                <w:ins w:id="1579" w:author="Kasper Simonsen" w:date="2023-10-25T14:03:00Z"/>
                <w:rFonts w:ascii="Calibri" w:hAnsi="Calibri" w:cs="Calibri"/>
                <w:color w:val="000000"/>
                <w:sz w:val="22"/>
                <w:szCs w:val="22"/>
                <w:lang w:val="en-AU" w:eastAsia="en-AU"/>
              </w:rPr>
            </w:pPr>
            <w:ins w:id="1580" w:author="Kasper Simonsen" w:date="2023-10-25T14:03:00Z">
              <w:r w:rsidRPr="00D47B29">
                <w:rPr>
                  <w:rFonts w:ascii="Calibri" w:hAnsi="Calibri" w:cs="Calibri"/>
                  <w:color w:val="000000"/>
                  <w:sz w:val="22"/>
                  <w:szCs w:val="22"/>
                  <w:lang w:val="en-AU" w:eastAsia="en-AU"/>
                </w:rPr>
                <w:t>Transporter VZ017 goes in standby</w:t>
              </w:r>
            </w:ins>
          </w:p>
        </w:tc>
        <w:tc>
          <w:tcPr>
            <w:tcW w:w="2404" w:type="dxa"/>
            <w:hideMark/>
          </w:tcPr>
          <w:p w14:paraId="5BE12709" w14:textId="77777777" w:rsidR="00D47B29" w:rsidRPr="00D47B29" w:rsidRDefault="00D47B29" w:rsidP="00D47B29">
            <w:pPr>
              <w:spacing w:after="0"/>
              <w:jc w:val="center"/>
              <w:rPr>
                <w:ins w:id="1581" w:author="Kasper Simonsen" w:date="2023-10-25T14:03:00Z"/>
                <w:rFonts w:ascii="Calibri" w:hAnsi="Calibri" w:cs="Calibri"/>
                <w:color w:val="000000"/>
                <w:sz w:val="22"/>
                <w:szCs w:val="22"/>
                <w:lang w:val="en-AU" w:eastAsia="en-AU"/>
              </w:rPr>
            </w:pPr>
            <w:ins w:id="1582" w:author="Kasper Simonsen" w:date="2023-10-25T14:03:00Z">
              <w:r w:rsidRPr="00D47B29">
                <w:rPr>
                  <w:rFonts w:ascii="Calibri" w:hAnsi="Calibri" w:cs="Calibri"/>
                  <w:color w:val="000000"/>
                  <w:sz w:val="22"/>
                  <w:szCs w:val="22"/>
                  <w:lang w:val="en-AU" w:eastAsia="en-AU"/>
                </w:rPr>
                <w:t>ON/OFF</w:t>
              </w:r>
            </w:ins>
          </w:p>
        </w:tc>
      </w:tr>
      <w:tr w:rsidR="00D47B29" w:rsidRPr="00D47B29" w14:paraId="1470F570" w14:textId="77777777" w:rsidTr="00D47B29">
        <w:trPr>
          <w:trHeight w:val="300"/>
          <w:ins w:id="1583" w:author="Kasper Simonsen" w:date="2023-10-25T14:03:00Z"/>
        </w:trPr>
        <w:tc>
          <w:tcPr>
            <w:tcW w:w="2412" w:type="dxa"/>
            <w:hideMark/>
          </w:tcPr>
          <w:p w14:paraId="06299E17" w14:textId="77777777" w:rsidR="00D47B29" w:rsidRPr="00D47B29" w:rsidRDefault="00D47B29" w:rsidP="00D47B29">
            <w:pPr>
              <w:spacing w:after="0"/>
              <w:jc w:val="center"/>
              <w:rPr>
                <w:ins w:id="1584" w:author="Kasper Simonsen" w:date="2023-10-25T14:03:00Z"/>
                <w:rFonts w:ascii="Calibri" w:hAnsi="Calibri" w:cs="Calibri"/>
                <w:color w:val="000000"/>
                <w:sz w:val="22"/>
                <w:szCs w:val="22"/>
                <w:lang w:val="en-AU" w:eastAsia="en-AU"/>
              </w:rPr>
            </w:pPr>
            <w:ins w:id="1585" w:author="Kasper Simonsen" w:date="2023-10-25T14:03:00Z">
              <w:r w:rsidRPr="00D47B29">
                <w:rPr>
                  <w:rFonts w:ascii="Calibri" w:hAnsi="Calibri" w:cs="Calibri"/>
                  <w:color w:val="000000"/>
                  <w:sz w:val="22"/>
                  <w:szCs w:val="22"/>
                  <w:lang w:val="en-AU" w:eastAsia="en-AU"/>
                </w:rPr>
                <w:t>AY410</w:t>
              </w:r>
            </w:ins>
          </w:p>
        </w:tc>
        <w:tc>
          <w:tcPr>
            <w:tcW w:w="2404" w:type="dxa"/>
            <w:hideMark/>
          </w:tcPr>
          <w:p w14:paraId="05A28863" w14:textId="77777777" w:rsidR="00D47B29" w:rsidRPr="00D47B29" w:rsidRDefault="00D47B29" w:rsidP="00D47B29">
            <w:pPr>
              <w:spacing w:after="0"/>
              <w:jc w:val="center"/>
              <w:rPr>
                <w:ins w:id="1586" w:author="Kasper Simonsen" w:date="2023-10-25T14:03:00Z"/>
                <w:rFonts w:ascii="Calibri" w:hAnsi="Calibri" w:cs="Calibri"/>
                <w:color w:val="000000"/>
                <w:sz w:val="22"/>
                <w:szCs w:val="22"/>
                <w:lang w:val="en-AU" w:eastAsia="en-AU"/>
              </w:rPr>
            </w:pPr>
            <w:ins w:id="1587" w:author="Kasper Simonsen" w:date="2023-10-25T14:03:00Z">
              <w:r w:rsidRPr="00D47B29">
                <w:rPr>
                  <w:rFonts w:ascii="Calibri" w:hAnsi="Calibri" w:cs="Calibri"/>
                  <w:color w:val="000000"/>
                  <w:sz w:val="22"/>
                  <w:szCs w:val="22"/>
                  <w:lang w:val="en-AU" w:eastAsia="en-AU"/>
                </w:rPr>
                <w:t>High pressure sensed at TE019 vent line</w:t>
              </w:r>
            </w:ins>
          </w:p>
        </w:tc>
        <w:tc>
          <w:tcPr>
            <w:tcW w:w="2408" w:type="dxa"/>
            <w:hideMark/>
          </w:tcPr>
          <w:p w14:paraId="47570200" w14:textId="77777777" w:rsidR="00D47B29" w:rsidRPr="00D47B29" w:rsidRDefault="00D47B29" w:rsidP="00D47B29">
            <w:pPr>
              <w:spacing w:after="0"/>
              <w:jc w:val="center"/>
              <w:rPr>
                <w:ins w:id="1588" w:author="Kasper Simonsen" w:date="2023-10-25T14:03:00Z"/>
                <w:rFonts w:ascii="Calibri" w:hAnsi="Calibri" w:cs="Calibri"/>
                <w:color w:val="000000"/>
                <w:sz w:val="22"/>
                <w:szCs w:val="22"/>
                <w:lang w:val="en-AU" w:eastAsia="en-AU"/>
              </w:rPr>
            </w:pPr>
            <w:ins w:id="1589" w:author="Kasper Simonsen" w:date="2023-10-25T14:03:00Z">
              <w:r w:rsidRPr="00D47B29">
                <w:rPr>
                  <w:rFonts w:ascii="Calibri" w:hAnsi="Calibri" w:cs="Calibri"/>
                  <w:color w:val="000000"/>
                  <w:sz w:val="22"/>
                  <w:szCs w:val="22"/>
                  <w:lang w:val="en-AU" w:eastAsia="en-AU"/>
                </w:rPr>
                <w:t>Transporter VZ017 goes in standby</w:t>
              </w:r>
            </w:ins>
          </w:p>
        </w:tc>
        <w:tc>
          <w:tcPr>
            <w:tcW w:w="2404" w:type="dxa"/>
            <w:hideMark/>
          </w:tcPr>
          <w:p w14:paraId="6FF49124" w14:textId="77777777" w:rsidR="00D47B29" w:rsidRPr="00D47B29" w:rsidRDefault="00D47B29" w:rsidP="00D47B29">
            <w:pPr>
              <w:spacing w:after="0"/>
              <w:jc w:val="center"/>
              <w:rPr>
                <w:ins w:id="1590" w:author="Kasper Simonsen" w:date="2023-10-25T14:03:00Z"/>
                <w:rFonts w:ascii="Calibri" w:hAnsi="Calibri" w:cs="Calibri"/>
                <w:color w:val="000000"/>
                <w:sz w:val="22"/>
                <w:szCs w:val="22"/>
                <w:lang w:val="en-AU" w:eastAsia="en-AU"/>
              </w:rPr>
            </w:pPr>
            <w:ins w:id="1591" w:author="Kasper Simonsen" w:date="2023-10-25T14:03:00Z">
              <w:r w:rsidRPr="00D47B29">
                <w:rPr>
                  <w:rFonts w:ascii="Calibri" w:hAnsi="Calibri" w:cs="Calibri"/>
                  <w:color w:val="000000"/>
                  <w:sz w:val="22"/>
                  <w:szCs w:val="22"/>
                  <w:lang w:val="en-AU" w:eastAsia="en-AU"/>
                </w:rPr>
                <w:t>ON/OFF</w:t>
              </w:r>
            </w:ins>
          </w:p>
        </w:tc>
      </w:tr>
      <w:tr w:rsidR="00D47B29" w:rsidRPr="00D47B29" w14:paraId="33DDD16C" w14:textId="77777777" w:rsidTr="00D47B29">
        <w:trPr>
          <w:trHeight w:val="615"/>
          <w:ins w:id="1592" w:author="Kasper Simonsen" w:date="2023-10-25T14:03:00Z"/>
        </w:trPr>
        <w:tc>
          <w:tcPr>
            <w:tcW w:w="2412" w:type="dxa"/>
            <w:hideMark/>
          </w:tcPr>
          <w:p w14:paraId="4C8477C5" w14:textId="77777777" w:rsidR="00D47B29" w:rsidRPr="00D47B29" w:rsidRDefault="00D47B29" w:rsidP="00D47B29">
            <w:pPr>
              <w:spacing w:after="0"/>
              <w:jc w:val="center"/>
              <w:rPr>
                <w:ins w:id="1593" w:author="Kasper Simonsen" w:date="2023-10-25T14:03:00Z"/>
                <w:rFonts w:ascii="Calibri" w:hAnsi="Calibri" w:cs="Calibri"/>
                <w:color w:val="000000"/>
                <w:sz w:val="22"/>
                <w:szCs w:val="22"/>
                <w:lang w:val="en-AU" w:eastAsia="en-AU"/>
              </w:rPr>
            </w:pPr>
            <w:ins w:id="1594" w:author="Kasper Simonsen" w:date="2023-10-25T14:03:00Z">
              <w:r w:rsidRPr="00D47B29">
                <w:rPr>
                  <w:rFonts w:ascii="Calibri" w:hAnsi="Calibri" w:cs="Calibri"/>
                  <w:color w:val="000000"/>
                  <w:sz w:val="22"/>
                  <w:szCs w:val="22"/>
                  <w:lang w:val="en-AU" w:eastAsia="en-AU"/>
                </w:rPr>
                <w:t>PDIT209 High alarm or instrument failure</w:t>
              </w:r>
            </w:ins>
          </w:p>
        </w:tc>
        <w:tc>
          <w:tcPr>
            <w:tcW w:w="2404" w:type="dxa"/>
            <w:hideMark/>
          </w:tcPr>
          <w:p w14:paraId="10F38F3F" w14:textId="77777777" w:rsidR="00D47B29" w:rsidRPr="00D47B29" w:rsidRDefault="00D47B29" w:rsidP="00D47B29">
            <w:pPr>
              <w:spacing w:after="0"/>
              <w:jc w:val="center"/>
              <w:rPr>
                <w:ins w:id="1595" w:author="Kasper Simonsen" w:date="2023-10-25T14:03:00Z"/>
                <w:rFonts w:ascii="Calibri" w:hAnsi="Calibri" w:cs="Calibri"/>
                <w:color w:val="000000"/>
                <w:sz w:val="22"/>
                <w:szCs w:val="22"/>
                <w:lang w:val="en-AU" w:eastAsia="en-AU"/>
              </w:rPr>
            </w:pPr>
            <w:ins w:id="1596" w:author="Kasper Simonsen" w:date="2023-10-25T14:03:00Z">
              <w:r w:rsidRPr="00D47B29">
                <w:rPr>
                  <w:rFonts w:ascii="Calibri" w:hAnsi="Calibri" w:cs="Calibri"/>
                  <w:color w:val="000000"/>
                  <w:sz w:val="22"/>
                  <w:szCs w:val="22"/>
                  <w:lang w:val="en-AU" w:eastAsia="en-AU"/>
                </w:rPr>
                <w:t>Overpressure of the Hepa Filter GC018</w:t>
              </w:r>
            </w:ins>
          </w:p>
        </w:tc>
        <w:tc>
          <w:tcPr>
            <w:tcW w:w="2408" w:type="dxa"/>
            <w:hideMark/>
          </w:tcPr>
          <w:p w14:paraId="6ACB0CB8" w14:textId="77777777" w:rsidR="00D47B29" w:rsidRPr="00D47B29" w:rsidRDefault="00D47B29" w:rsidP="00D47B29">
            <w:pPr>
              <w:spacing w:after="0"/>
              <w:jc w:val="center"/>
              <w:rPr>
                <w:ins w:id="1597" w:author="Kasper Simonsen" w:date="2023-10-25T14:03:00Z"/>
                <w:rFonts w:ascii="Calibri" w:hAnsi="Calibri" w:cs="Calibri"/>
                <w:color w:val="000000"/>
                <w:sz w:val="22"/>
                <w:szCs w:val="22"/>
                <w:lang w:val="en-AU" w:eastAsia="en-AU"/>
              </w:rPr>
            </w:pPr>
            <w:ins w:id="1598" w:author="Kasper Simonsen" w:date="2023-10-25T14:03:00Z">
              <w:r w:rsidRPr="00D47B29">
                <w:rPr>
                  <w:rFonts w:ascii="Calibri" w:hAnsi="Calibri" w:cs="Calibri"/>
                  <w:color w:val="000000"/>
                  <w:sz w:val="22"/>
                  <w:szCs w:val="22"/>
                  <w:lang w:val="en-AU" w:eastAsia="en-AU"/>
                </w:rPr>
                <w:t>Convey of VZ017 not allowed</w:t>
              </w:r>
            </w:ins>
          </w:p>
        </w:tc>
        <w:tc>
          <w:tcPr>
            <w:tcW w:w="2404" w:type="dxa"/>
            <w:hideMark/>
          </w:tcPr>
          <w:p w14:paraId="0AB3EED3" w14:textId="77777777" w:rsidR="00D47B29" w:rsidRPr="00D47B29" w:rsidRDefault="00D47B29" w:rsidP="00D47B29">
            <w:pPr>
              <w:spacing w:after="0"/>
              <w:jc w:val="center"/>
              <w:rPr>
                <w:ins w:id="1599" w:author="Kasper Simonsen" w:date="2023-10-25T14:03:00Z"/>
                <w:rFonts w:ascii="Calibri" w:hAnsi="Calibri" w:cs="Calibri"/>
                <w:color w:val="000000"/>
                <w:sz w:val="22"/>
                <w:szCs w:val="22"/>
                <w:lang w:val="en-AU" w:eastAsia="en-AU"/>
              </w:rPr>
            </w:pPr>
            <w:ins w:id="1600"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399CDFF4" w14:textId="77777777" w:rsidTr="00D47B29">
        <w:trPr>
          <w:trHeight w:val="600"/>
          <w:ins w:id="1601" w:author="Kasper Simonsen" w:date="2023-10-25T14:03:00Z"/>
        </w:trPr>
        <w:tc>
          <w:tcPr>
            <w:tcW w:w="2412" w:type="dxa"/>
            <w:hideMark/>
          </w:tcPr>
          <w:p w14:paraId="5FB7DB9F" w14:textId="77777777" w:rsidR="00D47B29" w:rsidRPr="00D47B29" w:rsidRDefault="00D47B29" w:rsidP="00D47B29">
            <w:pPr>
              <w:spacing w:after="0"/>
              <w:jc w:val="center"/>
              <w:rPr>
                <w:ins w:id="1602" w:author="Kasper Simonsen" w:date="2023-10-25T14:03:00Z"/>
                <w:rFonts w:ascii="Calibri" w:hAnsi="Calibri" w:cs="Calibri"/>
                <w:color w:val="000000"/>
                <w:sz w:val="22"/>
                <w:szCs w:val="22"/>
                <w:lang w:val="en-AU" w:eastAsia="en-AU"/>
              </w:rPr>
            </w:pPr>
            <w:ins w:id="1603" w:author="Kasper Simonsen" w:date="2023-10-25T14:03:00Z">
              <w:r w:rsidRPr="00D47B29">
                <w:rPr>
                  <w:rFonts w:ascii="Calibri" w:hAnsi="Calibri" w:cs="Calibri"/>
                  <w:color w:val="000000"/>
                  <w:sz w:val="22"/>
                  <w:szCs w:val="22"/>
                  <w:lang w:val="en-AU" w:eastAsia="en-AU"/>
                </w:rPr>
                <w:t>PDIT413 Alarm of Instrument failure</w:t>
              </w:r>
            </w:ins>
          </w:p>
        </w:tc>
        <w:tc>
          <w:tcPr>
            <w:tcW w:w="2404" w:type="dxa"/>
            <w:hideMark/>
          </w:tcPr>
          <w:p w14:paraId="2B71563A" w14:textId="77777777" w:rsidR="00D47B29" w:rsidRPr="00D47B29" w:rsidRDefault="00D47B29" w:rsidP="00D47B29">
            <w:pPr>
              <w:spacing w:after="0"/>
              <w:jc w:val="center"/>
              <w:rPr>
                <w:ins w:id="1604" w:author="Kasper Simonsen" w:date="2023-10-25T14:03:00Z"/>
                <w:rFonts w:ascii="Calibri" w:hAnsi="Calibri" w:cs="Calibri"/>
                <w:color w:val="000000"/>
                <w:sz w:val="22"/>
                <w:szCs w:val="22"/>
                <w:lang w:val="en-AU" w:eastAsia="en-AU"/>
              </w:rPr>
            </w:pPr>
            <w:ins w:id="1605" w:author="Kasper Simonsen" w:date="2023-10-25T14:03:00Z">
              <w:r w:rsidRPr="00D47B29">
                <w:rPr>
                  <w:rFonts w:ascii="Calibri" w:hAnsi="Calibri" w:cs="Calibri"/>
                  <w:color w:val="000000"/>
                  <w:sz w:val="22"/>
                  <w:szCs w:val="22"/>
                  <w:lang w:val="en-AU" w:eastAsia="en-AU"/>
                </w:rPr>
                <w:t>High pressure in filter CA018</w:t>
              </w:r>
            </w:ins>
          </w:p>
        </w:tc>
        <w:tc>
          <w:tcPr>
            <w:tcW w:w="2408" w:type="dxa"/>
            <w:hideMark/>
          </w:tcPr>
          <w:p w14:paraId="3605C563" w14:textId="77777777" w:rsidR="00D47B29" w:rsidRPr="00D47B29" w:rsidRDefault="00D47B29" w:rsidP="00D47B29">
            <w:pPr>
              <w:spacing w:after="0"/>
              <w:jc w:val="center"/>
              <w:rPr>
                <w:ins w:id="1606" w:author="Kasper Simonsen" w:date="2023-10-25T14:03:00Z"/>
                <w:rFonts w:ascii="Calibri" w:hAnsi="Calibri" w:cs="Calibri"/>
                <w:color w:val="000000"/>
                <w:sz w:val="22"/>
                <w:szCs w:val="22"/>
                <w:lang w:val="en-AU" w:eastAsia="en-AU"/>
              </w:rPr>
            </w:pPr>
            <w:ins w:id="1607" w:author="Kasper Simonsen" w:date="2023-10-25T14:03:00Z">
              <w:r w:rsidRPr="00D47B29">
                <w:rPr>
                  <w:rFonts w:ascii="Calibri" w:hAnsi="Calibri" w:cs="Calibri"/>
                  <w:color w:val="000000"/>
                  <w:sz w:val="22"/>
                  <w:szCs w:val="22"/>
                  <w:lang w:val="en-AU" w:eastAsia="en-AU"/>
                </w:rPr>
                <w:t>Convey of VZ017 not allowed</w:t>
              </w:r>
            </w:ins>
          </w:p>
        </w:tc>
        <w:tc>
          <w:tcPr>
            <w:tcW w:w="2404" w:type="dxa"/>
            <w:hideMark/>
          </w:tcPr>
          <w:p w14:paraId="16724A66" w14:textId="77777777" w:rsidR="00D47B29" w:rsidRPr="00D47B29" w:rsidRDefault="00D47B29" w:rsidP="00D47B29">
            <w:pPr>
              <w:spacing w:after="0"/>
              <w:jc w:val="center"/>
              <w:rPr>
                <w:ins w:id="1608" w:author="Kasper Simonsen" w:date="2023-10-25T14:03:00Z"/>
                <w:rFonts w:ascii="Calibri" w:hAnsi="Calibri" w:cs="Calibri"/>
                <w:color w:val="000000"/>
                <w:sz w:val="22"/>
                <w:szCs w:val="22"/>
                <w:lang w:val="en-AU" w:eastAsia="en-AU"/>
              </w:rPr>
            </w:pPr>
            <w:ins w:id="1609"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0F08D023" w14:textId="77777777" w:rsidTr="00D47B29">
        <w:trPr>
          <w:trHeight w:val="300"/>
          <w:ins w:id="1610" w:author="Kasper Simonsen" w:date="2023-10-25T14:03:00Z"/>
        </w:trPr>
        <w:tc>
          <w:tcPr>
            <w:tcW w:w="2412" w:type="dxa"/>
            <w:hideMark/>
          </w:tcPr>
          <w:p w14:paraId="5248769F" w14:textId="77777777" w:rsidR="00D47B29" w:rsidRPr="00D47B29" w:rsidRDefault="00D47B29" w:rsidP="00D47B29">
            <w:pPr>
              <w:spacing w:after="0"/>
              <w:jc w:val="center"/>
              <w:rPr>
                <w:ins w:id="1611" w:author="Kasper Simonsen" w:date="2023-10-25T14:03:00Z"/>
                <w:rFonts w:ascii="Calibri" w:hAnsi="Calibri" w:cs="Calibri"/>
                <w:color w:val="000000"/>
                <w:sz w:val="22"/>
                <w:szCs w:val="22"/>
                <w:lang w:val="en-AU" w:eastAsia="en-AU"/>
              </w:rPr>
            </w:pPr>
            <w:ins w:id="1612" w:author="Kasper Simonsen" w:date="2023-10-25T14:03:00Z">
              <w:r w:rsidRPr="00D47B29">
                <w:rPr>
                  <w:rFonts w:ascii="Calibri" w:hAnsi="Calibri" w:cs="Calibri"/>
                  <w:color w:val="000000"/>
                  <w:sz w:val="22"/>
                  <w:szCs w:val="22"/>
                  <w:lang w:val="en-AU" w:eastAsia="en-AU"/>
                </w:rPr>
                <w:t>LSH415</w:t>
              </w:r>
            </w:ins>
          </w:p>
        </w:tc>
        <w:tc>
          <w:tcPr>
            <w:tcW w:w="2404" w:type="dxa"/>
            <w:hideMark/>
          </w:tcPr>
          <w:p w14:paraId="40FB8994" w14:textId="77777777" w:rsidR="00D47B29" w:rsidRPr="00D47B29" w:rsidRDefault="00D47B29" w:rsidP="00D47B29">
            <w:pPr>
              <w:spacing w:after="0"/>
              <w:jc w:val="center"/>
              <w:rPr>
                <w:ins w:id="1613" w:author="Kasper Simonsen" w:date="2023-10-25T14:03:00Z"/>
                <w:rFonts w:ascii="Calibri" w:hAnsi="Calibri" w:cs="Calibri"/>
                <w:color w:val="000000"/>
                <w:sz w:val="22"/>
                <w:szCs w:val="22"/>
                <w:lang w:val="en-AU" w:eastAsia="en-AU"/>
              </w:rPr>
            </w:pPr>
            <w:ins w:id="1614" w:author="Kasper Simonsen" w:date="2023-10-25T14:03:00Z">
              <w:r w:rsidRPr="00D47B29">
                <w:rPr>
                  <w:rFonts w:ascii="Calibri" w:hAnsi="Calibri" w:cs="Calibri"/>
                  <w:color w:val="000000"/>
                  <w:sz w:val="22"/>
                  <w:szCs w:val="22"/>
                  <w:lang w:val="en-AU" w:eastAsia="en-AU"/>
                </w:rPr>
                <w:t>High Level covered in TE019</w:t>
              </w:r>
            </w:ins>
          </w:p>
        </w:tc>
        <w:tc>
          <w:tcPr>
            <w:tcW w:w="2408" w:type="dxa"/>
            <w:hideMark/>
          </w:tcPr>
          <w:p w14:paraId="0CD9C81D" w14:textId="77777777" w:rsidR="00D47B29" w:rsidRPr="00D47B29" w:rsidRDefault="00D47B29" w:rsidP="00D47B29">
            <w:pPr>
              <w:spacing w:after="0"/>
              <w:jc w:val="center"/>
              <w:rPr>
                <w:ins w:id="1615" w:author="Kasper Simonsen" w:date="2023-10-25T14:03:00Z"/>
                <w:rFonts w:ascii="Calibri" w:hAnsi="Calibri" w:cs="Calibri"/>
                <w:color w:val="000000"/>
                <w:sz w:val="22"/>
                <w:szCs w:val="22"/>
                <w:lang w:val="en-AU" w:eastAsia="en-AU"/>
              </w:rPr>
            </w:pPr>
            <w:ins w:id="1616" w:author="Kasper Simonsen" w:date="2023-10-25T14:03:00Z">
              <w:r w:rsidRPr="00D47B29">
                <w:rPr>
                  <w:rFonts w:ascii="Calibri" w:hAnsi="Calibri" w:cs="Calibri"/>
                  <w:color w:val="000000"/>
                  <w:sz w:val="22"/>
                  <w:szCs w:val="22"/>
                  <w:lang w:val="en-AU" w:eastAsia="en-AU"/>
                </w:rPr>
                <w:t>Convey of VZ017 not allowed</w:t>
              </w:r>
            </w:ins>
          </w:p>
        </w:tc>
        <w:tc>
          <w:tcPr>
            <w:tcW w:w="2404" w:type="dxa"/>
            <w:hideMark/>
          </w:tcPr>
          <w:p w14:paraId="19DEAFBE" w14:textId="77777777" w:rsidR="00D47B29" w:rsidRPr="00D47B29" w:rsidRDefault="00D47B29" w:rsidP="00D47B29">
            <w:pPr>
              <w:spacing w:after="0"/>
              <w:jc w:val="center"/>
              <w:rPr>
                <w:ins w:id="1617" w:author="Kasper Simonsen" w:date="2023-10-25T14:03:00Z"/>
                <w:rFonts w:ascii="Calibri" w:hAnsi="Calibri" w:cs="Calibri"/>
                <w:color w:val="000000"/>
                <w:sz w:val="22"/>
                <w:szCs w:val="22"/>
                <w:lang w:val="en-AU" w:eastAsia="en-AU"/>
              </w:rPr>
            </w:pPr>
            <w:ins w:id="1618" w:author="Kasper Simonsen" w:date="2023-10-25T14:03:00Z">
              <w:r w:rsidRPr="00D47B29">
                <w:rPr>
                  <w:rFonts w:ascii="Calibri" w:hAnsi="Calibri" w:cs="Calibri"/>
                  <w:color w:val="000000"/>
                  <w:sz w:val="22"/>
                  <w:szCs w:val="22"/>
                  <w:lang w:val="en-AU" w:eastAsia="en-AU"/>
                </w:rPr>
                <w:t>ON/OFF</w:t>
              </w:r>
            </w:ins>
          </w:p>
        </w:tc>
      </w:tr>
      <w:tr w:rsidR="00D47B29" w:rsidRPr="00D47B29" w14:paraId="26C543BD" w14:textId="77777777" w:rsidTr="00D47B29">
        <w:trPr>
          <w:trHeight w:val="600"/>
          <w:ins w:id="1619" w:author="Kasper Simonsen" w:date="2023-10-25T14:03:00Z"/>
        </w:trPr>
        <w:tc>
          <w:tcPr>
            <w:tcW w:w="2412" w:type="dxa"/>
            <w:hideMark/>
          </w:tcPr>
          <w:p w14:paraId="60258676" w14:textId="77777777" w:rsidR="00D47B29" w:rsidRPr="00D47B29" w:rsidRDefault="00D47B29" w:rsidP="00D47B29">
            <w:pPr>
              <w:spacing w:after="0"/>
              <w:jc w:val="center"/>
              <w:rPr>
                <w:ins w:id="1620" w:author="Kasper Simonsen" w:date="2023-10-25T14:03:00Z"/>
                <w:rFonts w:ascii="Calibri" w:hAnsi="Calibri" w:cs="Calibri"/>
                <w:color w:val="000000"/>
                <w:sz w:val="22"/>
                <w:szCs w:val="22"/>
                <w:lang w:val="en-AU" w:eastAsia="en-AU"/>
              </w:rPr>
            </w:pPr>
            <w:ins w:id="1621" w:author="Kasper Simonsen" w:date="2023-10-25T14:03:00Z">
              <w:r w:rsidRPr="00D47B29">
                <w:rPr>
                  <w:rFonts w:ascii="Calibri" w:hAnsi="Calibri" w:cs="Calibri"/>
                  <w:color w:val="000000"/>
                  <w:sz w:val="22"/>
                  <w:szCs w:val="22"/>
                  <w:lang w:val="en-AU" w:eastAsia="en-AU"/>
                </w:rPr>
                <w:t>PIT416 Alarm or Instrument Failure</w:t>
              </w:r>
            </w:ins>
          </w:p>
        </w:tc>
        <w:tc>
          <w:tcPr>
            <w:tcW w:w="2404" w:type="dxa"/>
            <w:hideMark/>
          </w:tcPr>
          <w:p w14:paraId="1AA43C1B" w14:textId="77777777" w:rsidR="00D47B29" w:rsidRPr="00D47B29" w:rsidRDefault="00D47B29" w:rsidP="00D47B29">
            <w:pPr>
              <w:spacing w:after="0"/>
              <w:jc w:val="center"/>
              <w:rPr>
                <w:ins w:id="1622" w:author="Kasper Simonsen" w:date="2023-10-25T14:03:00Z"/>
                <w:rFonts w:ascii="Calibri" w:hAnsi="Calibri" w:cs="Calibri"/>
                <w:color w:val="000000"/>
                <w:sz w:val="22"/>
                <w:szCs w:val="22"/>
                <w:lang w:val="en-AU" w:eastAsia="en-AU"/>
              </w:rPr>
            </w:pPr>
            <w:ins w:id="1623" w:author="Kasper Simonsen" w:date="2023-10-25T14:03:00Z">
              <w:r w:rsidRPr="00D47B29">
                <w:rPr>
                  <w:rFonts w:ascii="Calibri" w:hAnsi="Calibri" w:cs="Calibri"/>
                  <w:color w:val="000000"/>
                  <w:sz w:val="22"/>
                  <w:szCs w:val="22"/>
                  <w:lang w:val="en-AU" w:eastAsia="en-AU"/>
                </w:rPr>
                <w:t>High pressure sensed in TE019</w:t>
              </w:r>
            </w:ins>
          </w:p>
        </w:tc>
        <w:tc>
          <w:tcPr>
            <w:tcW w:w="2408" w:type="dxa"/>
            <w:hideMark/>
          </w:tcPr>
          <w:p w14:paraId="29A2861E" w14:textId="77777777" w:rsidR="00D47B29" w:rsidRPr="00D47B29" w:rsidRDefault="00D47B29" w:rsidP="00D47B29">
            <w:pPr>
              <w:spacing w:after="0"/>
              <w:jc w:val="center"/>
              <w:rPr>
                <w:ins w:id="1624" w:author="Kasper Simonsen" w:date="2023-10-25T14:03:00Z"/>
                <w:rFonts w:ascii="Calibri" w:hAnsi="Calibri" w:cs="Calibri"/>
                <w:color w:val="000000"/>
                <w:sz w:val="22"/>
                <w:szCs w:val="22"/>
                <w:lang w:val="en-AU" w:eastAsia="en-AU"/>
              </w:rPr>
            </w:pPr>
            <w:ins w:id="1625" w:author="Kasper Simonsen" w:date="2023-10-25T14:03:00Z">
              <w:r w:rsidRPr="00D47B29">
                <w:rPr>
                  <w:rFonts w:ascii="Calibri" w:hAnsi="Calibri" w:cs="Calibri"/>
                  <w:color w:val="000000"/>
                  <w:sz w:val="22"/>
                  <w:szCs w:val="22"/>
                  <w:lang w:val="en-AU" w:eastAsia="en-AU"/>
                </w:rPr>
                <w:t>Convey of VZ017 not allowed</w:t>
              </w:r>
            </w:ins>
          </w:p>
        </w:tc>
        <w:tc>
          <w:tcPr>
            <w:tcW w:w="2404" w:type="dxa"/>
            <w:hideMark/>
          </w:tcPr>
          <w:p w14:paraId="5AFFEA1D" w14:textId="77777777" w:rsidR="00D47B29" w:rsidRPr="00D47B29" w:rsidRDefault="00D47B29" w:rsidP="00D47B29">
            <w:pPr>
              <w:spacing w:after="0"/>
              <w:jc w:val="center"/>
              <w:rPr>
                <w:ins w:id="1626" w:author="Kasper Simonsen" w:date="2023-10-25T14:03:00Z"/>
                <w:rFonts w:ascii="Calibri" w:hAnsi="Calibri" w:cs="Calibri"/>
                <w:color w:val="000000"/>
                <w:sz w:val="22"/>
                <w:szCs w:val="22"/>
                <w:lang w:val="en-AU" w:eastAsia="en-AU"/>
              </w:rPr>
            </w:pPr>
            <w:ins w:id="1627"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641459A1" w14:textId="77777777" w:rsidTr="00D47B29">
        <w:trPr>
          <w:trHeight w:val="300"/>
          <w:ins w:id="1628" w:author="Kasper Simonsen" w:date="2023-10-25T14:03:00Z"/>
        </w:trPr>
        <w:tc>
          <w:tcPr>
            <w:tcW w:w="2412" w:type="dxa"/>
            <w:hideMark/>
          </w:tcPr>
          <w:p w14:paraId="78C45E08" w14:textId="77777777" w:rsidR="00D47B29" w:rsidRPr="00D47B29" w:rsidRDefault="00D47B29" w:rsidP="00D47B29">
            <w:pPr>
              <w:spacing w:after="0"/>
              <w:jc w:val="center"/>
              <w:rPr>
                <w:ins w:id="1629" w:author="Kasper Simonsen" w:date="2023-10-25T14:03:00Z"/>
                <w:rFonts w:ascii="Calibri" w:hAnsi="Calibri" w:cs="Calibri"/>
                <w:color w:val="000000"/>
                <w:sz w:val="22"/>
                <w:szCs w:val="22"/>
                <w:lang w:val="en-AU" w:eastAsia="en-AU"/>
              </w:rPr>
            </w:pPr>
            <w:ins w:id="1630" w:author="Kasper Simonsen" w:date="2023-10-25T14:03:00Z">
              <w:r w:rsidRPr="00D47B29">
                <w:rPr>
                  <w:rFonts w:ascii="Calibri" w:hAnsi="Calibri" w:cs="Calibri"/>
                  <w:color w:val="000000"/>
                  <w:sz w:val="22"/>
                  <w:szCs w:val="22"/>
                  <w:lang w:val="en-AU" w:eastAsia="en-AU"/>
                </w:rPr>
                <w:t>NC020 VFD Failure</w:t>
              </w:r>
            </w:ins>
          </w:p>
        </w:tc>
        <w:tc>
          <w:tcPr>
            <w:tcW w:w="2404" w:type="dxa"/>
            <w:hideMark/>
          </w:tcPr>
          <w:p w14:paraId="205857D6" w14:textId="77777777" w:rsidR="00D47B29" w:rsidRPr="00D47B29" w:rsidRDefault="00D47B29" w:rsidP="00D47B29">
            <w:pPr>
              <w:spacing w:after="0"/>
              <w:jc w:val="center"/>
              <w:rPr>
                <w:ins w:id="1631" w:author="Kasper Simonsen" w:date="2023-10-25T14:03:00Z"/>
                <w:rFonts w:ascii="Calibri" w:hAnsi="Calibri" w:cs="Calibri"/>
                <w:color w:val="000000"/>
                <w:sz w:val="22"/>
                <w:szCs w:val="22"/>
                <w:lang w:val="en-AU" w:eastAsia="en-AU"/>
              </w:rPr>
            </w:pPr>
            <w:ins w:id="1632" w:author="Kasper Simonsen" w:date="2023-10-25T14:03:00Z">
              <w:r w:rsidRPr="00D47B29">
                <w:rPr>
                  <w:rFonts w:ascii="Calibri" w:hAnsi="Calibri" w:cs="Calibri"/>
                  <w:color w:val="000000"/>
                  <w:sz w:val="22"/>
                  <w:szCs w:val="22"/>
                  <w:lang w:val="en-AU" w:eastAsia="en-AU"/>
                </w:rPr>
                <w:t>Trip or VFD Malfunction</w:t>
              </w:r>
            </w:ins>
          </w:p>
        </w:tc>
        <w:tc>
          <w:tcPr>
            <w:tcW w:w="2408" w:type="dxa"/>
            <w:hideMark/>
          </w:tcPr>
          <w:p w14:paraId="782E7B30" w14:textId="77777777" w:rsidR="00D47B29" w:rsidRPr="00D47B29" w:rsidRDefault="00D47B29" w:rsidP="00D47B29">
            <w:pPr>
              <w:spacing w:after="0"/>
              <w:jc w:val="center"/>
              <w:rPr>
                <w:ins w:id="1633" w:author="Kasper Simonsen" w:date="2023-10-25T14:03:00Z"/>
                <w:rFonts w:ascii="Calibri" w:hAnsi="Calibri" w:cs="Calibri"/>
                <w:color w:val="000000"/>
                <w:sz w:val="22"/>
                <w:szCs w:val="22"/>
                <w:lang w:val="en-AU" w:eastAsia="en-AU"/>
              </w:rPr>
            </w:pPr>
            <w:ins w:id="1634" w:author="Kasper Simonsen" w:date="2023-10-25T14:03:00Z">
              <w:r w:rsidRPr="00D47B29">
                <w:rPr>
                  <w:rFonts w:ascii="Calibri" w:hAnsi="Calibri" w:cs="Calibri"/>
                  <w:color w:val="000000"/>
                  <w:sz w:val="22"/>
                  <w:szCs w:val="22"/>
                  <w:lang w:val="en-AU" w:eastAsia="en-AU"/>
                </w:rPr>
                <w:t>Unload of TE019 not allowed</w:t>
              </w:r>
            </w:ins>
          </w:p>
        </w:tc>
        <w:tc>
          <w:tcPr>
            <w:tcW w:w="2404" w:type="dxa"/>
            <w:hideMark/>
          </w:tcPr>
          <w:p w14:paraId="2A38E776" w14:textId="77777777" w:rsidR="00D47B29" w:rsidRPr="00D47B29" w:rsidRDefault="00D47B29" w:rsidP="00D47B29">
            <w:pPr>
              <w:spacing w:after="0"/>
              <w:jc w:val="center"/>
              <w:rPr>
                <w:ins w:id="1635" w:author="Kasper Simonsen" w:date="2023-10-25T14:03:00Z"/>
                <w:rFonts w:ascii="Calibri" w:hAnsi="Calibri" w:cs="Calibri"/>
                <w:color w:val="000000"/>
                <w:sz w:val="22"/>
                <w:szCs w:val="22"/>
                <w:lang w:val="en-AU" w:eastAsia="en-AU"/>
              </w:rPr>
            </w:pPr>
            <w:ins w:id="1636" w:author="Kasper Simonsen" w:date="2023-10-25T14:03:00Z">
              <w:r w:rsidRPr="00D47B29">
                <w:rPr>
                  <w:rFonts w:ascii="Calibri" w:hAnsi="Calibri" w:cs="Calibri"/>
                  <w:color w:val="000000"/>
                  <w:sz w:val="22"/>
                  <w:szCs w:val="22"/>
                  <w:lang w:val="en-AU" w:eastAsia="en-AU"/>
                </w:rPr>
                <w:t>ON/OFF</w:t>
              </w:r>
            </w:ins>
          </w:p>
        </w:tc>
      </w:tr>
      <w:tr w:rsidR="00D47B29" w:rsidRPr="00D47B29" w14:paraId="269055E5" w14:textId="77777777" w:rsidTr="00D47B29">
        <w:trPr>
          <w:trHeight w:val="300"/>
          <w:ins w:id="1637" w:author="Kasper Simonsen" w:date="2023-10-25T14:03:00Z"/>
        </w:trPr>
        <w:tc>
          <w:tcPr>
            <w:tcW w:w="2412" w:type="dxa"/>
            <w:hideMark/>
          </w:tcPr>
          <w:p w14:paraId="7BBF656E" w14:textId="77777777" w:rsidR="00D47B29" w:rsidRPr="00D47B29" w:rsidRDefault="00D47B29" w:rsidP="00D47B29">
            <w:pPr>
              <w:spacing w:after="0"/>
              <w:jc w:val="center"/>
              <w:rPr>
                <w:ins w:id="1638" w:author="Kasper Simonsen" w:date="2023-10-25T14:03:00Z"/>
                <w:rFonts w:ascii="Calibri" w:hAnsi="Calibri" w:cs="Calibri"/>
                <w:color w:val="000000"/>
                <w:sz w:val="22"/>
                <w:szCs w:val="22"/>
                <w:lang w:val="en-AU" w:eastAsia="en-AU"/>
              </w:rPr>
            </w:pPr>
            <w:ins w:id="1639" w:author="Kasper Simonsen" w:date="2023-10-25T14:03:00Z">
              <w:r w:rsidRPr="00D47B29">
                <w:rPr>
                  <w:rFonts w:ascii="Calibri" w:hAnsi="Calibri" w:cs="Calibri"/>
                  <w:color w:val="000000"/>
                  <w:sz w:val="22"/>
                  <w:szCs w:val="22"/>
                  <w:lang w:val="en-AU" w:eastAsia="en-AU"/>
                </w:rPr>
                <w:t>NC020-M01 Failure</w:t>
              </w:r>
            </w:ins>
          </w:p>
        </w:tc>
        <w:tc>
          <w:tcPr>
            <w:tcW w:w="2404" w:type="dxa"/>
            <w:hideMark/>
          </w:tcPr>
          <w:p w14:paraId="78A31509" w14:textId="77777777" w:rsidR="00D47B29" w:rsidRPr="00D47B29" w:rsidRDefault="00D47B29" w:rsidP="00D47B29">
            <w:pPr>
              <w:spacing w:after="0"/>
              <w:jc w:val="center"/>
              <w:rPr>
                <w:ins w:id="1640" w:author="Kasper Simonsen" w:date="2023-10-25T14:03:00Z"/>
                <w:rFonts w:ascii="Calibri" w:hAnsi="Calibri" w:cs="Calibri"/>
                <w:color w:val="000000"/>
                <w:sz w:val="22"/>
                <w:szCs w:val="22"/>
                <w:lang w:val="en-AU" w:eastAsia="en-AU"/>
              </w:rPr>
            </w:pPr>
            <w:ins w:id="1641" w:author="Kasper Simonsen" w:date="2023-10-25T14:03:00Z">
              <w:r w:rsidRPr="00D47B29">
                <w:rPr>
                  <w:rFonts w:ascii="Calibri" w:hAnsi="Calibri" w:cs="Calibri"/>
                  <w:color w:val="000000"/>
                  <w:sz w:val="22"/>
                  <w:szCs w:val="22"/>
                  <w:lang w:val="en-AU" w:eastAsia="en-AU"/>
                </w:rPr>
                <w:t>TRIP or Motor failure</w:t>
              </w:r>
            </w:ins>
          </w:p>
        </w:tc>
        <w:tc>
          <w:tcPr>
            <w:tcW w:w="2408" w:type="dxa"/>
            <w:hideMark/>
          </w:tcPr>
          <w:p w14:paraId="236ADFA6" w14:textId="77777777" w:rsidR="00D47B29" w:rsidRPr="00D47B29" w:rsidRDefault="00D47B29" w:rsidP="00D47B29">
            <w:pPr>
              <w:spacing w:after="0"/>
              <w:jc w:val="center"/>
              <w:rPr>
                <w:ins w:id="1642" w:author="Kasper Simonsen" w:date="2023-10-25T14:03:00Z"/>
                <w:rFonts w:ascii="Calibri" w:hAnsi="Calibri" w:cs="Calibri"/>
                <w:color w:val="000000"/>
                <w:sz w:val="22"/>
                <w:szCs w:val="22"/>
                <w:lang w:val="en-AU" w:eastAsia="en-AU"/>
              </w:rPr>
            </w:pPr>
            <w:ins w:id="1643" w:author="Kasper Simonsen" w:date="2023-10-25T14:03:00Z">
              <w:r w:rsidRPr="00D47B29">
                <w:rPr>
                  <w:rFonts w:ascii="Calibri" w:hAnsi="Calibri" w:cs="Calibri"/>
                  <w:color w:val="000000"/>
                  <w:sz w:val="22"/>
                  <w:szCs w:val="22"/>
                  <w:lang w:val="en-AU" w:eastAsia="en-AU"/>
                </w:rPr>
                <w:t>Unload of TE019 not allowed</w:t>
              </w:r>
            </w:ins>
          </w:p>
        </w:tc>
        <w:tc>
          <w:tcPr>
            <w:tcW w:w="2404" w:type="dxa"/>
            <w:hideMark/>
          </w:tcPr>
          <w:p w14:paraId="5612B400" w14:textId="77777777" w:rsidR="00D47B29" w:rsidRPr="00D47B29" w:rsidRDefault="00D47B29" w:rsidP="00D47B29">
            <w:pPr>
              <w:spacing w:after="0"/>
              <w:jc w:val="center"/>
              <w:rPr>
                <w:ins w:id="1644" w:author="Kasper Simonsen" w:date="2023-10-25T14:03:00Z"/>
                <w:rFonts w:ascii="Calibri" w:hAnsi="Calibri" w:cs="Calibri"/>
                <w:color w:val="000000"/>
                <w:sz w:val="22"/>
                <w:szCs w:val="22"/>
                <w:lang w:val="en-AU" w:eastAsia="en-AU"/>
              </w:rPr>
            </w:pPr>
            <w:ins w:id="1645" w:author="Kasper Simonsen" w:date="2023-10-25T14:03:00Z">
              <w:r w:rsidRPr="00D47B29">
                <w:rPr>
                  <w:rFonts w:ascii="Calibri" w:hAnsi="Calibri" w:cs="Calibri"/>
                  <w:color w:val="000000"/>
                  <w:sz w:val="22"/>
                  <w:szCs w:val="22"/>
                  <w:lang w:val="en-AU" w:eastAsia="en-AU"/>
                </w:rPr>
                <w:t>ON/OFF</w:t>
              </w:r>
            </w:ins>
          </w:p>
        </w:tc>
      </w:tr>
      <w:tr w:rsidR="00D47B29" w:rsidRPr="00D47B29" w14:paraId="65AAFE03" w14:textId="77777777" w:rsidTr="00D47B29">
        <w:trPr>
          <w:trHeight w:val="600"/>
          <w:ins w:id="1646" w:author="Kasper Simonsen" w:date="2023-10-25T14:03:00Z"/>
        </w:trPr>
        <w:tc>
          <w:tcPr>
            <w:tcW w:w="2412" w:type="dxa"/>
            <w:hideMark/>
          </w:tcPr>
          <w:p w14:paraId="0A3BE944" w14:textId="77777777" w:rsidR="00D47B29" w:rsidRPr="00D47B29" w:rsidRDefault="00D47B29" w:rsidP="00D47B29">
            <w:pPr>
              <w:spacing w:after="0"/>
              <w:jc w:val="center"/>
              <w:rPr>
                <w:ins w:id="1647" w:author="Kasper Simonsen" w:date="2023-10-25T14:03:00Z"/>
                <w:rFonts w:ascii="Calibri" w:hAnsi="Calibri" w:cs="Calibri"/>
                <w:color w:val="000000"/>
                <w:sz w:val="22"/>
                <w:szCs w:val="22"/>
                <w:lang w:val="en-AU" w:eastAsia="en-AU"/>
              </w:rPr>
            </w:pPr>
            <w:ins w:id="1648" w:author="Kasper Simonsen" w:date="2023-10-25T14:03:00Z">
              <w:r w:rsidRPr="00D47B29">
                <w:rPr>
                  <w:rFonts w:ascii="Calibri" w:hAnsi="Calibri" w:cs="Calibri"/>
                  <w:color w:val="000000"/>
                  <w:sz w:val="22"/>
                  <w:szCs w:val="22"/>
                  <w:lang w:val="en-AU" w:eastAsia="en-AU"/>
                </w:rPr>
                <w:t>AY446</w:t>
              </w:r>
            </w:ins>
          </w:p>
        </w:tc>
        <w:tc>
          <w:tcPr>
            <w:tcW w:w="2404" w:type="dxa"/>
            <w:hideMark/>
          </w:tcPr>
          <w:p w14:paraId="37709C96" w14:textId="77777777" w:rsidR="00D47B29" w:rsidRPr="00D47B29" w:rsidRDefault="00D47B29" w:rsidP="00D47B29">
            <w:pPr>
              <w:spacing w:after="0"/>
              <w:jc w:val="center"/>
              <w:rPr>
                <w:ins w:id="1649" w:author="Kasper Simonsen" w:date="2023-10-25T14:03:00Z"/>
                <w:rFonts w:ascii="Calibri" w:hAnsi="Calibri" w:cs="Calibri"/>
                <w:color w:val="000000"/>
                <w:sz w:val="22"/>
                <w:szCs w:val="22"/>
                <w:lang w:val="en-AU" w:eastAsia="en-AU"/>
              </w:rPr>
            </w:pPr>
            <w:ins w:id="1650" w:author="Kasper Simonsen" w:date="2023-10-25T14:03:00Z">
              <w:r w:rsidRPr="00D47B29">
                <w:rPr>
                  <w:rFonts w:ascii="Calibri" w:hAnsi="Calibri" w:cs="Calibri"/>
                  <w:color w:val="000000"/>
                  <w:sz w:val="22"/>
                  <w:szCs w:val="22"/>
                  <w:lang w:val="en-AU" w:eastAsia="en-AU"/>
                </w:rPr>
                <w:t>Magnetic Separator CA021 Inspection Hatrch open</w:t>
              </w:r>
            </w:ins>
          </w:p>
        </w:tc>
        <w:tc>
          <w:tcPr>
            <w:tcW w:w="2408" w:type="dxa"/>
            <w:hideMark/>
          </w:tcPr>
          <w:p w14:paraId="7633F9E2" w14:textId="77777777" w:rsidR="00D47B29" w:rsidRPr="00D47B29" w:rsidRDefault="00D47B29" w:rsidP="00D47B29">
            <w:pPr>
              <w:spacing w:after="0"/>
              <w:jc w:val="center"/>
              <w:rPr>
                <w:ins w:id="1651" w:author="Kasper Simonsen" w:date="2023-10-25T14:03:00Z"/>
                <w:rFonts w:ascii="Calibri" w:hAnsi="Calibri" w:cs="Calibri"/>
                <w:color w:val="000000"/>
                <w:sz w:val="22"/>
                <w:szCs w:val="22"/>
                <w:lang w:val="en-AU" w:eastAsia="en-AU"/>
              </w:rPr>
            </w:pPr>
            <w:ins w:id="1652" w:author="Kasper Simonsen" w:date="2023-10-25T14:03:00Z">
              <w:r w:rsidRPr="00D47B29">
                <w:rPr>
                  <w:rFonts w:ascii="Calibri" w:hAnsi="Calibri" w:cs="Calibri"/>
                  <w:color w:val="000000"/>
                  <w:sz w:val="22"/>
                  <w:szCs w:val="22"/>
                  <w:lang w:val="en-AU" w:eastAsia="en-AU"/>
                </w:rPr>
                <w:t>Unload of TE019 not allowed</w:t>
              </w:r>
            </w:ins>
          </w:p>
        </w:tc>
        <w:tc>
          <w:tcPr>
            <w:tcW w:w="2404" w:type="dxa"/>
            <w:hideMark/>
          </w:tcPr>
          <w:p w14:paraId="430659AC" w14:textId="77777777" w:rsidR="00D47B29" w:rsidRPr="00D47B29" w:rsidRDefault="00D47B29" w:rsidP="00D47B29">
            <w:pPr>
              <w:spacing w:after="0"/>
              <w:jc w:val="center"/>
              <w:rPr>
                <w:ins w:id="1653" w:author="Kasper Simonsen" w:date="2023-10-25T14:03:00Z"/>
                <w:rFonts w:ascii="Calibri" w:hAnsi="Calibri" w:cs="Calibri"/>
                <w:color w:val="000000"/>
                <w:sz w:val="22"/>
                <w:szCs w:val="22"/>
                <w:lang w:val="en-AU" w:eastAsia="en-AU"/>
              </w:rPr>
            </w:pPr>
            <w:ins w:id="1654" w:author="Kasper Simonsen" w:date="2023-10-25T14:03:00Z">
              <w:r w:rsidRPr="00D47B29">
                <w:rPr>
                  <w:rFonts w:ascii="Calibri" w:hAnsi="Calibri" w:cs="Calibri"/>
                  <w:color w:val="000000"/>
                  <w:sz w:val="22"/>
                  <w:szCs w:val="22"/>
                  <w:lang w:val="en-AU" w:eastAsia="en-AU"/>
                </w:rPr>
                <w:t>ON/OFF</w:t>
              </w:r>
            </w:ins>
          </w:p>
        </w:tc>
      </w:tr>
      <w:tr w:rsidR="00D47B29" w:rsidRPr="00D47B29" w14:paraId="16D0CFD2" w14:textId="77777777" w:rsidTr="00D47B29">
        <w:trPr>
          <w:trHeight w:val="300"/>
          <w:ins w:id="1655" w:author="Kasper Simonsen" w:date="2023-10-25T14:03:00Z"/>
        </w:trPr>
        <w:tc>
          <w:tcPr>
            <w:tcW w:w="2412" w:type="dxa"/>
            <w:hideMark/>
          </w:tcPr>
          <w:p w14:paraId="6BDFB3D2" w14:textId="77777777" w:rsidR="00D47B29" w:rsidRPr="00D47B29" w:rsidRDefault="00D47B29" w:rsidP="00D47B29">
            <w:pPr>
              <w:spacing w:after="0"/>
              <w:jc w:val="center"/>
              <w:rPr>
                <w:ins w:id="1656" w:author="Kasper Simonsen" w:date="2023-10-25T14:03:00Z"/>
                <w:rFonts w:ascii="Calibri" w:hAnsi="Calibri" w:cs="Calibri"/>
                <w:color w:val="000000"/>
                <w:sz w:val="22"/>
                <w:szCs w:val="22"/>
                <w:lang w:val="en-AU" w:eastAsia="en-AU"/>
              </w:rPr>
            </w:pPr>
            <w:ins w:id="1657" w:author="Kasper Simonsen" w:date="2023-10-25T14:03:00Z">
              <w:r w:rsidRPr="00D47B29">
                <w:rPr>
                  <w:rFonts w:ascii="Calibri" w:hAnsi="Calibri" w:cs="Calibri"/>
                  <w:color w:val="000000"/>
                  <w:sz w:val="22"/>
                  <w:szCs w:val="22"/>
                  <w:lang w:val="en-AU" w:eastAsia="en-AU"/>
                </w:rPr>
                <w:t>PG400-M04 VFD Failure</w:t>
              </w:r>
            </w:ins>
          </w:p>
        </w:tc>
        <w:tc>
          <w:tcPr>
            <w:tcW w:w="2404" w:type="dxa"/>
            <w:hideMark/>
          </w:tcPr>
          <w:p w14:paraId="00026D5D" w14:textId="77777777" w:rsidR="00D47B29" w:rsidRPr="00D47B29" w:rsidRDefault="00D47B29" w:rsidP="00D47B29">
            <w:pPr>
              <w:spacing w:after="0"/>
              <w:jc w:val="center"/>
              <w:rPr>
                <w:ins w:id="1658" w:author="Kasper Simonsen" w:date="2023-10-25T14:03:00Z"/>
                <w:rFonts w:ascii="Calibri" w:hAnsi="Calibri" w:cs="Calibri"/>
                <w:color w:val="000000"/>
                <w:sz w:val="22"/>
                <w:szCs w:val="22"/>
                <w:lang w:val="en-AU" w:eastAsia="en-AU"/>
              </w:rPr>
            </w:pPr>
            <w:ins w:id="1659" w:author="Kasper Simonsen" w:date="2023-10-25T14:03:00Z">
              <w:r w:rsidRPr="00D47B29">
                <w:rPr>
                  <w:rFonts w:ascii="Calibri" w:hAnsi="Calibri" w:cs="Calibri"/>
                  <w:color w:val="000000"/>
                  <w:sz w:val="22"/>
                  <w:szCs w:val="22"/>
                  <w:lang w:val="en-AU" w:eastAsia="en-AU"/>
                </w:rPr>
                <w:t>Trip or VFD Malfunction</w:t>
              </w:r>
            </w:ins>
          </w:p>
        </w:tc>
        <w:tc>
          <w:tcPr>
            <w:tcW w:w="2408" w:type="dxa"/>
            <w:hideMark/>
          </w:tcPr>
          <w:p w14:paraId="782A35D0" w14:textId="77777777" w:rsidR="00D47B29" w:rsidRPr="00D47B29" w:rsidRDefault="00D47B29" w:rsidP="00D47B29">
            <w:pPr>
              <w:spacing w:after="0"/>
              <w:jc w:val="center"/>
              <w:rPr>
                <w:ins w:id="1660" w:author="Kasper Simonsen" w:date="2023-10-25T14:03:00Z"/>
                <w:rFonts w:ascii="Calibri" w:hAnsi="Calibri" w:cs="Calibri"/>
                <w:color w:val="000000"/>
                <w:sz w:val="22"/>
                <w:szCs w:val="22"/>
                <w:lang w:val="en-AU" w:eastAsia="en-AU"/>
              </w:rPr>
            </w:pPr>
            <w:ins w:id="1661" w:author="Kasper Simonsen" w:date="2023-10-25T14:03:00Z">
              <w:r w:rsidRPr="00D47B29">
                <w:rPr>
                  <w:rFonts w:ascii="Calibri" w:hAnsi="Calibri" w:cs="Calibri"/>
                  <w:color w:val="000000"/>
                  <w:sz w:val="22"/>
                  <w:szCs w:val="22"/>
                  <w:lang w:val="en-AU" w:eastAsia="en-AU"/>
                </w:rPr>
                <w:t>VK016 goes in standby</w:t>
              </w:r>
            </w:ins>
          </w:p>
        </w:tc>
        <w:tc>
          <w:tcPr>
            <w:tcW w:w="2404" w:type="dxa"/>
            <w:hideMark/>
          </w:tcPr>
          <w:p w14:paraId="065F7324" w14:textId="77777777" w:rsidR="00D47B29" w:rsidRPr="00D47B29" w:rsidRDefault="00D47B29" w:rsidP="00D47B29">
            <w:pPr>
              <w:spacing w:after="0"/>
              <w:jc w:val="center"/>
              <w:rPr>
                <w:ins w:id="1662" w:author="Kasper Simonsen" w:date="2023-10-25T14:03:00Z"/>
                <w:rFonts w:ascii="Calibri" w:hAnsi="Calibri" w:cs="Calibri"/>
                <w:color w:val="000000"/>
                <w:sz w:val="22"/>
                <w:szCs w:val="22"/>
                <w:lang w:val="en-AU" w:eastAsia="en-AU"/>
              </w:rPr>
            </w:pPr>
            <w:ins w:id="1663" w:author="Kasper Simonsen" w:date="2023-10-25T14:03:00Z">
              <w:r w:rsidRPr="00D47B29">
                <w:rPr>
                  <w:rFonts w:ascii="Calibri" w:hAnsi="Calibri" w:cs="Calibri"/>
                  <w:color w:val="000000"/>
                  <w:sz w:val="22"/>
                  <w:szCs w:val="22"/>
                  <w:lang w:val="en-AU" w:eastAsia="en-AU"/>
                </w:rPr>
                <w:t>ON/OFF</w:t>
              </w:r>
            </w:ins>
          </w:p>
        </w:tc>
      </w:tr>
      <w:tr w:rsidR="00D47B29" w:rsidRPr="00D47B29" w14:paraId="7D88511C" w14:textId="77777777" w:rsidTr="00D47B29">
        <w:trPr>
          <w:trHeight w:val="600"/>
          <w:ins w:id="1664" w:author="Kasper Simonsen" w:date="2023-10-25T14:03:00Z"/>
        </w:trPr>
        <w:tc>
          <w:tcPr>
            <w:tcW w:w="2412" w:type="dxa"/>
            <w:hideMark/>
          </w:tcPr>
          <w:p w14:paraId="63C1776A" w14:textId="77777777" w:rsidR="00D47B29" w:rsidRPr="00D47B29" w:rsidRDefault="00D47B29" w:rsidP="00D47B29">
            <w:pPr>
              <w:spacing w:after="0"/>
              <w:jc w:val="center"/>
              <w:rPr>
                <w:ins w:id="1665" w:author="Kasper Simonsen" w:date="2023-10-25T14:03:00Z"/>
                <w:rFonts w:ascii="Calibri" w:hAnsi="Calibri" w:cs="Calibri"/>
                <w:color w:val="000000"/>
                <w:sz w:val="22"/>
                <w:szCs w:val="22"/>
                <w:lang w:val="en-AU" w:eastAsia="en-AU"/>
              </w:rPr>
            </w:pPr>
            <w:ins w:id="1666" w:author="Kasper Simonsen" w:date="2023-10-25T14:03:00Z">
              <w:r w:rsidRPr="00D47B29">
                <w:rPr>
                  <w:rFonts w:ascii="Calibri" w:hAnsi="Calibri" w:cs="Calibri"/>
                  <w:color w:val="000000"/>
                  <w:sz w:val="22"/>
                  <w:szCs w:val="22"/>
                  <w:lang w:val="en-AU" w:eastAsia="en-AU"/>
                </w:rPr>
                <w:t>PIT128 High Alarm or Instrument Failure</w:t>
              </w:r>
            </w:ins>
          </w:p>
        </w:tc>
        <w:tc>
          <w:tcPr>
            <w:tcW w:w="2404" w:type="dxa"/>
            <w:hideMark/>
          </w:tcPr>
          <w:p w14:paraId="100F0C54" w14:textId="77777777" w:rsidR="00D47B29" w:rsidRPr="00D47B29" w:rsidRDefault="00D47B29" w:rsidP="00D47B29">
            <w:pPr>
              <w:spacing w:after="0"/>
              <w:jc w:val="center"/>
              <w:rPr>
                <w:ins w:id="1667" w:author="Kasper Simonsen" w:date="2023-10-25T14:03:00Z"/>
                <w:rFonts w:ascii="Calibri" w:hAnsi="Calibri" w:cs="Calibri"/>
                <w:color w:val="000000"/>
                <w:sz w:val="22"/>
                <w:szCs w:val="22"/>
                <w:lang w:val="en-AU" w:eastAsia="en-AU"/>
              </w:rPr>
            </w:pPr>
            <w:ins w:id="1668" w:author="Kasper Simonsen" w:date="2023-10-25T14:03:00Z">
              <w:r w:rsidRPr="00D47B29">
                <w:rPr>
                  <w:rFonts w:ascii="Calibri" w:hAnsi="Calibri" w:cs="Calibri"/>
                  <w:color w:val="000000"/>
                  <w:sz w:val="22"/>
                  <w:szCs w:val="22"/>
                  <w:lang w:val="en-AU" w:eastAsia="en-AU"/>
                </w:rPr>
                <w:t>High Pressure sensed at NZ001</w:t>
              </w:r>
            </w:ins>
          </w:p>
        </w:tc>
        <w:tc>
          <w:tcPr>
            <w:tcW w:w="2408" w:type="dxa"/>
            <w:hideMark/>
          </w:tcPr>
          <w:p w14:paraId="2C58BECB" w14:textId="77777777" w:rsidR="00D47B29" w:rsidRPr="00D47B29" w:rsidRDefault="00D47B29" w:rsidP="00D47B29">
            <w:pPr>
              <w:spacing w:after="0"/>
              <w:jc w:val="center"/>
              <w:rPr>
                <w:ins w:id="1669" w:author="Kasper Simonsen" w:date="2023-10-25T14:03:00Z"/>
                <w:rFonts w:ascii="Calibri" w:hAnsi="Calibri" w:cs="Calibri"/>
                <w:color w:val="000000"/>
                <w:sz w:val="22"/>
                <w:szCs w:val="22"/>
                <w:lang w:val="en-AU" w:eastAsia="en-AU"/>
              </w:rPr>
            </w:pPr>
            <w:ins w:id="1670" w:author="Kasper Simonsen" w:date="2023-10-25T14:03:00Z">
              <w:r w:rsidRPr="00D47B29">
                <w:rPr>
                  <w:rFonts w:ascii="Calibri" w:hAnsi="Calibri" w:cs="Calibri"/>
                  <w:color w:val="000000"/>
                  <w:sz w:val="22"/>
                  <w:szCs w:val="22"/>
                  <w:lang w:val="en-AU" w:eastAsia="en-AU"/>
                </w:rPr>
                <w:t>Unload of LFP Big Bag to TE005 not allowed</w:t>
              </w:r>
            </w:ins>
          </w:p>
        </w:tc>
        <w:tc>
          <w:tcPr>
            <w:tcW w:w="2404" w:type="dxa"/>
            <w:hideMark/>
          </w:tcPr>
          <w:p w14:paraId="639C4823" w14:textId="77777777" w:rsidR="00D47B29" w:rsidRPr="00D47B29" w:rsidRDefault="00D47B29" w:rsidP="00D47B29">
            <w:pPr>
              <w:spacing w:after="0"/>
              <w:jc w:val="center"/>
              <w:rPr>
                <w:ins w:id="1671" w:author="Kasper Simonsen" w:date="2023-10-25T14:03:00Z"/>
                <w:rFonts w:ascii="Calibri" w:hAnsi="Calibri" w:cs="Calibri"/>
                <w:color w:val="000000"/>
                <w:sz w:val="22"/>
                <w:szCs w:val="22"/>
                <w:lang w:val="en-AU" w:eastAsia="en-AU"/>
              </w:rPr>
            </w:pPr>
            <w:ins w:id="1672"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04467D09" w14:textId="77777777" w:rsidTr="00D47B29">
        <w:trPr>
          <w:trHeight w:val="600"/>
          <w:ins w:id="1673" w:author="Kasper Simonsen" w:date="2023-10-25T14:03:00Z"/>
        </w:trPr>
        <w:tc>
          <w:tcPr>
            <w:tcW w:w="2412" w:type="dxa"/>
            <w:hideMark/>
          </w:tcPr>
          <w:p w14:paraId="719C9CAD" w14:textId="77777777" w:rsidR="00D47B29" w:rsidRPr="00D47B29" w:rsidRDefault="00D47B29" w:rsidP="00D47B29">
            <w:pPr>
              <w:spacing w:after="0"/>
              <w:jc w:val="center"/>
              <w:rPr>
                <w:ins w:id="1674" w:author="Kasper Simonsen" w:date="2023-10-25T14:03:00Z"/>
                <w:rFonts w:ascii="Calibri" w:hAnsi="Calibri" w:cs="Calibri"/>
                <w:color w:val="000000"/>
                <w:sz w:val="22"/>
                <w:szCs w:val="22"/>
                <w:lang w:val="en-AU" w:eastAsia="en-AU"/>
              </w:rPr>
            </w:pPr>
            <w:ins w:id="1675" w:author="Kasper Simonsen" w:date="2023-10-25T14:03:00Z">
              <w:r w:rsidRPr="00D47B29">
                <w:rPr>
                  <w:rFonts w:ascii="Calibri" w:hAnsi="Calibri" w:cs="Calibri"/>
                  <w:color w:val="000000"/>
                  <w:sz w:val="22"/>
                  <w:szCs w:val="22"/>
                  <w:lang w:val="en-AU" w:eastAsia="en-AU"/>
                </w:rPr>
                <w:t>PDIT003 High Alarm or Instrument Failure</w:t>
              </w:r>
            </w:ins>
          </w:p>
        </w:tc>
        <w:tc>
          <w:tcPr>
            <w:tcW w:w="2404" w:type="dxa"/>
            <w:hideMark/>
          </w:tcPr>
          <w:p w14:paraId="20337C48" w14:textId="77777777" w:rsidR="00D47B29" w:rsidRPr="00D47B29" w:rsidRDefault="00D47B29" w:rsidP="00D47B29">
            <w:pPr>
              <w:spacing w:after="0"/>
              <w:jc w:val="center"/>
              <w:rPr>
                <w:ins w:id="1676" w:author="Kasper Simonsen" w:date="2023-10-25T14:03:00Z"/>
                <w:rFonts w:ascii="Calibri" w:hAnsi="Calibri" w:cs="Calibri"/>
                <w:color w:val="000000"/>
                <w:sz w:val="22"/>
                <w:szCs w:val="22"/>
                <w:lang w:val="en-AU" w:eastAsia="en-AU"/>
              </w:rPr>
            </w:pPr>
            <w:ins w:id="1677" w:author="Kasper Simonsen" w:date="2023-10-25T14:03:00Z">
              <w:r w:rsidRPr="00D47B29">
                <w:rPr>
                  <w:rFonts w:ascii="Calibri" w:hAnsi="Calibri" w:cs="Calibri"/>
                  <w:color w:val="000000"/>
                  <w:sz w:val="22"/>
                  <w:szCs w:val="22"/>
                  <w:lang w:val="en-AU" w:eastAsia="en-AU"/>
                </w:rPr>
                <w:t>Overpressure of the Hepa Filter GC002</w:t>
              </w:r>
            </w:ins>
          </w:p>
        </w:tc>
        <w:tc>
          <w:tcPr>
            <w:tcW w:w="2408" w:type="dxa"/>
            <w:hideMark/>
          </w:tcPr>
          <w:p w14:paraId="72338B21" w14:textId="77777777" w:rsidR="00D47B29" w:rsidRPr="00D47B29" w:rsidRDefault="00D47B29" w:rsidP="00D47B29">
            <w:pPr>
              <w:spacing w:after="0"/>
              <w:jc w:val="center"/>
              <w:rPr>
                <w:ins w:id="1678" w:author="Kasper Simonsen" w:date="2023-10-25T14:03:00Z"/>
                <w:rFonts w:ascii="Calibri" w:hAnsi="Calibri" w:cs="Calibri"/>
                <w:color w:val="000000"/>
                <w:sz w:val="22"/>
                <w:szCs w:val="22"/>
                <w:lang w:val="en-AU" w:eastAsia="en-AU"/>
              </w:rPr>
            </w:pPr>
            <w:ins w:id="1679" w:author="Kasper Simonsen" w:date="2023-10-25T14:03:00Z">
              <w:r w:rsidRPr="00D47B29">
                <w:rPr>
                  <w:rFonts w:ascii="Calibri" w:hAnsi="Calibri" w:cs="Calibri"/>
                  <w:color w:val="000000"/>
                  <w:sz w:val="22"/>
                  <w:szCs w:val="22"/>
                  <w:lang w:val="en-AU" w:eastAsia="en-AU"/>
                </w:rPr>
                <w:t>Unload of CB Bag not allowed</w:t>
              </w:r>
            </w:ins>
          </w:p>
        </w:tc>
        <w:tc>
          <w:tcPr>
            <w:tcW w:w="2404" w:type="dxa"/>
            <w:hideMark/>
          </w:tcPr>
          <w:p w14:paraId="3E6D5AF0" w14:textId="77777777" w:rsidR="00D47B29" w:rsidRPr="00D47B29" w:rsidRDefault="00D47B29" w:rsidP="00D47B29">
            <w:pPr>
              <w:spacing w:after="0"/>
              <w:jc w:val="center"/>
              <w:rPr>
                <w:ins w:id="1680" w:author="Kasper Simonsen" w:date="2023-10-25T14:03:00Z"/>
                <w:rFonts w:ascii="Calibri" w:hAnsi="Calibri" w:cs="Calibri"/>
                <w:color w:val="000000"/>
                <w:sz w:val="22"/>
                <w:szCs w:val="22"/>
                <w:lang w:val="en-AU" w:eastAsia="en-AU"/>
              </w:rPr>
            </w:pPr>
            <w:ins w:id="1681"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50A97DF8" w14:textId="77777777" w:rsidTr="00D47B29">
        <w:trPr>
          <w:trHeight w:val="600"/>
          <w:ins w:id="1682" w:author="Kasper Simonsen" w:date="2023-10-25T14:03:00Z"/>
        </w:trPr>
        <w:tc>
          <w:tcPr>
            <w:tcW w:w="2412" w:type="dxa"/>
            <w:hideMark/>
          </w:tcPr>
          <w:p w14:paraId="1F377F90" w14:textId="77777777" w:rsidR="00D47B29" w:rsidRPr="00D47B29" w:rsidRDefault="00D47B29" w:rsidP="00D47B29">
            <w:pPr>
              <w:spacing w:after="0"/>
              <w:jc w:val="center"/>
              <w:rPr>
                <w:ins w:id="1683" w:author="Kasper Simonsen" w:date="2023-10-25T14:03:00Z"/>
                <w:rFonts w:ascii="Calibri" w:hAnsi="Calibri" w:cs="Calibri"/>
                <w:color w:val="000000"/>
                <w:sz w:val="22"/>
                <w:szCs w:val="22"/>
                <w:lang w:val="en-AU" w:eastAsia="en-AU"/>
              </w:rPr>
            </w:pPr>
            <w:ins w:id="1684" w:author="Kasper Simonsen" w:date="2023-10-25T14:03:00Z">
              <w:r w:rsidRPr="00D47B29">
                <w:rPr>
                  <w:rFonts w:ascii="Calibri" w:hAnsi="Calibri" w:cs="Calibri"/>
                  <w:color w:val="000000"/>
                  <w:sz w:val="22"/>
                  <w:szCs w:val="22"/>
                  <w:lang w:val="en-AU" w:eastAsia="en-AU"/>
                </w:rPr>
                <w:t>1002-PIT001 High Alarm or Instrument Failure</w:t>
              </w:r>
            </w:ins>
          </w:p>
        </w:tc>
        <w:tc>
          <w:tcPr>
            <w:tcW w:w="2404" w:type="dxa"/>
            <w:hideMark/>
          </w:tcPr>
          <w:p w14:paraId="2F25811E" w14:textId="77777777" w:rsidR="00D47B29" w:rsidRPr="00D47B29" w:rsidRDefault="00D47B29" w:rsidP="00D47B29">
            <w:pPr>
              <w:spacing w:after="0"/>
              <w:jc w:val="center"/>
              <w:rPr>
                <w:ins w:id="1685" w:author="Kasper Simonsen" w:date="2023-10-25T14:03:00Z"/>
                <w:rFonts w:ascii="Calibri" w:hAnsi="Calibri" w:cs="Calibri"/>
                <w:color w:val="000000"/>
                <w:sz w:val="22"/>
                <w:szCs w:val="22"/>
                <w:lang w:val="en-AU" w:eastAsia="en-AU"/>
              </w:rPr>
            </w:pPr>
            <w:ins w:id="1686" w:author="Kasper Simonsen" w:date="2023-10-25T14:03:00Z">
              <w:r w:rsidRPr="00D47B29">
                <w:rPr>
                  <w:rFonts w:ascii="Calibri" w:hAnsi="Calibri" w:cs="Calibri"/>
                  <w:color w:val="000000"/>
                  <w:sz w:val="22"/>
                  <w:szCs w:val="22"/>
                  <w:lang w:val="en-AU" w:eastAsia="en-AU"/>
                </w:rPr>
                <w:t>High Pressure sensed at CX001</w:t>
              </w:r>
            </w:ins>
          </w:p>
        </w:tc>
        <w:tc>
          <w:tcPr>
            <w:tcW w:w="2408" w:type="dxa"/>
            <w:noWrap/>
            <w:hideMark/>
          </w:tcPr>
          <w:p w14:paraId="4CD73284" w14:textId="77777777" w:rsidR="00D47B29" w:rsidRPr="00D47B29" w:rsidRDefault="00D47B29" w:rsidP="00D47B29">
            <w:pPr>
              <w:spacing w:after="0"/>
              <w:jc w:val="center"/>
              <w:rPr>
                <w:ins w:id="1687" w:author="Kasper Simonsen" w:date="2023-10-25T14:03:00Z"/>
                <w:rFonts w:ascii="Calibri" w:hAnsi="Calibri" w:cs="Calibri"/>
                <w:color w:val="000000"/>
                <w:sz w:val="22"/>
                <w:szCs w:val="22"/>
                <w:lang w:val="en-AU" w:eastAsia="en-AU"/>
              </w:rPr>
            </w:pPr>
            <w:ins w:id="1688" w:author="Kasper Simonsen" w:date="2023-10-25T14:03:00Z">
              <w:r w:rsidRPr="00D47B29">
                <w:rPr>
                  <w:rFonts w:ascii="Calibri" w:hAnsi="Calibri" w:cs="Calibri"/>
                  <w:color w:val="000000"/>
                  <w:sz w:val="22"/>
                  <w:szCs w:val="22"/>
                  <w:lang w:val="en-AU" w:eastAsia="en-AU"/>
                </w:rPr>
                <w:t>auxiliary voltage Cut OFF - SAFE</w:t>
              </w:r>
            </w:ins>
          </w:p>
        </w:tc>
        <w:tc>
          <w:tcPr>
            <w:tcW w:w="2404" w:type="dxa"/>
            <w:hideMark/>
          </w:tcPr>
          <w:p w14:paraId="76B9CAE4" w14:textId="77777777" w:rsidR="00D47B29" w:rsidRPr="00D47B29" w:rsidRDefault="00D47B29" w:rsidP="00D47B29">
            <w:pPr>
              <w:spacing w:after="0"/>
              <w:jc w:val="center"/>
              <w:rPr>
                <w:ins w:id="1689" w:author="Kasper Simonsen" w:date="2023-10-25T14:03:00Z"/>
                <w:rFonts w:ascii="Calibri" w:hAnsi="Calibri" w:cs="Calibri"/>
                <w:color w:val="000000"/>
                <w:sz w:val="22"/>
                <w:szCs w:val="22"/>
                <w:lang w:val="en-AU" w:eastAsia="en-AU"/>
              </w:rPr>
            </w:pPr>
            <w:ins w:id="1690"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264C8BF5" w14:textId="77777777" w:rsidTr="00D47B29">
        <w:trPr>
          <w:trHeight w:val="600"/>
          <w:ins w:id="1691" w:author="Kasper Simonsen" w:date="2023-10-25T14:03:00Z"/>
        </w:trPr>
        <w:tc>
          <w:tcPr>
            <w:tcW w:w="2412" w:type="dxa"/>
            <w:hideMark/>
          </w:tcPr>
          <w:p w14:paraId="115277BA" w14:textId="77777777" w:rsidR="00D47B29" w:rsidRPr="00D47B29" w:rsidRDefault="00D47B29" w:rsidP="00D47B29">
            <w:pPr>
              <w:spacing w:after="0"/>
              <w:jc w:val="center"/>
              <w:rPr>
                <w:ins w:id="1692" w:author="Kasper Simonsen" w:date="2023-10-25T14:03:00Z"/>
                <w:rFonts w:ascii="Calibri" w:hAnsi="Calibri" w:cs="Calibri"/>
                <w:color w:val="000000"/>
                <w:sz w:val="22"/>
                <w:szCs w:val="22"/>
                <w:lang w:val="en-AU" w:eastAsia="en-AU"/>
              </w:rPr>
            </w:pPr>
            <w:ins w:id="1693" w:author="Kasper Simonsen" w:date="2023-10-25T14:03:00Z">
              <w:r w:rsidRPr="00D47B29">
                <w:rPr>
                  <w:rFonts w:ascii="Calibri" w:hAnsi="Calibri" w:cs="Calibri"/>
                  <w:color w:val="000000"/>
                  <w:sz w:val="22"/>
                  <w:szCs w:val="22"/>
                  <w:lang w:val="en-AU" w:eastAsia="en-AU"/>
                </w:rPr>
                <w:t>1002-TIT001 High Alarm or Instrument Failure</w:t>
              </w:r>
            </w:ins>
          </w:p>
        </w:tc>
        <w:tc>
          <w:tcPr>
            <w:tcW w:w="2404" w:type="dxa"/>
            <w:hideMark/>
          </w:tcPr>
          <w:p w14:paraId="23C7CBE0" w14:textId="77777777" w:rsidR="00D47B29" w:rsidRPr="00D47B29" w:rsidRDefault="00D47B29" w:rsidP="00D47B29">
            <w:pPr>
              <w:spacing w:after="0"/>
              <w:jc w:val="center"/>
              <w:rPr>
                <w:ins w:id="1694" w:author="Kasper Simonsen" w:date="2023-10-25T14:03:00Z"/>
                <w:rFonts w:ascii="Calibri" w:hAnsi="Calibri" w:cs="Calibri"/>
                <w:color w:val="000000"/>
                <w:sz w:val="22"/>
                <w:szCs w:val="22"/>
                <w:lang w:val="en-AU" w:eastAsia="en-AU"/>
              </w:rPr>
            </w:pPr>
            <w:ins w:id="1695" w:author="Kasper Simonsen" w:date="2023-10-25T14:03:00Z">
              <w:r w:rsidRPr="00D47B29">
                <w:rPr>
                  <w:rFonts w:ascii="Calibri" w:hAnsi="Calibri" w:cs="Calibri"/>
                  <w:color w:val="000000"/>
                  <w:sz w:val="22"/>
                  <w:szCs w:val="22"/>
                  <w:lang w:val="en-AU" w:eastAsia="en-AU"/>
                </w:rPr>
                <w:t>High Temperature sensed at CX001</w:t>
              </w:r>
            </w:ins>
          </w:p>
        </w:tc>
        <w:tc>
          <w:tcPr>
            <w:tcW w:w="2408" w:type="dxa"/>
            <w:hideMark/>
          </w:tcPr>
          <w:p w14:paraId="42E517C8" w14:textId="77777777" w:rsidR="00D47B29" w:rsidRPr="00D47B29" w:rsidRDefault="00D47B29" w:rsidP="00D47B29">
            <w:pPr>
              <w:spacing w:after="0"/>
              <w:jc w:val="center"/>
              <w:rPr>
                <w:ins w:id="1696" w:author="Kasper Simonsen" w:date="2023-10-25T14:03:00Z"/>
                <w:rFonts w:ascii="Calibri" w:hAnsi="Calibri" w:cs="Calibri"/>
                <w:color w:val="000000"/>
                <w:sz w:val="22"/>
                <w:szCs w:val="22"/>
                <w:lang w:val="en-AU" w:eastAsia="en-AU"/>
              </w:rPr>
            </w:pPr>
            <w:ins w:id="1697" w:author="Kasper Simonsen" w:date="2023-10-25T14:03:00Z">
              <w:r w:rsidRPr="00D47B29">
                <w:rPr>
                  <w:rFonts w:ascii="Calibri" w:hAnsi="Calibri" w:cs="Calibri"/>
                  <w:color w:val="000000"/>
                  <w:sz w:val="22"/>
                  <w:szCs w:val="22"/>
                  <w:lang w:val="en-AU" w:eastAsia="en-AU"/>
                </w:rPr>
                <w:t>Unload of CB Bag not allowed</w:t>
              </w:r>
            </w:ins>
          </w:p>
        </w:tc>
        <w:tc>
          <w:tcPr>
            <w:tcW w:w="2404" w:type="dxa"/>
            <w:hideMark/>
          </w:tcPr>
          <w:p w14:paraId="69CE3177" w14:textId="77777777" w:rsidR="00D47B29" w:rsidRPr="00D47B29" w:rsidRDefault="00D47B29" w:rsidP="00D47B29">
            <w:pPr>
              <w:spacing w:after="0"/>
              <w:jc w:val="center"/>
              <w:rPr>
                <w:ins w:id="1698" w:author="Kasper Simonsen" w:date="2023-10-25T14:03:00Z"/>
                <w:rFonts w:ascii="Calibri" w:hAnsi="Calibri" w:cs="Calibri"/>
                <w:color w:val="000000"/>
                <w:sz w:val="22"/>
                <w:szCs w:val="22"/>
                <w:lang w:val="en-AU" w:eastAsia="en-AU"/>
              </w:rPr>
            </w:pPr>
            <w:ins w:id="1699"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583371D5" w14:textId="77777777" w:rsidTr="00D47B29">
        <w:trPr>
          <w:trHeight w:val="300"/>
          <w:ins w:id="1700" w:author="Kasper Simonsen" w:date="2023-10-25T14:03:00Z"/>
        </w:trPr>
        <w:tc>
          <w:tcPr>
            <w:tcW w:w="2412" w:type="dxa"/>
            <w:hideMark/>
          </w:tcPr>
          <w:p w14:paraId="61A1F4CB" w14:textId="77777777" w:rsidR="00D47B29" w:rsidRPr="00D47B29" w:rsidRDefault="00D47B29" w:rsidP="00D47B29">
            <w:pPr>
              <w:spacing w:after="0"/>
              <w:jc w:val="center"/>
              <w:rPr>
                <w:ins w:id="1701" w:author="Kasper Simonsen" w:date="2023-10-25T14:03:00Z"/>
                <w:rFonts w:ascii="Calibri" w:hAnsi="Calibri" w:cs="Calibri"/>
                <w:color w:val="000000"/>
                <w:sz w:val="22"/>
                <w:szCs w:val="22"/>
                <w:lang w:val="en-AU" w:eastAsia="en-AU"/>
              </w:rPr>
            </w:pPr>
            <w:ins w:id="1702" w:author="Kasper Simonsen" w:date="2023-10-25T14:03:00Z">
              <w:r w:rsidRPr="00D47B29">
                <w:rPr>
                  <w:rFonts w:ascii="Calibri" w:hAnsi="Calibri" w:cs="Calibri"/>
                  <w:color w:val="000000"/>
                  <w:sz w:val="22"/>
                  <w:szCs w:val="22"/>
                  <w:lang w:val="en-AU" w:eastAsia="en-AU"/>
                </w:rPr>
                <w:lastRenderedPageBreak/>
                <w:t>GK002 VFD Failure</w:t>
              </w:r>
            </w:ins>
          </w:p>
        </w:tc>
        <w:tc>
          <w:tcPr>
            <w:tcW w:w="2404" w:type="dxa"/>
            <w:hideMark/>
          </w:tcPr>
          <w:p w14:paraId="1D38F1D4" w14:textId="77777777" w:rsidR="00D47B29" w:rsidRPr="00D47B29" w:rsidRDefault="00D47B29" w:rsidP="00D47B29">
            <w:pPr>
              <w:spacing w:after="0"/>
              <w:jc w:val="center"/>
              <w:rPr>
                <w:ins w:id="1703" w:author="Kasper Simonsen" w:date="2023-10-25T14:03:00Z"/>
                <w:rFonts w:ascii="Calibri" w:hAnsi="Calibri" w:cs="Calibri"/>
                <w:color w:val="000000"/>
                <w:sz w:val="22"/>
                <w:szCs w:val="22"/>
                <w:lang w:val="en-AU" w:eastAsia="en-AU"/>
              </w:rPr>
            </w:pPr>
            <w:ins w:id="1704" w:author="Kasper Simonsen" w:date="2023-10-25T14:03:00Z">
              <w:r w:rsidRPr="00D47B29">
                <w:rPr>
                  <w:rFonts w:ascii="Calibri" w:hAnsi="Calibri" w:cs="Calibri"/>
                  <w:color w:val="000000"/>
                  <w:sz w:val="22"/>
                  <w:szCs w:val="22"/>
                  <w:lang w:val="en-AU" w:eastAsia="en-AU"/>
                </w:rPr>
                <w:t>Trip or VFD Malfunction</w:t>
              </w:r>
            </w:ins>
          </w:p>
        </w:tc>
        <w:tc>
          <w:tcPr>
            <w:tcW w:w="2408" w:type="dxa"/>
            <w:hideMark/>
          </w:tcPr>
          <w:p w14:paraId="2CA222F1" w14:textId="77777777" w:rsidR="00D47B29" w:rsidRPr="00D47B29" w:rsidRDefault="00D47B29" w:rsidP="00D47B29">
            <w:pPr>
              <w:spacing w:after="0"/>
              <w:jc w:val="center"/>
              <w:rPr>
                <w:ins w:id="1705" w:author="Kasper Simonsen" w:date="2023-10-25T14:03:00Z"/>
                <w:rFonts w:ascii="Calibri" w:hAnsi="Calibri" w:cs="Calibri"/>
                <w:color w:val="000000"/>
                <w:sz w:val="22"/>
                <w:szCs w:val="22"/>
                <w:lang w:val="en-AU" w:eastAsia="en-AU"/>
              </w:rPr>
            </w:pPr>
            <w:ins w:id="1706" w:author="Kasper Simonsen" w:date="2023-10-25T14:03:00Z">
              <w:r w:rsidRPr="00D47B29">
                <w:rPr>
                  <w:rFonts w:ascii="Calibri" w:hAnsi="Calibri" w:cs="Calibri"/>
                  <w:color w:val="000000"/>
                  <w:sz w:val="22"/>
                  <w:szCs w:val="22"/>
                  <w:lang w:val="en-AU" w:eastAsia="en-AU"/>
                </w:rPr>
                <w:t>Unload of CB Bag not allowed</w:t>
              </w:r>
            </w:ins>
          </w:p>
        </w:tc>
        <w:tc>
          <w:tcPr>
            <w:tcW w:w="2404" w:type="dxa"/>
            <w:hideMark/>
          </w:tcPr>
          <w:p w14:paraId="6323319E" w14:textId="77777777" w:rsidR="00D47B29" w:rsidRPr="00D47B29" w:rsidRDefault="00D47B29" w:rsidP="00D47B29">
            <w:pPr>
              <w:spacing w:after="0"/>
              <w:jc w:val="center"/>
              <w:rPr>
                <w:ins w:id="1707" w:author="Kasper Simonsen" w:date="2023-10-25T14:03:00Z"/>
                <w:rFonts w:ascii="Calibri" w:hAnsi="Calibri" w:cs="Calibri"/>
                <w:color w:val="000000"/>
                <w:sz w:val="22"/>
                <w:szCs w:val="22"/>
                <w:lang w:val="en-AU" w:eastAsia="en-AU"/>
              </w:rPr>
            </w:pPr>
            <w:ins w:id="1708" w:author="Kasper Simonsen" w:date="2023-10-25T14:03:00Z">
              <w:r w:rsidRPr="00D47B29">
                <w:rPr>
                  <w:rFonts w:ascii="Calibri" w:hAnsi="Calibri" w:cs="Calibri"/>
                  <w:color w:val="000000"/>
                  <w:sz w:val="22"/>
                  <w:szCs w:val="22"/>
                  <w:lang w:val="en-AU" w:eastAsia="en-AU"/>
                </w:rPr>
                <w:t>ON/OFF</w:t>
              </w:r>
            </w:ins>
          </w:p>
        </w:tc>
      </w:tr>
      <w:tr w:rsidR="00D47B29" w:rsidRPr="00D47B29" w14:paraId="2AFCF986" w14:textId="77777777" w:rsidTr="00D47B29">
        <w:trPr>
          <w:trHeight w:val="300"/>
          <w:ins w:id="1709" w:author="Kasper Simonsen" w:date="2023-10-25T14:03:00Z"/>
        </w:trPr>
        <w:tc>
          <w:tcPr>
            <w:tcW w:w="2412" w:type="dxa"/>
            <w:hideMark/>
          </w:tcPr>
          <w:p w14:paraId="48A2E6C0" w14:textId="77777777" w:rsidR="00D47B29" w:rsidRPr="00D47B29" w:rsidRDefault="00D47B29" w:rsidP="00D47B29">
            <w:pPr>
              <w:spacing w:after="0"/>
              <w:jc w:val="center"/>
              <w:rPr>
                <w:ins w:id="1710" w:author="Kasper Simonsen" w:date="2023-10-25T14:03:00Z"/>
                <w:rFonts w:ascii="Calibri" w:hAnsi="Calibri" w:cs="Calibri"/>
                <w:color w:val="000000"/>
                <w:sz w:val="22"/>
                <w:szCs w:val="22"/>
                <w:lang w:val="en-AU" w:eastAsia="en-AU"/>
              </w:rPr>
            </w:pPr>
            <w:ins w:id="1711" w:author="Kasper Simonsen" w:date="2023-10-25T14:03:00Z">
              <w:r w:rsidRPr="00D47B29">
                <w:rPr>
                  <w:rFonts w:ascii="Calibri" w:hAnsi="Calibri" w:cs="Calibri"/>
                  <w:color w:val="000000"/>
                  <w:sz w:val="22"/>
                  <w:szCs w:val="22"/>
                  <w:lang w:val="en-AU" w:eastAsia="en-AU"/>
                </w:rPr>
                <w:t>ZSL016 Not Active</w:t>
              </w:r>
            </w:ins>
          </w:p>
        </w:tc>
        <w:tc>
          <w:tcPr>
            <w:tcW w:w="2404" w:type="dxa"/>
            <w:hideMark/>
          </w:tcPr>
          <w:p w14:paraId="2C7B1C95" w14:textId="77777777" w:rsidR="00D47B29" w:rsidRPr="00D47B29" w:rsidRDefault="00D47B29" w:rsidP="00D47B29">
            <w:pPr>
              <w:spacing w:after="0"/>
              <w:jc w:val="center"/>
              <w:rPr>
                <w:ins w:id="1712" w:author="Kasper Simonsen" w:date="2023-10-25T14:03:00Z"/>
                <w:rFonts w:ascii="Calibri" w:hAnsi="Calibri" w:cs="Calibri"/>
                <w:color w:val="000000"/>
                <w:sz w:val="22"/>
                <w:szCs w:val="22"/>
                <w:lang w:val="en-AU" w:eastAsia="en-AU"/>
              </w:rPr>
            </w:pPr>
            <w:ins w:id="1713" w:author="Kasper Simonsen" w:date="2023-10-25T14:03:00Z">
              <w:r w:rsidRPr="00D47B29">
                <w:rPr>
                  <w:rFonts w:ascii="Calibri" w:hAnsi="Calibri" w:cs="Calibri"/>
                  <w:color w:val="000000"/>
                  <w:sz w:val="22"/>
                  <w:szCs w:val="22"/>
                  <w:lang w:val="en-AU" w:eastAsia="en-AU"/>
                </w:rPr>
                <w:t>Compactor Door Open</w:t>
              </w:r>
            </w:ins>
          </w:p>
        </w:tc>
        <w:tc>
          <w:tcPr>
            <w:tcW w:w="2408" w:type="dxa"/>
            <w:hideMark/>
          </w:tcPr>
          <w:p w14:paraId="0A0448E3" w14:textId="77777777" w:rsidR="00D47B29" w:rsidRPr="00D47B29" w:rsidRDefault="00D47B29" w:rsidP="00D47B29">
            <w:pPr>
              <w:spacing w:after="0"/>
              <w:jc w:val="center"/>
              <w:rPr>
                <w:ins w:id="1714" w:author="Kasper Simonsen" w:date="2023-10-25T14:03:00Z"/>
                <w:rFonts w:ascii="Calibri" w:hAnsi="Calibri" w:cs="Calibri"/>
                <w:color w:val="000000"/>
                <w:sz w:val="22"/>
                <w:szCs w:val="22"/>
                <w:lang w:val="en-AU" w:eastAsia="en-AU"/>
              </w:rPr>
            </w:pPr>
            <w:ins w:id="1715" w:author="Kasper Simonsen" w:date="2023-10-25T14:03:00Z">
              <w:r w:rsidRPr="00D47B29">
                <w:rPr>
                  <w:rFonts w:ascii="Calibri" w:hAnsi="Calibri" w:cs="Calibri"/>
                  <w:color w:val="000000"/>
                  <w:sz w:val="22"/>
                  <w:szCs w:val="22"/>
                  <w:lang w:val="en-AU" w:eastAsia="en-AU"/>
                </w:rPr>
                <w:t>Unload of CB Bag not allowed</w:t>
              </w:r>
            </w:ins>
          </w:p>
        </w:tc>
        <w:tc>
          <w:tcPr>
            <w:tcW w:w="2404" w:type="dxa"/>
            <w:hideMark/>
          </w:tcPr>
          <w:p w14:paraId="616CEE40" w14:textId="77777777" w:rsidR="00D47B29" w:rsidRPr="00D47B29" w:rsidRDefault="00D47B29" w:rsidP="00D47B29">
            <w:pPr>
              <w:spacing w:after="0"/>
              <w:jc w:val="center"/>
              <w:rPr>
                <w:ins w:id="1716" w:author="Kasper Simonsen" w:date="2023-10-25T14:03:00Z"/>
                <w:rFonts w:ascii="Calibri" w:hAnsi="Calibri" w:cs="Calibri"/>
                <w:color w:val="000000"/>
                <w:sz w:val="22"/>
                <w:szCs w:val="22"/>
                <w:lang w:val="en-AU" w:eastAsia="en-AU"/>
              </w:rPr>
            </w:pPr>
            <w:ins w:id="1717" w:author="Kasper Simonsen" w:date="2023-10-25T14:03:00Z">
              <w:r w:rsidRPr="00D47B29">
                <w:rPr>
                  <w:rFonts w:ascii="Calibri" w:hAnsi="Calibri" w:cs="Calibri"/>
                  <w:color w:val="000000"/>
                  <w:sz w:val="22"/>
                  <w:szCs w:val="22"/>
                  <w:lang w:val="en-AU" w:eastAsia="en-AU"/>
                </w:rPr>
                <w:t>ON/OFF</w:t>
              </w:r>
            </w:ins>
          </w:p>
        </w:tc>
      </w:tr>
      <w:tr w:rsidR="00D47B29" w:rsidRPr="00D47B29" w14:paraId="5E19145B" w14:textId="77777777" w:rsidTr="00D47B29">
        <w:trPr>
          <w:trHeight w:val="300"/>
          <w:ins w:id="1718" w:author="Kasper Simonsen" w:date="2023-10-25T14:03:00Z"/>
        </w:trPr>
        <w:tc>
          <w:tcPr>
            <w:tcW w:w="2412" w:type="dxa"/>
            <w:hideMark/>
          </w:tcPr>
          <w:p w14:paraId="45FD4F37" w14:textId="77777777" w:rsidR="00D47B29" w:rsidRPr="00D47B29" w:rsidRDefault="00D47B29" w:rsidP="00D47B29">
            <w:pPr>
              <w:spacing w:after="0"/>
              <w:jc w:val="center"/>
              <w:rPr>
                <w:ins w:id="1719" w:author="Kasper Simonsen" w:date="2023-10-25T14:03:00Z"/>
                <w:rFonts w:ascii="Calibri" w:hAnsi="Calibri" w:cs="Calibri"/>
                <w:color w:val="000000"/>
                <w:sz w:val="22"/>
                <w:szCs w:val="22"/>
                <w:lang w:val="en-AU" w:eastAsia="en-AU"/>
              </w:rPr>
            </w:pPr>
            <w:ins w:id="1720" w:author="Kasper Simonsen" w:date="2023-10-25T14:03:00Z">
              <w:r w:rsidRPr="00D47B29">
                <w:rPr>
                  <w:rFonts w:ascii="Calibri" w:hAnsi="Calibri" w:cs="Calibri"/>
                  <w:color w:val="000000"/>
                  <w:sz w:val="22"/>
                  <w:szCs w:val="22"/>
                  <w:lang w:val="en-AU" w:eastAsia="en-AU"/>
                </w:rPr>
                <w:t xml:space="preserve">LS001 </w:t>
              </w:r>
            </w:ins>
          </w:p>
        </w:tc>
        <w:tc>
          <w:tcPr>
            <w:tcW w:w="2404" w:type="dxa"/>
            <w:hideMark/>
          </w:tcPr>
          <w:p w14:paraId="21D4BA0A" w14:textId="77777777" w:rsidR="00D47B29" w:rsidRPr="00D47B29" w:rsidRDefault="00D47B29" w:rsidP="00D47B29">
            <w:pPr>
              <w:spacing w:after="0"/>
              <w:jc w:val="center"/>
              <w:rPr>
                <w:ins w:id="1721" w:author="Kasper Simonsen" w:date="2023-10-25T14:03:00Z"/>
                <w:rFonts w:ascii="Calibri" w:hAnsi="Calibri" w:cs="Calibri"/>
                <w:color w:val="000000"/>
                <w:sz w:val="22"/>
                <w:szCs w:val="22"/>
                <w:lang w:val="en-AU" w:eastAsia="en-AU"/>
              </w:rPr>
            </w:pPr>
            <w:ins w:id="1722" w:author="Kasper Simonsen" w:date="2023-10-25T14:03:00Z">
              <w:r w:rsidRPr="00D47B29">
                <w:rPr>
                  <w:rFonts w:ascii="Calibri" w:hAnsi="Calibri" w:cs="Calibri"/>
                  <w:color w:val="000000"/>
                  <w:sz w:val="22"/>
                  <w:szCs w:val="22"/>
                  <w:lang w:val="en-AU" w:eastAsia="en-AU"/>
                </w:rPr>
                <w:t>High Level covered in CX001</w:t>
              </w:r>
            </w:ins>
          </w:p>
        </w:tc>
        <w:tc>
          <w:tcPr>
            <w:tcW w:w="2408" w:type="dxa"/>
            <w:hideMark/>
          </w:tcPr>
          <w:p w14:paraId="78F1C8ED" w14:textId="77777777" w:rsidR="00D47B29" w:rsidRPr="00D47B29" w:rsidRDefault="00D47B29" w:rsidP="00D47B29">
            <w:pPr>
              <w:spacing w:after="0"/>
              <w:jc w:val="center"/>
              <w:rPr>
                <w:ins w:id="1723" w:author="Kasper Simonsen" w:date="2023-10-25T14:03:00Z"/>
                <w:rFonts w:ascii="Calibri" w:hAnsi="Calibri" w:cs="Calibri"/>
                <w:color w:val="000000"/>
                <w:sz w:val="22"/>
                <w:szCs w:val="22"/>
                <w:lang w:val="en-AU" w:eastAsia="en-AU"/>
              </w:rPr>
            </w:pPr>
            <w:ins w:id="1724" w:author="Kasper Simonsen" w:date="2023-10-25T14:03:00Z">
              <w:r w:rsidRPr="00D47B29">
                <w:rPr>
                  <w:rFonts w:ascii="Calibri" w:hAnsi="Calibri" w:cs="Calibri"/>
                  <w:color w:val="000000"/>
                  <w:sz w:val="22"/>
                  <w:szCs w:val="22"/>
                  <w:lang w:val="en-AU" w:eastAsia="en-AU"/>
                </w:rPr>
                <w:t>Unload of CB Bag not allowed</w:t>
              </w:r>
            </w:ins>
          </w:p>
        </w:tc>
        <w:tc>
          <w:tcPr>
            <w:tcW w:w="2404" w:type="dxa"/>
            <w:hideMark/>
          </w:tcPr>
          <w:p w14:paraId="6EB62E3F" w14:textId="77777777" w:rsidR="00D47B29" w:rsidRPr="00D47B29" w:rsidRDefault="00D47B29" w:rsidP="00D47B29">
            <w:pPr>
              <w:spacing w:after="0"/>
              <w:jc w:val="center"/>
              <w:rPr>
                <w:ins w:id="1725" w:author="Kasper Simonsen" w:date="2023-10-25T14:03:00Z"/>
                <w:rFonts w:ascii="Calibri" w:hAnsi="Calibri" w:cs="Calibri"/>
                <w:color w:val="000000"/>
                <w:sz w:val="22"/>
                <w:szCs w:val="22"/>
                <w:lang w:val="en-AU" w:eastAsia="en-AU"/>
              </w:rPr>
            </w:pPr>
            <w:ins w:id="1726" w:author="Kasper Simonsen" w:date="2023-10-25T14:03:00Z">
              <w:r w:rsidRPr="00D47B29">
                <w:rPr>
                  <w:rFonts w:ascii="Calibri" w:hAnsi="Calibri" w:cs="Calibri"/>
                  <w:color w:val="000000"/>
                  <w:sz w:val="22"/>
                  <w:szCs w:val="22"/>
                  <w:lang w:val="en-AU" w:eastAsia="en-AU"/>
                </w:rPr>
                <w:t>ON/OFF</w:t>
              </w:r>
            </w:ins>
          </w:p>
        </w:tc>
      </w:tr>
      <w:tr w:rsidR="00D47B29" w:rsidRPr="00D47B29" w14:paraId="3232025B" w14:textId="77777777" w:rsidTr="00D47B29">
        <w:trPr>
          <w:trHeight w:val="300"/>
          <w:ins w:id="1727" w:author="Kasper Simonsen" w:date="2023-10-25T14:03:00Z"/>
        </w:trPr>
        <w:tc>
          <w:tcPr>
            <w:tcW w:w="2412" w:type="dxa"/>
            <w:hideMark/>
          </w:tcPr>
          <w:p w14:paraId="032ECF70" w14:textId="77777777" w:rsidR="00D47B29" w:rsidRPr="00D47B29" w:rsidRDefault="00D47B29" w:rsidP="00D47B29">
            <w:pPr>
              <w:spacing w:after="0"/>
              <w:jc w:val="center"/>
              <w:rPr>
                <w:ins w:id="1728" w:author="Kasper Simonsen" w:date="2023-10-25T14:03:00Z"/>
                <w:rFonts w:ascii="Calibri" w:hAnsi="Calibri" w:cs="Calibri"/>
                <w:color w:val="000000"/>
                <w:sz w:val="22"/>
                <w:szCs w:val="22"/>
                <w:lang w:val="en-AU" w:eastAsia="en-AU"/>
              </w:rPr>
            </w:pPr>
            <w:ins w:id="1729" w:author="Kasper Simonsen" w:date="2023-10-25T14:03:00Z">
              <w:r w:rsidRPr="00D47B29">
                <w:rPr>
                  <w:rFonts w:ascii="Calibri" w:hAnsi="Calibri" w:cs="Calibri"/>
                  <w:color w:val="000000"/>
                  <w:sz w:val="22"/>
                  <w:szCs w:val="22"/>
                  <w:lang w:val="en-AU" w:eastAsia="en-AU"/>
                </w:rPr>
                <w:t>NC005 VFD Failure</w:t>
              </w:r>
            </w:ins>
          </w:p>
        </w:tc>
        <w:tc>
          <w:tcPr>
            <w:tcW w:w="2404" w:type="dxa"/>
            <w:hideMark/>
          </w:tcPr>
          <w:p w14:paraId="35D8B023" w14:textId="77777777" w:rsidR="00D47B29" w:rsidRPr="00D47B29" w:rsidRDefault="00D47B29" w:rsidP="00D47B29">
            <w:pPr>
              <w:spacing w:after="0"/>
              <w:jc w:val="center"/>
              <w:rPr>
                <w:ins w:id="1730" w:author="Kasper Simonsen" w:date="2023-10-25T14:03:00Z"/>
                <w:rFonts w:ascii="Calibri" w:hAnsi="Calibri" w:cs="Calibri"/>
                <w:color w:val="000000"/>
                <w:sz w:val="22"/>
                <w:szCs w:val="22"/>
                <w:lang w:val="en-AU" w:eastAsia="en-AU"/>
              </w:rPr>
            </w:pPr>
            <w:ins w:id="1731" w:author="Kasper Simonsen" w:date="2023-10-25T14:03:00Z">
              <w:r w:rsidRPr="00D47B29">
                <w:rPr>
                  <w:rFonts w:ascii="Calibri" w:hAnsi="Calibri" w:cs="Calibri"/>
                  <w:color w:val="000000"/>
                  <w:sz w:val="22"/>
                  <w:szCs w:val="22"/>
                  <w:lang w:val="en-AU" w:eastAsia="en-AU"/>
                </w:rPr>
                <w:t>Trip or VFD Malfunction</w:t>
              </w:r>
            </w:ins>
          </w:p>
        </w:tc>
        <w:tc>
          <w:tcPr>
            <w:tcW w:w="2408" w:type="dxa"/>
            <w:hideMark/>
          </w:tcPr>
          <w:p w14:paraId="54EA0E40" w14:textId="77777777" w:rsidR="00D47B29" w:rsidRPr="00D47B29" w:rsidRDefault="00D47B29" w:rsidP="00D47B29">
            <w:pPr>
              <w:spacing w:after="0"/>
              <w:jc w:val="center"/>
              <w:rPr>
                <w:ins w:id="1732" w:author="Kasper Simonsen" w:date="2023-10-25T14:03:00Z"/>
                <w:rFonts w:ascii="Calibri" w:hAnsi="Calibri" w:cs="Calibri"/>
                <w:color w:val="000000"/>
                <w:sz w:val="22"/>
                <w:szCs w:val="22"/>
                <w:lang w:val="en-AU" w:eastAsia="en-AU"/>
              </w:rPr>
            </w:pPr>
            <w:ins w:id="1733" w:author="Kasper Simonsen" w:date="2023-10-25T14:03:00Z">
              <w:r w:rsidRPr="00D47B29">
                <w:rPr>
                  <w:rFonts w:ascii="Calibri" w:hAnsi="Calibri" w:cs="Calibri"/>
                  <w:color w:val="000000"/>
                  <w:sz w:val="22"/>
                  <w:szCs w:val="22"/>
                  <w:lang w:val="en-AU" w:eastAsia="en-AU"/>
                </w:rPr>
                <w:t>Load of VK006 not allowed</w:t>
              </w:r>
            </w:ins>
          </w:p>
        </w:tc>
        <w:tc>
          <w:tcPr>
            <w:tcW w:w="2404" w:type="dxa"/>
            <w:hideMark/>
          </w:tcPr>
          <w:p w14:paraId="32318E6F" w14:textId="77777777" w:rsidR="00D47B29" w:rsidRPr="00D47B29" w:rsidRDefault="00D47B29" w:rsidP="00D47B29">
            <w:pPr>
              <w:spacing w:after="0"/>
              <w:jc w:val="center"/>
              <w:rPr>
                <w:ins w:id="1734" w:author="Kasper Simonsen" w:date="2023-10-25T14:03:00Z"/>
                <w:rFonts w:ascii="Calibri" w:hAnsi="Calibri" w:cs="Calibri"/>
                <w:color w:val="000000"/>
                <w:sz w:val="22"/>
                <w:szCs w:val="22"/>
                <w:lang w:val="en-AU" w:eastAsia="en-AU"/>
              </w:rPr>
            </w:pPr>
            <w:ins w:id="1735" w:author="Kasper Simonsen" w:date="2023-10-25T14:03:00Z">
              <w:r w:rsidRPr="00D47B29">
                <w:rPr>
                  <w:rFonts w:ascii="Calibri" w:hAnsi="Calibri" w:cs="Calibri"/>
                  <w:color w:val="000000"/>
                  <w:sz w:val="22"/>
                  <w:szCs w:val="22"/>
                  <w:lang w:val="en-AU" w:eastAsia="en-AU"/>
                </w:rPr>
                <w:t>ON/OFF</w:t>
              </w:r>
            </w:ins>
          </w:p>
        </w:tc>
      </w:tr>
      <w:tr w:rsidR="00D47B29" w:rsidRPr="00D47B29" w14:paraId="715078A0" w14:textId="77777777" w:rsidTr="00D47B29">
        <w:trPr>
          <w:trHeight w:val="300"/>
          <w:ins w:id="1736" w:author="Kasper Simonsen" w:date="2023-10-25T14:03:00Z"/>
        </w:trPr>
        <w:tc>
          <w:tcPr>
            <w:tcW w:w="2412" w:type="dxa"/>
            <w:hideMark/>
          </w:tcPr>
          <w:p w14:paraId="43912238" w14:textId="77777777" w:rsidR="00D47B29" w:rsidRPr="00D47B29" w:rsidRDefault="00D47B29" w:rsidP="00D47B29">
            <w:pPr>
              <w:spacing w:after="0"/>
              <w:jc w:val="center"/>
              <w:rPr>
                <w:ins w:id="1737" w:author="Kasper Simonsen" w:date="2023-10-25T14:03:00Z"/>
                <w:rFonts w:ascii="Calibri" w:hAnsi="Calibri" w:cs="Calibri"/>
                <w:color w:val="000000"/>
                <w:sz w:val="22"/>
                <w:szCs w:val="22"/>
                <w:lang w:val="en-AU" w:eastAsia="en-AU"/>
              </w:rPr>
            </w:pPr>
            <w:ins w:id="1738" w:author="Kasper Simonsen" w:date="2023-10-25T14:03:00Z">
              <w:r w:rsidRPr="00D47B29">
                <w:rPr>
                  <w:rFonts w:ascii="Calibri" w:hAnsi="Calibri" w:cs="Calibri"/>
                  <w:color w:val="000000"/>
                  <w:sz w:val="22"/>
                  <w:szCs w:val="22"/>
                  <w:lang w:val="en-AU" w:eastAsia="en-AU"/>
                </w:rPr>
                <w:t>NC005-M01 Failure</w:t>
              </w:r>
            </w:ins>
          </w:p>
        </w:tc>
        <w:tc>
          <w:tcPr>
            <w:tcW w:w="2404" w:type="dxa"/>
            <w:hideMark/>
          </w:tcPr>
          <w:p w14:paraId="31DA8AEC" w14:textId="77777777" w:rsidR="00D47B29" w:rsidRPr="00D47B29" w:rsidRDefault="00D47B29" w:rsidP="00D47B29">
            <w:pPr>
              <w:spacing w:after="0"/>
              <w:jc w:val="center"/>
              <w:rPr>
                <w:ins w:id="1739" w:author="Kasper Simonsen" w:date="2023-10-25T14:03:00Z"/>
                <w:rFonts w:ascii="Calibri" w:hAnsi="Calibri" w:cs="Calibri"/>
                <w:color w:val="000000"/>
                <w:sz w:val="22"/>
                <w:szCs w:val="22"/>
                <w:lang w:val="en-AU" w:eastAsia="en-AU"/>
              </w:rPr>
            </w:pPr>
            <w:ins w:id="1740" w:author="Kasper Simonsen" w:date="2023-10-25T14:03:00Z">
              <w:r w:rsidRPr="00D47B29">
                <w:rPr>
                  <w:rFonts w:ascii="Calibri" w:hAnsi="Calibri" w:cs="Calibri"/>
                  <w:color w:val="000000"/>
                  <w:sz w:val="22"/>
                  <w:szCs w:val="22"/>
                  <w:lang w:val="en-AU" w:eastAsia="en-AU"/>
                </w:rPr>
                <w:t>TRIP or Motor failure</w:t>
              </w:r>
            </w:ins>
          </w:p>
        </w:tc>
        <w:tc>
          <w:tcPr>
            <w:tcW w:w="2408" w:type="dxa"/>
            <w:hideMark/>
          </w:tcPr>
          <w:p w14:paraId="28104BA3" w14:textId="77777777" w:rsidR="00D47B29" w:rsidRPr="00D47B29" w:rsidRDefault="00D47B29" w:rsidP="00D47B29">
            <w:pPr>
              <w:spacing w:after="0"/>
              <w:jc w:val="center"/>
              <w:rPr>
                <w:ins w:id="1741" w:author="Kasper Simonsen" w:date="2023-10-25T14:03:00Z"/>
                <w:rFonts w:ascii="Calibri" w:hAnsi="Calibri" w:cs="Calibri"/>
                <w:color w:val="000000"/>
                <w:sz w:val="22"/>
                <w:szCs w:val="22"/>
                <w:lang w:val="en-AU" w:eastAsia="en-AU"/>
              </w:rPr>
            </w:pPr>
            <w:ins w:id="1742" w:author="Kasper Simonsen" w:date="2023-10-25T14:03:00Z">
              <w:r w:rsidRPr="00D47B29">
                <w:rPr>
                  <w:rFonts w:ascii="Calibri" w:hAnsi="Calibri" w:cs="Calibri"/>
                  <w:color w:val="000000"/>
                  <w:sz w:val="22"/>
                  <w:szCs w:val="22"/>
                  <w:lang w:val="en-AU" w:eastAsia="en-AU"/>
                </w:rPr>
                <w:t>Load of VK006 not allowed</w:t>
              </w:r>
            </w:ins>
          </w:p>
        </w:tc>
        <w:tc>
          <w:tcPr>
            <w:tcW w:w="2404" w:type="dxa"/>
            <w:hideMark/>
          </w:tcPr>
          <w:p w14:paraId="14328622" w14:textId="77777777" w:rsidR="00D47B29" w:rsidRPr="00D47B29" w:rsidRDefault="00D47B29" w:rsidP="00D47B29">
            <w:pPr>
              <w:spacing w:after="0"/>
              <w:jc w:val="center"/>
              <w:rPr>
                <w:ins w:id="1743" w:author="Kasper Simonsen" w:date="2023-10-25T14:03:00Z"/>
                <w:rFonts w:ascii="Calibri" w:hAnsi="Calibri" w:cs="Calibri"/>
                <w:color w:val="000000"/>
                <w:sz w:val="22"/>
                <w:szCs w:val="22"/>
                <w:lang w:val="en-AU" w:eastAsia="en-AU"/>
              </w:rPr>
            </w:pPr>
            <w:ins w:id="1744" w:author="Kasper Simonsen" w:date="2023-10-25T14:03:00Z">
              <w:r w:rsidRPr="00D47B29">
                <w:rPr>
                  <w:rFonts w:ascii="Calibri" w:hAnsi="Calibri" w:cs="Calibri"/>
                  <w:color w:val="000000"/>
                  <w:sz w:val="22"/>
                  <w:szCs w:val="22"/>
                  <w:lang w:val="en-AU" w:eastAsia="en-AU"/>
                </w:rPr>
                <w:t>ON/OFF</w:t>
              </w:r>
            </w:ins>
          </w:p>
        </w:tc>
      </w:tr>
      <w:tr w:rsidR="00D47B29" w:rsidRPr="00D47B29" w14:paraId="00A0E02D" w14:textId="77777777" w:rsidTr="00D47B29">
        <w:trPr>
          <w:trHeight w:val="600"/>
          <w:ins w:id="1745" w:author="Kasper Simonsen" w:date="2023-10-25T14:03:00Z"/>
        </w:trPr>
        <w:tc>
          <w:tcPr>
            <w:tcW w:w="2412" w:type="dxa"/>
            <w:hideMark/>
          </w:tcPr>
          <w:p w14:paraId="37308DC2" w14:textId="77777777" w:rsidR="00D47B29" w:rsidRPr="00D47B29" w:rsidRDefault="00D47B29" w:rsidP="00D47B29">
            <w:pPr>
              <w:spacing w:after="0"/>
              <w:jc w:val="center"/>
              <w:rPr>
                <w:ins w:id="1746" w:author="Kasper Simonsen" w:date="2023-10-25T14:03:00Z"/>
                <w:rFonts w:ascii="Calibri" w:hAnsi="Calibri" w:cs="Calibri"/>
                <w:color w:val="000000"/>
                <w:sz w:val="22"/>
                <w:szCs w:val="22"/>
                <w:lang w:val="en-AU" w:eastAsia="en-AU"/>
              </w:rPr>
            </w:pPr>
            <w:ins w:id="1747" w:author="Kasper Simonsen" w:date="2023-10-25T14:03:00Z">
              <w:r w:rsidRPr="00D47B29">
                <w:rPr>
                  <w:rFonts w:ascii="Calibri" w:hAnsi="Calibri" w:cs="Calibri"/>
                  <w:color w:val="000000"/>
                  <w:sz w:val="22"/>
                  <w:szCs w:val="22"/>
                  <w:lang w:val="en-AU" w:eastAsia="en-AU"/>
                </w:rPr>
                <w:t>AIT001  Alarm or Instrument Failure</w:t>
              </w:r>
            </w:ins>
          </w:p>
        </w:tc>
        <w:tc>
          <w:tcPr>
            <w:tcW w:w="2404" w:type="dxa"/>
            <w:hideMark/>
          </w:tcPr>
          <w:p w14:paraId="5CBB1A3A" w14:textId="77777777" w:rsidR="00D47B29" w:rsidRPr="00D47B29" w:rsidRDefault="00D47B29" w:rsidP="00D47B29">
            <w:pPr>
              <w:spacing w:after="0"/>
              <w:jc w:val="center"/>
              <w:rPr>
                <w:ins w:id="1748" w:author="Kasper Simonsen" w:date="2023-10-25T14:03:00Z"/>
                <w:rFonts w:ascii="Calibri" w:hAnsi="Calibri" w:cs="Calibri"/>
                <w:color w:val="000000"/>
                <w:sz w:val="22"/>
                <w:szCs w:val="22"/>
                <w:lang w:val="en-AU" w:eastAsia="en-AU"/>
              </w:rPr>
            </w:pPr>
            <w:ins w:id="1749" w:author="Kasper Simonsen" w:date="2023-10-25T14:03:00Z">
              <w:r w:rsidRPr="00D47B29">
                <w:rPr>
                  <w:rFonts w:ascii="Calibri" w:hAnsi="Calibri" w:cs="Calibri"/>
                  <w:color w:val="000000"/>
                  <w:sz w:val="22"/>
                  <w:szCs w:val="22"/>
                  <w:lang w:val="en-AU" w:eastAsia="en-AU"/>
                </w:rPr>
                <w:t>High Oxigen concentration sensed</w:t>
              </w:r>
            </w:ins>
          </w:p>
        </w:tc>
        <w:tc>
          <w:tcPr>
            <w:tcW w:w="2408" w:type="dxa"/>
            <w:hideMark/>
          </w:tcPr>
          <w:p w14:paraId="10E9F93E" w14:textId="77777777" w:rsidR="00D47B29" w:rsidRPr="00D47B29" w:rsidRDefault="00D47B29" w:rsidP="00D47B29">
            <w:pPr>
              <w:spacing w:after="0"/>
              <w:jc w:val="center"/>
              <w:rPr>
                <w:ins w:id="1750" w:author="Kasper Simonsen" w:date="2023-10-25T14:03:00Z"/>
                <w:rFonts w:ascii="Calibri" w:hAnsi="Calibri" w:cs="Calibri"/>
                <w:color w:val="000000"/>
                <w:sz w:val="22"/>
                <w:szCs w:val="22"/>
                <w:lang w:val="en-AU" w:eastAsia="en-AU"/>
              </w:rPr>
            </w:pPr>
            <w:ins w:id="1751" w:author="Kasper Simonsen" w:date="2023-10-25T14:03:00Z">
              <w:r w:rsidRPr="00D47B29">
                <w:rPr>
                  <w:rFonts w:ascii="Calibri" w:hAnsi="Calibri" w:cs="Calibri"/>
                  <w:color w:val="000000"/>
                  <w:sz w:val="22"/>
                  <w:szCs w:val="22"/>
                  <w:lang w:val="en-AU" w:eastAsia="en-AU"/>
                </w:rPr>
                <w:t>Load of VK006 not allowed/VK006 goes in standby</w:t>
              </w:r>
            </w:ins>
          </w:p>
        </w:tc>
        <w:tc>
          <w:tcPr>
            <w:tcW w:w="2404" w:type="dxa"/>
            <w:hideMark/>
          </w:tcPr>
          <w:p w14:paraId="7B0B6EA6" w14:textId="77777777" w:rsidR="00D47B29" w:rsidRPr="00D47B29" w:rsidRDefault="00D47B29" w:rsidP="00D47B29">
            <w:pPr>
              <w:spacing w:after="0"/>
              <w:jc w:val="center"/>
              <w:rPr>
                <w:ins w:id="1752" w:author="Kasper Simonsen" w:date="2023-10-25T14:03:00Z"/>
                <w:rFonts w:ascii="Calibri" w:hAnsi="Calibri" w:cs="Calibri"/>
                <w:color w:val="000000"/>
                <w:sz w:val="22"/>
                <w:szCs w:val="22"/>
                <w:lang w:val="en-AU" w:eastAsia="en-AU"/>
              </w:rPr>
            </w:pPr>
            <w:ins w:id="1753"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41C3038F" w14:textId="77777777" w:rsidTr="00D47B29">
        <w:trPr>
          <w:trHeight w:val="600"/>
          <w:ins w:id="1754" w:author="Kasper Simonsen" w:date="2023-10-25T14:03:00Z"/>
        </w:trPr>
        <w:tc>
          <w:tcPr>
            <w:tcW w:w="2412" w:type="dxa"/>
            <w:hideMark/>
          </w:tcPr>
          <w:p w14:paraId="36C4DA37" w14:textId="77777777" w:rsidR="00D47B29" w:rsidRPr="00D47B29" w:rsidRDefault="00D47B29" w:rsidP="00D47B29">
            <w:pPr>
              <w:spacing w:after="0"/>
              <w:jc w:val="center"/>
              <w:rPr>
                <w:ins w:id="1755" w:author="Kasper Simonsen" w:date="2023-10-25T14:03:00Z"/>
                <w:rFonts w:ascii="Calibri" w:hAnsi="Calibri" w:cs="Calibri"/>
                <w:color w:val="000000"/>
                <w:sz w:val="22"/>
                <w:szCs w:val="22"/>
                <w:lang w:val="en-AU" w:eastAsia="en-AU"/>
              </w:rPr>
            </w:pPr>
            <w:ins w:id="1756" w:author="Kasper Simonsen" w:date="2023-10-25T14:03:00Z">
              <w:r w:rsidRPr="00D47B29">
                <w:rPr>
                  <w:rFonts w:ascii="Calibri" w:hAnsi="Calibri" w:cs="Calibri"/>
                  <w:color w:val="000000"/>
                  <w:sz w:val="22"/>
                  <w:szCs w:val="22"/>
                  <w:lang w:val="en-AU" w:eastAsia="en-AU"/>
                </w:rPr>
                <w:t>PDIT001 Alarm or Instrument Failure</w:t>
              </w:r>
            </w:ins>
          </w:p>
        </w:tc>
        <w:tc>
          <w:tcPr>
            <w:tcW w:w="2404" w:type="dxa"/>
            <w:hideMark/>
          </w:tcPr>
          <w:p w14:paraId="38F44ED7" w14:textId="77777777" w:rsidR="00D47B29" w:rsidRPr="00D47B29" w:rsidRDefault="00D47B29" w:rsidP="00D47B29">
            <w:pPr>
              <w:spacing w:after="0"/>
              <w:jc w:val="center"/>
              <w:rPr>
                <w:ins w:id="1757" w:author="Kasper Simonsen" w:date="2023-10-25T14:03:00Z"/>
                <w:rFonts w:ascii="Calibri" w:hAnsi="Calibri" w:cs="Calibri"/>
                <w:color w:val="000000"/>
                <w:sz w:val="22"/>
                <w:szCs w:val="22"/>
                <w:lang w:val="en-AU" w:eastAsia="en-AU"/>
              </w:rPr>
            </w:pPr>
            <w:ins w:id="1758" w:author="Kasper Simonsen" w:date="2023-10-25T14:03:00Z">
              <w:r w:rsidRPr="00D47B29">
                <w:rPr>
                  <w:rFonts w:ascii="Calibri" w:hAnsi="Calibri" w:cs="Calibri"/>
                  <w:color w:val="000000"/>
                  <w:sz w:val="22"/>
                  <w:szCs w:val="22"/>
                  <w:lang w:val="en-AU" w:eastAsia="en-AU"/>
                </w:rPr>
                <w:t>High pressure sensed at VK006</w:t>
              </w:r>
            </w:ins>
          </w:p>
        </w:tc>
        <w:tc>
          <w:tcPr>
            <w:tcW w:w="2408" w:type="dxa"/>
            <w:hideMark/>
          </w:tcPr>
          <w:p w14:paraId="0F8171C3" w14:textId="77777777" w:rsidR="00D47B29" w:rsidRPr="00D47B29" w:rsidRDefault="00D47B29" w:rsidP="00D47B29">
            <w:pPr>
              <w:spacing w:after="0"/>
              <w:jc w:val="center"/>
              <w:rPr>
                <w:ins w:id="1759" w:author="Kasper Simonsen" w:date="2023-10-25T14:03:00Z"/>
                <w:rFonts w:ascii="Calibri" w:hAnsi="Calibri" w:cs="Calibri"/>
                <w:color w:val="000000"/>
                <w:sz w:val="22"/>
                <w:szCs w:val="22"/>
                <w:lang w:val="en-AU" w:eastAsia="en-AU"/>
              </w:rPr>
            </w:pPr>
            <w:ins w:id="1760" w:author="Kasper Simonsen" w:date="2023-10-25T14:03:00Z">
              <w:r w:rsidRPr="00D47B29">
                <w:rPr>
                  <w:rFonts w:ascii="Calibri" w:hAnsi="Calibri" w:cs="Calibri"/>
                  <w:color w:val="000000"/>
                  <w:sz w:val="22"/>
                  <w:szCs w:val="22"/>
                  <w:lang w:val="en-AU" w:eastAsia="en-AU"/>
                </w:rPr>
                <w:t>Load of VK006 not allowed/VK006 goes in standby</w:t>
              </w:r>
            </w:ins>
          </w:p>
        </w:tc>
        <w:tc>
          <w:tcPr>
            <w:tcW w:w="2404" w:type="dxa"/>
            <w:hideMark/>
          </w:tcPr>
          <w:p w14:paraId="73F60FA4" w14:textId="77777777" w:rsidR="00D47B29" w:rsidRPr="00D47B29" w:rsidRDefault="00D47B29" w:rsidP="00D47B29">
            <w:pPr>
              <w:spacing w:after="0"/>
              <w:jc w:val="center"/>
              <w:rPr>
                <w:ins w:id="1761" w:author="Kasper Simonsen" w:date="2023-10-25T14:03:00Z"/>
                <w:rFonts w:ascii="Calibri" w:hAnsi="Calibri" w:cs="Calibri"/>
                <w:color w:val="000000"/>
                <w:sz w:val="22"/>
                <w:szCs w:val="22"/>
                <w:lang w:val="en-AU" w:eastAsia="en-AU"/>
              </w:rPr>
            </w:pPr>
            <w:ins w:id="1762"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0F33B2F8" w14:textId="77777777" w:rsidTr="00D47B29">
        <w:trPr>
          <w:trHeight w:val="600"/>
          <w:ins w:id="1763" w:author="Kasper Simonsen" w:date="2023-10-25T14:03:00Z"/>
        </w:trPr>
        <w:tc>
          <w:tcPr>
            <w:tcW w:w="2412" w:type="dxa"/>
            <w:hideMark/>
          </w:tcPr>
          <w:p w14:paraId="716C5DE3" w14:textId="77777777" w:rsidR="00D47B29" w:rsidRPr="00D47B29" w:rsidRDefault="00D47B29" w:rsidP="00D47B29">
            <w:pPr>
              <w:spacing w:after="0"/>
              <w:jc w:val="center"/>
              <w:rPr>
                <w:ins w:id="1764" w:author="Kasper Simonsen" w:date="2023-10-25T14:03:00Z"/>
                <w:rFonts w:ascii="Calibri" w:hAnsi="Calibri" w:cs="Calibri"/>
                <w:color w:val="000000"/>
                <w:sz w:val="22"/>
                <w:szCs w:val="22"/>
                <w:lang w:val="en-AU" w:eastAsia="en-AU"/>
              </w:rPr>
            </w:pPr>
            <w:ins w:id="1765" w:author="Kasper Simonsen" w:date="2023-10-25T14:03:00Z">
              <w:r w:rsidRPr="00D47B29">
                <w:rPr>
                  <w:rFonts w:ascii="Calibri" w:hAnsi="Calibri" w:cs="Calibri"/>
                  <w:color w:val="000000"/>
                  <w:sz w:val="22"/>
                  <w:szCs w:val="22"/>
                  <w:lang w:val="en-AU" w:eastAsia="en-AU"/>
                </w:rPr>
                <w:t>TIT002 Alarm or Instrument Failure</w:t>
              </w:r>
            </w:ins>
          </w:p>
        </w:tc>
        <w:tc>
          <w:tcPr>
            <w:tcW w:w="2404" w:type="dxa"/>
            <w:hideMark/>
          </w:tcPr>
          <w:p w14:paraId="655ABE9B" w14:textId="77777777" w:rsidR="00D47B29" w:rsidRPr="00D47B29" w:rsidRDefault="00D47B29" w:rsidP="00D47B29">
            <w:pPr>
              <w:spacing w:after="0"/>
              <w:jc w:val="center"/>
              <w:rPr>
                <w:ins w:id="1766" w:author="Kasper Simonsen" w:date="2023-10-25T14:03:00Z"/>
                <w:rFonts w:ascii="Calibri" w:hAnsi="Calibri" w:cs="Calibri"/>
                <w:color w:val="000000"/>
                <w:sz w:val="22"/>
                <w:szCs w:val="22"/>
                <w:lang w:val="en-AU" w:eastAsia="en-AU"/>
              </w:rPr>
            </w:pPr>
            <w:ins w:id="1767" w:author="Kasper Simonsen" w:date="2023-10-25T14:03:00Z">
              <w:r w:rsidRPr="00D47B29">
                <w:rPr>
                  <w:rFonts w:ascii="Calibri" w:hAnsi="Calibri" w:cs="Calibri"/>
                  <w:color w:val="000000"/>
                  <w:sz w:val="22"/>
                  <w:szCs w:val="22"/>
                  <w:lang w:val="en-AU" w:eastAsia="en-AU"/>
                </w:rPr>
                <w:t>High temperature sensed at VK006</w:t>
              </w:r>
            </w:ins>
          </w:p>
        </w:tc>
        <w:tc>
          <w:tcPr>
            <w:tcW w:w="2408" w:type="dxa"/>
            <w:hideMark/>
          </w:tcPr>
          <w:p w14:paraId="654F24EF" w14:textId="77777777" w:rsidR="00D47B29" w:rsidRPr="00D47B29" w:rsidRDefault="00D47B29" w:rsidP="00D47B29">
            <w:pPr>
              <w:spacing w:after="0"/>
              <w:jc w:val="center"/>
              <w:rPr>
                <w:ins w:id="1768" w:author="Kasper Simonsen" w:date="2023-10-25T14:03:00Z"/>
                <w:rFonts w:ascii="Calibri" w:hAnsi="Calibri" w:cs="Calibri"/>
                <w:color w:val="000000"/>
                <w:sz w:val="22"/>
                <w:szCs w:val="22"/>
                <w:lang w:val="en-AU" w:eastAsia="en-AU"/>
              </w:rPr>
            </w:pPr>
            <w:ins w:id="1769" w:author="Kasper Simonsen" w:date="2023-10-25T14:03:00Z">
              <w:r w:rsidRPr="00D47B29">
                <w:rPr>
                  <w:rFonts w:ascii="Calibri" w:hAnsi="Calibri" w:cs="Calibri"/>
                  <w:color w:val="000000"/>
                  <w:sz w:val="22"/>
                  <w:szCs w:val="22"/>
                  <w:lang w:val="en-AU" w:eastAsia="en-AU"/>
                </w:rPr>
                <w:t>Load of VK006 not allowed/VK006 goes in standby</w:t>
              </w:r>
            </w:ins>
          </w:p>
        </w:tc>
        <w:tc>
          <w:tcPr>
            <w:tcW w:w="2404" w:type="dxa"/>
            <w:hideMark/>
          </w:tcPr>
          <w:p w14:paraId="2848E2DB" w14:textId="77777777" w:rsidR="00D47B29" w:rsidRPr="00D47B29" w:rsidRDefault="00D47B29" w:rsidP="00D47B29">
            <w:pPr>
              <w:spacing w:after="0"/>
              <w:jc w:val="center"/>
              <w:rPr>
                <w:ins w:id="1770" w:author="Kasper Simonsen" w:date="2023-10-25T14:03:00Z"/>
                <w:rFonts w:ascii="Calibri" w:hAnsi="Calibri" w:cs="Calibri"/>
                <w:color w:val="000000"/>
                <w:sz w:val="22"/>
                <w:szCs w:val="22"/>
                <w:lang w:val="en-AU" w:eastAsia="en-AU"/>
              </w:rPr>
            </w:pPr>
            <w:ins w:id="1771"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74505172" w14:textId="77777777" w:rsidTr="00D47B29">
        <w:trPr>
          <w:trHeight w:val="600"/>
          <w:ins w:id="1772" w:author="Kasper Simonsen" w:date="2023-10-25T14:03:00Z"/>
        </w:trPr>
        <w:tc>
          <w:tcPr>
            <w:tcW w:w="2412" w:type="dxa"/>
            <w:hideMark/>
          </w:tcPr>
          <w:p w14:paraId="4D658B8A" w14:textId="77777777" w:rsidR="00D47B29" w:rsidRPr="00D47B29" w:rsidRDefault="00D47B29" w:rsidP="00D47B29">
            <w:pPr>
              <w:spacing w:after="0"/>
              <w:jc w:val="center"/>
              <w:rPr>
                <w:ins w:id="1773" w:author="Kasper Simonsen" w:date="2023-10-25T14:03:00Z"/>
                <w:rFonts w:ascii="Calibri" w:hAnsi="Calibri" w:cs="Calibri"/>
                <w:color w:val="000000"/>
                <w:sz w:val="22"/>
                <w:szCs w:val="22"/>
                <w:lang w:val="en-AU" w:eastAsia="en-AU"/>
              </w:rPr>
            </w:pPr>
            <w:ins w:id="1774" w:author="Kasper Simonsen" w:date="2023-10-25T14:03:00Z">
              <w:r w:rsidRPr="00D47B29">
                <w:rPr>
                  <w:rFonts w:ascii="Calibri" w:hAnsi="Calibri" w:cs="Calibri"/>
                  <w:color w:val="000000"/>
                  <w:sz w:val="22"/>
                  <w:szCs w:val="22"/>
                  <w:lang w:val="en-AU" w:eastAsia="en-AU"/>
                </w:rPr>
                <w:t>ZIT001 Alarm or Failure</w:t>
              </w:r>
            </w:ins>
          </w:p>
        </w:tc>
        <w:tc>
          <w:tcPr>
            <w:tcW w:w="2404" w:type="dxa"/>
            <w:hideMark/>
          </w:tcPr>
          <w:p w14:paraId="4BA716DB" w14:textId="77777777" w:rsidR="00D47B29" w:rsidRPr="00D47B29" w:rsidRDefault="00D47B29" w:rsidP="00D47B29">
            <w:pPr>
              <w:spacing w:after="0"/>
              <w:jc w:val="center"/>
              <w:rPr>
                <w:ins w:id="1775" w:author="Kasper Simonsen" w:date="2023-10-25T14:03:00Z"/>
                <w:rFonts w:ascii="Calibri" w:hAnsi="Calibri" w:cs="Calibri"/>
                <w:color w:val="000000"/>
                <w:sz w:val="22"/>
                <w:szCs w:val="22"/>
                <w:lang w:val="en-AU" w:eastAsia="en-AU"/>
              </w:rPr>
            </w:pPr>
            <w:ins w:id="1776" w:author="Kasper Simonsen" w:date="2023-10-25T14:03:00Z">
              <w:r w:rsidRPr="00D47B29">
                <w:rPr>
                  <w:rFonts w:ascii="Calibri" w:hAnsi="Calibri" w:cs="Calibri"/>
                  <w:color w:val="000000"/>
                  <w:sz w:val="22"/>
                  <w:szCs w:val="22"/>
                  <w:lang w:val="en-AU" w:eastAsia="en-AU"/>
                </w:rPr>
                <w:t>position feedback defective or regulator valve defective</w:t>
              </w:r>
            </w:ins>
          </w:p>
        </w:tc>
        <w:tc>
          <w:tcPr>
            <w:tcW w:w="2408" w:type="dxa"/>
            <w:hideMark/>
          </w:tcPr>
          <w:p w14:paraId="6424B4B6" w14:textId="77777777" w:rsidR="00D47B29" w:rsidRPr="00D47B29" w:rsidRDefault="00D47B29" w:rsidP="00D47B29">
            <w:pPr>
              <w:spacing w:after="0"/>
              <w:jc w:val="center"/>
              <w:rPr>
                <w:ins w:id="1777" w:author="Kasper Simonsen" w:date="2023-10-25T14:03:00Z"/>
                <w:rFonts w:ascii="Calibri" w:hAnsi="Calibri" w:cs="Calibri"/>
                <w:color w:val="000000"/>
                <w:sz w:val="22"/>
                <w:szCs w:val="22"/>
                <w:lang w:val="en-AU" w:eastAsia="en-AU"/>
              </w:rPr>
            </w:pPr>
            <w:ins w:id="1778" w:author="Kasper Simonsen" w:date="2023-10-25T14:03:00Z">
              <w:r w:rsidRPr="00D47B29">
                <w:rPr>
                  <w:rFonts w:ascii="Calibri" w:hAnsi="Calibri" w:cs="Calibri"/>
                  <w:color w:val="000000"/>
                  <w:sz w:val="22"/>
                  <w:szCs w:val="22"/>
                  <w:lang w:val="en-AU" w:eastAsia="en-AU"/>
                </w:rPr>
                <w:t>Load of VK006 not allowed / Vk006 goes in standby</w:t>
              </w:r>
            </w:ins>
          </w:p>
        </w:tc>
        <w:tc>
          <w:tcPr>
            <w:tcW w:w="2404" w:type="dxa"/>
            <w:hideMark/>
          </w:tcPr>
          <w:p w14:paraId="6F358C32" w14:textId="77777777" w:rsidR="00D47B29" w:rsidRPr="00D47B29" w:rsidRDefault="00D47B29" w:rsidP="00D47B29">
            <w:pPr>
              <w:spacing w:after="0"/>
              <w:jc w:val="center"/>
              <w:rPr>
                <w:ins w:id="1779" w:author="Kasper Simonsen" w:date="2023-10-25T14:03:00Z"/>
                <w:rFonts w:ascii="Calibri" w:hAnsi="Calibri" w:cs="Calibri"/>
                <w:color w:val="000000"/>
                <w:sz w:val="22"/>
                <w:szCs w:val="22"/>
                <w:lang w:val="en-AU" w:eastAsia="en-AU"/>
              </w:rPr>
            </w:pPr>
            <w:ins w:id="1780"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33C99C1B" w14:textId="77777777" w:rsidTr="00D47B29">
        <w:trPr>
          <w:trHeight w:val="300"/>
          <w:ins w:id="1781" w:author="Kasper Simonsen" w:date="2023-10-25T14:03:00Z"/>
        </w:trPr>
        <w:tc>
          <w:tcPr>
            <w:tcW w:w="2412" w:type="dxa"/>
            <w:hideMark/>
          </w:tcPr>
          <w:p w14:paraId="48518936" w14:textId="77777777" w:rsidR="00D47B29" w:rsidRPr="00D47B29" w:rsidRDefault="00D47B29" w:rsidP="00D47B29">
            <w:pPr>
              <w:spacing w:after="0"/>
              <w:jc w:val="center"/>
              <w:rPr>
                <w:ins w:id="1782" w:author="Kasper Simonsen" w:date="2023-10-25T14:03:00Z"/>
                <w:rFonts w:ascii="Calibri" w:hAnsi="Calibri" w:cs="Calibri"/>
                <w:color w:val="000000"/>
                <w:sz w:val="22"/>
                <w:szCs w:val="22"/>
                <w:lang w:val="en-AU" w:eastAsia="en-AU"/>
              </w:rPr>
            </w:pPr>
            <w:ins w:id="1783" w:author="Kasper Simonsen" w:date="2023-10-25T14:03:00Z">
              <w:r w:rsidRPr="00D47B29">
                <w:rPr>
                  <w:rFonts w:ascii="Calibri" w:hAnsi="Calibri" w:cs="Calibri"/>
                  <w:color w:val="000000"/>
                  <w:sz w:val="22"/>
                  <w:szCs w:val="22"/>
                  <w:lang w:val="en-AU" w:eastAsia="en-AU"/>
                </w:rPr>
                <w:t>ZSL004</w:t>
              </w:r>
            </w:ins>
          </w:p>
        </w:tc>
        <w:tc>
          <w:tcPr>
            <w:tcW w:w="2404" w:type="dxa"/>
            <w:hideMark/>
          </w:tcPr>
          <w:p w14:paraId="7B09ADC3" w14:textId="77777777" w:rsidR="00D47B29" w:rsidRPr="00D47B29" w:rsidRDefault="00D47B29" w:rsidP="00D47B29">
            <w:pPr>
              <w:spacing w:after="0"/>
              <w:jc w:val="center"/>
              <w:rPr>
                <w:ins w:id="1784" w:author="Kasper Simonsen" w:date="2023-10-25T14:03:00Z"/>
                <w:rFonts w:ascii="Calibri" w:hAnsi="Calibri" w:cs="Calibri"/>
                <w:color w:val="000000"/>
                <w:sz w:val="22"/>
                <w:szCs w:val="22"/>
                <w:lang w:val="en-AU" w:eastAsia="en-AU"/>
              </w:rPr>
            </w:pPr>
            <w:ins w:id="1785" w:author="Kasper Simonsen" w:date="2023-10-25T14:03:00Z">
              <w:r w:rsidRPr="00D47B29">
                <w:rPr>
                  <w:rFonts w:ascii="Calibri" w:hAnsi="Calibri" w:cs="Calibri"/>
                  <w:color w:val="000000"/>
                  <w:sz w:val="22"/>
                  <w:szCs w:val="22"/>
                  <w:lang w:val="en-AU" w:eastAsia="en-AU"/>
                </w:rPr>
                <w:t>Inspection hatch open in VK006</w:t>
              </w:r>
            </w:ins>
          </w:p>
        </w:tc>
        <w:tc>
          <w:tcPr>
            <w:tcW w:w="2408" w:type="dxa"/>
            <w:hideMark/>
          </w:tcPr>
          <w:p w14:paraId="3D5C072E" w14:textId="77777777" w:rsidR="00D47B29" w:rsidRPr="00D47B29" w:rsidRDefault="00D47B29" w:rsidP="00D47B29">
            <w:pPr>
              <w:spacing w:after="0"/>
              <w:jc w:val="center"/>
              <w:rPr>
                <w:ins w:id="1786" w:author="Kasper Simonsen" w:date="2023-10-25T14:03:00Z"/>
                <w:rFonts w:ascii="Calibri" w:hAnsi="Calibri" w:cs="Calibri"/>
                <w:color w:val="000000"/>
                <w:sz w:val="22"/>
                <w:szCs w:val="22"/>
                <w:lang w:val="en-AU" w:eastAsia="en-AU"/>
              </w:rPr>
            </w:pPr>
            <w:ins w:id="1787" w:author="Kasper Simonsen" w:date="2023-10-25T14:03:00Z">
              <w:r w:rsidRPr="00D47B29">
                <w:rPr>
                  <w:rFonts w:ascii="Calibri" w:hAnsi="Calibri" w:cs="Calibri"/>
                  <w:color w:val="000000"/>
                  <w:sz w:val="22"/>
                  <w:szCs w:val="22"/>
                  <w:lang w:val="en-AU" w:eastAsia="en-AU"/>
                </w:rPr>
                <w:t>VK006 goes in standby</w:t>
              </w:r>
            </w:ins>
          </w:p>
        </w:tc>
        <w:tc>
          <w:tcPr>
            <w:tcW w:w="2404" w:type="dxa"/>
            <w:hideMark/>
          </w:tcPr>
          <w:p w14:paraId="0E8C3493" w14:textId="77777777" w:rsidR="00D47B29" w:rsidRPr="00D47B29" w:rsidRDefault="00D47B29" w:rsidP="00D47B29">
            <w:pPr>
              <w:spacing w:after="0"/>
              <w:jc w:val="center"/>
              <w:rPr>
                <w:ins w:id="1788" w:author="Kasper Simonsen" w:date="2023-10-25T14:03:00Z"/>
                <w:rFonts w:ascii="Calibri" w:hAnsi="Calibri" w:cs="Calibri"/>
                <w:color w:val="000000"/>
                <w:sz w:val="22"/>
                <w:szCs w:val="22"/>
                <w:lang w:val="en-AU" w:eastAsia="en-AU"/>
              </w:rPr>
            </w:pPr>
            <w:ins w:id="1789" w:author="Kasper Simonsen" w:date="2023-10-25T14:03:00Z">
              <w:r w:rsidRPr="00D47B29">
                <w:rPr>
                  <w:rFonts w:ascii="Calibri" w:hAnsi="Calibri" w:cs="Calibri"/>
                  <w:color w:val="000000"/>
                  <w:sz w:val="22"/>
                  <w:szCs w:val="22"/>
                  <w:lang w:val="en-AU" w:eastAsia="en-AU"/>
                </w:rPr>
                <w:t>ON/OFF</w:t>
              </w:r>
            </w:ins>
          </w:p>
        </w:tc>
      </w:tr>
      <w:tr w:rsidR="00D47B29" w:rsidRPr="00D47B29" w14:paraId="06D79BC5" w14:textId="77777777" w:rsidTr="00D47B29">
        <w:trPr>
          <w:trHeight w:val="300"/>
          <w:ins w:id="1790" w:author="Kasper Simonsen" w:date="2023-10-25T14:03:00Z"/>
        </w:trPr>
        <w:tc>
          <w:tcPr>
            <w:tcW w:w="2412" w:type="dxa"/>
            <w:hideMark/>
          </w:tcPr>
          <w:p w14:paraId="58769432" w14:textId="77777777" w:rsidR="00D47B29" w:rsidRPr="00D47B29" w:rsidRDefault="00D47B29" w:rsidP="00D47B29">
            <w:pPr>
              <w:spacing w:after="0"/>
              <w:jc w:val="center"/>
              <w:rPr>
                <w:ins w:id="1791" w:author="Kasper Simonsen" w:date="2023-10-25T14:03:00Z"/>
                <w:rFonts w:ascii="Calibri" w:hAnsi="Calibri" w:cs="Calibri"/>
                <w:color w:val="000000"/>
                <w:sz w:val="22"/>
                <w:szCs w:val="22"/>
                <w:lang w:val="en-AU" w:eastAsia="en-AU"/>
              </w:rPr>
            </w:pPr>
            <w:ins w:id="1792" w:author="Kasper Simonsen" w:date="2023-10-25T14:03:00Z">
              <w:r w:rsidRPr="00D47B29">
                <w:rPr>
                  <w:rFonts w:ascii="Calibri" w:hAnsi="Calibri" w:cs="Calibri"/>
                  <w:color w:val="000000"/>
                  <w:sz w:val="22"/>
                  <w:szCs w:val="22"/>
                  <w:lang w:val="en-AU" w:eastAsia="en-AU"/>
                </w:rPr>
                <w:t>ZSH004</w:t>
              </w:r>
            </w:ins>
          </w:p>
        </w:tc>
        <w:tc>
          <w:tcPr>
            <w:tcW w:w="2404" w:type="dxa"/>
            <w:hideMark/>
          </w:tcPr>
          <w:p w14:paraId="58201A94" w14:textId="77777777" w:rsidR="00D47B29" w:rsidRPr="00D47B29" w:rsidRDefault="00D47B29" w:rsidP="00D47B29">
            <w:pPr>
              <w:spacing w:after="0"/>
              <w:jc w:val="center"/>
              <w:rPr>
                <w:ins w:id="1793" w:author="Kasper Simonsen" w:date="2023-10-25T14:03:00Z"/>
                <w:rFonts w:ascii="Calibri" w:hAnsi="Calibri" w:cs="Calibri"/>
                <w:color w:val="000000"/>
                <w:sz w:val="22"/>
                <w:szCs w:val="22"/>
                <w:lang w:val="en-AU" w:eastAsia="en-AU"/>
              </w:rPr>
            </w:pPr>
            <w:ins w:id="1794" w:author="Kasper Simonsen" w:date="2023-10-25T14:03:00Z">
              <w:r w:rsidRPr="00D47B29">
                <w:rPr>
                  <w:rFonts w:ascii="Calibri" w:hAnsi="Calibri" w:cs="Calibri"/>
                  <w:color w:val="000000"/>
                  <w:sz w:val="22"/>
                  <w:szCs w:val="22"/>
                  <w:lang w:val="en-AU" w:eastAsia="en-AU"/>
                </w:rPr>
                <w:t>discharge hatch not closed</w:t>
              </w:r>
            </w:ins>
          </w:p>
        </w:tc>
        <w:tc>
          <w:tcPr>
            <w:tcW w:w="2408" w:type="dxa"/>
            <w:hideMark/>
          </w:tcPr>
          <w:p w14:paraId="62A8867E" w14:textId="77777777" w:rsidR="00D47B29" w:rsidRPr="00D47B29" w:rsidRDefault="00D47B29" w:rsidP="00D47B29">
            <w:pPr>
              <w:spacing w:after="0"/>
              <w:jc w:val="center"/>
              <w:rPr>
                <w:ins w:id="1795" w:author="Kasper Simonsen" w:date="2023-10-25T14:03:00Z"/>
                <w:rFonts w:ascii="Calibri" w:hAnsi="Calibri" w:cs="Calibri"/>
                <w:color w:val="000000"/>
                <w:sz w:val="22"/>
                <w:szCs w:val="22"/>
                <w:lang w:val="en-AU" w:eastAsia="en-AU"/>
              </w:rPr>
            </w:pPr>
            <w:ins w:id="1796" w:author="Kasper Simonsen" w:date="2023-10-25T14:03:00Z">
              <w:r w:rsidRPr="00D47B29">
                <w:rPr>
                  <w:rFonts w:ascii="Calibri" w:hAnsi="Calibri" w:cs="Calibri"/>
                  <w:color w:val="000000"/>
                  <w:sz w:val="22"/>
                  <w:szCs w:val="22"/>
                  <w:lang w:val="en-AU" w:eastAsia="en-AU"/>
                </w:rPr>
                <w:t>Load of VK006 not allowed</w:t>
              </w:r>
            </w:ins>
          </w:p>
        </w:tc>
        <w:tc>
          <w:tcPr>
            <w:tcW w:w="2404" w:type="dxa"/>
            <w:hideMark/>
          </w:tcPr>
          <w:p w14:paraId="763C6ABC" w14:textId="77777777" w:rsidR="00D47B29" w:rsidRPr="00D47B29" w:rsidRDefault="00D47B29" w:rsidP="00D47B29">
            <w:pPr>
              <w:spacing w:after="0"/>
              <w:jc w:val="center"/>
              <w:rPr>
                <w:ins w:id="1797" w:author="Kasper Simonsen" w:date="2023-10-25T14:03:00Z"/>
                <w:rFonts w:ascii="Calibri" w:hAnsi="Calibri" w:cs="Calibri"/>
                <w:color w:val="000000"/>
                <w:sz w:val="22"/>
                <w:szCs w:val="22"/>
                <w:lang w:val="en-AU" w:eastAsia="en-AU"/>
              </w:rPr>
            </w:pPr>
            <w:ins w:id="1798" w:author="Kasper Simonsen" w:date="2023-10-25T14:03:00Z">
              <w:r w:rsidRPr="00D47B29">
                <w:rPr>
                  <w:rFonts w:ascii="Calibri" w:hAnsi="Calibri" w:cs="Calibri"/>
                  <w:color w:val="000000"/>
                  <w:sz w:val="22"/>
                  <w:szCs w:val="22"/>
                  <w:lang w:val="en-AU" w:eastAsia="en-AU"/>
                </w:rPr>
                <w:t>ON/OFF</w:t>
              </w:r>
            </w:ins>
          </w:p>
        </w:tc>
      </w:tr>
      <w:tr w:rsidR="00D47B29" w:rsidRPr="00D47B29" w14:paraId="04F4E224" w14:textId="77777777" w:rsidTr="00D47B29">
        <w:trPr>
          <w:trHeight w:val="300"/>
          <w:ins w:id="1799" w:author="Kasper Simonsen" w:date="2023-10-25T14:03:00Z"/>
        </w:trPr>
        <w:tc>
          <w:tcPr>
            <w:tcW w:w="2412" w:type="dxa"/>
            <w:hideMark/>
          </w:tcPr>
          <w:p w14:paraId="187F9695" w14:textId="77777777" w:rsidR="00D47B29" w:rsidRPr="00D47B29" w:rsidRDefault="00D47B29" w:rsidP="00D47B29">
            <w:pPr>
              <w:spacing w:after="0"/>
              <w:jc w:val="center"/>
              <w:rPr>
                <w:ins w:id="1800" w:author="Kasper Simonsen" w:date="2023-10-25T14:03:00Z"/>
                <w:rFonts w:ascii="Calibri" w:hAnsi="Calibri" w:cs="Calibri"/>
                <w:color w:val="000000"/>
                <w:sz w:val="22"/>
                <w:szCs w:val="22"/>
                <w:lang w:val="en-AU" w:eastAsia="en-AU"/>
              </w:rPr>
            </w:pPr>
            <w:ins w:id="1801" w:author="Kasper Simonsen" w:date="2023-10-25T14:03:00Z">
              <w:r w:rsidRPr="00D47B29">
                <w:rPr>
                  <w:rFonts w:ascii="Calibri" w:hAnsi="Calibri" w:cs="Calibri"/>
                  <w:color w:val="000000"/>
                  <w:sz w:val="22"/>
                  <w:szCs w:val="22"/>
                  <w:lang w:val="en-AU" w:eastAsia="en-AU"/>
                </w:rPr>
                <w:t>PSH001</w:t>
              </w:r>
            </w:ins>
          </w:p>
        </w:tc>
        <w:tc>
          <w:tcPr>
            <w:tcW w:w="2404" w:type="dxa"/>
            <w:hideMark/>
          </w:tcPr>
          <w:p w14:paraId="71C08693" w14:textId="77777777" w:rsidR="00D47B29" w:rsidRPr="00D47B29" w:rsidRDefault="00D47B29" w:rsidP="00D47B29">
            <w:pPr>
              <w:spacing w:after="0"/>
              <w:jc w:val="center"/>
              <w:rPr>
                <w:ins w:id="1802" w:author="Kasper Simonsen" w:date="2023-10-25T14:03:00Z"/>
                <w:rFonts w:ascii="Calibri" w:hAnsi="Calibri" w:cs="Calibri"/>
                <w:color w:val="000000"/>
                <w:sz w:val="22"/>
                <w:szCs w:val="22"/>
                <w:lang w:val="en-AU" w:eastAsia="en-AU"/>
              </w:rPr>
            </w:pPr>
            <w:ins w:id="1803" w:author="Kasper Simonsen" w:date="2023-10-25T14:03:00Z">
              <w:r w:rsidRPr="00D47B29">
                <w:rPr>
                  <w:rFonts w:ascii="Calibri" w:hAnsi="Calibri" w:cs="Calibri"/>
                  <w:color w:val="000000"/>
                  <w:sz w:val="22"/>
                  <w:szCs w:val="22"/>
                  <w:lang w:val="en-AU" w:eastAsia="en-AU"/>
                </w:rPr>
                <w:t>High pressure sensed at VZ007</w:t>
              </w:r>
            </w:ins>
          </w:p>
        </w:tc>
        <w:tc>
          <w:tcPr>
            <w:tcW w:w="2408" w:type="dxa"/>
            <w:hideMark/>
          </w:tcPr>
          <w:p w14:paraId="01F7BB4E" w14:textId="77777777" w:rsidR="00D47B29" w:rsidRPr="00D47B29" w:rsidRDefault="00D47B29" w:rsidP="00D47B29">
            <w:pPr>
              <w:spacing w:after="0"/>
              <w:jc w:val="center"/>
              <w:rPr>
                <w:ins w:id="1804" w:author="Kasper Simonsen" w:date="2023-10-25T14:03:00Z"/>
                <w:rFonts w:ascii="Calibri" w:hAnsi="Calibri" w:cs="Calibri"/>
                <w:color w:val="000000"/>
                <w:sz w:val="22"/>
                <w:szCs w:val="22"/>
                <w:lang w:val="en-AU" w:eastAsia="en-AU"/>
              </w:rPr>
            </w:pPr>
            <w:ins w:id="1805" w:author="Kasper Simonsen" w:date="2023-10-25T14:03:00Z">
              <w:r w:rsidRPr="00D47B29">
                <w:rPr>
                  <w:rFonts w:ascii="Calibri" w:hAnsi="Calibri" w:cs="Calibri"/>
                  <w:color w:val="000000"/>
                  <w:sz w:val="22"/>
                  <w:szCs w:val="22"/>
                  <w:lang w:val="en-AU" w:eastAsia="en-AU"/>
                </w:rPr>
                <w:t>Load of VZ007 not allowed</w:t>
              </w:r>
            </w:ins>
          </w:p>
        </w:tc>
        <w:tc>
          <w:tcPr>
            <w:tcW w:w="2404" w:type="dxa"/>
            <w:hideMark/>
          </w:tcPr>
          <w:p w14:paraId="17D9433B" w14:textId="77777777" w:rsidR="00D47B29" w:rsidRPr="00D47B29" w:rsidRDefault="00D47B29" w:rsidP="00D47B29">
            <w:pPr>
              <w:spacing w:after="0"/>
              <w:jc w:val="center"/>
              <w:rPr>
                <w:ins w:id="1806" w:author="Kasper Simonsen" w:date="2023-10-25T14:03:00Z"/>
                <w:rFonts w:ascii="Calibri" w:hAnsi="Calibri" w:cs="Calibri"/>
                <w:color w:val="000000"/>
                <w:sz w:val="22"/>
                <w:szCs w:val="22"/>
                <w:lang w:val="en-AU" w:eastAsia="en-AU"/>
              </w:rPr>
            </w:pPr>
            <w:ins w:id="1807" w:author="Kasper Simonsen" w:date="2023-10-25T14:03:00Z">
              <w:r w:rsidRPr="00D47B29">
                <w:rPr>
                  <w:rFonts w:ascii="Calibri" w:hAnsi="Calibri" w:cs="Calibri"/>
                  <w:color w:val="000000"/>
                  <w:sz w:val="22"/>
                  <w:szCs w:val="22"/>
                  <w:lang w:val="en-AU" w:eastAsia="en-AU"/>
                </w:rPr>
                <w:t>ON/OFF</w:t>
              </w:r>
            </w:ins>
          </w:p>
        </w:tc>
      </w:tr>
      <w:tr w:rsidR="00D47B29" w:rsidRPr="00D47B29" w14:paraId="4B710474" w14:textId="77777777" w:rsidTr="00D47B29">
        <w:trPr>
          <w:trHeight w:val="300"/>
          <w:ins w:id="1808" w:author="Kasper Simonsen" w:date="2023-10-25T14:03:00Z"/>
        </w:trPr>
        <w:tc>
          <w:tcPr>
            <w:tcW w:w="2412" w:type="dxa"/>
            <w:hideMark/>
          </w:tcPr>
          <w:p w14:paraId="41942FEE" w14:textId="77777777" w:rsidR="00D47B29" w:rsidRPr="00D47B29" w:rsidRDefault="00D47B29" w:rsidP="00D47B29">
            <w:pPr>
              <w:spacing w:after="0"/>
              <w:jc w:val="center"/>
              <w:rPr>
                <w:ins w:id="1809" w:author="Kasper Simonsen" w:date="2023-10-25T14:03:00Z"/>
                <w:rFonts w:ascii="Calibri" w:hAnsi="Calibri" w:cs="Calibri"/>
                <w:color w:val="000000"/>
                <w:sz w:val="22"/>
                <w:szCs w:val="22"/>
                <w:lang w:val="en-AU" w:eastAsia="en-AU"/>
              </w:rPr>
            </w:pPr>
            <w:ins w:id="1810" w:author="Kasper Simonsen" w:date="2023-10-25T14:03:00Z">
              <w:r w:rsidRPr="00D47B29">
                <w:rPr>
                  <w:rFonts w:ascii="Calibri" w:hAnsi="Calibri" w:cs="Calibri"/>
                  <w:color w:val="000000"/>
                  <w:sz w:val="22"/>
                  <w:szCs w:val="22"/>
                  <w:lang w:val="en-AU" w:eastAsia="en-AU"/>
                </w:rPr>
                <w:t>AY036</w:t>
              </w:r>
            </w:ins>
          </w:p>
        </w:tc>
        <w:tc>
          <w:tcPr>
            <w:tcW w:w="2404" w:type="dxa"/>
            <w:hideMark/>
          </w:tcPr>
          <w:p w14:paraId="6CFFA7C8" w14:textId="77777777" w:rsidR="00D47B29" w:rsidRPr="00D47B29" w:rsidRDefault="00D47B29" w:rsidP="00D47B29">
            <w:pPr>
              <w:spacing w:after="0"/>
              <w:jc w:val="center"/>
              <w:rPr>
                <w:ins w:id="1811" w:author="Kasper Simonsen" w:date="2023-10-25T14:03:00Z"/>
                <w:rFonts w:ascii="Calibri" w:hAnsi="Calibri" w:cs="Calibri"/>
                <w:color w:val="000000"/>
                <w:sz w:val="22"/>
                <w:szCs w:val="22"/>
                <w:lang w:val="en-AU" w:eastAsia="en-AU"/>
              </w:rPr>
            </w:pPr>
            <w:ins w:id="1812" w:author="Kasper Simonsen" w:date="2023-10-25T14:03:00Z">
              <w:r w:rsidRPr="00D47B29">
                <w:rPr>
                  <w:rFonts w:ascii="Calibri" w:hAnsi="Calibri" w:cs="Calibri"/>
                  <w:color w:val="000000"/>
                  <w:sz w:val="22"/>
                  <w:szCs w:val="22"/>
                  <w:lang w:val="en-AU" w:eastAsia="en-AU"/>
                </w:rPr>
                <w:t>High pressure sensed at VZ007 vent line</w:t>
              </w:r>
            </w:ins>
          </w:p>
        </w:tc>
        <w:tc>
          <w:tcPr>
            <w:tcW w:w="2408" w:type="dxa"/>
            <w:hideMark/>
          </w:tcPr>
          <w:p w14:paraId="26D49A32" w14:textId="77777777" w:rsidR="00D47B29" w:rsidRPr="00D47B29" w:rsidRDefault="00D47B29" w:rsidP="00D47B29">
            <w:pPr>
              <w:spacing w:after="0"/>
              <w:jc w:val="center"/>
              <w:rPr>
                <w:ins w:id="1813" w:author="Kasper Simonsen" w:date="2023-10-25T14:03:00Z"/>
                <w:rFonts w:ascii="Calibri" w:hAnsi="Calibri" w:cs="Calibri"/>
                <w:color w:val="000000"/>
                <w:sz w:val="22"/>
                <w:szCs w:val="22"/>
                <w:lang w:val="en-AU" w:eastAsia="en-AU"/>
              </w:rPr>
            </w:pPr>
            <w:ins w:id="1814" w:author="Kasper Simonsen" w:date="2023-10-25T14:03:00Z">
              <w:r w:rsidRPr="00D47B29">
                <w:rPr>
                  <w:rFonts w:ascii="Calibri" w:hAnsi="Calibri" w:cs="Calibri"/>
                  <w:color w:val="000000"/>
                  <w:sz w:val="22"/>
                  <w:szCs w:val="22"/>
                  <w:lang w:val="en-AU" w:eastAsia="en-AU"/>
                </w:rPr>
                <w:t>VZ007 goes in standby</w:t>
              </w:r>
            </w:ins>
          </w:p>
        </w:tc>
        <w:tc>
          <w:tcPr>
            <w:tcW w:w="2404" w:type="dxa"/>
            <w:hideMark/>
          </w:tcPr>
          <w:p w14:paraId="452C316D" w14:textId="77777777" w:rsidR="00D47B29" w:rsidRPr="00D47B29" w:rsidRDefault="00D47B29" w:rsidP="00D47B29">
            <w:pPr>
              <w:spacing w:after="0"/>
              <w:jc w:val="center"/>
              <w:rPr>
                <w:ins w:id="1815" w:author="Kasper Simonsen" w:date="2023-10-25T14:03:00Z"/>
                <w:rFonts w:ascii="Calibri" w:hAnsi="Calibri" w:cs="Calibri"/>
                <w:color w:val="000000"/>
                <w:sz w:val="22"/>
                <w:szCs w:val="22"/>
                <w:lang w:val="en-AU" w:eastAsia="en-AU"/>
              </w:rPr>
            </w:pPr>
            <w:ins w:id="1816" w:author="Kasper Simonsen" w:date="2023-10-25T14:03:00Z">
              <w:r w:rsidRPr="00D47B29">
                <w:rPr>
                  <w:rFonts w:ascii="Calibri" w:hAnsi="Calibri" w:cs="Calibri"/>
                  <w:color w:val="000000"/>
                  <w:sz w:val="22"/>
                  <w:szCs w:val="22"/>
                  <w:lang w:val="en-AU" w:eastAsia="en-AU"/>
                </w:rPr>
                <w:t>ON/OFF</w:t>
              </w:r>
            </w:ins>
          </w:p>
        </w:tc>
      </w:tr>
      <w:tr w:rsidR="00D47B29" w:rsidRPr="00D47B29" w14:paraId="7535DFAE" w14:textId="77777777" w:rsidTr="00D47B29">
        <w:trPr>
          <w:trHeight w:val="300"/>
          <w:ins w:id="1817" w:author="Kasper Simonsen" w:date="2023-10-25T14:03:00Z"/>
        </w:trPr>
        <w:tc>
          <w:tcPr>
            <w:tcW w:w="2412" w:type="dxa"/>
            <w:hideMark/>
          </w:tcPr>
          <w:p w14:paraId="49C4B885" w14:textId="77777777" w:rsidR="00D47B29" w:rsidRPr="00D47B29" w:rsidRDefault="00D47B29" w:rsidP="00D47B29">
            <w:pPr>
              <w:spacing w:after="0"/>
              <w:jc w:val="center"/>
              <w:rPr>
                <w:ins w:id="1818" w:author="Kasper Simonsen" w:date="2023-10-25T14:03:00Z"/>
                <w:rFonts w:ascii="Calibri" w:hAnsi="Calibri" w:cs="Calibri"/>
                <w:color w:val="000000"/>
                <w:sz w:val="22"/>
                <w:szCs w:val="22"/>
                <w:lang w:val="en-AU" w:eastAsia="en-AU"/>
              </w:rPr>
            </w:pPr>
            <w:ins w:id="1819" w:author="Kasper Simonsen" w:date="2023-10-25T14:03:00Z">
              <w:r w:rsidRPr="00D47B29">
                <w:rPr>
                  <w:rFonts w:ascii="Calibri" w:hAnsi="Calibri" w:cs="Calibri"/>
                  <w:color w:val="000000"/>
                  <w:sz w:val="22"/>
                  <w:szCs w:val="22"/>
                  <w:lang w:val="en-AU" w:eastAsia="en-AU"/>
                </w:rPr>
                <w:t>PSH003</w:t>
              </w:r>
            </w:ins>
          </w:p>
        </w:tc>
        <w:tc>
          <w:tcPr>
            <w:tcW w:w="2404" w:type="dxa"/>
            <w:hideMark/>
          </w:tcPr>
          <w:p w14:paraId="1AE7B31D" w14:textId="77777777" w:rsidR="00D47B29" w:rsidRPr="00D47B29" w:rsidRDefault="00D47B29" w:rsidP="00D47B29">
            <w:pPr>
              <w:spacing w:after="0"/>
              <w:jc w:val="center"/>
              <w:rPr>
                <w:ins w:id="1820" w:author="Kasper Simonsen" w:date="2023-10-25T14:03:00Z"/>
                <w:rFonts w:ascii="Calibri" w:hAnsi="Calibri" w:cs="Calibri"/>
                <w:color w:val="000000"/>
                <w:sz w:val="22"/>
                <w:szCs w:val="22"/>
                <w:lang w:val="en-AU" w:eastAsia="en-AU"/>
              </w:rPr>
            </w:pPr>
            <w:ins w:id="1821" w:author="Kasper Simonsen" w:date="2023-10-25T14:03:00Z">
              <w:r w:rsidRPr="00D47B29">
                <w:rPr>
                  <w:rFonts w:ascii="Calibri" w:hAnsi="Calibri" w:cs="Calibri"/>
                  <w:color w:val="000000"/>
                  <w:sz w:val="22"/>
                  <w:szCs w:val="22"/>
                  <w:lang w:val="en-AU" w:eastAsia="en-AU"/>
                </w:rPr>
                <w:t>High pressure sensed at VZ007 vent line</w:t>
              </w:r>
            </w:ins>
          </w:p>
        </w:tc>
        <w:tc>
          <w:tcPr>
            <w:tcW w:w="2408" w:type="dxa"/>
            <w:hideMark/>
          </w:tcPr>
          <w:p w14:paraId="45CF2F7C" w14:textId="77777777" w:rsidR="00D47B29" w:rsidRPr="00D47B29" w:rsidRDefault="00D47B29" w:rsidP="00D47B29">
            <w:pPr>
              <w:spacing w:after="0"/>
              <w:jc w:val="center"/>
              <w:rPr>
                <w:ins w:id="1822" w:author="Kasper Simonsen" w:date="2023-10-25T14:03:00Z"/>
                <w:rFonts w:ascii="Calibri" w:hAnsi="Calibri" w:cs="Calibri"/>
                <w:color w:val="000000"/>
                <w:sz w:val="22"/>
                <w:szCs w:val="22"/>
                <w:lang w:val="en-AU" w:eastAsia="en-AU"/>
              </w:rPr>
            </w:pPr>
            <w:ins w:id="1823" w:author="Kasper Simonsen" w:date="2023-10-25T14:03:00Z">
              <w:r w:rsidRPr="00D47B29">
                <w:rPr>
                  <w:rFonts w:ascii="Calibri" w:hAnsi="Calibri" w:cs="Calibri"/>
                  <w:color w:val="000000"/>
                  <w:sz w:val="22"/>
                  <w:szCs w:val="22"/>
                  <w:lang w:val="en-AU" w:eastAsia="en-AU"/>
                </w:rPr>
                <w:t>VZ007 goes in standby</w:t>
              </w:r>
            </w:ins>
          </w:p>
        </w:tc>
        <w:tc>
          <w:tcPr>
            <w:tcW w:w="2404" w:type="dxa"/>
            <w:hideMark/>
          </w:tcPr>
          <w:p w14:paraId="385D7A9E" w14:textId="77777777" w:rsidR="00D47B29" w:rsidRPr="00D47B29" w:rsidRDefault="00D47B29" w:rsidP="00D47B29">
            <w:pPr>
              <w:spacing w:after="0"/>
              <w:jc w:val="center"/>
              <w:rPr>
                <w:ins w:id="1824" w:author="Kasper Simonsen" w:date="2023-10-25T14:03:00Z"/>
                <w:rFonts w:ascii="Calibri" w:hAnsi="Calibri" w:cs="Calibri"/>
                <w:color w:val="000000"/>
                <w:sz w:val="22"/>
                <w:szCs w:val="22"/>
                <w:lang w:val="en-AU" w:eastAsia="en-AU"/>
              </w:rPr>
            </w:pPr>
            <w:ins w:id="1825" w:author="Kasper Simonsen" w:date="2023-10-25T14:03:00Z">
              <w:r w:rsidRPr="00D47B29">
                <w:rPr>
                  <w:rFonts w:ascii="Calibri" w:hAnsi="Calibri" w:cs="Calibri"/>
                  <w:color w:val="000000"/>
                  <w:sz w:val="22"/>
                  <w:szCs w:val="22"/>
                  <w:lang w:val="en-AU" w:eastAsia="en-AU"/>
                </w:rPr>
                <w:t>ON/OFF</w:t>
              </w:r>
            </w:ins>
          </w:p>
        </w:tc>
      </w:tr>
      <w:tr w:rsidR="00D47B29" w:rsidRPr="00D47B29" w14:paraId="6295182C" w14:textId="77777777" w:rsidTr="00D47B29">
        <w:trPr>
          <w:trHeight w:val="300"/>
          <w:ins w:id="1826" w:author="Kasper Simonsen" w:date="2023-10-25T14:03:00Z"/>
        </w:trPr>
        <w:tc>
          <w:tcPr>
            <w:tcW w:w="2412" w:type="dxa"/>
            <w:hideMark/>
          </w:tcPr>
          <w:p w14:paraId="2ED2FFB6" w14:textId="77777777" w:rsidR="00D47B29" w:rsidRPr="00D47B29" w:rsidRDefault="00D47B29" w:rsidP="00D47B29">
            <w:pPr>
              <w:spacing w:after="0"/>
              <w:jc w:val="center"/>
              <w:rPr>
                <w:ins w:id="1827" w:author="Kasper Simonsen" w:date="2023-10-25T14:03:00Z"/>
                <w:rFonts w:ascii="Calibri" w:hAnsi="Calibri" w:cs="Calibri"/>
                <w:color w:val="000000"/>
                <w:sz w:val="22"/>
                <w:szCs w:val="22"/>
                <w:lang w:val="en-AU" w:eastAsia="en-AU"/>
              </w:rPr>
            </w:pPr>
            <w:ins w:id="1828" w:author="Kasper Simonsen" w:date="2023-10-25T14:03:00Z">
              <w:r w:rsidRPr="00D47B29">
                <w:rPr>
                  <w:rFonts w:ascii="Calibri" w:hAnsi="Calibri" w:cs="Calibri"/>
                  <w:color w:val="000000"/>
                  <w:sz w:val="22"/>
                  <w:szCs w:val="22"/>
                  <w:lang w:val="en-AU" w:eastAsia="en-AU"/>
                </w:rPr>
                <w:t>AY034</w:t>
              </w:r>
            </w:ins>
          </w:p>
        </w:tc>
        <w:tc>
          <w:tcPr>
            <w:tcW w:w="2404" w:type="dxa"/>
            <w:hideMark/>
          </w:tcPr>
          <w:p w14:paraId="6FA8B95D" w14:textId="77777777" w:rsidR="00D47B29" w:rsidRPr="00D47B29" w:rsidRDefault="00D47B29" w:rsidP="00D47B29">
            <w:pPr>
              <w:spacing w:after="0"/>
              <w:jc w:val="center"/>
              <w:rPr>
                <w:ins w:id="1829" w:author="Kasper Simonsen" w:date="2023-10-25T14:03:00Z"/>
                <w:rFonts w:ascii="Calibri" w:hAnsi="Calibri" w:cs="Calibri"/>
                <w:color w:val="000000"/>
                <w:sz w:val="22"/>
                <w:szCs w:val="22"/>
                <w:lang w:val="en-AU" w:eastAsia="en-AU"/>
              </w:rPr>
            </w:pPr>
            <w:ins w:id="1830" w:author="Kasper Simonsen" w:date="2023-10-25T14:03:00Z">
              <w:r w:rsidRPr="00D47B29">
                <w:rPr>
                  <w:rFonts w:ascii="Calibri" w:hAnsi="Calibri" w:cs="Calibri"/>
                  <w:color w:val="000000"/>
                  <w:sz w:val="22"/>
                  <w:szCs w:val="22"/>
                  <w:lang w:val="en-AU" w:eastAsia="en-AU"/>
                </w:rPr>
                <w:t>High pressure sensed at VZ007 vent line</w:t>
              </w:r>
            </w:ins>
          </w:p>
        </w:tc>
        <w:tc>
          <w:tcPr>
            <w:tcW w:w="2408" w:type="dxa"/>
            <w:hideMark/>
          </w:tcPr>
          <w:p w14:paraId="36DC133B" w14:textId="77777777" w:rsidR="00D47B29" w:rsidRPr="00D47B29" w:rsidRDefault="00D47B29" w:rsidP="00D47B29">
            <w:pPr>
              <w:spacing w:after="0"/>
              <w:jc w:val="center"/>
              <w:rPr>
                <w:ins w:id="1831" w:author="Kasper Simonsen" w:date="2023-10-25T14:03:00Z"/>
                <w:rFonts w:ascii="Calibri" w:hAnsi="Calibri" w:cs="Calibri"/>
                <w:color w:val="000000"/>
                <w:sz w:val="22"/>
                <w:szCs w:val="22"/>
                <w:lang w:val="en-AU" w:eastAsia="en-AU"/>
              </w:rPr>
            </w:pPr>
            <w:ins w:id="1832" w:author="Kasper Simonsen" w:date="2023-10-25T14:03:00Z">
              <w:r w:rsidRPr="00D47B29">
                <w:rPr>
                  <w:rFonts w:ascii="Calibri" w:hAnsi="Calibri" w:cs="Calibri"/>
                  <w:color w:val="000000"/>
                  <w:sz w:val="22"/>
                  <w:szCs w:val="22"/>
                  <w:lang w:val="en-AU" w:eastAsia="en-AU"/>
                </w:rPr>
                <w:t>VZ007 goes in standby</w:t>
              </w:r>
            </w:ins>
          </w:p>
        </w:tc>
        <w:tc>
          <w:tcPr>
            <w:tcW w:w="2404" w:type="dxa"/>
            <w:hideMark/>
          </w:tcPr>
          <w:p w14:paraId="33DA8E62" w14:textId="77777777" w:rsidR="00D47B29" w:rsidRPr="00D47B29" w:rsidRDefault="00D47B29" w:rsidP="00D47B29">
            <w:pPr>
              <w:spacing w:after="0"/>
              <w:jc w:val="center"/>
              <w:rPr>
                <w:ins w:id="1833" w:author="Kasper Simonsen" w:date="2023-10-25T14:03:00Z"/>
                <w:rFonts w:ascii="Calibri" w:hAnsi="Calibri" w:cs="Calibri"/>
                <w:color w:val="000000"/>
                <w:sz w:val="22"/>
                <w:szCs w:val="22"/>
                <w:lang w:val="en-AU" w:eastAsia="en-AU"/>
              </w:rPr>
            </w:pPr>
            <w:ins w:id="1834" w:author="Kasper Simonsen" w:date="2023-10-25T14:03:00Z">
              <w:r w:rsidRPr="00D47B29">
                <w:rPr>
                  <w:rFonts w:ascii="Calibri" w:hAnsi="Calibri" w:cs="Calibri"/>
                  <w:color w:val="000000"/>
                  <w:sz w:val="22"/>
                  <w:szCs w:val="22"/>
                  <w:lang w:val="en-AU" w:eastAsia="en-AU"/>
                </w:rPr>
                <w:t>ON/OFF</w:t>
              </w:r>
            </w:ins>
          </w:p>
        </w:tc>
      </w:tr>
      <w:tr w:rsidR="00D47B29" w:rsidRPr="00D47B29" w14:paraId="458FB2B1" w14:textId="77777777" w:rsidTr="00D47B29">
        <w:trPr>
          <w:trHeight w:val="300"/>
          <w:ins w:id="1835" w:author="Kasper Simonsen" w:date="2023-10-25T14:03:00Z"/>
        </w:trPr>
        <w:tc>
          <w:tcPr>
            <w:tcW w:w="2412" w:type="dxa"/>
            <w:hideMark/>
          </w:tcPr>
          <w:p w14:paraId="0CCD3045" w14:textId="77777777" w:rsidR="00D47B29" w:rsidRPr="00D47B29" w:rsidRDefault="00D47B29" w:rsidP="00D47B29">
            <w:pPr>
              <w:spacing w:after="0"/>
              <w:jc w:val="center"/>
              <w:rPr>
                <w:ins w:id="1836" w:author="Kasper Simonsen" w:date="2023-10-25T14:03:00Z"/>
                <w:rFonts w:ascii="Calibri" w:hAnsi="Calibri" w:cs="Calibri"/>
                <w:color w:val="000000"/>
                <w:sz w:val="22"/>
                <w:szCs w:val="22"/>
                <w:lang w:val="en-AU" w:eastAsia="en-AU"/>
              </w:rPr>
            </w:pPr>
            <w:ins w:id="1837" w:author="Kasper Simonsen" w:date="2023-10-25T14:03:00Z">
              <w:r w:rsidRPr="00D47B29">
                <w:rPr>
                  <w:rFonts w:ascii="Calibri" w:hAnsi="Calibri" w:cs="Calibri"/>
                  <w:color w:val="000000"/>
                  <w:sz w:val="22"/>
                  <w:szCs w:val="22"/>
                  <w:lang w:val="en-AU" w:eastAsia="en-AU"/>
                </w:rPr>
                <w:t>LSH002</w:t>
              </w:r>
            </w:ins>
          </w:p>
        </w:tc>
        <w:tc>
          <w:tcPr>
            <w:tcW w:w="2404" w:type="dxa"/>
            <w:hideMark/>
          </w:tcPr>
          <w:p w14:paraId="36C18A34" w14:textId="77777777" w:rsidR="00D47B29" w:rsidRPr="00D47B29" w:rsidRDefault="00D47B29" w:rsidP="00D47B29">
            <w:pPr>
              <w:spacing w:after="0"/>
              <w:jc w:val="center"/>
              <w:rPr>
                <w:ins w:id="1838" w:author="Kasper Simonsen" w:date="2023-10-25T14:03:00Z"/>
                <w:rFonts w:ascii="Calibri" w:hAnsi="Calibri" w:cs="Calibri"/>
                <w:color w:val="000000"/>
                <w:sz w:val="22"/>
                <w:szCs w:val="22"/>
                <w:lang w:val="en-AU" w:eastAsia="en-AU"/>
              </w:rPr>
            </w:pPr>
            <w:ins w:id="1839" w:author="Kasper Simonsen" w:date="2023-10-25T14:03:00Z">
              <w:r w:rsidRPr="00D47B29">
                <w:rPr>
                  <w:rFonts w:ascii="Calibri" w:hAnsi="Calibri" w:cs="Calibri"/>
                  <w:color w:val="000000"/>
                  <w:sz w:val="22"/>
                  <w:szCs w:val="22"/>
                  <w:lang w:val="en-AU" w:eastAsia="en-AU"/>
                </w:rPr>
                <w:t>High level covered at VZ007</w:t>
              </w:r>
            </w:ins>
          </w:p>
        </w:tc>
        <w:tc>
          <w:tcPr>
            <w:tcW w:w="2408" w:type="dxa"/>
            <w:hideMark/>
          </w:tcPr>
          <w:p w14:paraId="39DFBD24" w14:textId="77777777" w:rsidR="00D47B29" w:rsidRPr="00D47B29" w:rsidRDefault="00D47B29" w:rsidP="00D47B29">
            <w:pPr>
              <w:spacing w:after="0"/>
              <w:jc w:val="center"/>
              <w:rPr>
                <w:ins w:id="1840" w:author="Kasper Simonsen" w:date="2023-10-25T14:03:00Z"/>
                <w:rFonts w:ascii="Calibri" w:hAnsi="Calibri" w:cs="Calibri"/>
                <w:color w:val="000000"/>
                <w:sz w:val="22"/>
                <w:szCs w:val="22"/>
                <w:lang w:val="en-AU" w:eastAsia="en-AU"/>
              </w:rPr>
            </w:pPr>
            <w:ins w:id="1841" w:author="Kasper Simonsen" w:date="2023-10-25T14:03:00Z">
              <w:r w:rsidRPr="00D47B29">
                <w:rPr>
                  <w:rFonts w:ascii="Calibri" w:hAnsi="Calibri" w:cs="Calibri"/>
                  <w:color w:val="000000"/>
                  <w:sz w:val="22"/>
                  <w:szCs w:val="22"/>
                  <w:lang w:val="en-AU" w:eastAsia="en-AU"/>
                </w:rPr>
                <w:t>Load of VZ007 not allowed</w:t>
              </w:r>
            </w:ins>
          </w:p>
        </w:tc>
        <w:tc>
          <w:tcPr>
            <w:tcW w:w="2404" w:type="dxa"/>
            <w:hideMark/>
          </w:tcPr>
          <w:p w14:paraId="5767D628" w14:textId="77777777" w:rsidR="00D47B29" w:rsidRPr="00D47B29" w:rsidRDefault="00D47B29" w:rsidP="00D47B29">
            <w:pPr>
              <w:spacing w:after="0"/>
              <w:jc w:val="center"/>
              <w:rPr>
                <w:ins w:id="1842" w:author="Kasper Simonsen" w:date="2023-10-25T14:03:00Z"/>
                <w:rFonts w:ascii="Calibri" w:hAnsi="Calibri" w:cs="Calibri"/>
                <w:color w:val="000000"/>
                <w:sz w:val="22"/>
                <w:szCs w:val="22"/>
                <w:lang w:val="en-AU" w:eastAsia="en-AU"/>
              </w:rPr>
            </w:pPr>
            <w:ins w:id="1843" w:author="Kasper Simonsen" w:date="2023-10-25T14:03:00Z">
              <w:r w:rsidRPr="00D47B29">
                <w:rPr>
                  <w:rFonts w:ascii="Calibri" w:hAnsi="Calibri" w:cs="Calibri"/>
                  <w:color w:val="000000"/>
                  <w:sz w:val="22"/>
                  <w:szCs w:val="22"/>
                  <w:lang w:val="en-AU" w:eastAsia="en-AU"/>
                </w:rPr>
                <w:t>ON/OFF</w:t>
              </w:r>
            </w:ins>
          </w:p>
        </w:tc>
      </w:tr>
      <w:tr w:rsidR="00D47B29" w:rsidRPr="00D47B29" w14:paraId="7048B996" w14:textId="77777777" w:rsidTr="00D47B29">
        <w:trPr>
          <w:trHeight w:val="300"/>
          <w:ins w:id="1844" w:author="Kasper Simonsen" w:date="2023-10-25T14:03:00Z"/>
        </w:trPr>
        <w:tc>
          <w:tcPr>
            <w:tcW w:w="2412" w:type="dxa"/>
            <w:hideMark/>
          </w:tcPr>
          <w:p w14:paraId="34C71B4D" w14:textId="77777777" w:rsidR="00D47B29" w:rsidRPr="00D47B29" w:rsidRDefault="00D47B29" w:rsidP="00D47B29">
            <w:pPr>
              <w:spacing w:after="0"/>
              <w:jc w:val="center"/>
              <w:rPr>
                <w:ins w:id="1845" w:author="Kasper Simonsen" w:date="2023-10-25T14:03:00Z"/>
                <w:rFonts w:ascii="Calibri" w:hAnsi="Calibri" w:cs="Calibri"/>
                <w:color w:val="000000"/>
                <w:sz w:val="22"/>
                <w:szCs w:val="22"/>
                <w:lang w:val="en-AU" w:eastAsia="en-AU"/>
              </w:rPr>
            </w:pPr>
            <w:ins w:id="1846" w:author="Kasper Simonsen" w:date="2023-10-25T14:03:00Z">
              <w:r w:rsidRPr="00D47B29">
                <w:rPr>
                  <w:rFonts w:ascii="Calibri" w:hAnsi="Calibri" w:cs="Calibri"/>
                  <w:color w:val="000000"/>
                  <w:sz w:val="22"/>
                  <w:szCs w:val="22"/>
                  <w:lang w:val="en-AU" w:eastAsia="en-AU"/>
                </w:rPr>
                <w:t>PG001-M05 VFD Failure</w:t>
              </w:r>
            </w:ins>
          </w:p>
        </w:tc>
        <w:tc>
          <w:tcPr>
            <w:tcW w:w="2404" w:type="dxa"/>
            <w:hideMark/>
          </w:tcPr>
          <w:p w14:paraId="556F1B22" w14:textId="77777777" w:rsidR="00D47B29" w:rsidRPr="00D47B29" w:rsidRDefault="00D47B29" w:rsidP="00D47B29">
            <w:pPr>
              <w:spacing w:after="0"/>
              <w:jc w:val="center"/>
              <w:rPr>
                <w:ins w:id="1847" w:author="Kasper Simonsen" w:date="2023-10-25T14:03:00Z"/>
                <w:rFonts w:ascii="Calibri" w:hAnsi="Calibri" w:cs="Calibri"/>
                <w:color w:val="000000"/>
                <w:sz w:val="22"/>
                <w:szCs w:val="22"/>
                <w:lang w:val="en-AU" w:eastAsia="en-AU"/>
              </w:rPr>
            </w:pPr>
            <w:ins w:id="1848" w:author="Kasper Simonsen" w:date="2023-10-25T14:03:00Z">
              <w:r w:rsidRPr="00D47B29">
                <w:rPr>
                  <w:rFonts w:ascii="Calibri" w:hAnsi="Calibri" w:cs="Calibri"/>
                  <w:color w:val="000000"/>
                  <w:sz w:val="22"/>
                  <w:szCs w:val="22"/>
                  <w:lang w:val="en-AU" w:eastAsia="en-AU"/>
                </w:rPr>
                <w:t>Trip or VFD Malfunction</w:t>
              </w:r>
            </w:ins>
          </w:p>
        </w:tc>
        <w:tc>
          <w:tcPr>
            <w:tcW w:w="2408" w:type="dxa"/>
            <w:hideMark/>
          </w:tcPr>
          <w:p w14:paraId="2270D01A" w14:textId="77777777" w:rsidR="00D47B29" w:rsidRPr="00D47B29" w:rsidRDefault="00D47B29" w:rsidP="00D47B29">
            <w:pPr>
              <w:spacing w:after="0"/>
              <w:jc w:val="center"/>
              <w:rPr>
                <w:ins w:id="1849" w:author="Kasper Simonsen" w:date="2023-10-25T14:03:00Z"/>
                <w:rFonts w:ascii="Calibri" w:hAnsi="Calibri" w:cs="Calibri"/>
                <w:color w:val="000000"/>
                <w:sz w:val="22"/>
                <w:szCs w:val="22"/>
                <w:lang w:val="en-AU" w:eastAsia="en-AU"/>
              </w:rPr>
            </w:pPr>
            <w:ins w:id="1850" w:author="Kasper Simonsen" w:date="2023-10-25T14:03:00Z">
              <w:r w:rsidRPr="00D47B29">
                <w:rPr>
                  <w:rFonts w:ascii="Calibri" w:hAnsi="Calibri" w:cs="Calibri"/>
                  <w:color w:val="000000"/>
                  <w:sz w:val="22"/>
                  <w:szCs w:val="22"/>
                  <w:lang w:val="en-AU" w:eastAsia="en-AU"/>
                </w:rPr>
                <w:t>VK006 goes in standby</w:t>
              </w:r>
            </w:ins>
          </w:p>
        </w:tc>
        <w:tc>
          <w:tcPr>
            <w:tcW w:w="2404" w:type="dxa"/>
            <w:hideMark/>
          </w:tcPr>
          <w:p w14:paraId="5CEC4CBC" w14:textId="77777777" w:rsidR="00D47B29" w:rsidRPr="00D47B29" w:rsidRDefault="00D47B29" w:rsidP="00D47B29">
            <w:pPr>
              <w:spacing w:after="0"/>
              <w:jc w:val="center"/>
              <w:rPr>
                <w:ins w:id="1851" w:author="Kasper Simonsen" w:date="2023-10-25T14:03:00Z"/>
                <w:rFonts w:ascii="Calibri" w:hAnsi="Calibri" w:cs="Calibri"/>
                <w:color w:val="000000"/>
                <w:sz w:val="22"/>
                <w:szCs w:val="22"/>
                <w:lang w:val="en-AU" w:eastAsia="en-AU"/>
              </w:rPr>
            </w:pPr>
            <w:ins w:id="1852" w:author="Kasper Simonsen" w:date="2023-10-25T14:03:00Z">
              <w:r w:rsidRPr="00D47B29">
                <w:rPr>
                  <w:rFonts w:ascii="Calibri" w:hAnsi="Calibri" w:cs="Calibri"/>
                  <w:color w:val="000000"/>
                  <w:sz w:val="22"/>
                  <w:szCs w:val="22"/>
                  <w:lang w:val="en-AU" w:eastAsia="en-AU"/>
                </w:rPr>
                <w:t>ON/OFF</w:t>
              </w:r>
            </w:ins>
          </w:p>
        </w:tc>
      </w:tr>
      <w:tr w:rsidR="00D47B29" w:rsidRPr="00D47B29" w14:paraId="46C9E153" w14:textId="77777777" w:rsidTr="00D47B29">
        <w:trPr>
          <w:trHeight w:val="600"/>
          <w:ins w:id="1853" w:author="Kasper Simonsen" w:date="2023-10-25T14:03:00Z"/>
        </w:trPr>
        <w:tc>
          <w:tcPr>
            <w:tcW w:w="2412" w:type="dxa"/>
            <w:hideMark/>
          </w:tcPr>
          <w:p w14:paraId="3104A1E9" w14:textId="77777777" w:rsidR="00D47B29" w:rsidRPr="00D47B29" w:rsidRDefault="00D47B29" w:rsidP="00D47B29">
            <w:pPr>
              <w:spacing w:after="0"/>
              <w:jc w:val="center"/>
              <w:rPr>
                <w:ins w:id="1854" w:author="Kasper Simonsen" w:date="2023-10-25T14:03:00Z"/>
                <w:rFonts w:ascii="Calibri" w:hAnsi="Calibri" w:cs="Calibri"/>
                <w:color w:val="000000"/>
                <w:sz w:val="22"/>
                <w:szCs w:val="22"/>
                <w:lang w:val="en-AU" w:eastAsia="en-AU"/>
              </w:rPr>
            </w:pPr>
            <w:ins w:id="1855" w:author="Kasper Simonsen" w:date="2023-10-25T14:03:00Z">
              <w:r w:rsidRPr="00D47B29">
                <w:rPr>
                  <w:rFonts w:ascii="Calibri" w:hAnsi="Calibri" w:cs="Calibri"/>
                  <w:color w:val="000000"/>
                  <w:sz w:val="22"/>
                  <w:szCs w:val="22"/>
                  <w:lang w:val="en-AU" w:eastAsia="en-AU"/>
                </w:rPr>
                <w:t>PDIT004 Alarm or Instrument Failure</w:t>
              </w:r>
            </w:ins>
          </w:p>
        </w:tc>
        <w:tc>
          <w:tcPr>
            <w:tcW w:w="2404" w:type="dxa"/>
            <w:hideMark/>
          </w:tcPr>
          <w:p w14:paraId="19C42936" w14:textId="77777777" w:rsidR="00D47B29" w:rsidRPr="00D47B29" w:rsidRDefault="00D47B29" w:rsidP="00D47B29">
            <w:pPr>
              <w:spacing w:after="0"/>
              <w:jc w:val="center"/>
              <w:rPr>
                <w:ins w:id="1856" w:author="Kasper Simonsen" w:date="2023-10-25T14:03:00Z"/>
                <w:rFonts w:ascii="Calibri" w:hAnsi="Calibri" w:cs="Calibri"/>
                <w:color w:val="000000"/>
                <w:sz w:val="22"/>
                <w:szCs w:val="22"/>
                <w:lang w:val="en-AU" w:eastAsia="en-AU"/>
              </w:rPr>
            </w:pPr>
            <w:ins w:id="1857" w:author="Kasper Simonsen" w:date="2023-10-25T14:03:00Z">
              <w:r w:rsidRPr="00D47B29">
                <w:rPr>
                  <w:rFonts w:ascii="Calibri" w:hAnsi="Calibri" w:cs="Calibri"/>
                  <w:color w:val="000000"/>
                  <w:sz w:val="22"/>
                  <w:szCs w:val="22"/>
                  <w:lang w:val="en-AU" w:eastAsia="en-AU"/>
                </w:rPr>
                <w:t>Overpressure of the Hepa filter GC002</w:t>
              </w:r>
            </w:ins>
          </w:p>
        </w:tc>
        <w:tc>
          <w:tcPr>
            <w:tcW w:w="2408" w:type="dxa"/>
            <w:hideMark/>
          </w:tcPr>
          <w:p w14:paraId="156DADA0" w14:textId="77777777" w:rsidR="00D47B29" w:rsidRPr="00D47B29" w:rsidRDefault="00D47B29" w:rsidP="00D47B29">
            <w:pPr>
              <w:spacing w:after="0"/>
              <w:jc w:val="center"/>
              <w:rPr>
                <w:ins w:id="1858" w:author="Kasper Simonsen" w:date="2023-10-25T14:03:00Z"/>
                <w:rFonts w:ascii="Calibri" w:hAnsi="Calibri" w:cs="Calibri"/>
                <w:color w:val="000000"/>
                <w:sz w:val="22"/>
                <w:szCs w:val="22"/>
                <w:lang w:val="en-AU" w:eastAsia="en-AU"/>
              </w:rPr>
            </w:pPr>
            <w:ins w:id="1859" w:author="Kasper Simonsen" w:date="2023-10-25T14:03:00Z">
              <w:r w:rsidRPr="00D47B29">
                <w:rPr>
                  <w:rFonts w:ascii="Calibri" w:hAnsi="Calibri" w:cs="Calibri"/>
                  <w:color w:val="000000"/>
                  <w:sz w:val="22"/>
                  <w:szCs w:val="22"/>
                  <w:lang w:val="en-AU" w:eastAsia="en-AU"/>
                </w:rPr>
                <w:t>Convey of VZ007 not allowed</w:t>
              </w:r>
            </w:ins>
          </w:p>
        </w:tc>
        <w:tc>
          <w:tcPr>
            <w:tcW w:w="2404" w:type="dxa"/>
            <w:hideMark/>
          </w:tcPr>
          <w:p w14:paraId="2BAA7EA9" w14:textId="77777777" w:rsidR="00D47B29" w:rsidRPr="00D47B29" w:rsidRDefault="00D47B29" w:rsidP="00D47B29">
            <w:pPr>
              <w:spacing w:after="0"/>
              <w:jc w:val="center"/>
              <w:rPr>
                <w:ins w:id="1860" w:author="Kasper Simonsen" w:date="2023-10-25T14:03:00Z"/>
                <w:rFonts w:ascii="Calibri" w:hAnsi="Calibri" w:cs="Calibri"/>
                <w:color w:val="000000"/>
                <w:sz w:val="22"/>
                <w:szCs w:val="22"/>
                <w:lang w:val="en-AU" w:eastAsia="en-AU"/>
              </w:rPr>
            </w:pPr>
            <w:ins w:id="1861"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2C41BCEA" w14:textId="77777777" w:rsidTr="00D47B29">
        <w:trPr>
          <w:trHeight w:val="600"/>
          <w:ins w:id="1862" w:author="Kasper Simonsen" w:date="2023-10-25T14:03:00Z"/>
        </w:trPr>
        <w:tc>
          <w:tcPr>
            <w:tcW w:w="2412" w:type="dxa"/>
            <w:hideMark/>
          </w:tcPr>
          <w:p w14:paraId="49D61561" w14:textId="77777777" w:rsidR="00D47B29" w:rsidRPr="00D47B29" w:rsidRDefault="00D47B29" w:rsidP="00D47B29">
            <w:pPr>
              <w:spacing w:after="0"/>
              <w:jc w:val="center"/>
              <w:rPr>
                <w:ins w:id="1863" w:author="Kasper Simonsen" w:date="2023-10-25T14:03:00Z"/>
                <w:rFonts w:ascii="Calibri" w:hAnsi="Calibri" w:cs="Calibri"/>
                <w:color w:val="000000"/>
                <w:sz w:val="22"/>
                <w:szCs w:val="22"/>
                <w:lang w:val="en-AU" w:eastAsia="en-AU"/>
              </w:rPr>
            </w:pPr>
            <w:ins w:id="1864" w:author="Kasper Simonsen" w:date="2023-10-25T14:03:00Z">
              <w:r w:rsidRPr="00D47B29">
                <w:rPr>
                  <w:rFonts w:ascii="Calibri" w:hAnsi="Calibri" w:cs="Calibri"/>
                  <w:color w:val="000000"/>
                  <w:sz w:val="22"/>
                  <w:szCs w:val="22"/>
                  <w:lang w:val="en-AU" w:eastAsia="en-AU"/>
                </w:rPr>
                <w:t>PDIT002 Alarm or Instrument Failure</w:t>
              </w:r>
            </w:ins>
          </w:p>
        </w:tc>
        <w:tc>
          <w:tcPr>
            <w:tcW w:w="2404" w:type="dxa"/>
            <w:hideMark/>
          </w:tcPr>
          <w:p w14:paraId="34FEF71E" w14:textId="77777777" w:rsidR="00D47B29" w:rsidRPr="00D47B29" w:rsidRDefault="00D47B29" w:rsidP="00D47B29">
            <w:pPr>
              <w:spacing w:after="0"/>
              <w:jc w:val="center"/>
              <w:rPr>
                <w:ins w:id="1865" w:author="Kasper Simonsen" w:date="2023-10-25T14:03:00Z"/>
                <w:rFonts w:ascii="Calibri" w:hAnsi="Calibri" w:cs="Calibri"/>
                <w:color w:val="000000"/>
                <w:sz w:val="22"/>
                <w:szCs w:val="22"/>
                <w:lang w:val="en-AU" w:eastAsia="en-AU"/>
              </w:rPr>
            </w:pPr>
            <w:ins w:id="1866" w:author="Kasper Simonsen" w:date="2023-10-25T14:03:00Z">
              <w:r w:rsidRPr="00D47B29">
                <w:rPr>
                  <w:rFonts w:ascii="Calibri" w:hAnsi="Calibri" w:cs="Calibri"/>
                  <w:color w:val="000000"/>
                  <w:sz w:val="22"/>
                  <w:szCs w:val="22"/>
                  <w:lang w:val="en-AU" w:eastAsia="en-AU"/>
                </w:rPr>
                <w:t>High pressure sensed at CA008</w:t>
              </w:r>
            </w:ins>
          </w:p>
        </w:tc>
        <w:tc>
          <w:tcPr>
            <w:tcW w:w="2408" w:type="dxa"/>
            <w:hideMark/>
          </w:tcPr>
          <w:p w14:paraId="345AFB50" w14:textId="77777777" w:rsidR="00D47B29" w:rsidRPr="00D47B29" w:rsidRDefault="00D47B29" w:rsidP="00D47B29">
            <w:pPr>
              <w:spacing w:after="0"/>
              <w:jc w:val="center"/>
              <w:rPr>
                <w:ins w:id="1867" w:author="Kasper Simonsen" w:date="2023-10-25T14:03:00Z"/>
                <w:rFonts w:ascii="Calibri" w:hAnsi="Calibri" w:cs="Calibri"/>
                <w:color w:val="000000"/>
                <w:sz w:val="22"/>
                <w:szCs w:val="22"/>
                <w:lang w:val="en-AU" w:eastAsia="en-AU"/>
              </w:rPr>
            </w:pPr>
            <w:ins w:id="1868" w:author="Kasper Simonsen" w:date="2023-10-25T14:03:00Z">
              <w:r w:rsidRPr="00D47B29">
                <w:rPr>
                  <w:rFonts w:ascii="Calibri" w:hAnsi="Calibri" w:cs="Calibri"/>
                  <w:color w:val="000000"/>
                  <w:sz w:val="22"/>
                  <w:szCs w:val="22"/>
                  <w:lang w:val="en-AU" w:eastAsia="en-AU"/>
                </w:rPr>
                <w:t>Convey of VZ007 not allowed</w:t>
              </w:r>
            </w:ins>
          </w:p>
        </w:tc>
        <w:tc>
          <w:tcPr>
            <w:tcW w:w="2404" w:type="dxa"/>
            <w:hideMark/>
          </w:tcPr>
          <w:p w14:paraId="2167F57F" w14:textId="77777777" w:rsidR="00D47B29" w:rsidRPr="00D47B29" w:rsidRDefault="00D47B29" w:rsidP="00D47B29">
            <w:pPr>
              <w:spacing w:after="0"/>
              <w:jc w:val="center"/>
              <w:rPr>
                <w:ins w:id="1869" w:author="Kasper Simonsen" w:date="2023-10-25T14:03:00Z"/>
                <w:rFonts w:ascii="Calibri" w:hAnsi="Calibri" w:cs="Calibri"/>
                <w:color w:val="000000"/>
                <w:sz w:val="22"/>
                <w:szCs w:val="22"/>
                <w:lang w:val="en-AU" w:eastAsia="en-AU"/>
              </w:rPr>
            </w:pPr>
            <w:ins w:id="1870"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3C5053DF" w14:textId="77777777" w:rsidTr="00D47B29">
        <w:trPr>
          <w:trHeight w:val="600"/>
          <w:ins w:id="1871" w:author="Kasper Simonsen" w:date="2023-10-25T14:03:00Z"/>
        </w:trPr>
        <w:tc>
          <w:tcPr>
            <w:tcW w:w="2412" w:type="dxa"/>
            <w:hideMark/>
          </w:tcPr>
          <w:p w14:paraId="70F92430" w14:textId="77777777" w:rsidR="00D47B29" w:rsidRPr="00D47B29" w:rsidRDefault="00D47B29" w:rsidP="00D47B29">
            <w:pPr>
              <w:spacing w:after="0"/>
              <w:jc w:val="center"/>
              <w:rPr>
                <w:ins w:id="1872" w:author="Kasper Simonsen" w:date="2023-10-25T14:03:00Z"/>
                <w:rFonts w:ascii="Calibri" w:hAnsi="Calibri" w:cs="Calibri"/>
                <w:color w:val="000000"/>
                <w:sz w:val="22"/>
                <w:szCs w:val="22"/>
                <w:lang w:val="en-AU" w:eastAsia="en-AU"/>
              </w:rPr>
            </w:pPr>
            <w:ins w:id="1873" w:author="Kasper Simonsen" w:date="2023-10-25T14:03:00Z">
              <w:r w:rsidRPr="00D47B29">
                <w:rPr>
                  <w:rFonts w:ascii="Calibri" w:hAnsi="Calibri" w:cs="Calibri"/>
                  <w:color w:val="000000"/>
                  <w:sz w:val="22"/>
                  <w:szCs w:val="22"/>
                  <w:lang w:val="en-AU" w:eastAsia="en-AU"/>
                </w:rPr>
                <w:t>PIT002 Alarm or Instrument Failure</w:t>
              </w:r>
            </w:ins>
          </w:p>
        </w:tc>
        <w:tc>
          <w:tcPr>
            <w:tcW w:w="2404" w:type="dxa"/>
            <w:hideMark/>
          </w:tcPr>
          <w:p w14:paraId="20EE34B5" w14:textId="77777777" w:rsidR="00D47B29" w:rsidRPr="00D47B29" w:rsidRDefault="00D47B29" w:rsidP="00D47B29">
            <w:pPr>
              <w:spacing w:after="0"/>
              <w:jc w:val="center"/>
              <w:rPr>
                <w:ins w:id="1874" w:author="Kasper Simonsen" w:date="2023-10-25T14:03:00Z"/>
                <w:rFonts w:ascii="Calibri" w:hAnsi="Calibri" w:cs="Calibri"/>
                <w:color w:val="000000"/>
                <w:sz w:val="22"/>
                <w:szCs w:val="22"/>
                <w:lang w:val="en-AU" w:eastAsia="en-AU"/>
              </w:rPr>
            </w:pPr>
            <w:ins w:id="1875" w:author="Kasper Simonsen" w:date="2023-10-25T14:03:00Z">
              <w:r w:rsidRPr="00D47B29">
                <w:rPr>
                  <w:rFonts w:ascii="Calibri" w:hAnsi="Calibri" w:cs="Calibri"/>
                  <w:color w:val="000000"/>
                  <w:sz w:val="22"/>
                  <w:szCs w:val="22"/>
                  <w:lang w:val="en-AU" w:eastAsia="en-AU"/>
                </w:rPr>
                <w:t>High pressure sensed at TE009</w:t>
              </w:r>
            </w:ins>
          </w:p>
        </w:tc>
        <w:tc>
          <w:tcPr>
            <w:tcW w:w="2408" w:type="dxa"/>
            <w:hideMark/>
          </w:tcPr>
          <w:p w14:paraId="6D68D38D" w14:textId="77777777" w:rsidR="00D47B29" w:rsidRPr="00D47B29" w:rsidRDefault="00D47B29" w:rsidP="00D47B29">
            <w:pPr>
              <w:spacing w:after="0"/>
              <w:jc w:val="center"/>
              <w:rPr>
                <w:ins w:id="1876" w:author="Kasper Simonsen" w:date="2023-10-25T14:03:00Z"/>
                <w:rFonts w:ascii="Calibri" w:hAnsi="Calibri" w:cs="Calibri"/>
                <w:color w:val="000000"/>
                <w:sz w:val="22"/>
                <w:szCs w:val="22"/>
                <w:lang w:val="en-AU" w:eastAsia="en-AU"/>
              </w:rPr>
            </w:pPr>
            <w:ins w:id="1877" w:author="Kasper Simonsen" w:date="2023-10-25T14:03:00Z">
              <w:r w:rsidRPr="00D47B29">
                <w:rPr>
                  <w:rFonts w:ascii="Calibri" w:hAnsi="Calibri" w:cs="Calibri"/>
                  <w:color w:val="000000"/>
                  <w:sz w:val="22"/>
                  <w:szCs w:val="22"/>
                  <w:lang w:val="en-AU" w:eastAsia="en-AU"/>
                </w:rPr>
                <w:t>Convey of VZ007 not allowed</w:t>
              </w:r>
            </w:ins>
          </w:p>
        </w:tc>
        <w:tc>
          <w:tcPr>
            <w:tcW w:w="2404" w:type="dxa"/>
            <w:hideMark/>
          </w:tcPr>
          <w:p w14:paraId="6988B338" w14:textId="77777777" w:rsidR="00D47B29" w:rsidRPr="00D47B29" w:rsidRDefault="00D47B29" w:rsidP="00D47B29">
            <w:pPr>
              <w:spacing w:after="0"/>
              <w:jc w:val="center"/>
              <w:rPr>
                <w:ins w:id="1878" w:author="Kasper Simonsen" w:date="2023-10-25T14:03:00Z"/>
                <w:rFonts w:ascii="Calibri" w:hAnsi="Calibri" w:cs="Calibri"/>
                <w:color w:val="000000"/>
                <w:sz w:val="22"/>
                <w:szCs w:val="22"/>
                <w:lang w:val="en-AU" w:eastAsia="en-AU"/>
              </w:rPr>
            </w:pPr>
            <w:ins w:id="1879" w:author="Kasper Simonsen" w:date="2023-10-25T14:03:00Z">
              <w:r w:rsidRPr="00D47B29">
                <w:rPr>
                  <w:rFonts w:ascii="Calibri" w:hAnsi="Calibri" w:cs="Calibri"/>
                  <w:color w:val="000000"/>
                  <w:sz w:val="22"/>
                  <w:szCs w:val="22"/>
                  <w:lang w:val="en-AU" w:eastAsia="en-AU"/>
                </w:rPr>
                <w:t>Customizable by HMI</w:t>
              </w:r>
            </w:ins>
          </w:p>
        </w:tc>
      </w:tr>
      <w:tr w:rsidR="00D47B29" w:rsidRPr="00D47B29" w14:paraId="78010903" w14:textId="77777777" w:rsidTr="00D47B29">
        <w:trPr>
          <w:trHeight w:val="300"/>
          <w:ins w:id="1880" w:author="Kasper Simonsen" w:date="2023-10-25T14:03:00Z"/>
        </w:trPr>
        <w:tc>
          <w:tcPr>
            <w:tcW w:w="2412" w:type="dxa"/>
            <w:hideMark/>
          </w:tcPr>
          <w:p w14:paraId="70AE5465" w14:textId="77777777" w:rsidR="00D47B29" w:rsidRPr="00D47B29" w:rsidRDefault="00D47B29" w:rsidP="00D47B29">
            <w:pPr>
              <w:spacing w:after="0"/>
              <w:jc w:val="center"/>
              <w:rPr>
                <w:ins w:id="1881" w:author="Kasper Simonsen" w:date="2023-10-25T14:03:00Z"/>
                <w:rFonts w:ascii="Calibri" w:hAnsi="Calibri" w:cs="Calibri"/>
                <w:color w:val="000000"/>
                <w:sz w:val="22"/>
                <w:szCs w:val="22"/>
                <w:lang w:val="en-AU" w:eastAsia="en-AU"/>
              </w:rPr>
            </w:pPr>
            <w:ins w:id="1882" w:author="Kasper Simonsen" w:date="2023-10-25T14:03:00Z">
              <w:r w:rsidRPr="00D47B29">
                <w:rPr>
                  <w:rFonts w:ascii="Calibri" w:hAnsi="Calibri" w:cs="Calibri"/>
                  <w:color w:val="000000"/>
                  <w:sz w:val="22"/>
                  <w:szCs w:val="22"/>
                  <w:lang w:val="en-AU" w:eastAsia="en-AU"/>
                </w:rPr>
                <w:lastRenderedPageBreak/>
                <w:t xml:space="preserve">LSH003 </w:t>
              </w:r>
            </w:ins>
          </w:p>
        </w:tc>
        <w:tc>
          <w:tcPr>
            <w:tcW w:w="2404" w:type="dxa"/>
            <w:hideMark/>
          </w:tcPr>
          <w:p w14:paraId="6AE8A458" w14:textId="77777777" w:rsidR="00D47B29" w:rsidRPr="00D47B29" w:rsidRDefault="00D47B29" w:rsidP="00D47B29">
            <w:pPr>
              <w:spacing w:after="0"/>
              <w:jc w:val="center"/>
              <w:rPr>
                <w:ins w:id="1883" w:author="Kasper Simonsen" w:date="2023-10-25T14:03:00Z"/>
                <w:rFonts w:ascii="Calibri" w:hAnsi="Calibri" w:cs="Calibri"/>
                <w:color w:val="000000"/>
                <w:sz w:val="22"/>
                <w:szCs w:val="22"/>
                <w:lang w:val="en-AU" w:eastAsia="en-AU"/>
              </w:rPr>
            </w:pPr>
            <w:ins w:id="1884" w:author="Kasper Simonsen" w:date="2023-10-25T14:03:00Z">
              <w:r w:rsidRPr="00D47B29">
                <w:rPr>
                  <w:rFonts w:ascii="Calibri" w:hAnsi="Calibri" w:cs="Calibri"/>
                  <w:color w:val="000000"/>
                  <w:sz w:val="22"/>
                  <w:szCs w:val="22"/>
                  <w:lang w:val="en-AU" w:eastAsia="en-AU"/>
                </w:rPr>
                <w:t>High level covered at TE009</w:t>
              </w:r>
            </w:ins>
          </w:p>
        </w:tc>
        <w:tc>
          <w:tcPr>
            <w:tcW w:w="2408" w:type="dxa"/>
            <w:hideMark/>
          </w:tcPr>
          <w:p w14:paraId="79F5B555" w14:textId="77777777" w:rsidR="00D47B29" w:rsidRPr="00D47B29" w:rsidRDefault="00D47B29" w:rsidP="00D47B29">
            <w:pPr>
              <w:spacing w:after="0"/>
              <w:jc w:val="center"/>
              <w:rPr>
                <w:ins w:id="1885" w:author="Kasper Simonsen" w:date="2023-10-25T14:03:00Z"/>
                <w:rFonts w:ascii="Calibri" w:hAnsi="Calibri" w:cs="Calibri"/>
                <w:color w:val="000000"/>
                <w:sz w:val="22"/>
                <w:szCs w:val="22"/>
                <w:lang w:val="en-AU" w:eastAsia="en-AU"/>
              </w:rPr>
            </w:pPr>
            <w:ins w:id="1886" w:author="Kasper Simonsen" w:date="2023-10-25T14:03:00Z">
              <w:r w:rsidRPr="00D47B29">
                <w:rPr>
                  <w:rFonts w:ascii="Calibri" w:hAnsi="Calibri" w:cs="Calibri"/>
                  <w:color w:val="000000"/>
                  <w:sz w:val="22"/>
                  <w:szCs w:val="22"/>
                  <w:lang w:val="en-AU" w:eastAsia="en-AU"/>
                </w:rPr>
                <w:t>Convey of VZ007 not allowed</w:t>
              </w:r>
            </w:ins>
          </w:p>
        </w:tc>
        <w:tc>
          <w:tcPr>
            <w:tcW w:w="2404" w:type="dxa"/>
            <w:hideMark/>
          </w:tcPr>
          <w:p w14:paraId="623A7756" w14:textId="77777777" w:rsidR="00D47B29" w:rsidRPr="00D47B29" w:rsidRDefault="00D47B29" w:rsidP="00D47B29">
            <w:pPr>
              <w:spacing w:after="0"/>
              <w:jc w:val="center"/>
              <w:rPr>
                <w:ins w:id="1887" w:author="Kasper Simonsen" w:date="2023-10-25T14:03:00Z"/>
                <w:rFonts w:ascii="Calibri" w:hAnsi="Calibri" w:cs="Calibri"/>
                <w:color w:val="000000"/>
                <w:sz w:val="22"/>
                <w:szCs w:val="22"/>
                <w:lang w:val="en-AU" w:eastAsia="en-AU"/>
              </w:rPr>
            </w:pPr>
            <w:ins w:id="1888" w:author="Kasper Simonsen" w:date="2023-10-25T14:03:00Z">
              <w:r w:rsidRPr="00D47B29">
                <w:rPr>
                  <w:rFonts w:ascii="Calibri" w:hAnsi="Calibri" w:cs="Calibri"/>
                  <w:color w:val="000000"/>
                  <w:sz w:val="22"/>
                  <w:szCs w:val="22"/>
                  <w:lang w:val="en-AU" w:eastAsia="en-AU"/>
                </w:rPr>
                <w:t>ON/OFF</w:t>
              </w:r>
            </w:ins>
          </w:p>
        </w:tc>
      </w:tr>
      <w:tr w:rsidR="00D47B29" w:rsidRPr="00D47B29" w14:paraId="09FE1D4E" w14:textId="77777777" w:rsidTr="00D47B29">
        <w:trPr>
          <w:trHeight w:val="300"/>
          <w:ins w:id="1889" w:author="Kasper Simonsen" w:date="2023-10-25T14:03:00Z"/>
        </w:trPr>
        <w:tc>
          <w:tcPr>
            <w:tcW w:w="2412" w:type="dxa"/>
            <w:hideMark/>
          </w:tcPr>
          <w:p w14:paraId="5AC3B212" w14:textId="77777777" w:rsidR="00D47B29" w:rsidRPr="00D47B29" w:rsidRDefault="00D47B29" w:rsidP="00D47B29">
            <w:pPr>
              <w:spacing w:after="0"/>
              <w:jc w:val="center"/>
              <w:rPr>
                <w:ins w:id="1890" w:author="Kasper Simonsen" w:date="2023-10-25T14:03:00Z"/>
                <w:rFonts w:ascii="Calibri" w:hAnsi="Calibri" w:cs="Calibri"/>
                <w:color w:val="000000"/>
                <w:sz w:val="22"/>
                <w:szCs w:val="22"/>
                <w:lang w:val="en-AU" w:eastAsia="en-AU"/>
              </w:rPr>
            </w:pPr>
            <w:ins w:id="1891" w:author="Kasper Simonsen" w:date="2023-10-25T14:03:00Z">
              <w:r w:rsidRPr="00D47B29">
                <w:rPr>
                  <w:rFonts w:ascii="Calibri" w:hAnsi="Calibri" w:cs="Calibri"/>
                  <w:color w:val="000000"/>
                  <w:sz w:val="22"/>
                  <w:szCs w:val="22"/>
                  <w:lang w:val="en-AU" w:eastAsia="en-AU"/>
                </w:rPr>
                <w:t>NC010 VFD Failure</w:t>
              </w:r>
            </w:ins>
          </w:p>
        </w:tc>
        <w:tc>
          <w:tcPr>
            <w:tcW w:w="2404" w:type="dxa"/>
            <w:hideMark/>
          </w:tcPr>
          <w:p w14:paraId="209351A7" w14:textId="77777777" w:rsidR="00D47B29" w:rsidRPr="00D47B29" w:rsidRDefault="00D47B29" w:rsidP="00D47B29">
            <w:pPr>
              <w:spacing w:after="0"/>
              <w:jc w:val="center"/>
              <w:rPr>
                <w:ins w:id="1892" w:author="Kasper Simonsen" w:date="2023-10-25T14:03:00Z"/>
                <w:rFonts w:ascii="Calibri" w:hAnsi="Calibri" w:cs="Calibri"/>
                <w:color w:val="000000"/>
                <w:sz w:val="22"/>
                <w:szCs w:val="22"/>
                <w:lang w:val="en-AU" w:eastAsia="en-AU"/>
              </w:rPr>
            </w:pPr>
            <w:ins w:id="1893" w:author="Kasper Simonsen" w:date="2023-10-25T14:03:00Z">
              <w:r w:rsidRPr="00D47B29">
                <w:rPr>
                  <w:rFonts w:ascii="Calibri" w:hAnsi="Calibri" w:cs="Calibri"/>
                  <w:color w:val="000000"/>
                  <w:sz w:val="22"/>
                  <w:szCs w:val="22"/>
                  <w:lang w:val="en-AU" w:eastAsia="en-AU"/>
                </w:rPr>
                <w:t>TRIP or Motor failure</w:t>
              </w:r>
            </w:ins>
          </w:p>
        </w:tc>
        <w:tc>
          <w:tcPr>
            <w:tcW w:w="2408" w:type="dxa"/>
            <w:hideMark/>
          </w:tcPr>
          <w:p w14:paraId="4EB049D6" w14:textId="77777777" w:rsidR="00D47B29" w:rsidRPr="00D47B29" w:rsidRDefault="00D47B29" w:rsidP="00D47B29">
            <w:pPr>
              <w:spacing w:after="0"/>
              <w:jc w:val="center"/>
              <w:rPr>
                <w:ins w:id="1894" w:author="Kasper Simonsen" w:date="2023-10-25T14:03:00Z"/>
                <w:rFonts w:ascii="Calibri" w:hAnsi="Calibri" w:cs="Calibri"/>
                <w:color w:val="000000"/>
                <w:sz w:val="22"/>
                <w:szCs w:val="22"/>
                <w:lang w:val="en-AU" w:eastAsia="en-AU"/>
              </w:rPr>
            </w:pPr>
            <w:ins w:id="1895" w:author="Kasper Simonsen" w:date="2023-10-25T14:03:00Z">
              <w:r w:rsidRPr="00D47B29">
                <w:rPr>
                  <w:rFonts w:ascii="Calibri" w:hAnsi="Calibri" w:cs="Calibri"/>
                  <w:color w:val="000000"/>
                  <w:sz w:val="22"/>
                  <w:szCs w:val="22"/>
                  <w:lang w:val="en-AU" w:eastAsia="en-AU"/>
                </w:rPr>
                <w:t>Unload of TE009 not allowed</w:t>
              </w:r>
            </w:ins>
          </w:p>
        </w:tc>
        <w:tc>
          <w:tcPr>
            <w:tcW w:w="2404" w:type="dxa"/>
            <w:hideMark/>
          </w:tcPr>
          <w:p w14:paraId="5C0D6C3C" w14:textId="77777777" w:rsidR="00D47B29" w:rsidRPr="00D47B29" w:rsidRDefault="00D47B29" w:rsidP="00D47B29">
            <w:pPr>
              <w:spacing w:after="0"/>
              <w:jc w:val="center"/>
              <w:rPr>
                <w:ins w:id="1896" w:author="Kasper Simonsen" w:date="2023-10-25T14:03:00Z"/>
                <w:rFonts w:ascii="Calibri" w:hAnsi="Calibri" w:cs="Calibri"/>
                <w:color w:val="000000"/>
                <w:sz w:val="22"/>
                <w:szCs w:val="22"/>
                <w:lang w:val="en-AU" w:eastAsia="en-AU"/>
              </w:rPr>
            </w:pPr>
            <w:ins w:id="1897" w:author="Kasper Simonsen" w:date="2023-10-25T14:03:00Z">
              <w:r w:rsidRPr="00D47B29">
                <w:rPr>
                  <w:rFonts w:ascii="Calibri" w:hAnsi="Calibri" w:cs="Calibri"/>
                  <w:color w:val="000000"/>
                  <w:sz w:val="22"/>
                  <w:szCs w:val="22"/>
                  <w:lang w:val="en-AU" w:eastAsia="en-AU"/>
                </w:rPr>
                <w:t>ON/OFF</w:t>
              </w:r>
            </w:ins>
          </w:p>
        </w:tc>
      </w:tr>
      <w:tr w:rsidR="00D47B29" w:rsidRPr="00D47B29" w14:paraId="47DE619E" w14:textId="77777777" w:rsidTr="00D47B29">
        <w:trPr>
          <w:trHeight w:val="600"/>
          <w:ins w:id="1898" w:author="Kasper Simonsen" w:date="2023-10-25T14:03:00Z"/>
        </w:trPr>
        <w:tc>
          <w:tcPr>
            <w:tcW w:w="2412" w:type="dxa"/>
            <w:hideMark/>
          </w:tcPr>
          <w:p w14:paraId="74B6F533" w14:textId="77777777" w:rsidR="00D47B29" w:rsidRPr="00D47B29" w:rsidRDefault="00D47B29" w:rsidP="00D47B29">
            <w:pPr>
              <w:spacing w:after="0"/>
              <w:jc w:val="center"/>
              <w:rPr>
                <w:ins w:id="1899" w:author="Kasper Simonsen" w:date="2023-10-25T14:03:00Z"/>
                <w:rFonts w:ascii="Calibri" w:hAnsi="Calibri" w:cs="Calibri"/>
                <w:color w:val="000000"/>
                <w:sz w:val="22"/>
                <w:szCs w:val="22"/>
                <w:lang w:val="en-AU" w:eastAsia="en-AU"/>
              </w:rPr>
            </w:pPr>
            <w:ins w:id="1900" w:author="Kasper Simonsen" w:date="2023-10-25T14:03:00Z">
              <w:r w:rsidRPr="00D47B29">
                <w:rPr>
                  <w:rFonts w:ascii="Calibri" w:hAnsi="Calibri" w:cs="Calibri"/>
                  <w:color w:val="000000"/>
                  <w:sz w:val="22"/>
                  <w:szCs w:val="22"/>
                  <w:lang w:val="en-AU" w:eastAsia="en-AU"/>
                </w:rPr>
                <w:t>AY021*</w:t>
              </w:r>
            </w:ins>
          </w:p>
        </w:tc>
        <w:tc>
          <w:tcPr>
            <w:tcW w:w="2404" w:type="dxa"/>
            <w:hideMark/>
          </w:tcPr>
          <w:p w14:paraId="29E9AAC0" w14:textId="77777777" w:rsidR="00D47B29" w:rsidRPr="00D47B29" w:rsidRDefault="00D47B29" w:rsidP="00D47B29">
            <w:pPr>
              <w:spacing w:after="0"/>
              <w:jc w:val="center"/>
              <w:rPr>
                <w:ins w:id="1901" w:author="Kasper Simonsen" w:date="2023-10-25T14:03:00Z"/>
                <w:rFonts w:ascii="Calibri" w:hAnsi="Calibri" w:cs="Calibri"/>
                <w:color w:val="000000"/>
                <w:sz w:val="22"/>
                <w:szCs w:val="22"/>
                <w:lang w:val="en-AU" w:eastAsia="en-AU"/>
              </w:rPr>
            </w:pPr>
            <w:ins w:id="1902" w:author="Kasper Simonsen" w:date="2023-10-25T14:03:00Z">
              <w:r w:rsidRPr="00D47B29">
                <w:rPr>
                  <w:rFonts w:ascii="Calibri" w:hAnsi="Calibri" w:cs="Calibri"/>
                  <w:color w:val="000000"/>
                  <w:sz w:val="22"/>
                  <w:szCs w:val="22"/>
                  <w:lang w:val="en-AU" w:eastAsia="en-AU"/>
                </w:rPr>
                <w:t>Magnetic Separator CA011 Inspection Hatrch open</w:t>
              </w:r>
            </w:ins>
          </w:p>
        </w:tc>
        <w:tc>
          <w:tcPr>
            <w:tcW w:w="2408" w:type="dxa"/>
            <w:hideMark/>
          </w:tcPr>
          <w:p w14:paraId="04486018" w14:textId="77777777" w:rsidR="00D47B29" w:rsidRPr="00D47B29" w:rsidRDefault="00D47B29" w:rsidP="00D47B29">
            <w:pPr>
              <w:spacing w:after="0"/>
              <w:jc w:val="center"/>
              <w:rPr>
                <w:ins w:id="1903" w:author="Kasper Simonsen" w:date="2023-10-25T14:03:00Z"/>
                <w:rFonts w:ascii="Calibri" w:hAnsi="Calibri" w:cs="Calibri"/>
                <w:color w:val="000000"/>
                <w:sz w:val="22"/>
                <w:szCs w:val="22"/>
                <w:lang w:val="en-AU" w:eastAsia="en-AU"/>
              </w:rPr>
            </w:pPr>
            <w:ins w:id="1904" w:author="Kasper Simonsen" w:date="2023-10-25T14:03:00Z">
              <w:r w:rsidRPr="00D47B29">
                <w:rPr>
                  <w:rFonts w:ascii="Calibri" w:hAnsi="Calibri" w:cs="Calibri"/>
                  <w:color w:val="000000"/>
                  <w:sz w:val="22"/>
                  <w:szCs w:val="22"/>
                  <w:lang w:val="en-AU" w:eastAsia="en-AU"/>
                </w:rPr>
                <w:t>Unload of TE009 not allowed. Stop circle feeder and close 1002-AY020</w:t>
              </w:r>
            </w:ins>
          </w:p>
        </w:tc>
        <w:tc>
          <w:tcPr>
            <w:tcW w:w="2404" w:type="dxa"/>
            <w:hideMark/>
          </w:tcPr>
          <w:p w14:paraId="679B321D" w14:textId="77777777" w:rsidR="00D47B29" w:rsidRPr="00D47B29" w:rsidRDefault="00D47B29" w:rsidP="00D47B29">
            <w:pPr>
              <w:spacing w:after="0"/>
              <w:jc w:val="center"/>
              <w:rPr>
                <w:ins w:id="1905" w:author="Kasper Simonsen" w:date="2023-10-25T14:03:00Z"/>
                <w:rFonts w:ascii="Calibri" w:hAnsi="Calibri" w:cs="Calibri"/>
                <w:color w:val="000000"/>
                <w:sz w:val="22"/>
                <w:szCs w:val="22"/>
                <w:lang w:val="en-AU" w:eastAsia="en-AU"/>
              </w:rPr>
            </w:pPr>
            <w:ins w:id="1906" w:author="Kasper Simonsen" w:date="2023-10-25T14:03:00Z">
              <w:r w:rsidRPr="00D47B29">
                <w:rPr>
                  <w:rFonts w:ascii="Calibri" w:hAnsi="Calibri" w:cs="Calibri"/>
                  <w:color w:val="000000"/>
                  <w:sz w:val="22"/>
                  <w:szCs w:val="22"/>
                  <w:lang w:val="en-AU" w:eastAsia="en-AU"/>
                </w:rPr>
                <w:t>ON/OFF</w:t>
              </w:r>
            </w:ins>
          </w:p>
        </w:tc>
      </w:tr>
      <w:tr w:rsidR="00D47B29" w:rsidRPr="00D47B29" w14:paraId="27444568" w14:textId="77777777" w:rsidTr="00D47B29">
        <w:trPr>
          <w:trHeight w:val="300"/>
          <w:ins w:id="1907" w:author="Kasper Simonsen" w:date="2023-10-25T14:03:00Z"/>
        </w:trPr>
        <w:tc>
          <w:tcPr>
            <w:tcW w:w="2412" w:type="dxa"/>
            <w:hideMark/>
          </w:tcPr>
          <w:p w14:paraId="3953D77F" w14:textId="77777777" w:rsidR="00D47B29" w:rsidRPr="00D47B29" w:rsidRDefault="00D47B29" w:rsidP="00D47B29">
            <w:pPr>
              <w:spacing w:after="0"/>
              <w:jc w:val="center"/>
              <w:rPr>
                <w:ins w:id="1908" w:author="Kasper Simonsen" w:date="2023-10-25T14:03:00Z"/>
                <w:rFonts w:ascii="Calibri" w:hAnsi="Calibri" w:cs="Calibri"/>
                <w:color w:val="000000"/>
                <w:sz w:val="22"/>
                <w:szCs w:val="22"/>
                <w:lang w:val="en-AU" w:eastAsia="en-AU"/>
              </w:rPr>
            </w:pPr>
            <w:ins w:id="1909" w:author="Kasper Simonsen" w:date="2023-10-25T14:03:00Z">
              <w:r w:rsidRPr="00D47B29">
                <w:rPr>
                  <w:rFonts w:ascii="Calibri" w:hAnsi="Calibri" w:cs="Calibri"/>
                  <w:color w:val="000000"/>
                  <w:sz w:val="22"/>
                  <w:szCs w:val="22"/>
                  <w:lang w:val="en-AU" w:eastAsia="en-AU"/>
                </w:rPr>
                <w:t>CP Request Powder (Signal from NCE)</w:t>
              </w:r>
            </w:ins>
          </w:p>
        </w:tc>
        <w:tc>
          <w:tcPr>
            <w:tcW w:w="2404" w:type="dxa"/>
            <w:hideMark/>
          </w:tcPr>
          <w:p w14:paraId="607EE898" w14:textId="77777777" w:rsidR="00D47B29" w:rsidRPr="00D47B29" w:rsidRDefault="00D47B29" w:rsidP="00D47B29">
            <w:pPr>
              <w:spacing w:after="0"/>
              <w:jc w:val="center"/>
              <w:rPr>
                <w:ins w:id="1910" w:author="Kasper Simonsen" w:date="2023-10-25T14:03:00Z"/>
                <w:rFonts w:ascii="Calibri" w:hAnsi="Calibri" w:cs="Calibri"/>
                <w:color w:val="000000"/>
                <w:sz w:val="22"/>
                <w:szCs w:val="22"/>
                <w:lang w:val="en-AU" w:eastAsia="en-AU"/>
              </w:rPr>
            </w:pPr>
            <w:ins w:id="1911" w:author="Kasper Simonsen" w:date="2023-10-25T14:03:00Z">
              <w:r w:rsidRPr="00D47B29">
                <w:rPr>
                  <w:rFonts w:ascii="Calibri" w:hAnsi="Calibri" w:cs="Calibri"/>
                  <w:color w:val="000000"/>
                  <w:sz w:val="22"/>
                  <w:szCs w:val="22"/>
                  <w:lang w:val="en-AU" w:eastAsia="en-AU"/>
                </w:rPr>
                <w:t>Mill is ready to receive powder</w:t>
              </w:r>
            </w:ins>
          </w:p>
        </w:tc>
        <w:tc>
          <w:tcPr>
            <w:tcW w:w="2408" w:type="dxa"/>
            <w:hideMark/>
          </w:tcPr>
          <w:p w14:paraId="7FADF7AA" w14:textId="77777777" w:rsidR="00D47B29" w:rsidRPr="00D47B29" w:rsidRDefault="00D47B29" w:rsidP="00D47B29">
            <w:pPr>
              <w:spacing w:after="0"/>
              <w:jc w:val="center"/>
              <w:rPr>
                <w:ins w:id="1912" w:author="Kasper Simonsen" w:date="2023-10-25T14:03:00Z"/>
                <w:rFonts w:ascii="Calibri" w:hAnsi="Calibri" w:cs="Calibri"/>
                <w:color w:val="000000"/>
                <w:sz w:val="22"/>
                <w:szCs w:val="22"/>
                <w:lang w:val="en-AU" w:eastAsia="en-AU"/>
              </w:rPr>
            </w:pPr>
            <w:ins w:id="1913" w:author="Kasper Simonsen" w:date="2023-10-25T14:03:00Z">
              <w:r w:rsidRPr="00D47B29">
                <w:rPr>
                  <w:rFonts w:ascii="Calibri" w:hAnsi="Calibri" w:cs="Calibri"/>
                  <w:color w:val="000000"/>
                  <w:sz w:val="22"/>
                  <w:szCs w:val="22"/>
                  <w:lang w:val="en-AU" w:eastAsia="en-AU"/>
                </w:rPr>
                <w:t>Unload to Mill allowed</w:t>
              </w:r>
            </w:ins>
          </w:p>
        </w:tc>
        <w:tc>
          <w:tcPr>
            <w:tcW w:w="2404" w:type="dxa"/>
            <w:hideMark/>
          </w:tcPr>
          <w:p w14:paraId="50033CE7" w14:textId="77777777" w:rsidR="00D47B29" w:rsidRPr="00D47B29" w:rsidRDefault="00D47B29" w:rsidP="00D47B29">
            <w:pPr>
              <w:spacing w:after="0"/>
              <w:jc w:val="center"/>
              <w:rPr>
                <w:ins w:id="1914" w:author="Kasper Simonsen" w:date="2023-10-25T14:03:00Z"/>
                <w:rFonts w:ascii="Calibri" w:hAnsi="Calibri" w:cs="Calibri"/>
                <w:color w:val="000000"/>
                <w:sz w:val="22"/>
                <w:szCs w:val="22"/>
                <w:lang w:val="en-AU" w:eastAsia="en-AU"/>
              </w:rPr>
            </w:pPr>
            <w:ins w:id="1915" w:author="Kasper Simonsen" w:date="2023-10-25T14:03:00Z">
              <w:r w:rsidRPr="00D47B29">
                <w:rPr>
                  <w:rFonts w:ascii="Calibri" w:hAnsi="Calibri" w:cs="Calibri"/>
                  <w:color w:val="000000"/>
                  <w:sz w:val="22"/>
                  <w:szCs w:val="22"/>
                  <w:lang w:val="en-AU" w:eastAsia="en-AU"/>
                </w:rPr>
                <w:t>ON/OFF</w:t>
              </w:r>
            </w:ins>
          </w:p>
        </w:tc>
      </w:tr>
      <w:tr w:rsidR="00D47B29" w:rsidRPr="00D47B29" w14:paraId="63AEB3C2" w14:textId="77777777" w:rsidTr="00D47B29">
        <w:trPr>
          <w:trHeight w:val="300"/>
          <w:ins w:id="1916" w:author="Kasper Simonsen" w:date="2023-10-25T14:03:00Z"/>
        </w:trPr>
        <w:tc>
          <w:tcPr>
            <w:tcW w:w="2412" w:type="dxa"/>
            <w:hideMark/>
          </w:tcPr>
          <w:p w14:paraId="0127784F" w14:textId="77777777" w:rsidR="00D47B29" w:rsidRPr="00D47B29" w:rsidRDefault="00D47B29" w:rsidP="00D47B29">
            <w:pPr>
              <w:spacing w:after="0"/>
              <w:jc w:val="center"/>
              <w:rPr>
                <w:ins w:id="1917" w:author="Kasper Simonsen" w:date="2023-10-25T14:03:00Z"/>
                <w:rFonts w:ascii="Calibri" w:hAnsi="Calibri" w:cs="Calibri"/>
                <w:color w:val="000000"/>
                <w:sz w:val="22"/>
                <w:szCs w:val="22"/>
                <w:lang w:val="en-AU" w:eastAsia="en-AU"/>
              </w:rPr>
            </w:pPr>
            <w:ins w:id="1918" w:author="Kasper Simonsen" w:date="2023-10-25T14:03:00Z">
              <w:r w:rsidRPr="00D47B29">
                <w:rPr>
                  <w:rFonts w:ascii="Calibri" w:hAnsi="Calibri" w:cs="Calibri"/>
                  <w:color w:val="000000"/>
                  <w:sz w:val="22"/>
                  <w:szCs w:val="22"/>
                  <w:lang w:val="en-AU" w:eastAsia="en-AU"/>
                </w:rPr>
                <w:t>CP in Normal operation (Signal from NCE)</w:t>
              </w:r>
            </w:ins>
          </w:p>
        </w:tc>
        <w:tc>
          <w:tcPr>
            <w:tcW w:w="2404" w:type="dxa"/>
            <w:hideMark/>
          </w:tcPr>
          <w:p w14:paraId="623F13C9" w14:textId="77777777" w:rsidR="00D47B29" w:rsidRPr="00D47B29" w:rsidRDefault="00D47B29" w:rsidP="00D47B29">
            <w:pPr>
              <w:spacing w:after="0"/>
              <w:jc w:val="center"/>
              <w:rPr>
                <w:ins w:id="1919" w:author="Kasper Simonsen" w:date="2023-10-25T14:03:00Z"/>
                <w:rFonts w:ascii="Calibri" w:hAnsi="Calibri" w:cs="Calibri"/>
                <w:color w:val="000000"/>
                <w:sz w:val="22"/>
                <w:szCs w:val="22"/>
                <w:lang w:val="en-AU" w:eastAsia="en-AU"/>
              </w:rPr>
            </w:pPr>
            <w:ins w:id="1920" w:author="Kasper Simonsen" w:date="2023-10-25T14:03:00Z">
              <w:r w:rsidRPr="00D47B29">
                <w:rPr>
                  <w:rFonts w:ascii="Calibri" w:hAnsi="Calibri" w:cs="Calibri"/>
                  <w:color w:val="000000"/>
                  <w:sz w:val="22"/>
                  <w:szCs w:val="22"/>
                  <w:lang w:val="en-AU" w:eastAsia="en-AU"/>
                </w:rPr>
                <w:t>Mill is not in alarm and is available</w:t>
              </w:r>
            </w:ins>
          </w:p>
        </w:tc>
        <w:tc>
          <w:tcPr>
            <w:tcW w:w="2408" w:type="dxa"/>
            <w:hideMark/>
          </w:tcPr>
          <w:p w14:paraId="28E702DA" w14:textId="77777777" w:rsidR="00D47B29" w:rsidRPr="00D47B29" w:rsidRDefault="00D47B29" w:rsidP="00D47B29">
            <w:pPr>
              <w:spacing w:after="0"/>
              <w:jc w:val="center"/>
              <w:rPr>
                <w:ins w:id="1921" w:author="Kasper Simonsen" w:date="2023-10-25T14:03:00Z"/>
                <w:rFonts w:ascii="Calibri" w:hAnsi="Calibri" w:cs="Calibri"/>
                <w:color w:val="000000"/>
                <w:sz w:val="22"/>
                <w:szCs w:val="22"/>
                <w:lang w:val="en-AU" w:eastAsia="en-AU"/>
              </w:rPr>
            </w:pPr>
            <w:ins w:id="1922" w:author="Kasper Simonsen" w:date="2023-10-25T14:03:00Z">
              <w:r w:rsidRPr="00D47B29">
                <w:rPr>
                  <w:rFonts w:ascii="Calibri" w:hAnsi="Calibri" w:cs="Calibri"/>
                  <w:color w:val="000000"/>
                  <w:sz w:val="22"/>
                  <w:szCs w:val="22"/>
                  <w:lang w:val="en-AU" w:eastAsia="en-AU"/>
                </w:rPr>
                <w:t>Unload to Mill allowed</w:t>
              </w:r>
            </w:ins>
          </w:p>
        </w:tc>
        <w:tc>
          <w:tcPr>
            <w:tcW w:w="2404" w:type="dxa"/>
            <w:hideMark/>
          </w:tcPr>
          <w:p w14:paraId="41653BAA" w14:textId="77777777" w:rsidR="00D47B29" w:rsidRPr="00D47B29" w:rsidRDefault="00D47B29" w:rsidP="00D47B29">
            <w:pPr>
              <w:spacing w:after="0"/>
              <w:jc w:val="center"/>
              <w:rPr>
                <w:ins w:id="1923" w:author="Kasper Simonsen" w:date="2023-10-25T14:03:00Z"/>
                <w:rFonts w:ascii="Calibri" w:hAnsi="Calibri" w:cs="Calibri"/>
                <w:color w:val="000000"/>
                <w:sz w:val="22"/>
                <w:szCs w:val="22"/>
                <w:lang w:val="en-AU" w:eastAsia="en-AU"/>
              </w:rPr>
            </w:pPr>
            <w:ins w:id="1924" w:author="Kasper Simonsen" w:date="2023-10-25T14:03:00Z">
              <w:r w:rsidRPr="00D47B29">
                <w:rPr>
                  <w:rFonts w:ascii="Calibri" w:hAnsi="Calibri" w:cs="Calibri"/>
                  <w:color w:val="000000"/>
                  <w:sz w:val="22"/>
                  <w:szCs w:val="22"/>
                  <w:lang w:val="en-AU" w:eastAsia="en-AU"/>
                </w:rPr>
                <w:t>ON/OFF</w:t>
              </w:r>
            </w:ins>
          </w:p>
        </w:tc>
      </w:tr>
      <w:tr w:rsidR="00D47B29" w:rsidRPr="00D47B29" w14:paraId="1AF4D02E" w14:textId="77777777" w:rsidTr="00D47B29">
        <w:trPr>
          <w:trHeight w:val="600"/>
          <w:ins w:id="1925" w:author="Kasper Simonsen" w:date="2023-10-25T14:03:00Z"/>
        </w:trPr>
        <w:tc>
          <w:tcPr>
            <w:tcW w:w="2412" w:type="dxa"/>
            <w:hideMark/>
          </w:tcPr>
          <w:p w14:paraId="403312DC" w14:textId="77777777" w:rsidR="00D47B29" w:rsidRPr="00D47B29" w:rsidRDefault="00D47B29" w:rsidP="00D47B29">
            <w:pPr>
              <w:spacing w:after="0"/>
              <w:jc w:val="center"/>
              <w:rPr>
                <w:ins w:id="1926" w:author="Kasper Simonsen" w:date="2023-10-25T14:03:00Z"/>
                <w:rFonts w:ascii="Calibri" w:hAnsi="Calibri" w:cs="Calibri"/>
                <w:color w:val="000000"/>
                <w:sz w:val="22"/>
                <w:szCs w:val="22"/>
                <w:lang w:val="en-AU" w:eastAsia="en-AU"/>
              </w:rPr>
            </w:pPr>
            <w:ins w:id="1927" w:author="Kasper Simonsen" w:date="2023-10-25T14:03:00Z">
              <w:r w:rsidRPr="00D47B29">
                <w:rPr>
                  <w:rFonts w:ascii="Calibri" w:hAnsi="Calibri" w:cs="Calibri"/>
                  <w:color w:val="000000"/>
                  <w:sz w:val="22"/>
                  <w:szCs w:val="22"/>
                  <w:lang w:val="en-AU" w:eastAsia="en-AU"/>
                </w:rPr>
                <w:t>Ross General Alarm  or E-Stop Pressed</w:t>
              </w:r>
            </w:ins>
          </w:p>
        </w:tc>
        <w:tc>
          <w:tcPr>
            <w:tcW w:w="2404" w:type="dxa"/>
            <w:hideMark/>
          </w:tcPr>
          <w:p w14:paraId="026765A8" w14:textId="77777777" w:rsidR="00D47B29" w:rsidRPr="00D47B29" w:rsidRDefault="00D47B29" w:rsidP="00D47B29">
            <w:pPr>
              <w:spacing w:after="0"/>
              <w:jc w:val="center"/>
              <w:rPr>
                <w:ins w:id="1928" w:author="Kasper Simonsen" w:date="2023-10-25T14:03:00Z"/>
                <w:rFonts w:ascii="Calibri" w:hAnsi="Calibri" w:cs="Calibri"/>
                <w:color w:val="000000"/>
                <w:sz w:val="22"/>
                <w:szCs w:val="22"/>
                <w:lang w:val="en-AU" w:eastAsia="en-AU"/>
              </w:rPr>
            </w:pPr>
            <w:ins w:id="1929" w:author="Kasper Simonsen" w:date="2023-10-25T14:03:00Z">
              <w:r w:rsidRPr="00D47B29">
                <w:rPr>
                  <w:rFonts w:ascii="Calibri" w:hAnsi="Calibri" w:cs="Calibri"/>
                  <w:color w:val="000000"/>
                  <w:sz w:val="22"/>
                  <w:szCs w:val="22"/>
                  <w:lang w:val="en-AU" w:eastAsia="en-AU"/>
                </w:rPr>
                <w:t>General Alarm or E-Stop Pressed in Ross system(LFP/NMC)</w:t>
              </w:r>
            </w:ins>
          </w:p>
        </w:tc>
        <w:tc>
          <w:tcPr>
            <w:tcW w:w="2408" w:type="dxa"/>
            <w:hideMark/>
          </w:tcPr>
          <w:p w14:paraId="53B38871" w14:textId="77777777" w:rsidR="00D47B29" w:rsidRPr="00D47B29" w:rsidRDefault="00D47B29" w:rsidP="00D47B29">
            <w:pPr>
              <w:spacing w:after="0"/>
              <w:jc w:val="center"/>
              <w:rPr>
                <w:ins w:id="1930" w:author="Kasper Simonsen" w:date="2023-10-25T14:03:00Z"/>
                <w:rFonts w:ascii="Calibri" w:hAnsi="Calibri" w:cs="Calibri"/>
                <w:color w:val="000000"/>
                <w:sz w:val="22"/>
                <w:szCs w:val="22"/>
                <w:lang w:val="en-AU" w:eastAsia="en-AU"/>
              </w:rPr>
            </w:pPr>
            <w:ins w:id="1931" w:author="Kasper Simonsen" w:date="2023-10-25T14:03:00Z">
              <w:r w:rsidRPr="00D47B29">
                <w:rPr>
                  <w:rFonts w:ascii="Calibri" w:hAnsi="Calibri" w:cs="Calibri"/>
                  <w:color w:val="000000"/>
                  <w:sz w:val="22"/>
                  <w:szCs w:val="22"/>
                  <w:lang w:val="en-AU" w:eastAsia="en-AU"/>
                </w:rPr>
                <w:t>unloading not allowed</w:t>
              </w:r>
            </w:ins>
          </w:p>
        </w:tc>
        <w:tc>
          <w:tcPr>
            <w:tcW w:w="2404" w:type="dxa"/>
            <w:hideMark/>
          </w:tcPr>
          <w:p w14:paraId="2986298D" w14:textId="77777777" w:rsidR="00D47B29" w:rsidRPr="00D47B29" w:rsidRDefault="00D47B29" w:rsidP="00D47B29">
            <w:pPr>
              <w:spacing w:after="0"/>
              <w:jc w:val="center"/>
              <w:rPr>
                <w:ins w:id="1932" w:author="Kasper Simonsen" w:date="2023-10-25T14:03:00Z"/>
                <w:rFonts w:ascii="Calibri" w:hAnsi="Calibri" w:cs="Calibri"/>
                <w:color w:val="000000"/>
                <w:sz w:val="22"/>
                <w:szCs w:val="22"/>
                <w:lang w:val="en-AU" w:eastAsia="en-AU"/>
              </w:rPr>
            </w:pPr>
            <w:ins w:id="1933" w:author="Kasper Simonsen" w:date="2023-10-25T14:03:00Z">
              <w:r w:rsidRPr="00D47B29">
                <w:rPr>
                  <w:rFonts w:ascii="Calibri" w:hAnsi="Calibri" w:cs="Calibri"/>
                  <w:color w:val="000000"/>
                  <w:sz w:val="22"/>
                  <w:szCs w:val="22"/>
                  <w:lang w:val="en-AU" w:eastAsia="en-AU"/>
                </w:rPr>
                <w:t>ON/OFF</w:t>
              </w:r>
            </w:ins>
          </w:p>
        </w:tc>
      </w:tr>
      <w:tr w:rsidR="00D47B29" w:rsidRPr="00D47B29" w14:paraId="0CCBBBA8" w14:textId="77777777" w:rsidTr="00D47B29">
        <w:trPr>
          <w:trHeight w:val="600"/>
          <w:ins w:id="1934" w:author="Kasper Simonsen" w:date="2023-10-25T14:03:00Z"/>
        </w:trPr>
        <w:tc>
          <w:tcPr>
            <w:tcW w:w="2412" w:type="dxa"/>
            <w:hideMark/>
          </w:tcPr>
          <w:p w14:paraId="3CE332E7" w14:textId="77777777" w:rsidR="00D47B29" w:rsidRPr="00D47B29" w:rsidRDefault="00D47B29" w:rsidP="00D47B29">
            <w:pPr>
              <w:spacing w:after="0"/>
              <w:jc w:val="center"/>
              <w:rPr>
                <w:ins w:id="1935" w:author="Kasper Simonsen" w:date="2023-10-25T14:03:00Z"/>
                <w:rFonts w:ascii="Calibri" w:hAnsi="Calibri" w:cs="Calibri"/>
                <w:color w:val="000000"/>
                <w:sz w:val="22"/>
                <w:szCs w:val="22"/>
                <w:lang w:val="en-AU" w:eastAsia="en-AU"/>
              </w:rPr>
            </w:pPr>
            <w:ins w:id="1936" w:author="Kasper Simonsen" w:date="2023-10-25T14:03:00Z">
              <w:r w:rsidRPr="00D47B29">
                <w:rPr>
                  <w:rFonts w:ascii="Calibri" w:hAnsi="Calibri" w:cs="Calibri"/>
                  <w:color w:val="000000"/>
                  <w:sz w:val="22"/>
                  <w:szCs w:val="22"/>
                  <w:lang w:val="en-AU" w:eastAsia="en-AU"/>
                </w:rPr>
                <w:t>Ross General Alarm or E-Stop Pressed</w:t>
              </w:r>
            </w:ins>
          </w:p>
        </w:tc>
        <w:tc>
          <w:tcPr>
            <w:tcW w:w="2404" w:type="dxa"/>
            <w:hideMark/>
          </w:tcPr>
          <w:p w14:paraId="7324989D" w14:textId="77777777" w:rsidR="00D47B29" w:rsidRPr="00D47B29" w:rsidRDefault="00D47B29" w:rsidP="00D47B29">
            <w:pPr>
              <w:spacing w:after="0"/>
              <w:jc w:val="center"/>
              <w:rPr>
                <w:ins w:id="1937" w:author="Kasper Simonsen" w:date="2023-10-25T14:03:00Z"/>
                <w:rFonts w:ascii="Calibri" w:hAnsi="Calibri" w:cs="Calibri"/>
                <w:color w:val="000000"/>
                <w:sz w:val="22"/>
                <w:szCs w:val="22"/>
                <w:lang w:val="en-AU" w:eastAsia="en-AU"/>
              </w:rPr>
            </w:pPr>
            <w:ins w:id="1938" w:author="Kasper Simonsen" w:date="2023-10-25T14:03:00Z">
              <w:r w:rsidRPr="00D47B29">
                <w:rPr>
                  <w:rFonts w:ascii="Calibri" w:hAnsi="Calibri" w:cs="Calibri"/>
                  <w:color w:val="000000"/>
                  <w:sz w:val="22"/>
                  <w:szCs w:val="22"/>
                  <w:lang w:val="en-AU" w:eastAsia="en-AU"/>
                </w:rPr>
                <w:t>General Alarm or E-Stop Pressed in Ross system(CB)</w:t>
              </w:r>
            </w:ins>
          </w:p>
        </w:tc>
        <w:tc>
          <w:tcPr>
            <w:tcW w:w="2408" w:type="dxa"/>
            <w:hideMark/>
          </w:tcPr>
          <w:p w14:paraId="5DFFB0ED" w14:textId="77777777" w:rsidR="00D47B29" w:rsidRPr="00D47B29" w:rsidRDefault="00D47B29" w:rsidP="00D47B29">
            <w:pPr>
              <w:spacing w:after="0"/>
              <w:jc w:val="center"/>
              <w:rPr>
                <w:ins w:id="1939" w:author="Kasper Simonsen" w:date="2023-10-25T14:03:00Z"/>
                <w:rFonts w:ascii="Calibri" w:hAnsi="Calibri" w:cs="Calibri"/>
                <w:color w:val="000000"/>
                <w:sz w:val="22"/>
                <w:szCs w:val="22"/>
                <w:lang w:val="en-AU" w:eastAsia="en-AU"/>
              </w:rPr>
            </w:pPr>
            <w:ins w:id="1940" w:author="Kasper Simonsen" w:date="2023-10-25T14:03:00Z">
              <w:r w:rsidRPr="00D47B29">
                <w:rPr>
                  <w:rFonts w:ascii="Calibri" w:hAnsi="Calibri" w:cs="Calibri"/>
                  <w:color w:val="000000"/>
                  <w:sz w:val="22"/>
                  <w:szCs w:val="22"/>
                  <w:lang w:val="en-AU" w:eastAsia="en-AU"/>
                </w:rPr>
                <w:t>unloading not allowed</w:t>
              </w:r>
            </w:ins>
          </w:p>
        </w:tc>
        <w:tc>
          <w:tcPr>
            <w:tcW w:w="2404" w:type="dxa"/>
            <w:hideMark/>
          </w:tcPr>
          <w:p w14:paraId="35335189" w14:textId="77777777" w:rsidR="00D47B29" w:rsidRPr="00D47B29" w:rsidRDefault="00D47B29" w:rsidP="00D47B29">
            <w:pPr>
              <w:spacing w:after="0"/>
              <w:jc w:val="center"/>
              <w:rPr>
                <w:ins w:id="1941" w:author="Kasper Simonsen" w:date="2023-10-25T14:03:00Z"/>
                <w:rFonts w:ascii="Calibri" w:hAnsi="Calibri" w:cs="Calibri"/>
                <w:color w:val="000000"/>
                <w:sz w:val="22"/>
                <w:szCs w:val="22"/>
                <w:lang w:val="en-AU" w:eastAsia="en-AU"/>
              </w:rPr>
            </w:pPr>
            <w:ins w:id="1942" w:author="Kasper Simonsen" w:date="2023-10-25T14:03:00Z">
              <w:r w:rsidRPr="00D47B29">
                <w:rPr>
                  <w:rFonts w:ascii="Calibri" w:hAnsi="Calibri" w:cs="Calibri"/>
                  <w:color w:val="000000"/>
                  <w:sz w:val="22"/>
                  <w:szCs w:val="22"/>
                  <w:lang w:val="en-AU" w:eastAsia="en-AU"/>
                </w:rPr>
                <w:t>ON/OFF</w:t>
              </w:r>
            </w:ins>
          </w:p>
        </w:tc>
      </w:tr>
      <w:tr w:rsidR="00D47B29" w:rsidRPr="00D47B29" w14:paraId="5EBCAC18" w14:textId="77777777" w:rsidTr="00D47B29">
        <w:trPr>
          <w:trHeight w:val="600"/>
          <w:ins w:id="1943" w:author="Kasper Simonsen" w:date="2023-10-25T14:03:00Z"/>
        </w:trPr>
        <w:tc>
          <w:tcPr>
            <w:tcW w:w="2412" w:type="dxa"/>
            <w:noWrap/>
            <w:hideMark/>
          </w:tcPr>
          <w:p w14:paraId="7EEAC90F" w14:textId="77777777" w:rsidR="00D47B29" w:rsidRPr="00D47B29" w:rsidRDefault="00D47B29" w:rsidP="00D47B29">
            <w:pPr>
              <w:spacing w:after="0"/>
              <w:jc w:val="center"/>
              <w:rPr>
                <w:ins w:id="1944" w:author="Kasper Simonsen" w:date="2023-10-25T14:03:00Z"/>
                <w:rFonts w:ascii="Calibri" w:hAnsi="Calibri" w:cs="Calibri"/>
                <w:color w:val="000000"/>
                <w:sz w:val="22"/>
                <w:szCs w:val="22"/>
                <w:lang w:val="en-AU" w:eastAsia="en-AU"/>
              </w:rPr>
            </w:pPr>
            <w:ins w:id="1945" w:author="Kasper Simonsen" w:date="2023-10-25T14:03:00Z">
              <w:r w:rsidRPr="00D47B29">
                <w:rPr>
                  <w:rFonts w:ascii="Calibri" w:hAnsi="Calibri" w:cs="Calibri"/>
                  <w:color w:val="000000"/>
                  <w:sz w:val="22"/>
                  <w:szCs w:val="22"/>
                  <w:lang w:val="en-AU" w:eastAsia="en-AU"/>
                </w:rPr>
                <w:t>1002-ZSL005</w:t>
              </w:r>
            </w:ins>
          </w:p>
        </w:tc>
        <w:tc>
          <w:tcPr>
            <w:tcW w:w="2404" w:type="dxa"/>
            <w:noWrap/>
            <w:hideMark/>
          </w:tcPr>
          <w:p w14:paraId="10304B06" w14:textId="77777777" w:rsidR="00D47B29" w:rsidRPr="00D47B29" w:rsidRDefault="00D47B29" w:rsidP="00D47B29">
            <w:pPr>
              <w:spacing w:after="0"/>
              <w:jc w:val="center"/>
              <w:rPr>
                <w:ins w:id="1946" w:author="Kasper Simonsen" w:date="2023-10-25T14:03:00Z"/>
                <w:rFonts w:ascii="Calibri" w:hAnsi="Calibri" w:cs="Calibri"/>
                <w:color w:val="000000"/>
                <w:sz w:val="22"/>
                <w:szCs w:val="22"/>
                <w:lang w:val="en-AU" w:eastAsia="en-AU"/>
              </w:rPr>
            </w:pPr>
            <w:ins w:id="1947" w:author="Kasper Simonsen" w:date="2023-10-25T14:03:00Z">
              <w:r w:rsidRPr="00D47B29">
                <w:rPr>
                  <w:rFonts w:ascii="Calibri" w:hAnsi="Calibri" w:cs="Calibri"/>
                  <w:color w:val="000000"/>
                  <w:sz w:val="22"/>
                  <w:szCs w:val="22"/>
                  <w:lang w:val="en-AU" w:eastAsia="en-AU"/>
                </w:rPr>
                <w:t>Smartjet VZ006 Load valve</w:t>
              </w:r>
            </w:ins>
          </w:p>
        </w:tc>
        <w:tc>
          <w:tcPr>
            <w:tcW w:w="2408" w:type="dxa"/>
            <w:hideMark/>
          </w:tcPr>
          <w:p w14:paraId="27BAE159" w14:textId="77777777" w:rsidR="00D47B29" w:rsidRPr="00D47B29" w:rsidRDefault="00D47B29" w:rsidP="00D47B29">
            <w:pPr>
              <w:spacing w:after="0"/>
              <w:jc w:val="center"/>
              <w:rPr>
                <w:ins w:id="1948" w:author="Kasper Simonsen" w:date="2023-10-25T14:03:00Z"/>
                <w:rFonts w:ascii="Calibri" w:hAnsi="Calibri" w:cs="Calibri"/>
                <w:color w:val="000000"/>
                <w:sz w:val="22"/>
                <w:szCs w:val="22"/>
                <w:lang w:val="en-AU" w:eastAsia="en-AU"/>
              </w:rPr>
            </w:pPr>
            <w:ins w:id="1949" w:author="Kasper Simonsen" w:date="2023-10-25T14:03:00Z">
              <w:r w:rsidRPr="00D47B29">
                <w:rPr>
                  <w:rFonts w:ascii="Calibri" w:hAnsi="Calibri" w:cs="Calibri"/>
                  <w:color w:val="000000"/>
                  <w:sz w:val="22"/>
                  <w:szCs w:val="22"/>
                  <w:lang w:val="en-AU" w:eastAsia="en-AU"/>
                </w:rPr>
                <w:t>1002-AY005 will not get activated or will deactivate if in cycle</w:t>
              </w:r>
            </w:ins>
          </w:p>
        </w:tc>
        <w:tc>
          <w:tcPr>
            <w:tcW w:w="2404" w:type="dxa"/>
            <w:hideMark/>
          </w:tcPr>
          <w:p w14:paraId="4763E7B3" w14:textId="77777777" w:rsidR="00D47B29" w:rsidRPr="00D47B29" w:rsidRDefault="00D47B29" w:rsidP="00D47B29">
            <w:pPr>
              <w:spacing w:after="0"/>
              <w:jc w:val="center"/>
              <w:rPr>
                <w:ins w:id="1950" w:author="Kasper Simonsen" w:date="2023-10-25T14:03:00Z"/>
                <w:rFonts w:ascii="Calibri" w:hAnsi="Calibri" w:cs="Calibri"/>
                <w:color w:val="000000"/>
                <w:sz w:val="22"/>
                <w:szCs w:val="22"/>
                <w:lang w:val="en-AU" w:eastAsia="en-AU"/>
              </w:rPr>
            </w:pPr>
            <w:ins w:id="1951" w:author="Kasper Simonsen" w:date="2023-10-25T14:03:00Z">
              <w:r w:rsidRPr="00D47B29">
                <w:rPr>
                  <w:rFonts w:ascii="Calibri" w:hAnsi="Calibri" w:cs="Calibri"/>
                  <w:color w:val="000000"/>
                  <w:sz w:val="22"/>
                  <w:szCs w:val="22"/>
                  <w:lang w:val="en-AU" w:eastAsia="en-AU"/>
                </w:rPr>
                <w:t>ON/OFF</w:t>
              </w:r>
            </w:ins>
          </w:p>
        </w:tc>
      </w:tr>
      <w:tr w:rsidR="00D47B29" w:rsidRPr="00D47B29" w14:paraId="043A2645" w14:textId="77777777" w:rsidTr="00D47B29">
        <w:trPr>
          <w:trHeight w:val="600"/>
          <w:ins w:id="1952" w:author="Kasper Simonsen" w:date="2023-10-25T14:03:00Z"/>
        </w:trPr>
        <w:tc>
          <w:tcPr>
            <w:tcW w:w="2412" w:type="dxa"/>
            <w:noWrap/>
            <w:hideMark/>
          </w:tcPr>
          <w:p w14:paraId="07230E68" w14:textId="77777777" w:rsidR="00D47B29" w:rsidRPr="00D47B29" w:rsidRDefault="00D47B29" w:rsidP="00D47B29">
            <w:pPr>
              <w:spacing w:after="0"/>
              <w:jc w:val="center"/>
              <w:rPr>
                <w:ins w:id="1953" w:author="Kasper Simonsen" w:date="2023-10-25T14:03:00Z"/>
                <w:rFonts w:ascii="Calibri" w:hAnsi="Calibri" w:cs="Calibri"/>
                <w:color w:val="000000"/>
                <w:sz w:val="22"/>
                <w:szCs w:val="22"/>
                <w:lang w:val="en-AU" w:eastAsia="en-AU"/>
              </w:rPr>
            </w:pPr>
            <w:ins w:id="1954" w:author="Kasper Simonsen" w:date="2023-10-25T14:03:00Z">
              <w:r w:rsidRPr="00D47B29">
                <w:rPr>
                  <w:rFonts w:ascii="Calibri" w:hAnsi="Calibri" w:cs="Calibri"/>
                  <w:color w:val="000000"/>
                  <w:sz w:val="22"/>
                  <w:szCs w:val="22"/>
                  <w:lang w:val="en-AU" w:eastAsia="en-AU"/>
                </w:rPr>
                <w:t>1002-ZSL010</w:t>
              </w:r>
            </w:ins>
          </w:p>
        </w:tc>
        <w:tc>
          <w:tcPr>
            <w:tcW w:w="2404" w:type="dxa"/>
            <w:noWrap/>
            <w:hideMark/>
          </w:tcPr>
          <w:p w14:paraId="66EC5EA8" w14:textId="77777777" w:rsidR="00D47B29" w:rsidRPr="00D47B29" w:rsidRDefault="00D47B29" w:rsidP="00D47B29">
            <w:pPr>
              <w:spacing w:after="0"/>
              <w:jc w:val="center"/>
              <w:rPr>
                <w:ins w:id="1955" w:author="Kasper Simonsen" w:date="2023-10-25T14:03:00Z"/>
                <w:rFonts w:ascii="Calibri" w:hAnsi="Calibri" w:cs="Calibri"/>
                <w:color w:val="000000"/>
                <w:sz w:val="22"/>
                <w:szCs w:val="22"/>
                <w:lang w:val="en-AU" w:eastAsia="en-AU"/>
              </w:rPr>
            </w:pPr>
            <w:ins w:id="1956" w:author="Kasper Simonsen" w:date="2023-10-25T14:03:00Z">
              <w:r w:rsidRPr="00D47B29">
                <w:rPr>
                  <w:rFonts w:ascii="Calibri" w:hAnsi="Calibri" w:cs="Calibri"/>
                  <w:color w:val="000000"/>
                  <w:sz w:val="22"/>
                  <w:szCs w:val="22"/>
                  <w:lang w:val="en-AU" w:eastAsia="en-AU"/>
                </w:rPr>
                <w:t>hopper TE007 valves are not closed</w:t>
              </w:r>
            </w:ins>
          </w:p>
        </w:tc>
        <w:tc>
          <w:tcPr>
            <w:tcW w:w="2408" w:type="dxa"/>
            <w:hideMark/>
          </w:tcPr>
          <w:p w14:paraId="14F839B0" w14:textId="77777777" w:rsidR="00D47B29" w:rsidRPr="00D47B29" w:rsidRDefault="00D47B29" w:rsidP="00D47B29">
            <w:pPr>
              <w:spacing w:after="0"/>
              <w:jc w:val="center"/>
              <w:rPr>
                <w:ins w:id="1957" w:author="Kasper Simonsen" w:date="2023-10-25T14:03:00Z"/>
                <w:rFonts w:ascii="Calibri" w:hAnsi="Calibri" w:cs="Calibri"/>
                <w:color w:val="000000"/>
                <w:sz w:val="22"/>
                <w:szCs w:val="22"/>
                <w:lang w:val="en-AU" w:eastAsia="en-AU"/>
              </w:rPr>
            </w:pPr>
            <w:ins w:id="1958" w:author="Kasper Simonsen" w:date="2023-10-25T14:03:00Z">
              <w:r w:rsidRPr="00D47B29">
                <w:rPr>
                  <w:rFonts w:ascii="Calibri" w:hAnsi="Calibri" w:cs="Calibri"/>
                  <w:color w:val="000000"/>
                  <w:sz w:val="22"/>
                  <w:szCs w:val="22"/>
                  <w:lang w:val="en-AU" w:eastAsia="en-AU"/>
                </w:rPr>
                <w:t>1002-AY005 will not get activated or will deactivate if in cycle</w:t>
              </w:r>
            </w:ins>
          </w:p>
        </w:tc>
        <w:tc>
          <w:tcPr>
            <w:tcW w:w="2404" w:type="dxa"/>
            <w:hideMark/>
          </w:tcPr>
          <w:p w14:paraId="11C9C292" w14:textId="77777777" w:rsidR="00D47B29" w:rsidRPr="00D47B29" w:rsidRDefault="00D47B29" w:rsidP="00D47B29">
            <w:pPr>
              <w:spacing w:after="0"/>
              <w:jc w:val="center"/>
              <w:rPr>
                <w:ins w:id="1959" w:author="Kasper Simonsen" w:date="2023-10-25T14:03:00Z"/>
                <w:rFonts w:ascii="Calibri" w:hAnsi="Calibri" w:cs="Calibri"/>
                <w:color w:val="000000"/>
                <w:sz w:val="22"/>
                <w:szCs w:val="22"/>
                <w:lang w:val="en-AU" w:eastAsia="en-AU"/>
              </w:rPr>
            </w:pPr>
            <w:ins w:id="1960" w:author="Kasper Simonsen" w:date="2023-10-25T14:03:00Z">
              <w:r w:rsidRPr="00D47B29">
                <w:rPr>
                  <w:rFonts w:ascii="Calibri" w:hAnsi="Calibri" w:cs="Calibri"/>
                  <w:color w:val="000000"/>
                  <w:sz w:val="22"/>
                  <w:szCs w:val="22"/>
                  <w:lang w:val="en-AU" w:eastAsia="en-AU"/>
                </w:rPr>
                <w:t>ON/OFF</w:t>
              </w:r>
            </w:ins>
          </w:p>
        </w:tc>
      </w:tr>
      <w:tr w:rsidR="00D47B29" w:rsidRPr="00D47B29" w14:paraId="72200E6B" w14:textId="77777777" w:rsidTr="00D47B29">
        <w:trPr>
          <w:trHeight w:val="600"/>
          <w:ins w:id="1961" w:author="Kasper Simonsen" w:date="2023-10-25T14:03:00Z"/>
        </w:trPr>
        <w:tc>
          <w:tcPr>
            <w:tcW w:w="2412" w:type="dxa"/>
            <w:noWrap/>
            <w:hideMark/>
          </w:tcPr>
          <w:p w14:paraId="45DAE6A1" w14:textId="77777777" w:rsidR="00D47B29" w:rsidRPr="00D47B29" w:rsidRDefault="00D47B29" w:rsidP="00D47B29">
            <w:pPr>
              <w:spacing w:after="0"/>
              <w:jc w:val="center"/>
              <w:rPr>
                <w:ins w:id="1962" w:author="Kasper Simonsen" w:date="2023-10-25T14:03:00Z"/>
                <w:rFonts w:ascii="Calibri" w:hAnsi="Calibri" w:cs="Calibri"/>
                <w:color w:val="000000"/>
                <w:sz w:val="22"/>
                <w:szCs w:val="22"/>
                <w:lang w:val="en-AU" w:eastAsia="en-AU"/>
              </w:rPr>
            </w:pPr>
            <w:ins w:id="1963" w:author="Kasper Simonsen" w:date="2023-10-25T14:03:00Z">
              <w:r w:rsidRPr="00D47B29">
                <w:rPr>
                  <w:rFonts w:ascii="Calibri" w:hAnsi="Calibri" w:cs="Calibri"/>
                  <w:color w:val="000000"/>
                  <w:sz w:val="22"/>
                  <w:szCs w:val="22"/>
                  <w:lang w:val="en-AU" w:eastAsia="en-AU"/>
                </w:rPr>
                <w:t>1001-ZSL424</w:t>
              </w:r>
            </w:ins>
          </w:p>
        </w:tc>
        <w:tc>
          <w:tcPr>
            <w:tcW w:w="2404" w:type="dxa"/>
            <w:noWrap/>
            <w:hideMark/>
          </w:tcPr>
          <w:p w14:paraId="79CE85DA" w14:textId="77777777" w:rsidR="00D47B29" w:rsidRPr="00D47B29" w:rsidRDefault="00D47B29" w:rsidP="00D47B29">
            <w:pPr>
              <w:spacing w:after="0"/>
              <w:jc w:val="center"/>
              <w:rPr>
                <w:ins w:id="1964" w:author="Kasper Simonsen" w:date="2023-10-25T14:03:00Z"/>
                <w:rFonts w:ascii="Calibri" w:hAnsi="Calibri" w:cs="Calibri"/>
                <w:color w:val="000000"/>
                <w:sz w:val="22"/>
                <w:szCs w:val="22"/>
                <w:lang w:val="en-AU" w:eastAsia="en-AU"/>
              </w:rPr>
            </w:pPr>
            <w:ins w:id="1965" w:author="Kasper Simonsen" w:date="2023-10-25T14:03:00Z">
              <w:r w:rsidRPr="00D47B29">
                <w:rPr>
                  <w:rFonts w:ascii="Calibri" w:hAnsi="Calibri" w:cs="Calibri"/>
                  <w:color w:val="000000"/>
                  <w:sz w:val="22"/>
                  <w:szCs w:val="22"/>
                  <w:lang w:val="en-AU" w:eastAsia="en-AU"/>
                </w:rPr>
                <w:t>1001-TE017 dischage valve are not closed</w:t>
              </w:r>
            </w:ins>
          </w:p>
        </w:tc>
        <w:tc>
          <w:tcPr>
            <w:tcW w:w="2408" w:type="dxa"/>
            <w:hideMark/>
          </w:tcPr>
          <w:p w14:paraId="02F1F476" w14:textId="77777777" w:rsidR="00D47B29" w:rsidRPr="00D47B29" w:rsidRDefault="00D47B29" w:rsidP="00D47B29">
            <w:pPr>
              <w:spacing w:after="0"/>
              <w:jc w:val="center"/>
              <w:rPr>
                <w:ins w:id="1966" w:author="Kasper Simonsen" w:date="2023-10-25T14:03:00Z"/>
                <w:rFonts w:ascii="Calibri" w:hAnsi="Calibri" w:cs="Calibri"/>
                <w:color w:val="000000"/>
                <w:sz w:val="22"/>
                <w:szCs w:val="22"/>
                <w:lang w:val="en-AU" w:eastAsia="en-AU"/>
              </w:rPr>
            </w:pPr>
            <w:ins w:id="1967" w:author="Kasper Simonsen" w:date="2023-10-25T14:03:00Z">
              <w:r w:rsidRPr="00D47B29">
                <w:rPr>
                  <w:rFonts w:ascii="Calibri" w:hAnsi="Calibri" w:cs="Calibri"/>
                  <w:color w:val="000000"/>
                  <w:sz w:val="22"/>
                  <w:szCs w:val="22"/>
                  <w:lang w:val="en-AU" w:eastAsia="en-AU"/>
                </w:rPr>
                <w:t>Transporter pressurization 1001-VX017 will not get activated or will deactivate if in cycle</w:t>
              </w:r>
            </w:ins>
          </w:p>
        </w:tc>
        <w:tc>
          <w:tcPr>
            <w:tcW w:w="2404" w:type="dxa"/>
            <w:hideMark/>
          </w:tcPr>
          <w:p w14:paraId="173BF483" w14:textId="77777777" w:rsidR="00D47B29" w:rsidRPr="00D47B29" w:rsidRDefault="00D47B29" w:rsidP="00D47B29">
            <w:pPr>
              <w:spacing w:after="0"/>
              <w:jc w:val="center"/>
              <w:rPr>
                <w:ins w:id="1968" w:author="Kasper Simonsen" w:date="2023-10-25T14:03:00Z"/>
                <w:rFonts w:ascii="Calibri" w:hAnsi="Calibri" w:cs="Calibri"/>
                <w:color w:val="000000"/>
                <w:sz w:val="22"/>
                <w:szCs w:val="22"/>
                <w:lang w:val="en-AU" w:eastAsia="en-AU"/>
              </w:rPr>
            </w:pPr>
            <w:ins w:id="1969" w:author="Kasper Simonsen" w:date="2023-10-25T14:03:00Z">
              <w:r w:rsidRPr="00D47B29">
                <w:rPr>
                  <w:rFonts w:ascii="Calibri" w:hAnsi="Calibri" w:cs="Calibri"/>
                  <w:color w:val="000000"/>
                  <w:sz w:val="22"/>
                  <w:szCs w:val="22"/>
                  <w:lang w:val="en-AU" w:eastAsia="en-AU"/>
                </w:rPr>
                <w:t>ON/OFF</w:t>
              </w:r>
            </w:ins>
          </w:p>
        </w:tc>
      </w:tr>
      <w:tr w:rsidR="00D47B29" w:rsidRPr="00D47B29" w14:paraId="2DC52882" w14:textId="77777777" w:rsidTr="00D47B29">
        <w:trPr>
          <w:trHeight w:val="300"/>
          <w:ins w:id="1970" w:author="Kasper Simonsen" w:date="2023-10-25T14:03:00Z"/>
        </w:trPr>
        <w:tc>
          <w:tcPr>
            <w:tcW w:w="2412" w:type="dxa"/>
            <w:noWrap/>
            <w:hideMark/>
          </w:tcPr>
          <w:p w14:paraId="52D624FE" w14:textId="77777777" w:rsidR="00D47B29" w:rsidRPr="00D47B29" w:rsidRDefault="00D47B29" w:rsidP="00D47B29">
            <w:pPr>
              <w:spacing w:after="0"/>
              <w:jc w:val="center"/>
              <w:rPr>
                <w:ins w:id="1971" w:author="Kasper Simonsen" w:date="2023-10-25T14:03:00Z"/>
                <w:rFonts w:ascii="Calibri" w:hAnsi="Calibri" w:cs="Calibri"/>
                <w:color w:val="000000"/>
                <w:sz w:val="22"/>
                <w:szCs w:val="22"/>
                <w:lang w:val="en-AU" w:eastAsia="en-AU"/>
              </w:rPr>
            </w:pPr>
            <w:ins w:id="1972" w:author="Kasper Simonsen" w:date="2023-10-25T14:03:00Z">
              <w:r w:rsidRPr="00D47B29">
                <w:rPr>
                  <w:rFonts w:ascii="Calibri" w:hAnsi="Calibri" w:cs="Calibri"/>
                  <w:color w:val="000000"/>
                  <w:sz w:val="22"/>
                  <w:szCs w:val="22"/>
                  <w:lang w:val="en-AU" w:eastAsia="en-AU"/>
                </w:rPr>
                <w:t>1002-CX001 Bar</w:t>
              </w:r>
            </w:ins>
          </w:p>
        </w:tc>
        <w:tc>
          <w:tcPr>
            <w:tcW w:w="2404" w:type="dxa"/>
            <w:noWrap/>
            <w:hideMark/>
          </w:tcPr>
          <w:p w14:paraId="7C560381" w14:textId="77777777" w:rsidR="00D47B29" w:rsidRPr="00D47B29" w:rsidRDefault="00D47B29" w:rsidP="00D47B29">
            <w:pPr>
              <w:spacing w:after="0"/>
              <w:jc w:val="center"/>
              <w:rPr>
                <w:ins w:id="1973" w:author="Kasper Simonsen" w:date="2023-10-25T14:03:00Z"/>
                <w:rFonts w:ascii="Calibri" w:hAnsi="Calibri" w:cs="Calibri"/>
                <w:color w:val="000000"/>
                <w:sz w:val="22"/>
                <w:szCs w:val="22"/>
                <w:lang w:val="en-AU" w:eastAsia="en-AU"/>
              </w:rPr>
            </w:pPr>
            <w:ins w:id="1974" w:author="Kasper Simonsen" w:date="2023-10-25T14:03:00Z">
              <w:r w:rsidRPr="00D47B29">
                <w:rPr>
                  <w:rFonts w:ascii="Calibri" w:hAnsi="Calibri" w:cs="Calibri"/>
                  <w:color w:val="000000"/>
                  <w:sz w:val="22"/>
                  <w:szCs w:val="22"/>
                  <w:lang w:val="en-AU" w:eastAsia="en-AU"/>
                </w:rPr>
                <w:t>CX001 Bar not closed</w:t>
              </w:r>
            </w:ins>
          </w:p>
        </w:tc>
        <w:tc>
          <w:tcPr>
            <w:tcW w:w="2408" w:type="dxa"/>
            <w:noWrap/>
            <w:hideMark/>
          </w:tcPr>
          <w:p w14:paraId="0AD166E6" w14:textId="77777777" w:rsidR="00D47B29" w:rsidRPr="00D47B29" w:rsidRDefault="00D47B29" w:rsidP="00D47B29">
            <w:pPr>
              <w:spacing w:after="0"/>
              <w:jc w:val="center"/>
              <w:rPr>
                <w:ins w:id="1975" w:author="Kasper Simonsen" w:date="2023-10-25T14:03:00Z"/>
                <w:rFonts w:ascii="Calibri" w:hAnsi="Calibri" w:cs="Calibri"/>
                <w:color w:val="000000"/>
                <w:sz w:val="22"/>
                <w:szCs w:val="22"/>
                <w:lang w:val="en-AU" w:eastAsia="en-AU"/>
              </w:rPr>
            </w:pPr>
            <w:ins w:id="1976" w:author="Kasper Simonsen" w:date="2023-10-25T14:03:00Z">
              <w:r w:rsidRPr="00D47B29">
                <w:rPr>
                  <w:rFonts w:ascii="Calibri" w:hAnsi="Calibri" w:cs="Calibri"/>
                  <w:color w:val="000000"/>
                  <w:sz w:val="22"/>
                  <w:szCs w:val="22"/>
                  <w:lang w:val="en-AU" w:eastAsia="en-AU"/>
                </w:rPr>
                <w:t>Knife activation not allowed</w:t>
              </w:r>
            </w:ins>
          </w:p>
        </w:tc>
        <w:tc>
          <w:tcPr>
            <w:tcW w:w="2404" w:type="dxa"/>
            <w:noWrap/>
            <w:hideMark/>
          </w:tcPr>
          <w:p w14:paraId="1E6542EC" w14:textId="77777777" w:rsidR="00D47B29" w:rsidRPr="00D47B29" w:rsidRDefault="00D47B29" w:rsidP="00D47B29">
            <w:pPr>
              <w:spacing w:after="0"/>
              <w:jc w:val="center"/>
              <w:rPr>
                <w:ins w:id="1977" w:author="Kasper Simonsen" w:date="2023-10-25T14:03:00Z"/>
                <w:rFonts w:ascii="Calibri" w:hAnsi="Calibri" w:cs="Calibri"/>
                <w:color w:val="000000"/>
                <w:sz w:val="22"/>
                <w:szCs w:val="22"/>
                <w:lang w:val="en-AU" w:eastAsia="en-AU"/>
              </w:rPr>
            </w:pPr>
            <w:ins w:id="1978" w:author="Kasper Simonsen" w:date="2023-10-25T14:03:00Z">
              <w:r w:rsidRPr="00D47B29">
                <w:rPr>
                  <w:rFonts w:ascii="Calibri" w:hAnsi="Calibri" w:cs="Calibri"/>
                  <w:color w:val="000000"/>
                  <w:sz w:val="22"/>
                  <w:szCs w:val="22"/>
                  <w:lang w:val="en-AU" w:eastAsia="en-AU"/>
                </w:rPr>
                <w:t>ON/OFF</w:t>
              </w:r>
            </w:ins>
          </w:p>
        </w:tc>
      </w:tr>
    </w:tbl>
    <w:p w14:paraId="7FAFD5B8" w14:textId="77777777" w:rsidR="00724870" w:rsidRPr="0041627B" w:rsidRDefault="00724870" w:rsidP="00457F02"/>
    <w:p w14:paraId="17A6F386" w14:textId="77777777" w:rsidR="006265DE" w:rsidRDefault="006265DE" w:rsidP="006265DE">
      <w:pPr>
        <w:rPr>
          <w:rFonts w:cs="Arial"/>
          <w:sz w:val="28"/>
          <w:szCs w:val="28"/>
        </w:rPr>
      </w:pPr>
    </w:p>
    <w:p w14:paraId="7AD922EF" w14:textId="77777777" w:rsidR="00CB596E" w:rsidRDefault="00CB596E" w:rsidP="006265DE">
      <w:pPr>
        <w:rPr>
          <w:rFonts w:cs="Arial"/>
          <w:sz w:val="28"/>
          <w:szCs w:val="28"/>
        </w:rPr>
      </w:pPr>
    </w:p>
    <w:p w14:paraId="771E210F" w14:textId="77777777" w:rsidR="00CB596E" w:rsidRDefault="00CB596E" w:rsidP="00CB596E">
      <w:pPr>
        <w:pStyle w:val="Heading1"/>
      </w:pPr>
      <w:r>
        <w:lastRenderedPageBreak/>
        <w:t xml:space="preserve"> </w:t>
      </w:r>
      <w:bookmarkStart w:id="1979" w:name="_Toc149556522"/>
      <w:r w:rsidR="003E4679">
        <w:t xml:space="preserve">Process </w:t>
      </w:r>
      <w:r>
        <w:t>Settings</w:t>
      </w:r>
      <w:r w:rsidR="003E4679">
        <w:t xml:space="preserve"> and Alarm Settings</w:t>
      </w:r>
      <w:bookmarkEnd w:id="1979"/>
    </w:p>
    <w:p w14:paraId="59E72E90" w14:textId="77777777" w:rsidR="003E4679" w:rsidRDefault="003E4679" w:rsidP="003E4679">
      <w:r>
        <w:t xml:space="preserve">In this section will be covered the process settings and the alarm settings that can be modified into the HMI on the dedicated pages. This section will be divided according to the equipment </w:t>
      </w:r>
    </w:p>
    <w:p w14:paraId="14F23CBB" w14:textId="77777777" w:rsidR="003E4679" w:rsidRDefault="003E4679" w:rsidP="003E4679">
      <w:pPr>
        <w:pStyle w:val="Heading2"/>
      </w:pPr>
      <w:bookmarkStart w:id="1980" w:name="_Toc149556523"/>
      <w:r>
        <w:t>Transporter Setting</w:t>
      </w:r>
      <w:bookmarkEnd w:id="1980"/>
    </w:p>
    <w:p w14:paraId="2C10936C" w14:textId="77777777" w:rsidR="003E4679" w:rsidRDefault="003E4679" w:rsidP="003E4679">
      <w:r>
        <w:t>Here below are listed the transporter settings.</w:t>
      </w:r>
      <w:r w:rsidR="00C21A31">
        <w:t xml:space="preserve"> These are valid for the transporters VZ007, VZ012 and VZ017</w:t>
      </w:r>
      <w:r w:rsidR="00E52784">
        <w:t xml:space="preserve"> and will be managed individually for each transporter.</w:t>
      </w:r>
    </w:p>
    <w:p w14:paraId="12F466A3" w14:textId="77777777" w:rsidR="003E4679" w:rsidRDefault="003E4679" w:rsidP="003E4679"/>
    <w:p w14:paraId="45122ADF" w14:textId="77777777" w:rsidR="003E4679" w:rsidRPr="003E4679" w:rsidRDefault="00C21A31" w:rsidP="003E4679">
      <w:pPr>
        <w:pStyle w:val="Heading3"/>
        <w:rPr>
          <w:b w:val="0"/>
          <w:iCs/>
          <w:szCs w:val="28"/>
        </w:rPr>
      </w:pPr>
      <w:bookmarkStart w:id="1981" w:name="_Toc149556524"/>
      <w:r>
        <w:rPr>
          <w:iCs/>
          <w:szCs w:val="28"/>
        </w:rPr>
        <w:t>P</w:t>
      </w:r>
      <w:r w:rsidR="003E4679" w:rsidRPr="003E4679">
        <w:rPr>
          <w:iCs/>
          <w:szCs w:val="28"/>
        </w:rPr>
        <w:t>rocess settings</w:t>
      </w:r>
      <w:bookmarkEnd w:id="1981"/>
    </w:p>
    <w:p w14:paraId="65037491" w14:textId="77777777" w:rsidR="003E4679" w:rsidRDefault="003E4679" w:rsidP="003E4679"/>
    <w:tbl>
      <w:tblPr>
        <w:tblStyle w:val="TableTheme"/>
        <w:tblW w:w="9851" w:type="dxa"/>
        <w:tblLook w:val="04A0" w:firstRow="1" w:lastRow="0" w:firstColumn="1" w:lastColumn="0" w:noHBand="0" w:noVBand="1"/>
      </w:tblPr>
      <w:tblGrid>
        <w:gridCol w:w="3511"/>
        <w:gridCol w:w="3914"/>
        <w:gridCol w:w="2426"/>
      </w:tblGrid>
      <w:tr w:rsidR="003E4679" w:rsidRPr="009B19BA" w14:paraId="6A69D6A3" w14:textId="77777777" w:rsidTr="006232E6">
        <w:tc>
          <w:tcPr>
            <w:tcW w:w="3044" w:type="dxa"/>
            <w:shd w:val="clear" w:color="auto" w:fill="D9D9D9" w:themeFill="background1" w:themeFillShade="D9"/>
          </w:tcPr>
          <w:p w14:paraId="509BCA6C" w14:textId="77777777" w:rsidR="003E4679" w:rsidRPr="009B19BA" w:rsidRDefault="003E4679" w:rsidP="006232E6">
            <w:pPr>
              <w:jc w:val="left"/>
              <w:rPr>
                <w:lang w:val="en-GB"/>
              </w:rPr>
            </w:pPr>
            <w:r>
              <w:rPr>
                <w:lang w:val="en-GB"/>
              </w:rPr>
              <w:t>Setting</w:t>
            </w:r>
          </w:p>
        </w:tc>
        <w:tc>
          <w:tcPr>
            <w:tcW w:w="4190" w:type="dxa"/>
            <w:shd w:val="clear" w:color="auto" w:fill="D9D9D9" w:themeFill="background1" w:themeFillShade="D9"/>
          </w:tcPr>
          <w:p w14:paraId="03B172B8" w14:textId="77777777" w:rsidR="003E4679" w:rsidRPr="009B19BA" w:rsidRDefault="003E4679" w:rsidP="006232E6">
            <w:pPr>
              <w:jc w:val="left"/>
              <w:rPr>
                <w:lang w:val="en-GB"/>
              </w:rPr>
            </w:pPr>
            <w:r>
              <w:rPr>
                <w:lang w:val="en-GB"/>
              </w:rPr>
              <w:t>Use</w:t>
            </w:r>
          </w:p>
        </w:tc>
        <w:tc>
          <w:tcPr>
            <w:tcW w:w="2617" w:type="dxa"/>
            <w:shd w:val="clear" w:color="auto" w:fill="D9D9D9" w:themeFill="background1" w:themeFillShade="D9"/>
          </w:tcPr>
          <w:p w14:paraId="498ABC62" w14:textId="77777777" w:rsidR="003E4679" w:rsidRPr="009B19BA" w:rsidRDefault="003E4679" w:rsidP="006232E6">
            <w:pPr>
              <w:jc w:val="left"/>
              <w:rPr>
                <w:lang w:val="en-GB"/>
              </w:rPr>
            </w:pPr>
            <w:r>
              <w:rPr>
                <w:lang w:val="en-GB"/>
              </w:rPr>
              <w:t>Range</w:t>
            </w:r>
          </w:p>
        </w:tc>
      </w:tr>
      <w:tr w:rsidR="003E4679" w:rsidRPr="00010971" w14:paraId="7E4C5CB9" w14:textId="77777777" w:rsidTr="006232E6">
        <w:tblPrEx>
          <w:tblLook w:val="0000" w:firstRow="0" w:lastRow="0" w:firstColumn="0" w:lastColumn="0" w:noHBand="0" w:noVBand="0"/>
        </w:tblPrEx>
        <w:trPr>
          <w:trHeight w:val="698"/>
        </w:trPr>
        <w:tc>
          <w:tcPr>
            <w:tcW w:w="3044" w:type="dxa"/>
            <w:vAlign w:val="center"/>
          </w:tcPr>
          <w:p w14:paraId="795C1FA6" w14:textId="77777777" w:rsidR="003E4679" w:rsidRPr="00010971" w:rsidRDefault="003E4679" w:rsidP="006232E6">
            <w:pPr>
              <w:jc w:val="left"/>
            </w:pPr>
            <w:r>
              <w:t>Timer_Delay_Open_Discharge</w:t>
            </w:r>
          </w:p>
        </w:tc>
        <w:tc>
          <w:tcPr>
            <w:tcW w:w="4190" w:type="dxa"/>
            <w:vAlign w:val="center"/>
          </w:tcPr>
          <w:p w14:paraId="5E372DD8" w14:textId="77777777" w:rsidR="003E4679" w:rsidRPr="00010971" w:rsidRDefault="003E4679" w:rsidP="006232E6">
            <w:pPr>
              <w:jc w:val="left"/>
            </w:pPr>
            <w:r>
              <w:t>Delay timer for opening discharge valve during loading</w:t>
            </w:r>
          </w:p>
        </w:tc>
        <w:tc>
          <w:tcPr>
            <w:tcW w:w="2617" w:type="dxa"/>
            <w:vAlign w:val="center"/>
          </w:tcPr>
          <w:p w14:paraId="05E6B221" w14:textId="77777777" w:rsidR="003E4679" w:rsidRPr="00010971" w:rsidRDefault="003E4679" w:rsidP="006232E6">
            <w:pPr>
              <w:jc w:val="left"/>
            </w:pPr>
            <w:r>
              <w:t>1 … 5 sec</w:t>
            </w:r>
          </w:p>
        </w:tc>
      </w:tr>
      <w:tr w:rsidR="003E4679" w:rsidRPr="00010971" w14:paraId="4675620E" w14:textId="77777777" w:rsidTr="006232E6">
        <w:tblPrEx>
          <w:tblLook w:val="0000" w:firstRow="0" w:lastRow="0" w:firstColumn="0" w:lastColumn="0" w:noHBand="0" w:noVBand="0"/>
        </w:tblPrEx>
        <w:trPr>
          <w:trHeight w:val="698"/>
        </w:trPr>
        <w:tc>
          <w:tcPr>
            <w:tcW w:w="3044" w:type="dxa"/>
            <w:vAlign w:val="center"/>
          </w:tcPr>
          <w:p w14:paraId="528E2303" w14:textId="77777777" w:rsidR="003E4679" w:rsidRDefault="003E4679" w:rsidP="006232E6">
            <w:pPr>
              <w:jc w:val="left"/>
            </w:pPr>
            <w:r>
              <w:t>Timer_Delay_Close_Inlet</w:t>
            </w:r>
          </w:p>
        </w:tc>
        <w:tc>
          <w:tcPr>
            <w:tcW w:w="4190" w:type="dxa"/>
            <w:vAlign w:val="center"/>
          </w:tcPr>
          <w:p w14:paraId="31E20308" w14:textId="77777777" w:rsidR="003E4679" w:rsidRDefault="003E4679" w:rsidP="006232E6">
            <w:pPr>
              <w:jc w:val="left"/>
            </w:pPr>
            <w:r>
              <w:t>Delay timer for closing inlet valve during loading</w:t>
            </w:r>
          </w:p>
        </w:tc>
        <w:tc>
          <w:tcPr>
            <w:tcW w:w="2617" w:type="dxa"/>
            <w:vAlign w:val="center"/>
          </w:tcPr>
          <w:p w14:paraId="469B14AF" w14:textId="77777777" w:rsidR="003E4679" w:rsidRDefault="003E4679" w:rsidP="006232E6">
            <w:pPr>
              <w:jc w:val="left"/>
            </w:pPr>
            <w:r>
              <w:t>1 … 5 sec</w:t>
            </w:r>
          </w:p>
        </w:tc>
      </w:tr>
      <w:tr w:rsidR="003E4679" w:rsidRPr="00010971" w14:paraId="1BC3C8A3" w14:textId="77777777" w:rsidTr="006232E6">
        <w:tblPrEx>
          <w:tblLook w:val="0000" w:firstRow="0" w:lastRow="0" w:firstColumn="0" w:lastColumn="0" w:noHBand="0" w:noVBand="0"/>
        </w:tblPrEx>
        <w:trPr>
          <w:trHeight w:val="698"/>
        </w:trPr>
        <w:tc>
          <w:tcPr>
            <w:tcW w:w="3044" w:type="dxa"/>
            <w:vAlign w:val="center"/>
          </w:tcPr>
          <w:p w14:paraId="203F7CD1" w14:textId="77777777" w:rsidR="003E4679" w:rsidRDefault="003E4679" w:rsidP="006232E6">
            <w:pPr>
              <w:jc w:val="left"/>
            </w:pPr>
            <w:r>
              <w:t>Timer_Delay_Start_Conv</w:t>
            </w:r>
          </w:p>
        </w:tc>
        <w:tc>
          <w:tcPr>
            <w:tcW w:w="4190" w:type="dxa"/>
            <w:vAlign w:val="center"/>
          </w:tcPr>
          <w:p w14:paraId="3EA42D93" w14:textId="77777777" w:rsidR="003E4679" w:rsidRDefault="003E4679" w:rsidP="006232E6">
            <w:pPr>
              <w:jc w:val="left"/>
            </w:pPr>
            <w:r>
              <w:t>Delay timer before starting conveying cycle</w:t>
            </w:r>
          </w:p>
        </w:tc>
        <w:tc>
          <w:tcPr>
            <w:tcW w:w="2617" w:type="dxa"/>
            <w:vAlign w:val="center"/>
          </w:tcPr>
          <w:p w14:paraId="3B753D77" w14:textId="77777777" w:rsidR="003E4679" w:rsidRDefault="003E4679" w:rsidP="006232E6">
            <w:pPr>
              <w:jc w:val="left"/>
            </w:pPr>
            <w:r>
              <w:t>1 … 5 sec</w:t>
            </w:r>
          </w:p>
        </w:tc>
      </w:tr>
      <w:tr w:rsidR="003E4679" w:rsidRPr="00010971" w14:paraId="7CF9A560" w14:textId="77777777" w:rsidTr="006232E6">
        <w:tblPrEx>
          <w:tblLook w:val="0000" w:firstRow="0" w:lastRow="0" w:firstColumn="0" w:lastColumn="0" w:noHBand="0" w:noVBand="0"/>
        </w:tblPrEx>
        <w:trPr>
          <w:trHeight w:val="698"/>
        </w:trPr>
        <w:tc>
          <w:tcPr>
            <w:tcW w:w="3044" w:type="dxa"/>
            <w:vAlign w:val="center"/>
          </w:tcPr>
          <w:p w14:paraId="40F4D6DA" w14:textId="77777777" w:rsidR="003E4679" w:rsidRPr="00010971" w:rsidRDefault="003E4679" w:rsidP="006232E6">
            <w:pPr>
              <w:jc w:val="left"/>
            </w:pPr>
            <w:r>
              <w:t>Timer_Cleaning_Line</w:t>
            </w:r>
          </w:p>
        </w:tc>
        <w:tc>
          <w:tcPr>
            <w:tcW w:w="4190" w:type="dxa"/>
            <w:vAlign w:val="center"/>
          </w:tcPr>
          <w:p w14:paraId="0BE34789" w14:textId="77777777" w:rsidR="003E4679" w:rsidRPr="00010971" w:rsidRDefault="003E4679" w:rsidP="006232E6">
            <w:pPr>
              <w:jc w:val="left"/>
            </w:pPr>
            <w:r w:rsidRPr="00010971">
              <w:t>Time for the cleaning</w:t>
            </w:r>
            <w:r>
              <w:t>.</w:t>
            </w:r>
            <w:r w:rsidRPr="00010971">
              <w:t xml:space="preserve"> solenoid is on during the cleaning of the line</w:t>
            </w:r>
          </w:p>
        </w:tc>
        <w:tc>
          <w:tcPr>
            <w:tcW w:w="2617" w:type="dxa"/>
            <w:vAlign w:val="center"/>
          </w:tcPr>
          <w:p w14:paraId="293BFA2F" w14:textId="77777777" w:rsidR="003E4679" w:rsidRPr="00010971" w:rsidRDefault="003E4679" w:rsidP="006232E6">
            <w:pPr>
              <w:jc w:val="left"/>
            </w:pPr>
            <w:r w:rsidRPr="00010971">
              <w:t>0</w:t>
            </w:r>
            <w:r>
              <w:t xml:space="preserve"> … </w:t>
            </w:r>
            <w:r w:rsidRPr="00010971">
              <w:t>600 sec</w:t>
            </w:r>
          </w:p>
        </w:tc>
      </w:tr>
      <w:tr w:rsidR="003E4679" w:rsidRPr="003857C4" w14:paraId="5405ED64" w14:textId="77777777" w:rsidTr="006232E6">
        <w:tblPrEx>
          <w:tblLook w:val="0000" w:firstRow="0" w:lastRow="0" w:firstColumn="0" w:lastColumn="0" w:noHBand="0" w:noVBand="0"/>
        </w:tblPrEx>
        <w:trPr>
          <w:trHeight w:val="698"/>
        </w:trPr>
        <w:tc>
          <w:tcPr>
            <w:tcW w:w="3044" w:type="dxa"/>
            <w:vAlign w:val="center"/>
          </w:tcPr>
          <w:p w14:paraId="104A5EF2" w14:textId="77777777" w:rsidR="003E4679" w:rsidRPr="00850156" w:rsidRDefault="003E4679" w:rsidP="006232E6">
            <w:pPr>
              <w:jc w:val="left"/>
            </w:pPr>
            <w:r>
              <w:t>Low_pressure</w:t>
            </w:r>
          </w:p>
        </w:tc>
        <w:tc>
          <w:tcPr>
            <w:tcW w:w="4190" w:type="dxa"/>
            <w:vAlign w:val="center"/>
          </w:tcPr>
          <w:p w14:paraId="10292230" w14:textId="77777777" w:rsidR="003E4679" w:rsidRPr="00850156" w:rsidRDefault="003E4679" w:rsidP="006232E6">
            <w:pPr>
              <w:jc w:val="left"/>
            </w:pPr>
            <w:r>
              <w:t>Low pressure inside the transport vessel</w:t>
            </w:r>
          </w:p>
        </w:tc>
        <w:tc>
          <w:tcPr>
            <w:tcW w:w="2617" w:type="dxa"/>
            <w:vAlign w:val="center"/>
          </w:tcPr>
          <w:p w14:paraId="15114EBA" w14:textId="77777777" w:rsidR="003E4679" w:rsidRPr="00850156" w:rsidRDefault="003E4679" w:rsidP="006232E6">
            <w:pPr>
              <w:jc w:val="left"/>
            </w:pPr>
            <w:r>
              <w:t>0 … 0.2 bar</w:t>
            </w:r>
          </w:p>
        </w:tc>
      </w:tr>
      <w:tr w:rsidR="003E4679" w:rsidRPr="003857C4" w14:paraId="61DC47E6" w14:textId="77777777" w:rsidTr="006232E6">
        <w:tblPrEx>
          <w:tblLook w:val="0000" w:firstRow="0" w:lastRow="0" w:firstColumn="0" w:lastColumn="0" w:noHBand="0" w:noVBand="0"/>
        </w:tblPrEx>
        <w:trPr>
          <w:trHeight w:val="698"/>
        </w:trPr>
        <w:tc>
          <w:tcPr>
            <w:tcW w:w="3044" w:type="dxa"/>
            <w:vAlign w:val="center"/>
          </w:tcPr>
          <w:p w14:paraId="0270FB89" w14:textId="77777777" w:rsidR="003E4679" w:rsidRDefault="003E4679" w:rsidP="006232E6">
            <w:pPr>
              <w:jc w:val="left"/>
            </w:pPr>
            <w:r>
              <w:t>High_pressure</w:t>
            </w:r>
          </w:p>
        </w:tc>
        <w:tc>
          <w:tcPr>
            <w:tcW w:w="4190" w:type="dxa"/>
            <w:vAlign w:val="center"/>
          </w:tcPr>
          <w:p w14:paraId="436E60F4" w14:textId="77777777" w:rsidR="003E4679" w:rsidRDefault="003E4679" w:rsidP="006232E6">
            <w:pPr>
              <w:jc w:val="left"/>
            </w:pPr>
            <w:r>
              <w:t>Pressurization threshold for transport vessel</w:t>
            </w:r>
          </w:p>
        </w:tc>
        <w:tc>
          <w:tcPr>
            <w:tcW w:w="2617" w:type="dxa"/>
            <w:vAlign w:val="center"/>
          </w:tcPr>
          <w:p w14:paraId="7C8A5498" w14:textId="77777777" w:rsidR="003E4679" w:rsidRDefault="003E4679" w:rsidP="006232E6">
            <w:pPr>
              <w:jc w:val="left"/>
            </w:pPr>
            <w:r>
              <w:t>0.4 … 1.2 bar</w:t>
            </w:r>
          </w:p>
        </w:tc>
      </w:tr>
    </w:tbl>
    <w:p w14:paraId="5ABF25FC" w14:textId="77777777" w:rsidR="003E4679" w:rsidRPr="003E4679" w:rsidRDefault="003E4679" w:rsidP="003E4679"/>
    <w:p w14:paraId="72210FCF" w14:textId="77777777" w:rsidR="00D373BE" w:rsidRPr="00C21A31" w:rsidRDefault="00C21A31" w:rsidP="00C21A31">
      <w:pPr>
        <w:pStyle w:val="Heading3"/>
        <w:rPr>
          <w:b w:val="0"/>
          <w:iCs/>
          <w:szCs w:val="28"/>
        </w:rPr>
      </w:pPr>
      <w:bookmarkStart w:id="1982" w:name="_Toc149556525"/>
      <w:r w:rsidRPr="00C21A31">
        <w:rPr>
          <w:iCs/>
          <w:szCs w:val="28"/>
        </w:rPr>
        <w:t>Alarm Settings</w:t>
      </w:r>
      <w:bookmarkEnd w:id="1982"/>
    </w:p>
    <w:tbl>
      <w:tblPr>
        <w:tblStyle w:val="TableTheme"/>
        <w:tblW w:w="9851" w:type="dxa"/>
        <w:tblLook w:val="04A0" w:firstRow="1" w:lastRow="0" w:firstColumn="1" w:lastColumn="0" w:noHBand="0" w:noVBand="1"/>
      </w:tblPr>
      <w:tblGrid>
        <w:gridCol w:w="3032"/>
        <w:gridCol w:w="4201"/>
        <w:gridCol w:w="2618"/>
      </w:tblGrid>
      <w:tr w:rsidR="00C21A31" w:rsidRPr="009B19BA" w14:paraId="4C34284B" w14:textId="77777777" w:rsidTr="006232E6">
        <w:tc>
          <w:tcPr>
            <w:tcW w:w="3032" w:type="dxa"/>
            <w:shd w:val="clear" w:color="auto" w:fill="D9D9D9" w:themeFill="background1" w:themeFillShade="D9"/>
            <w:vAlign w:val="center"/>
          </w:tcPr>
          <w:p w14:paraId="79685B2D" w14:textId="77777777" w:rsidR="00C21A31" w:rsidRPr="009B19BA" w:rsidRDefault="00C21A31" w:rsidP="006232E6">
            <w:pPr>
              <w:jc w:val="left"/>
              <w:rPr>
                <w:lang w:val="en-GB"/>
              </w:rPr>
            </w:pPr>
            <w:r>
              <w:rPr>
                <w:lang w:val="en-GB"/>
              </w:rPr>
              <w:t>Setting</w:t>
            </w:r>
          </w:p>
        </w:tc>
        <w:tc>
          <w:tcPr>
            <w:tcW w:w="4201" w:type="dxa"/>
            <w:shd w:val="clear" w:color="auto" w:fill="D9D9D9" w:themeFill="background1" w:themeFillShade="D9"/>
          </w:tcPr>
          <w:p w14:paraId="337ECB9A" w14:textId="77777777" w:rsidR="00C21A31" w:rsidRPr="009B19BA" w:rsidRDefault="00C21A31" w:rsidP="006232E6">
            <w:pPr>
              <w:jc w:val="left"/>
              <w:rPr>
                <w:lang w:val="en-GB"/>
              </w:rPr>
            </w:pPr>
            <w:r>
              <w:rPr>
                <w:lang w:val="en-GB"/>
              </w:rPr>
              <w:t>Use</w:t>
            </w:r>
          </w:p>
        </w:tc>
        <w:tc>
          <w:tcPr>
            <w:tcW w:w="2618" w:type="dxa"/>
            <w:shd w:val="clear" w:color="auto" w:fill="D9D9D9" w:themeFill="background1" w:themeFillShade="D9"/>
          </w:tcPr>
          <w:p w14:paraId="2255AF56" w14:textId="77777777" w:rsidR="00C21A31" w:rsidRPr="009B19BA" w:rsidRDefault="00C21A31" w:rsidP="006232E6">
            <w:pPr>
              <w:jc w:val="left"/>
              <w:rPr>
                <w:lang w:val="en-GB"/>
              </w:rPr>
            </w:pPr>
            <w:r>
              <w:rPr>
                <w:lang w:val="en-GB"/>
              </w:rPr>
              <w:t>Range</w:t>
            </w:r>
          </w:p>
        </w:tc>
      </w:tr>
      <w:tr w:rsidR="00C21A31" w14:paraId="28C369E8" w14:textId="77777777" w:rsidTr="006232E6">
        <w:tblPrEx>
          <w:tblLook w:val="0000" w:firstRow="0" w:lastRow="0" w:firstColumn="0" w:lastColumn="0" w:noHBand="0" w:noVBand="0"/>
        </w:tblPrEx>
        <w:trPr>
          <w:trHeight w:val="674"/>
        </w:trPr>
        <w:tc>
          <w:tcPr>
            <w:tcW w:w="3032" w:type="dxa"/>
            <w:vAlign w:val="center"/>
          </w:tcPr>
          <w:p w14:paraId="07FAABFA" w14:textId="77777777" w:rsidR="00C21A31" w:rsidRDefault="00C21A31" w:rsidP="006232E6">
            <w:pPr>
              <w:jc w:val="left"/>
            </w:pPr>
            <w:r>
              <w:t>Timer_Loading_Too_Long</w:t>
            </w:r>
          </w:p>
        </w:tc>
        <w:tc>
          <w:tcPr>
            <w:tcW w:w="4201" w:type="dxa"/>
            <w:vAlign w:val="center"/>
          </w:tcPr>
          <w:p w14:paraId="36A44A6C" w14:textId="77777777" w:rsidR="00C21A31" w:rsidRDefault="00C21A31" w:rsidP="006232E6">
            <w:pPr>
              <w:jc w:val="left"/>
            </w:pPr>
            <w:r>
              <w:t>Timeout for loading the transport vessel</w:t>
            </w:r>
          </w:p>
        </w:tc>
        <w:tc>
          <w:tcPr>
            <w:tcW w:w="2618" w:type="dxa"/>
            <w:vAlign w:val="center"/>
          </w:tcPr>
          <w:p w14:paraId="57C7D857" w14:textId="77777777" w:rsidR="00C21A31" w:rsidRDefault="00C21A31" w:rsidP="006232E6">
            <w:pPr>
              <w:jc w:val="left"/>
            </w:pPr>
            <w:r>
              <w:t>10-600 sec</w:t>
            </w:r>
          </w:p>
        </w:tc>
      </w:tr>
      <w:tr w:rsidR="00C21A31" w:rsidRPr="00B02CA9" w14:paraId="5824F2B9" w14:textId="77777777" w:rsidTr="006232E6">
        <w:tblPrEx>
          <w:tblLook w:val="0000" w:firstRow="0" w:lastRow="0" w:firstColumn="0" w:lastColumn="0" w:noHBand="0" w:noVBand="0"/>
        </w:tblPrEx>
        <w:trPr>
          <w:trHeight w:val="698"/>
        </w:trPr>
        <w:tc>
          <w:tcPr>
            <w:tcW w:w="3032" w:type="dxa"/>
            <w:vAlign w:val="center"/>
          </w:tcPr>
          <w:p w14:paraId="6BC2BD20" w14:textId="77777777" w:rsidR="00C21A31" w:rsidRDefault="00C21A31" w:rsidP="006232E6">
            <w:pPr>
              <w:jc w:val="left"/>
            </w:pPr>
            <w:r>
              <w:t>Timer_Pressurization_Too _Long</w:t>
            </w:r>
          </w:p>
        </w:tc>
        <w:tc>
          <w:tcPr>
            <w:tcW w:w="4201" w:type="dxa"/>
            <w:vAlign w:val="center"/>
          </w:tcPr>
          <w:p w14:paraId="28DE5848" w14:textId="77777777" w:rsidR="00C21A31" w:rsidRDefault="00C21A31" w:rsidP="006232E6">
            <w:pPr>
              <w:jc w:val="left"/>
            </w:pPr>
            <w:r>
              <w:t>Timeout for pressurizing the vessel</w:t>
            </w:r>
          </w:p>
        </w:tc>
        <w:tc>
          <w:tcPr>
            <w:tcW w:w="2618" w:type="dxa"/>
            <w:vAlign w:val="center"/>
          </w:tcPr>
          <w:p w14:paraId="74ED8C1C" w14:textId="77777777" w:rsidR="00C21A31" w:rsidRDefault="00C21A31" w:rsidP="006232E6">
            <w:pPr>
              <w:jc w:val="left"/>
            </w:pPr>
            <w:r>
              <w:t>10-600 sec</w:t>
            </w:r>
          </w:p>
        </w:tc>
      </w:tr>
      <w:tr w:rsidR="00C21A31" w:rsidRPr="00B02CA9" w14:paraId="741FDC51" w14:textId="77777777" w:rsidTr="006232E6">
        <w:tblPrEx>
          <w:tblLook w:val="0000" w:firstRow="0" w:lastRow="0" w:firstColumn="0" w:lastColumn="0" w:noHBand="0" w:noVBand="0"/>
        </w:tblPrEx>
        <w:trPr>
          <w:trHeight w:val="698"/>
        </w:trPr>
        <w:tc>
          <w:tcPr>
            <w:tcW w:w="3032" w:type="dxa"/>
            <w:vAlign w:val="center"/>
          </w:tcPr>
          <w:p w14:paraId="1C809A6C" w14:textId="77777777" w:rsidR="00C21A31" w:rsidRDefault="00C21A31" w:rsidP="006232E6">
            <w:pPr>
              <w:jc w:val="left"/>
            </w:pPr>
            <w:r>
              <w:lastRenderedPageBreak/>
              <w:t>Timer_Empty_Line</w:t>
            </w:r>
          </w:p>
        </w:tc>
        <w:tc>
          <w:tcPr>
            <w:tcW w:w="4201" w:type="dxa"/>
            <w:vAlign w:val="center"/>
          </w:tcPr>
          <w:p w14:paraId="0CB0D457" w14:textId="77777777" w:rsidR="00C21A31" w:rsidRDefault="00C21A31" w:rsidP="006232E6">
            <w:pPr>
              <w:jc w:val="left"/>
            </w:pPr>
            <w:r>
              <w:t>Timer for emptying the line at the end of the automatic cycle</w:t>
            </w:r>
          </w:p>
        </w:tc>
        <w:tc>
          <w:tcPr>
            <w:tcW w:w="2618" w:type="dxa"/>
            <w:vAlign w:val="center"/>
          </w:tcPr>
          <w:p w14:paraId="76CEBC6F" w14:textId="77777777" w:rsidR="00C21A31" w:rsidRDefault="00C21A31" w:rsidP="006232E6">
            <w:pPr>
              <w:jc w:val="left"/>
            </w:pPr>
            <w:r>
              <w:t>10 … 600 sec</w:t>
            </w:r>
          </w:p>
        </w:tc>
      </w:tr>
      <w:tr w:rsidR="00C21A31" w:rsidRPr="00B02CA9" w14:paraId="27585724" w14:textId="77777777" w:rsidTr="006232E6">
        <w:tblPrEx>
          <w:tblLook w:val="0000" w:firstRow="0" w:lastRow="0" w:firstColumn="0" w:lastColumn="0" w:noHBand="0" w:noVBand="0"/>
        </w:tblPrEx>
        <w:trPr>
          <w:trHeight w:val="698"/>
        </w:trPr>
        <w:tc>
          <w:tcPr>
            <w:tcW w:w="3032" w:type="dxa"/>
            <w:vAlign w:val="center"/>
          </w:tcPr>
          <w:p w14:paraId="05540225" w14:textId="77777777" w:rsidR="00C21A31" w:rsidRDefault="00C21A31" w:rsidP="006232E6">
            <w:pPr>
              <w:jc w:val="left"/>
            </w:pPr>
            <w:r>
              <w:t>Timer_Convey_Too_Long</w:t>
            </w:r>
          </w:p>
        </w:tc>
        <w:tc>
          <w:tcPr>
            <w:tcW w:w="4201" w:type="dxa"/>
            <w:vAlign w:val="center"/>
          </w:tcPr>
          <w:p w14:paraId="02E2FC85" w14:textId="77777777" w:rsidR="00C21A31" w:rsidRDefault="00C21A31" w:rsidP="006232E6">
            <w:pPr>
              <w:jc w:val="left"/>
            </w:pPr>
            <w:r>
              <w:t>Timeout for the conveying cycle</w:t>
            </w:r>
          </w:p>
        </w:tc>
        <w:tc>
          <w:tcPr>
            <w:tcW w:w="2618" w:type="dxa"/>
            <w:vAlign w:val="center"/>
          </w:tcPr>
          <w:p w14:paraId="58FE1AD6" w14:textId="77777777" w:rsidR="00C21A31" w:rsidRDefault="00C21A31" w:rsidP="006232E6">
            <w:pPr>
              <w:jc w:val="left"/>
            </w:pPr>
            <w:r>
              <w:t>10-600 sec</w:t>
            </w:r>
          </w:p>
        </w:tc>
      </w:tr>
      <w:tr w:rsidR="00C21A31" w:rsidRPr="00B02CA9" w14:paraId="7CBB93DC" w14:textId="77777777" w:rsidTr="006232E6">
        <w:tblPrEx>
          <w:tblLook w:val="0000" w:firstRow="0" w:lastRow="0" w:firstColumn="0" w:lastColumn="0" w:noHBand="0" w:noVBand="0"/>
        </w:tblPrEx>
        <w:trPr>
          <w:trHeight w:val="698"/>
        </w:trPr>
        <w:tc>
          <w:tcPr>
            <w:tcW w:w="3032" w:type="dxa"/>
            <w:vAlign w:val="center"/>
          </w:tcPr>
          <w:p w14:paraId="0313D0EE" w14:textId="77777777" w:rsidR="00C21A31" w:rsidRDefault="00C21A31" w:rsidP="006232E6">
            <w:pPr>
              <w:jc w:val="left"/>
            </w:pPr>
            <w:r>
              <w:t>Timer_Depressurization_ Too_Long</w:t>
            </w:r>
          </w:p>
        </w:tc>
        <w:tc>
          <w:tcPr>
            <w:tcW w:w="4201" w:type="dxa"/>
            <w:vAlign w:val="center"/>
          </w:tcPr>
          <w:p w14:paraId="2A42ED90" w14:textId="77777777" w:rsidR="00C21A31" w:rsidRDefault="00C21A31" w:rsidP="006232E6">
            <w:pPr>
              <w:jc w:val="left"/>
            </w:pPr>
            <w:r>
              <w:t>Timeout for depressurizing the vessel with the vent valve open</w:t>
            </w:r>
          </w:p>
        </w:tc>
        <w:tc>
          <w:tcPr>
            <w:tcW w:w="2618" w:type="dxa"/>
            <w:vAlign w:val="center"/>
          </w:tcPr>
          <w:p w14:paraId="64A08282" w14:textId="77777777" w:rsidR="00C21A31" w:rsidRDefault="00C21A31" w:rsidP="006232E6">
            <w:pPr>
              <w:jc w:val="left"/>
            </w:pPr>
            <w:r>
              <w:t>0-600 sec</w:t>
            </w:r>
          </w:p>
        </w:tc>
      </w:tr>
    </w:tbl>
    <w:p w14:paraId="43244892" w14:textId="77777777" w:rsidR="00C21A31" w:rsidRDefault="00C21A31" w:rsidP="006265DE">
      <w:pPr>
        <w:rPr>
          <w:rFonts w:cs="Arial"/>
          <w:sz w:val="28"/>
          <w:szCs w:val="28"/>
        </w:rPr>
      </w:pPr>
    </w:p>
    <w:p w14:paraId="6200E75F" w14:textId="77777777" w:rsidR="00C21A31" w:rsidRDefault="00C21A31" w:rsidP="00C21A31">
      <w:pPr>
        <w:pStyle w:val="Heading2"/>
      </w:pPr>
      <w:bookmarkStart w:id="1983" w:name="_Toc149556526"/>
      <w:r>
        <w:t>Diverter Settings</w:t>
      </w:r>
      <w:bookmarkEnd w:id="198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5"/>
        <w:gridCol w:w="4063"/>
        <w:gridCol w:w="2732"/>
      </w:tblGrid>
      <w:tr w:rsidR="00C21A31" w:rsidRPr="001B1595" w14:paraId="70A88987" w14:textId="77777777" w:rsidTr="006232E6">
        <w:tc>
          <w:tcPr>
            <w:tcW w:w="2725" w:type="dxa"/>
            <w:shd w:val="clear" w:color="auto" w:fill="D9D9D9"/>
          </w:tcPr>
          <w:p w14:paraId="57B91BA6" w14:textId="77777777" w:rsidR="00C21A31" w:rsidRPr="00ED38CF" w:rsidRDefault="00C21A31" w:rsidP="006232E6">
            <w:pPr>
              <w:jc w:val="left"/>
              <w:rPr>
                <w:lang w:val="it-IT"/>
              </w:rPr>
            </w:pPr>
            <w:r w:rsidRPr="00ED38CF">
              <w:rPr>
                <w:lang w:val="it-IT"/>
              </w:rPr>
              <w:t>Setting</w:t>
            </w:r>
          </w:p>
        </w:tc>
        <w:tc>
          <w:tcPr>
            <w:tcW w:w="4063" w:type="dxa"/>
            <w:shd w:val="clear" w:color="auto" w:fill="D9D9D9"/>
          </w:tcPr>
          <w:p w14:paraId="73669DF9" w14:textId="77777777" w:rsidR="00C21A31" w:rsidRPr="00ED38CF" w:rsidRDefault="00C21A31" w:rsidP="006232E6">
            <w:pPr>
              <w:jc w:val="left"/>
              <w:rPr>
                <w:lang w:val="it-IT"/>
              </w:rPr>
            </w:pPr>
            <w:r w:rsidRPr="00ED38CF">
              <w:rPr>
                <w:lang w:val="it-IT"/>
              </w:rPr>
              <w:t>Use</w:t>
            </w:r>
          </w:p>
        </w:tc>
        <w:tc>
          <w:tcPr>
            <w:tcW w:w="2732" w:type="dxa"/>
            <w:shd w:val="clear" w:color="auto" w:fill="D9D9D9"/>
          </w:tcPr>
          <w:p w14:paraId="42C73E29" w14:textId="77777777" w:rsidR="00C21A31" w:rsidRPr="001B1595" w:rsidRDefault="00C21A31" w:rsidP="006232E6">
            <w:pPr>
              <w:jc w:val="left"/>
            </w:pPr>
            <w:r w:rsidRPr="00ED38CF">
              <w:rPr>
                <w:lang w:val="it-IT"/>
              </w:rPr>
              <w:t>R</w:t>
            </w:r>
            <w:r w:rsidRPr="001B1595">
              <w:t>ange</w:t>
            </w:r>
          </w:p>
        </w:tc>
      </w:tr>
      <w:tr w:rsidR="00C21A31" w:rsidRPr="001B1595" w14:paraId="0192FBBC" w14:textId="77777777" w:rsidTr="006232E6">
        <w:tblPrEx>
          <w:tblLook w:val="0000" w:firstRow="0" w:lastRow="0" w:firstColumn="0" w:lastColumn="0" w:noHBand="0" w:noVBand="0"/>
        </w:tblPrEx>
        <w:trPr>
          <w:trHeight w:val="698"/>
        </w:trPr>
        <w:tc>
          <w:tcPr>
            <w:tcW w:w="2725" w:type="dxa"/>
            <w:vAlign w:val="center"/>
          </w:tcPr>
          <w:p w14:paraId="0CB0E9B2" w14:textId="77777777" w:rsidR="00C21A31" w:rsidRPr="009817C3" w:rsidRDefault="00C21A31" w:rsidP="006232E6">
            <w:pPr>
              <w:jc w:val="left"/>
              <w:rPr>
                <w:lang w:val="en-GB"/>
              </w:rPr>
            </w:pPr>
            <w:r w:rsidRPr="009817C3">
              <w:rPr>
                <w:lang w:val="en-GB"/>
              </w:rPr>
              <w:t>Delay inflation of the gasket</w:t>
            </w:r>
          </w:p>
        </w:tc>
        <w:tc>
          <w:tcPr>
            <w:tcW w:w="4063" w:type="dxa"/>
            <w:vAlign w:val="center"/>
          </w:tcPr>
          <w:p w14:paraId="7A0209A2" w14:textId="77777777" w:rsidR="00C21A31" w:rsidRPr="009817C3" w:rsidRDefault="00C21A31" w:rsidP="006232E6">
            <w:pPr>
              <w:jc w:val="left"/>
              <w:rPr>
                <w:lang w:val="en-GB"/>
              </w:rPr>
            </w:pPr>
            <w:r w:rsidRPr="009817C3">
              <w:rPr>
                <w:lang w:val="en-GB"/>
              </w:rPr>
              <w:t>Timer for inflation of the gasket</w:t>
            </w:r>
          </w:p>
        </w:tc>
        <w:tc>
          <w:tcPr>
            <w:tcW w:w="2732" w:type="dxa"/>
            <w:vAlign w:val="center"/>
          </w:tcPr>
          <w:p w14:paraId="3B387FFE" w14:textId="77777777" w:rsidR="00C21A31" w:rsidRPr="007668A1" w:rsidRDefault="00C21A31" w:rsidP="006232E6">
            <w:pPr>
              <w:jc w:val="left"/>
              <w:rPr>
                <w:lang w:val="it-IT"/>
              </w:rPr>
            </w:pPr>
            <w:r w:rsidRPr="007668A1">
              <w:rPr>
                <w:lang w:val="it-IT"/>
              </w:rPr>
              <w:t>1 – 10 sec</w:t>
            </w:r>
          </w:p>
        </w:tc>
      </w:tr>
      <w:tr w:rsidR="00C21A31" w:rsidRPr="001B1595" w14:paraId="3ECBDFC3" w14:textId="77777777" w:rsidTr="006232E6">
        <w:tblPrEx>
          <w:tblLook w:val="0000" w:firstRow="0" w:lastRow="0" w:firstColumn="0" w:lastColumn="0" w:noHBand="0" w:noVBand="0"/>
        </w:tblPrEx>
        <w:trPr>
          <w:trHeight w:val="698"/>
        </w:trPr>
        <w:tc>
          <w:tcPr>
            <w:tcW w:w="2725" w:type="dxa"/>
            <w:vAlign w:val="center"/>
          </w:tcPr>
          <w:p w14:paraId="7ED00135" w14:textId="77777777" w:rsidR="00C21A31" w:rsidRPr="007668A1" w:rsidRDefault="00C21A31" w:rsidP="006232E6">
            <w:pPr>
              <w:jc w:val="left"/>
              <w:rPr>
                <w:lang w:val="it-IT"/>
              </w:rPr>
            </w:pPr>
            <w:r>
              <w:rPr>
                <w:lang w:val="it-IT"/>
              </w:rPr>
              <w:t>Delay feedback diverter</w:t>
            </w:r>
          </w:p>
        </w:tc>
        <w:tc>
          <w:tcPr>
            <w:tcW w:w="4063" w:type="dxa"/>
            <w:vAlign w:val="center"/>
          </w:tcPr>
          <w:p w14:paraId="0CCB4B04" w14:textId="77777777" w:rsidR="00C21A31" w:rsidRPr="009817C3" w:rsidRDefault="00C21A31" w:rsidP="006232E6">
            <w:pPr>
              <w:jc w:val="left"/>
              <w:rPr>
                <w:lang w:val="en-GB"/>
              </w:rPr>
            </w:pPr>
            <w:r w:rsidRPr="009817C3">
              <w:rPr>
                <w:lang w:val="en-GB"/>
              </w:rPr>
              <w:t>Timer for receiving feedback of diverter limit switch</w:t>
            </w:r>
          </w:p>
        </w:tc>
        <w:tc>
          <w:tcPr>
            <w:tcW w:w="2732" w:type="dxa"/>
            <w:vAlign w:val="center"/>
          </w:tcPr>
          <w:p w14:paraId="6E0981BC" w14:textId="77777777" w:rsidR="00C21A31" w:rsidRDefault="00C21A31" w:rsidP="006232E6">
            <w:pPr>
              <w:jc w:val="left"/>
              <w:rPr>
                <w:lang w:val="it-IT"/>
              </w:rPr>
            </w:pPr>
            <w:r w:rsidRPr="007668A1">
              <w:rPr>
                <w:lang w:val="it-IT"/>
              </w:rPr>
              <w:t>1 – 10 sec</w:t>
            </w:r>
          </w:p>
          <w:p w14:paraId="7DC30CB8" w14:textId="77777777" w:rsidR="00C21A31" w:rsidRPr="007668A1" w:rsidRDefault="00C21A31" w:rsidP="006232E6">
            <w:pPr>
              <w:jc w:val="left"/>
              <w:rPr>
                <w:lang w:val="it-IT"/>
              </w:rPr>
            </w:pPr>
          </w:p>
        </w:tc>
      </w:tr>
    </w:tbl>
    <w:p w14:paraId="2E540B7D" w14:textId="77777777" w:rsidR="00C21A31" w:rsidRDefault="00C21A31" w:rsidP="006265DE">
      <w:pPr>
        <w:rPr>
          <w:rFonts w:cs="Arial"/>
          <w:sz w:val="28"/>
          <w:szCs w:val="28"/>
        </w:rPr>
      </w:pPr>
    </w:p>
    <w:p w14:paraId="69499778" w14:textId="77777777" w:rsidR="00C21A31" w:rsidRDefault="00C21A31" w:rsidP="00C21A31">
      <w:pPr>
        <w:pStyle w:val="Heading2"/>
      </w:pPr>
      <w:bookmarkStart w:id="1984" w:name="_Toc149556527"/>
      <w:r>
        <w:t>Fluidization PAD settings</w:t>
      </w:r>
      <w:bookmarkEnd w:id="198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5"/>
        <w:gridCol w:w="4063"/>
        <w:gridCol w:w="2732"/>
      </w:tblGrid>
      <w:tr w:rsidR="00C21A31" w:rsidRPr="001B1595" w14:paraId="751043D0" w14:textId="77777777" w:rsidTr="006232E6">
        <w:tc>
          <w:tcPr>
            <w:tcW w:w="2725" w:type="dxa"/>
            <w:shd w:val="clear" w:color="auto" w:fill="D9D9D9"/>
          </w:tcPr>
          <w:p w14:paraId="4744C75C" w14:textId="77777777" w:rsidR="00C21A31" w:rsidRPr="00ED38CF" w:rsidRDefault="00C21A31" w:rsidP="006232E6">
            <w:pPr>
              <w:jc w:val="left"/>
              <w:rPr>
                <w:lang w:val="it-IT"/>
              </w:rPr>
            </w:pPr>
            <w:r w:rsidRPr="00ED38CF">
              <w:rPr>
                <w:lang w:val="it-IT"/>
              </w:rPr>
              <w:t>Setting</w:t>
            </w:r>
          </w:p>
        </w:tc>
        <w:tc>
          <w:tcPr>
            <w:tcW w:w="4063" w:type="dxa"/>
            <w:shd w:val="clear" w:color="auto" w:fill="D9D9D9"/>
          </w:tcPr>
          <w:p w14:paraId="34A0FC6C" w14:textId="77777777" w:rsidR="00C21A31" w:rsidRPr="00ED38CF" w:rsidRDefault="00C21A31" w:rsidP="006232E6">
            <w:pPr>
              <w:jc w:val="left"/>
              <w:rPr>
                <w:lang w:val="it-IT"/>
              </w:rPr>
            </w:pPr>
            <w:r w:rsidRPr="00ED38CF">
              <w:rPr>
                <w:lang w:val="it-IT"/>
              </w:rPr>
              <w:t>Use</w:t>
            </w:r>
          </w:p>
        </w:tc>
        <w:tc>
          <w:tcPr>
            <w:tcW w:w="2732" w:type="dxa"/>
            <w:shd w:val="clear" w:color="auto" w:fill="D9D9D9"/>
          </w:tcPr>
          <w:p w14:paraId="1F009992" w14:textId="77777777" w:rsidR="00C21A31" w:rsidRPr="001B1595" w:rsidRDefault="00C21A31" w:rsidP="006232E6">
            <w:pPr>
              <w:jc w:val="left"/>
            </w:pPr>
            <w:r w:rsidRPr="00ED38CF">
              <w:rPr>
                <w:lang w:val="it-IT"/>
              </w:rPr>
              <w:t>R</w:t>
            </w:r>
            <w:r w:rsidRPr="001B1595">
              <w:t>ange</w:t>
            </w:r>
          </w:p>
        </w:tc>
      </w:tr>
      <w:tr w:rsidR="00C21A31" w:rsidRPr="001B1595" w14:paraId="0A8803E0" w14:textId="77777777" w:rsidTr="006232E6">
        <w:tblPrEx>
          <w:tblLook w:val="0000" w:firstRow="0" w:lastRow="0" w:firstColumn="0" w:lastColumn="0" w:noHBand="0" w:noVBand="0"/>
        </w:tblPrEx>
        <w:trPr>
          <w:trHeight w:val="698"/>
        </w:trPr>
        <w:tc>
          <w:tcPr>
            <w:tcW w:w="2725" w:type="dxa"/>
            <w:vAlign w:val="center"/>
          </w:tcPr>
          <w:p w14:paraId="0C06713C" w14:textId="77777777" w:rsidR="00C21A31" w:rsidRPr="007668A1" w:rsidRDefault="00C21A31" w:rsidP="006232E6">
            <w:pPr>
              <w:jc w:val="left"/>
              <w:rPr>
                <w:lang w:val="it-IT"/>
              </w:rPr>
            </w:pPr>
            <w:r>
              <w:t>Timer_Fluid_</w:t>
            </w:r>
            <w:r w:rsidRPr="00010971">
              <w:t>ON</w:t>
            </w:r>
          </w:p>
        </w:tc>
        <w:tc>
          <w:tcPr>
            <w:tcW w:w="4063" w:type="dxa"/>
            <w:vAlign w:val="center"/>
          </w:tcPr>
          <w:p w14:paraId="6E32C936" w14:textId="77777777" w:rsidR="00C21A31" w:rsidRPr="007668A1" w:rsidRDefault="00C21A31" w:rsidP="006232E6">
            <w:pPr>
              <w:jc w:val="left"/>
              <w:rPr>
                <w:lang w:val="it-IT"/>
              </w:rPr>
            </w:pPr>
            <w:r>
              <w:rPr>
                <w:lang w:val="it-IT"/>
              </w:rPr>
              <w:t>Timer fluidization ON</w:t>
            </w:r>
          </w:p>
        </w:tc>
        <w:tc>
          <w:tcPr>
            <w:tcW w:w="2732" w:type="dxa"/>
            <w:vAlign w:val="center"/>
          </w:tcPr>
          <w:p w14:paraId="2D5E0239" w14:textId="77777777" w:rsidR="00C21A31" w:rsidRPr="007668A1" w:rsidRDefault="00C21A31" w:rsidP="006232E6">
            <w:pPr>
              <w:jc w:val="left"/>
              <w:rPr>
                <w:lang w:val="it-IT"/>
              </w:rPr>
            </w:pPr>
            <w:r w:rsidRPr="007668A1">
              <w:rPr>
                <w:lang w:val="it-IT"/>
              </w:rPr>
              <w:t>1 – 10 sec</w:t>
            </w:r>
          </w:p>
        </w:tc>
      </w:tr>
      <w:tr w:rsidR="00C21A31" w:rsidRPr="001B1595" w14:paraId="34C201EC" w14:textId="77777777" w:rsidTr="006232E6">
        <w:tblPrEx>
          <w:tblLook w:val="0000" w:firstRow="0" w:lastRow="0" w:firstColumn="0" w:lastColumn="0" w:noHBand="0" w:noVBand="0"/>
        </w:tblPrEx>
        <w:trPr>
          <w:trHeight w:val="698"/>
        </w:trPr>
        <w:tc>
          <w:tcPr>
            <w:tcW w:w="2725" w:type="dxa"/>
            <w:vAlign w:val="center"/>
          </w:tcPr>
          <w:p w14:paraId="1F096093" w14:textId="77777777" w:rsidR="00C21A31" w:rsidRPr="007668A1" w:rsidRDefault="00C21A31" w:rsidP="006232E6">
            <w:pPr>
              <w:jc w:val="left"/>
              <w:rPr>
                <w:lang w:val="it-IT"/>
              </w:rPr>
            </w:pPr>
            <w:r>
              <w:t>Timer_Fluid_</w:t>
            </w:r>
            <w:r w:rsidRPr="00010971">
              <w:t>O</w:t>
            </w:r>
            <w:r>
              <w:t>FF</w:t>
            </w:r>
          </w:p>
        </w:tc>
        <w:tc>
          <w:tcPr>
            <w:tcW w:w="4063" w:type="dxa"/>
            <w:vAlign w:val="center"/>
          </w:tcPr>
          <w:p w14:paraId="45CAA3B8" w14:textId="77777777" w:rsidR="00C21A31" w:rsidRPr="007668A1" w:rsidRDefault="00C21A31" w:rsidP="006232E6">
            <w:pPr>
              <w:jc w:val="left"/>
              <w:rPr>
                <w:lang w:val="it-IT"/>
              </w:rPr>
            </w:pPr>
            <w:r>
              <w:rPr>
                <w:lang w:val="it-IT"/>
              </w:rPr>
              <w:t>Timer fluidization OFF</w:t>
            </w:r>
          </w:p>
        </w:tc>
        <w:tc>
          <w:tcPr>
            <w:tcW w:w="2732" w:type="dxa"/>
            <w:vAlign w:val="center"/>
          </w:tcPr>
          <w:p w14:paraId="09F7AC27" w14:textId="77777777" w:rsidR="00C21A31" w:rsidRDefault="00C21A31" w:rsidP="006232E6">
            <w:pPr>
              <w:jc w:val="left"/>
              <w:rPr>
                <w:lang w:val="it-IT"/>
              </w:rPr>
            </w:pPr>
            <w:r w:rsidRPr="007668A1">
              <w:rPr>
                <w:lang w:val="it-IT"/>
              </w:rPr>
              <w:t>1 – 10 sec</w:t>
            </w:r>
          </w:p>
          <w:p w14:paraId="7D9413A1" w14:textId="77777777" w:rsidR="00C21A31" w:rsidRPr="007668A1" w:rsidRDefault="00C21A31" w:rsidP="006232E6">
            <w:pPr>
              <w:jc w:val="left"/>
              <w:rPr>
                <w:lang w:val="it-IT"/>
              </w:rPr>
            </w:pPr>
          </w:p>
        </w:tc>
      </w:tr>
      <w:tr w:rsidR="00C21A31" w:rsidRPr="001B1595" w14:paraId="32ACA632" w14:textId="77777777" w:rsidTr="006232E6">
        <w:tblPrEx>
          <w:tblLook w:val="0000" w:firstRow="0" w:lastRow="0" w:firstColumn="0" w:lastColumn="0" w:noHBand="0" w:noVBand="0"/>
        </w:tblPrEx>
        <w:trPr>
          <w:trHeight w:val="698"/>
        </w:trPr>
        <w:tc>
          <w:tcPr>
            <w:tcW w:w="2725" w:type="dxa"/>
            <w:vAlign w:val="center"/>
          </w:tcPr>
          <w:p w14:paraId="11D08D15" w14:textId="77777777" w:rsidR="00C21A31" w:rsidRDefault="00C21A31" w:rsidP="006232E6">
            <w:pPr>
              <w:jc w:val="left"/>
            </w:pPr>
            <w:r>
              <w:t>Number of cycles</w:t>
            </w:r>
          </w:p>
        </w:tc>
        <w:tc>
          <w:tcPr>
            <w:tcW w:w="4063" w:type="dxa"/>
            <w:vAlign w:val="center"/>
          </w:tcPr>
          <w:p w14:paraId="08C12A03" w14:textId="77777777" w:rsidR="00C21A31" w:rsidRDefault="00C21A31" w:rsidP="006232E6">
            <w:pPr>
              <w:jc w:val="left"/>
              <w:rPr>
                <w:lang w:val="it-IT"/>
              </w:rPr>
            </w:pPr>
            <w:r>
              <w:rPr>
                <w:lang w:val="it-IT"/>
              </w:rPr>
              <w:t>Number of fluidization cycles</w:t>
            </w:r>
          </w:p>
        </w:tc>
        <w:tc>
          <w:tcPr>
            <w:tcW w:w="2732" w:type="dxa"/>
            <w:vAlign w:val="center"/>
          </w:tcPr>
          <w:p w14:paraId="75755E39" w14:textId="77777777" w:rsidR="00C21A31" w:rsidRPr="00C0736F" w:rsidRDefault="00C21A31" w:rsidP="006232E6">
            <w:pPr>
              <w:jc w:val="left"/>
              <w:rPr>
                <w:lang w:val="it-IT"/>
              </w:rPr>
            </w:pPr>
            <w:r>
              <w:rPr>
                <w:lang w:val="it-IT"/>
              </w:rPr>
              <w:t>1</w:t>
            </w:r>
            <w:r w:rsidRPr="00C0736F">
              <w:rPr>
                <w:lang w:val="it-IT"/>
              </w:rPr>
              <w:t>… 20</w:t>
            </w:r>
          </w:p>
        </w:tc>
      </w:tr>
    </w:tbl>
    <w:p w14:paraId="24709ED0" w14:textId="77777777" w:rsidR="00C21A31" w:rsidRDefault="00C21A31" w:rsidP="006265DE">
      <w:pPr>
        <w:rPr>
          <w:rFonts w:cs="Arial"/>
          <w:sz w:val="28"/>
          <w:szCs w:val="28"/>
        </w:rPr>
      </w:pPr>
    </w:p>
    <w:p w14:paraId="0F895274" w14:textId="77777777" w:rsidR="00D373BE" w:rsidRDefault="00D373BE" w:rsidP="006265DE">
      <w:pPr>
        <w:rPr>
          <w:rFonts w:cs="Arial"/>
          <w:sz w:val="28"/>
          <w:szCs w:val="28"/>
        </w:rPr>
      </w:pPr>
    </w:p>
    <w:p w14:paraId="222CEB28" w14:textId="77777777" w:rsidR="0041627B" w:rsidRDefault="0041627B" w:rsidP="0041627B">
      <w:pPr>
        <w:pStyle w:val="Heading2"/>
      </w:pPr>
      <w:bookmarkStart w:id="1985" w:name="_Toc132624329"/>
      <w:bookmarkStart w:id="1986" w:name="_Toc149556528"/>
      <w:r>
        <w:t>Dryer, Cooler and Dryer/Cooler Settings</w:t>
      </w:r>
      <w:bookmarkEnd w:id="1985"/>
      <w:bookmarkEnd w:id="1986"/>
    </w:p>
    <w:p w14:paraId="30462E28" w14:textId="77777777" w:rsidR="0041627B" w:rsidRDefault="0041627B" w:rsidP="0041627B">
      <w:pPr>
        <w:rPr>
          <w:rFonts w:cs="Arial"/>
          <w:sz w:val="28"/>
          <w:szCs w:val="28"/>
        </w:rPr>
      </w:pPr>
    </w:p>
    <w:p w14:paraId="0F657918" w14:textId="77777777" w:rsidR="0041627B" w:rsidRDefault="0041627B" w:rsidP="0041627B">
      <w:pPr>
        <w:rPr>
          <w:lang w:val="en-GB"/>
        </w:rPr>
      </w:pPr>
      <w:r>
        <w:rPr>
          <w:lang w:val="en-GB"/>
        </w:rPr>
        <w:t>In this table are described the settings foreseen for the above mentioned Machines. All these are available and configurable in HMI</w:t>
      </w:r>
    </w:p>
    <w:p w14:paraId="42E348EA" w14:textId="77777777" w:rsidR="0041627B" w:rsidRDefault="0041627B" w:rsidP="0041627B">
      <w:pPr>
        <w:rPr>
          <w:lang w:val="en-GB"/>
        </w:rPr>
      </w:pPr>
    </w:p>
    <w:p w14:paraId="2470FF84" w14:textId="77777777" w:rsidR="0041627B" w:rsidRPr="005D4643" w:rsidRDefault="0041627B" w:rsidP="0041627B">
      <w:pP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15"/>
        <w:gridCol w:w="4110"/>
        <w:gridCol w:w="1695"/>
      </w:tblGrid>
      <w:tr w:rsidR="0041627B" w14:paraId="50C0F3A8" w14:textId="77777777" w:rsidTr="009A767E">
        <w:tc>
          <w:tcPr>
            <w:tcW w:w="3715" w:type="dxa"/>
            <w:tcBorders>
              <w:top w:val="single" w:sz="4" w:space="0" w:color="auto"/>
              <w:left w:val="single" w:sz="4" w:space="0" w:color="auto"/>
              <w:bottom w:val="single" w:sz="4" w:space="0" w:color="auto"/>
              <w:right w:val="single" w:sz="4" w:space="0" w:color="auto"/>
            </w:tcBorders>
            <w:shd w:val="clear" w:color="auto" w:fill="D9D9D9"/>
            <w:hideMark/>
          </w:tcPr>
          <w:p w14:paraId="1E0741DF" w14:textId="77777777" w:rsidR="0041627B" w:rsidRDefault="0041627B" w:rsidP="009A767E">
            <w:pPr>
              <w:jc w:val="left"/>
              <w:rPr>
                <w:lang w:val="it-IT"/>
              </w:rPr>
            </w:pPr>
            <w:r>
              <w:rPr>
                <w:lang w:val="it-IT"/>
              </w:rPr>
              <w:t>Setting</w:t>
            </w:r>
          </w:p>
        </w:tc>
        <w:tc>
          <w:tcPr>
            <w:tcW w:w="4110" w:type="dxa"/>
            <w:tcBorders>
              <w:top w:val="single" w:sz="4" w:space="0" w:color="auto"/>
              <w:left w:val="single" w:sz="4" w:space="0" w:color="auto"/>
              <w:bottom w:val="single" w:sz="4" w:space="0" w:color="auto"/>
              <w:right w:val="single" w:sz="4" w:space="0" w:color="auto"/>
            </w:tcBorders>
            <w:shd w:val="clear" w:color="auto" w:fill="D9D9D9"/>
            <w:hideMark/>
          </w:tcPr>
          <w:p w14:paraId="1776D677" w14:textId="77777777" w:rsidR="0041627B" w:rsidRDefault="0041627B" w:rsidP="009A767E">
            <w:pPr>
              <w:jc w:val="left"/>
              <w:rPr>
                <w:lang w:val="it-IT"/>
              </w:rPr>
            </w:pPr>
            <w:r>
              <w:rPr>
                <w:lang w:val="it-IT"/>
              </w:rPr>
              <w:t>Description</w:t>
            </w:r>
          </w:p>
        </w:tc>
        <w:tc>
          <w:tcPr>
            <w:tcW w:w="1695" w:type="dxa"/>
            <w:tcBorders>
              <w:top w:val="single" w:sz="4" w:space="0" w:color="auto"/>
              <w:left w:val="single" w:sz="4" w:space="0" w:color="auto"/>
              <w:bottom w:val="single" w:sz="4" w:space="0" w:color="auto"/>
              <w:right w:val="single" w:sz="4" w:space="0" w:color="auto"/>
            </w:tcBorders>
            <w:shd w:val="clear" w:color="auto" w:fill="D9D9D9"/>
            <w:hideMark/>
          </w:tcPr>
          <w:p w14:paraId="450E4D86" w14:textId="77777777" w:rsidR="0041627B" w:rsidRDefault="0041627B" w:rsidP="009A767E">
            <w:pPr>
              <w:jc w:val="left"/>
              <w:rPr>
                <w:lang w:val="it-IT"/>
              </w:rPr>
            </w:pPr>
            <w:r>
              <w:rPr>
                <w:lang w:val="it-IT"/>
              </w:rPr>
              <w:t>Range</w:t>
            </w:r>
          </w:p>
        </w:tc>
      </w:tr>
      <w:tr w:rsidR="0041627B" w14:paraId="07E01F10"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1550560A" w14:textId="77777777" w:rsidR="0041627B" w:rsidRDefault="0041627B" w:rsidP="009A767E">
            <w:pPr>
              <w:jc w:val="left"/>
              <w:rPr>
                <w:lang w:val="it-IT"/>
              </w:rPr>
            </w:pPr>
            <w:r>
              <w:rPr>
                <w:lang w:val="it-IT"/>
              </w:rPr>
              <w:t>SET_InletOilTemperature</w:t>
            </w:r>
          </w:p>
        </w:tc>
        <w:tc>
          <w:tcPr>
            <w:tcW w:w="4110" w:type="dxa"/>
            <w:tcBorders>
              <w:top w:val="single" w:sz="4" w:space="0" w:color="auto"/>
              <w:left w:val="single" w:sz="4" w:space="0" w:color="auto"/>
              <w:bottom w:val="single" w:sz="4" w:space="0" w:color="auto"/>
              <w:right w:val="single" w:sz="4" w:space="0" w:color="auto"/>
            </w:tcBorders>
            <w:hideMark/>
          </w:tcPr>
          <w:p w14:paraId="46018796" w14:textId="77777777" w:rsidR="0041627B" w:rsidRPr="00041FD2" w:rsidRDefault="0041627B" w:rsidP="009A767E">
            <w:pPr>
              <w:jc w:val="left"/>
              <w:rPr>
                <w:lang w:val="en-GB"/>
              </w:rPr>
            </w:pPr>
            <w:r w:rsidRPr="00041FD2">
              <w:rPr>
                <w:lang w:val="en"/>
              </w:rPr>
              <w:t>Minimum Inlet Temperature threshold of the Ribocone Oil to enable the start of the sequence</w:t>
            </w:r>
          </w:p>
        </w:tc>
        <w:tc>
          <w:tcPr>
            <w:tcW w:w="1695" w:type="dxa"/>
            <w:tcBorders>
              <w:top w:val="single" w:sz="4" w:space="0" w:color="auto"/>
              <w:left w:val="single" w:sz="4" w:space="0" w:color="auto"/>
              <w:bottom w:val="single" w:sz="4" w:space="0" w:color="auto"/>
              <w:right w:val="single" w:sz="4" w:space="0" w:color="auto"/>
            </w:tcBorders>
            <w:hideMark/>
          </w:tcPr>
          <w:p w14:paraId="43BB6A0C" w14:textId="77777777" w:rsidR="0041627B" w:rsidRDefault="0041627B" w:rsidP="009A767E">
            <w:pPr>
              <w:jc w:val="left"/>
              <w:rPr>
                <w:lang w:val="it-IT"/>
              </w:rPr>
            </w:pPr>
            <w:r>
              <w:t>250 – 290 °C</w:t>
            </w:r>
          </w:p>
        </w:tc>
      </w:tr>
      <w:tr w:rsidR="0041627B" w14:paraId="7DBB0277"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3C144DFA" w14:textId="77777777" w:rsidR="0041627B" w:rsidRDefault="0041627B" w:rsidP="009A767E">
            <w:pPr>
              <w:jc w:val="left"/>
              <w:rPr>
                <w:lang w:val="it-IT"/>
              </w:rPr>
            </w:pPr>
            <w:r>
              <w:rPr>
                <w:lang w:val="it-IT"/>
              </w:rPr>
              <w:t>SET_MaxDifferenceDuringLoad</w:t>
            </w:r>
          </w:p>
        </w:tc>
        <w:tc>
          <w:tcPr>
            <w:tcW w:w="4110" w:type="dxa"/>
            <w:tcBorders>
              <w:top w:val="single" w:sz="4" w:space="0" w:color="auto"/>
              <w:left w:val="single" w:sz="4" w:space="0" w:color="auto"/>
              <w:bottom w:val="single" w:sz="4" w:space="0" w:color="auto"/>
              <w:right w:val="single" w:sz="4" w:space="0" w:color="auto"/>
            </w:tcBorders>
            <w:hideMark/>
          </w:tcPr>
          <w:p w14:paraId="72004D41" w14:textId="77777777" w:rsidR="0041627B" w:rsidRPr="00041FD2" w:rsidRDefault="0041627B" w:rsidP="009A767E">
            <w:pPr>
              <w:jc w:val="left"/>
              <w:rPr>
                <w:lang w:val="en-GB"/>
              </w:rPr>
            </w:pPr>
            <w:r w:rsidRPr="00041FD2">
              <w:rPr>
                <w:lang w:val="en"/>
              </w:rPr>
              <w:t>Maximum difference from the Initial Oil Inlet Temperature of the Internal Temperature of the Ribocone during the Loading phase</w:t>
            </w:r>
          </w:p>
        </w:tc>
        <w:tc>
          <w:tcPr>
            <w:tcW w:w="1695" w:type="dxa"/>
            <w:tcBorders>
              <w:top w:val="single" w:sz="4" w:space="0" w:color="auto"/>
              <w:left w:val="single" w:sz="4" w:space="0" w:color="auto"/>
              <w:bottom w:val="single" w:sz="4" w:space="0" w:color="auto"/>
              <w:right w:val="single" w:sz="4" w:space="0" w:color="auto"/>
            </w:tcBorders>
            <w:hideMark/>
          </w:tcPr>
          <w:p w14:paraId="10A0A3DD" w14:textId="77777777" w:rsidR="0041627B" w:rsidRDefault="0041627B" w:rsidP="009A767E">
            <w:pPr>
              <w:jc w:val="left"/>
              <w:rPr>
                <w:lang w:val="it-IT"/>
              </w:rPr>
            </w:pPr>
            <w:r>
              <w:t>0 – 120 °C</w:t>
            </w:r>
          </w:p>
        </w:tc>
      </w:tr>
      <w:tr w:rsidR="0041627B" w14:paraId="5A86F1CC"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0A5A7D61" w14:textId="77777777" w:rsidR="0041627B" w:rsidRDefault="0041627B" w:rsidP="009A767E">
            <w:pPr>
              <w:jc w:val="left"/>
              <w:rPr>
                <w:lang w:val="it-IT"/>
              </w:rPr>
            </w:pPr>
            <w:r>
              <w:rPr>
                <w:lang w:val="it-IT"/>
              </w:rPr>
              <w:t>SET_HysteresisDifferenceDuringLoad</w:t>
            </w:r>
          </w:p>
        </w:tc>
        <w:tc>
          <w:tcPr>
            <w:tcW w:w="4110" w:type="dxa"/>
            <w:tcBorders>
              <w:top w:val="single" w:sz="4" w:space="0" w:color="auto"/>
              <w:left w:val="single" w:sz="4" w:space="0" w:color="auto"/>
              <w:bottom w:val="single" w:sz="4" w:space="0" w:color="auto"/>
              <w:right w:val="single" w:sz="4" w:space="0" w:color="auto"/>
            </w:tcBorders>
            <w:hideMark/>
          </w:tcPr>
          <w:p w14:paraId="4C88A650" w14:textId="77777777" w:rsidR="0041627B" w:rsidRPr="00041FD2" w:rsidRDefault="0041627B" w:rsidP="009A767E">
            <w:pPr>
              <w:jc w:val="left"/>
              <w:rPr>
                <w:lang w:val="it-IT"/>
              </w:rPr>
            </w:pPr>
            <w:r w:rsidRPr="00041FD2">
              <w:rPr>
                <w:lang w:val="en"/>
              </w:rPr>
              <w:t>control temperature hysteresis</w:t>
            </w:r>
          </w:p>
          <w:p w14:paraId="31612E1E" w14:textId="77777777" w:rsidR="0041627B" w:rsidRDefault="0041627B" w:rsidP="009A767E">
            <w:pPr>
              <w:jc w:val="left"/>
              <w:rPr>
                <w:lang w:val="it-IT"/>
              </w:rPr>
            </w:pPr>
            <w:r>
              <w:rPr>
                <w:lang w:val="it-IT"/>
              </w:rPr>
              <w:t>DryerFeedSystem</w:t>
            </w:r>
          </w:p>
        </w:tc>
        <w:tc>
          <w:tcPr>
            <w:tcW w:w="1695" w:type="dxa"/>
            <w:tcBorders>
              <w:top w:val="single" w:sz="4" w:space="0" w:color="auto"/>
              <w:left w:val="single" w:sz="4" w:space="0" w:color="auto"/>
              <w:bottom w:val="single" w:sz="4" w:space="0" w:color="auto"/>
              <w:right w:val="single" w:sz="4" w:space="0" w:color="auto"/>
            </w:tcBorders>
            <w:hideMark/>
          </w:tcPr>
          <w:p w14:paraId="783313AE" w14:textId="77777777" w:rsidR="0041627B" w:rsidRDefault="0041627B" w:rsidP="009A767E">
            <w:pPr>
              <w:jc w:val="left"/>
              <w:rPr>
                <w:lang w:val="it-IT"/>
              </w:rPr>
            </w:pPr>
            <w:r>
              <w:t>0 – 20 °C</w:t>
            </w:r>
          </w:p>
        </w:tc>
      </w:tr>
      <w:tr w:rsidR="0041627B" w14:paraId="4F46A5E0"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05F6F50E" w14:textId="77777777" w:rsidR="0041627B" w:rsidRDefault="0041627B" w:rsidP="009A767E">
            <w:pPr>
              <w:jc w:val="left"/>
              <w:rPr>
                <w:lang w:val="it-IT"/>
              </w:rPr>
            </w:pPr>
            <w:r>
              <w:rPr>
                <w:lang w:val="it-IT"/>
              </w:rPr>
              <w:t>T_Min_Loading</w:t>
            </w:r>
          </w:p>
        </w:tc>
        <w:tc>
          <w:tcPr>
            <w:tcW w:w="4110" w:type="dxa"/>
            <w:tcBorders>
              <w:top w:val="single" w:sz="4" w:space="0" w:color="auto"/>
              <w:left w:val="single" w:sz="4" w:space="0" w:color="auto"/>
              <w:bottom w:val="single" w:sz="4" w:space="0" w:color="auto"/>
              <w:right w:val="single" w:sz="4" w:space="0" w:color="auto"/>
            </w:tcBorders>
            <w:hideMark/>
          </w:tcPr>
          <w:p w14:paraId="6E23DAAC" w14:textId="77777777" w:rsidR="0041627B" w:rsidRPr="00041FD2" w:rsidRDefault="0041627B" w:rsidP="009A767E">
            <w:pPr>
              <w:jc w:val="left"/>
              <w:rPr>
                <w:lang w:val="en-GB"/>
              </w:rPr>
            </w:pPr>
            <w:r w:rsidRPr="00041FD2">
              <w:t>Minimum temperature threshold inside the Riboccone during the loading phase. When this threshold is exceeded, the load consent is removed.</w:t>
            </w:r>
          </w:p>
        </w:tc>
        <w:tc>
          <w:tcPr>
            <w:tcW w:w="1695" w:type="dxa"/>
            <w:tcBorders>
              <w:top w:val="single" w:sz="4" w:space="0" w:color="auto"/>
              <w:left w:val="single" w:sz="4" w:space="0" w:color="auto"/>
              <w:bottom w:val="single" w:sz="4" w:space="0" w:color="auto"/>
              <w:right w:val="single" w:sz="4" w:space="0" w:color="auto"/>
            </w:tcBorders>
            <w:hideMark/>
          </w:tcPr>
          <w:p w14:paraId="7088E85A" w14:textId="77777777" w:rsidR="0041627B" w:rsidRDefault="0041627B" w:rsidP="009A767E">
            <w:pPr>
              <w:jc w:val="left"/>
              <w:rPr>
                <w:lang w:val="it-IT"/>
              </w:rPr>
            </w:pPr>
            <w:r>
              <w:rPr>
                <w:lang w:val="it-IT"/>
              </w:rPr>
              <w:t>evaluated</w:t>
            </w:r>
          </w:p>
        </w:tc>
      </w:tr>
      <w:tr w:rsidR="0041627B" w14:paraId="3D439DE9"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645672D7" w14:textId="77777777" w:rsidR="0041627B" w:rsidRDefault="0041627B" w:rsidP="009A767E">
            <w:pPr>
              <w:jc w:val="left"/>
              <w:rPr>
                <w:lang w:val="it-IT"/>
              </w:rPr>
            </w:pPr>
            <w:r>
              <w:rPr>
                <w:lang w:val="it-IT"/>
              </w:rPr>
              <w:t>T_Max_Loading</w:t>
            </w:r>
          </w:p>
        </w:tc>
        <w:tc>
          <w:tcPr>
            <w:tcW w:w="4110" w:type="dxa"/>
            <w:tcBorders>
              <w:top w:val="single" w:sz="4" w:space="0" w:color="auto"/>
              <w:left w:val="single" w:sz="4" w:space="0" w:color="auto"/>
              <w:bottom w:val="single" w:sz="4" w:space="0" w:color="auto"/>
              <w:right w:val="single" w:sz="4" w:space="0" w:color="auto"/>
            </w:tcBorders>
            <w:hideMark/>
          </w:tcPr>
          <w:p w14:paraId="63809498" w14:textId="77777777" w:rsidR="0041627B" w:rsidRPr="00041FD2" w:rsidRDefault="0041627B" w:rsidP="009A767E">
            <w:pPr>
              <w:jc w:val="left"/>
              <w:rPr>
                <w:lang w:val="en-GB"/>
              </w:rPr>
            </w:pPr>
            <w:r w:rsidRPr="00041FD2">
              <w:t>Reset threshold of the DryerFeedSystem control. When this threshold is exceeded, the load consent is reactivated.</w:t>
            </w:r>
          </w:p>
        </w:tc>
        <w:tc>
          <w:tcPr>
            <w:tcW w:w="1695" w:type="dxa"/>
            <w:tcBorders>
              <w:top w:val="single" w:sz="4" w:space="0" w:color="auto"/>
              <w:left w:val="single" w:sz="4" w:space="0" w:color="auto"/>
              <w:bottom w:val="single" w:sz="4" w:space="0" w:color="auto"/>
              <w:right w:val="single" w:sz="4" w:space="0" w:color="auto"/>
            </w:tcBorders>
            <w:hideMark/>
          </w:tcPr>
          <w:p w14:paraId="56D17A09" w14:textId="77777777" w:rsidR="0041627B" w:rsidRDefault="0041627B" w:rsidP="009A767E">
            <w:pPr>
              <w:jc w:val="left"/>
              <w:rPr>
                <w:lang w:val="it-IT"/>
              </w:rPr>
            </w:pPr>
            <w:r>
              <w:rPr>
                <w:lang w:val="it-IT"/>
              </w:rPr>
              <w:t>evaluated</w:t>
            </w:r>
          </w:p>
        </w:tc>
      </w:tr>
      <w:tr w:rsidR="0041627B" w14:paraId="3278B5B2"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660DCA09" w14:textId="77777777" w:rsidR="0041627B" w:rsidRDefault="0041627B" w:rsidP="009A767E">
            <w:pPr>
              <w:jc w:val="left"/>
              <w:rPr>
                <w:lang w:val="it-IT"/>
              </w:rPr>
            </w:pPr>
            <w:r>
              <w:rPr>
                <w:lang w:val="it-IT"/>
              </w:rPr>
              <w:t>DLYT_VacuumPump_SwitchOn</w:t>
            </w:r>
          </w:p>
        </w:tc>
        <w:tc>
          <w:tcPr>
            <w:tcW w:w="4110" w:type="dxa"/>
            <w:tcBorders>
              <w:top w:val="single" w:sz="4" w:space="0" w:color="auto"/>
              <w:left w:val="single" w:sz="4" w:space="0" w:color="auto"/>
              <w:bottom w:val="single" w:sz="4" w:space="0" w:color="auto"/>
              <w:right w:val="single" w:sz="4" w:space="0" w:color="auto"/>
            </w:tcBorders>
            <w:hideMark/>
          </w:tcPr>
          <w:p w14:paraId="3A0CA5AB" w14:textId="77777777" w:rsidR="0041627B" w:rsidRPr="00041FD2" w:rsidRDefault="0041627B" w:rsidP="009A767E">
            <w:pPr>
              <w:jc w:val="left"/>
              <w:rPr>
                <w:lang w:val="en-GB"/>
              </w:rPr>
            </w:pPr>
            <w:r w:rsidRPr="00041FD2">
              <w:rPr>
                <w:lang w:val="en"/>
              </w:rPr>
              <w:t>Opening time of the vacuum breaker valve during the start of the vacuum pump.</w:t>
            </w:r>
          </w:p>
        </w:tc>
        <w:tc>
          <w:tcPr>
            <w:tcW w:w="1695" w:type="dxa"/>
            <w:tcBorders>
              <w:top w:val="single" w:sz="4" w:space="0" w:color="auto"/>
              <w:left w:val="single" w:sz="4" w:space="0" w:color="auto"/>
              <w:bottom w:val="single" w:sz="4" w:space="0" w:color="auto"/>
              <w:right w:val="single" w:sz="4" w:space="0" w:color="auto"/>
            </w:tcBorders>
            <w:hideMark/>
          </w:tcPr>
          <w:p w14:paraId="123C6844" w14:textId="77777777" w:rsidR="0041627B" w:rsidRDefault="0041627B" w:rsidP="009A767E">
            <w:pPr>
              <w:jc w:val="left"/>
              <w:rPr>
                <w:lang w:val="it-IT"/>
              </w:rPr>
            </w:pPr>
            <w:r>
              <w:t>0 – 60 sec</w:t>
            </w:r>
          </w:p>
        </w:tc>
      </w:tr>
      <w:tr w:rsidR="0041627B" w14:paraId="558454B5"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5BDF41F5" w14:textId="77777777" w:rsidR="0041627B" w:rsidRDefault="0041627B" w:rsidP="009A767E">
            <w:pPr>
              <w:jc w:val="left"/>
              <w:rPr>
                <w:lang w:val="it-IT"/>
              </w:rPr>
            </w:pPr>
            <w:r>
              <w:rPr>
                <w:lang w:val="it-IT"/>
              </w:rPr>
              <w:t>SP_Production_Temperature</w:t>
            </w:r>
          </w:p>
        </w:tc>
        <w:tc>
          <w:tcPr>
            <w:tcW w:w="4110" w:type="dxa"/>
            <w:tcBorders>
              <w:top w:val="single" w:sz="4" w:space="0" w:color="auto"/>
              <w:left w:val="single" w:sz="4" w:space="0" w:color="auto"/>
              <w:bottom w:val="single" w:sz="4" w:space="0" w:color="auto"/>
              <w:right w:val="single" w:sz="4" w:space="0" w:color="auto"/>
            </w:tcBorders>
            <w:hideMark/>
          </w:tcPr>
          <w:p w14:paraId="1EF23B1C" w14:textId="77777777" w:rsidR="0041627B" w:rsidRDefault="0041627B" w:rsidP="009A767E">
            <w:pPr>
              <w:jc w:val="left"/>
              <w:rPr>
                <w:lang w:val="en"/>
              </w:rPr>
            </w:pPr>
            <w:r w:rsidRPr="00041FD2">
              <w:rPr>
                <w:lang w:val="en"/>
              </w:rPr>
              <w:t>Production threshold of the temperature inside the Ribocone.</w:t>
            </w:r>
          </w:p>
          <w:p w14:paraId="4DD25240" w14:textId="77777777" w:rsidR="0041627B" w:rsidRPr="00041FD2" w:rsidRDefault="0041627B" w:rsidP="009A767E">
            <w:pPr>
              <w:jc w:val="left"/>
              <w:rPr>
                <w:lang w:val="en-GB"/>
              </w:rPr>
            </w:pPr>
            <w:r>
              <w:rPr>
                <w:lang w:val="en"/>
              </w:rPr>
              <w:t>(Valid for Dryer and Cooler)</w:t>
            </w:r>
          </w:p>
        </w:tc>
        <w:tc>
          <w:tcPr>
            <w:tcW w:w="1695" w:type="dxa"/>
            <w:tcBorders>
              <w:top w:val="single" w:sz="4" w:space="0" w:color="auto"/>
              <w:left w:val="single" w:sz="4" w:space="0" w:color="auto"/>
              <w:bottom w:val="single" w:sz="4" w:space="0" w:color="auto"/>
              <w:right w:val="single" w:sz="4" w:space="0" w:color="auto"/>
            </w:tcBorders>
            <w:hideMark/>
          </w:tcPr>
          <w:p w14:paraId="18AA3A1E" w14:textId="77777777" w:rsidR="0041627B" w:rsidRDefault="0041627B" w:rsidP="009A767E">
            <w:pPr>
              <w:jc w:val="left"/>
              <w:rPr>
                <w:lang w:val="it-IT"/>
              </w:rPr>
            </w:pPr>
            <w:r>
              <w:t>0 – 290 °C</w:t>
            </w:r>
          </w:p>
        </w:tc>
      </w:tr>
      <w:tr w:rsidR="0041627B" w14:paraId="2B607B3A"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50B28C5A" w14:textId="77777777" w:rsidR="0041627B" w:rsidRDefault="0041627B" w:rsidP="009A767E">
            <w:pPr>
              <w:jc w:val="left"/>
              <w:rPr>
                <w:lang w:val="it-IT"/>
              </w:rPr>
            </w:pPr>
            <w:r>
              <w:rPr>
                <w:lang w:val="it-IT"/>
              </w:rPr>
              <w:t>SP_HotProduction_Temperature</w:t>
            </w:r>
          </w:p>
        </w:tc>
        <w:tc>
          <w:tcPr>
            <w:tcW w:w="4110" w:type="dxa"/>
            <w:tcBorders>
              <w:top w:val="single" w:sz="4" w:space="0" w:color="auto"/>
              <w:left w:val="single" w:sz="4" w:space="0" w:color="auto"/>
              <w:bottom w:val="single" w:sz="4" w:space="0" w:color="auto"/>
              <w:right w:val="single" w:sz="4" w:space="0" w:color="auto"/>
            </w:tcBorders>
            <w:hideMark/>
          </w:tcPr>
          <w:p w14:paraId="6CBF4869" w14:textId="77777777" w:rsidR="0041627B" w:rsidRDefault="0041627B" w:rsidP="009A767E">
            <w:pPr>
              <w:jc w:val="left"/>
            </w:pPr>
            <w:r w:rsidRPr="00041FD2">
              <w:t>Warm Production Threshold of the temperature inside the Ribocone.</w:t>
            </w:r>
          </w:p>
          <w:p w14:paraId="0149DDAF" w14:textId="77777777" w:rsidR="0041627B" w:rsidRPr="00041FD2" w:rsidRDefault="0041627B" w:rsidP="009A767E">
            <w:pPr>
              <w:jc w:val="left"/>
              <w:rPr>
                <w:lang w:val="en-GB"/>
              </w:rPr>
            </w:pPr>
            <w:r>
              <w:t>(Valid only for Dryer/Cooler)</w:t>
            </w:r>
          </w:p>
        </w:tc>
        <w:tc>
          <w:tcPr>
            <w:tcW w:w="1695" w:type="dxa"/>
            <w:tcBorders>
              <w:top w:val="single" w:sz="4" w:space="0" w:color="auto"/>
              <w:left w:val="single" w:sz="4" w:space="0" w:color="auto"/>
              <w:bottom w:val="single" w:sz="4" w:space="0" w:color="auto"/>
              <w:right w:val="single" w:sz="4" w:space="0" w:color="auto"/>
            </w:tcBorders>
            <w:hideMark/>
          </w:tcPr>
          <w:p w14:paraId="09CA27AB" w14:textId="77777777" w:rsidR="0041627B" w:rsidRDefault="0041627B" w:rsidP="009A767E">
            <w:pPr>
              <w:jc w:val="left"/>
              <w:rPr>
                <w:lang w:val="it-IT"/>
              </w:rPr>
            </w:pPr>
            <w:r>
              <w:t>0 – 290 °C</w:t>
            </w:r>
          </w:p>
        </w:tc>
      </w:tr>
      <w:tr w:rsidR="0041627B" w14:paraId="071EE501"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2F643694" w14:textId="77777777" w:rsidR="0041627B" w:rsidRDefault="0041627B" w:rsidP="009A767E">
            <w:pPr>
              <w:jc w:val="left"/>
              <w:rPr>
                <w:lang w:val="it-IT"/>
              </w:rPr>
            </w:pPr>
            <w:r>
              <w:rPr>
                <w:lang w:val="it-IT"/>
              </w:rPr>
              <w:t>SP_CoolProduction_Temperature</w:t>
            </w:r>
          </w:p>
        </w:tc>
        <w:tc>
          <w:tcPr>
            <w:tcW w:w="4110" w:type="dxa"/>
            <w:tcBorders>
              <w:top w:val="single" w:sz="4" w:space="0" w:color="auto"/>
              <w:left w:val="single" w:sz="4" w:space="0" w:color="auto"/>
              <w:bottom w:val="single" w:sz="4" w:space="0" w:color="auto"/>
              <w:right w:val="single" w:sz="4" w:space="0" w:color="auto"/>
            </w:tcBorders>
            <w:hideMark/>
          </w:tcPr>
          <w:p w14:paraId="328E8713" w14:textId="77777777" w:rsidR="0041627B" w:rsidRDefault="0041627B" w:rsidP="009A767E">
            <w:pPr>
              <w:jc w:val="left"/>
            </w:pPr>
            <w:r w:rsidRPr="00D22119">
              <w:t>Cold Production Threshold of the temperature inside the Riboccone.</w:t>
            </w:r>
          </w:p>
          <w:p w14:paraId="20E0A1AF" w14:textId="77777777" w:rsidR="0041627B" w:rsidRPr="00D22119" w:rsidRDefault="0041627B" w:rsidP="009A767E">
            <w:pPr>
              <w:jc w:val="left"/>
              <w:rPr>
                <w:lang w:val="en-GB"/>
              </w:rPr>
            </w:pPr>
            <w:r>
              <w:t>(Valid only for Dryer/Cooler)</w:t>
            </w:r>
          </w:p>
        </w:tc>
        <w:tc>
          <w:tcPr>
            <w:tcW w:w="1695" w:type="dxa"/>
            <w:tcBorders>
              <w:top w:val="single" w:sz="4" w:space="0" w:color="auto"/>
              <w:left w:val="single" w:sz="4" w:space="0" w:color="auto"/>
              <w:bottom w:val="single" w:sz="4" w:space="0" w:color="auto"/>
              <w:right w:val="single" w:sz="4" w:space="0" w:color="auto"/>
            </w:tcBorders>
            <w:hideMark/>
          </w:tcPr>
          <w:p w14:paraId="64A77420" w14:textId="77777777" w:rsidR="0041627B" w:rsidRDefault="0041627B" w:rsidP="009A767E">
            <w:pPr>
              <w:jc w:val="left"/>
              <w:rPr>
                <w:lang w:val="it-IT"/>
              </w:rPr>
            </w:pPr>
            <w:r>
              <w:t>0 – 290 °C</w:t>
            </w:r>
          </w:p>
        </w:tc>
      </w:tr>
      <w:tr w:rsidR="0041627B" w14:paraId="2B70FE0F"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47440C6A" w14:textId="77777777" w:rsidR="0041627B" w:rsidRDefault="0041627B" w:rsidP="009A767E">
            <w:pPr>
              <w:jc w:val="left"/>
              <w:rPr>
                <w:lang w:val="it-IT"/>
              </w:rPr>
            </w:pPr>
            <w:r>
              <w:rPr>
                <w:lang w:val="it-IT"/>
              </w:rPr>
              <w:t>DLYT_Cleaning_Filter</w:t>
            </w:r>
          </w:p>
        </w:tc>
        <w:tc>
          <w:tcPr>
            <w:tcW w:w="4110" w:type="dxa"/>
            <w:tcBorders>
              <w:top w:val="single" w:sz="4" w:space="0" w:color="auto"/>
              <w:left w:val="single" w:sz="4" w:space="0" w:color="auto"/>
              <w:bottom w:val="single" w:sz="4" w:space="0" w:color="auto"/>
              <w:right w:val="single" w:sz="4" w:space="0" w:color="auto"/>
            </w:tcBorders>
            <w:hideMark/>
          </w:tcPr>
          <w:p w14:paraId="189D0910" w14:textId="77777777" w:rsidR="0041627B" w:rsidRPr="00D22119" w:rsidRDefault="0041627B" w:rsidP="009A767E">
            <w:pPr>
              <w:jc w:val="left"/>
              <w:rPr>
                <w:lang w:val="en-GB"/>
              </w:rPr>
            </w:pPr>
            <w:r w:rsidRPr="00D22119">
              <w:rPr>
                <w:lang w:val="en"/>
              </w:rPr>
              <w:t>Filter cleaning time at the end of the load.</w:t>
            </w:r>
          </w:p>
        </w:tc>
        <w:tc>
          <w:tcPr>
            <w:tcW w:w="1695" w:type="dxa"/>
            <w:tcBorders>
              <w:top w:val="single" w:sz="4" w:space="0" w:color="auto"/>
              <w:left w:val="single" w:sz="4" w:space="0" w:color="auto"/>
              <w:bottom w:val="single" w:sz="4" w:space="0" w:color="auto"/>
              <w:right w:val="single" w:sz="4" w:space="0" w:color="auto"/>
            </w:tcBorders>
            <w:hideMark/>
          </w:tcPr>
          <w:p w14:paraId="5B717A63" w14:textId="77777777" w:rsidR="0041627B" w:rsidRDefault="0041627B" w:rsidP="009A767E">
            <w:pPr>
              <w:jc w:val="left"/>
              <w:rPr>
                <w:lang w:val="it-IT"/>
              </w:rPr>
            </w:pPr>
            <w:r>
              <w:t>0 – 60 sec</w:t>
            </w:r>
          </w:p>
        </w:tc>
      </w:tr>
      <w:tr w:rsidR="0041627B" w14:paraId="34A6996E"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28CF53FA" w14:textId="77777777" w:rsidR="0041627B" w:rsidRDefault="0041627B" w:rsidP="009A767E">
            <w:pPr>
              <w:jc w:val="left"/>
              <w:rPr>
                <w:lang w:val="it-IT"/>
              </w:rPr>
            </w:pPr>
            <w:r>
              <w:rPr>
                <w:lang w:val="it-IT"/>
              </w:rPr>
              <w:t>TH_ProductionVacuum</w:t>
            </w:r>
          </w:p>
        </w:tc>
        <w:tc>
          <w:tcPr>
            <w:tcW w:w="4110" w:type="dxa"/>
            <w:tcBorders>
              <w:top w:val="single" w:sz="4" w:space="0" w:color="auto"/>
              <w:left w:val="single" w:sz="4" w:space="0" w:color="auto"/>
              <w:bottom w:val="single" w:sz="4" w:space="0" w:color="auto"/>
              <w:right w:val="single" w:sz="4" w:space="0" w:color="auto"/>
            </w:tcBorders>
            <w:hideMark/>
          </w:tcPr>
          <w:p w14:paraId="34D55F15" w14:textId="77777777" w:rsidR="0041627B" w:rsidRPr="00D22119" w:rsidRDefault="0041627B" w:rsidP="009A767E">
            <w:pPr>
              <w:jc w:val="left"/>
              <w:rPr>
                <w:lang w:val="en-GB"/>
              </w:rPr>
            </w:pPr>
            <w:r w:rsidRPr="00D22119">
              <w:rPr>
                <w:lang w:val="en"/>
              </w:rPr>
              <w:t>Maximum admissible vacuum threshold during the vacuum control phase.</w:t>
            </w:r>
          </w:p>
        </w:tc>
        <w:tc>
          <w:tcPr>
            <w:tcW w:w="1695" w:type="dxa"/>
            <w:tcBorders>
              <w:top w:val="single" w:sz="4" w:space="0" w:color="auto"/>
              <w:left w:val="single" w:sz="4" w:space="0" w:color="auto"/>
              <w:bottom w:val="single" w:sz="4" w:space="0" w:color="auto"/>
              <w:right w:val="single" w:sz="4" w:space="0" w:color="auto"/>
            </w:tcBorders>
            <w:hideMark/>
          </w:tcPr>
          <w:p w14:paraId="78AD8A7B" w14:textId="77777777" w:rsidR="0041627B" w:rsidRDefault="0041627B" w:rsidP="009A767E">
            <w:pPr>
              <w:jc w:val="left"/>
              <w:rPr>
                <w:lang w:val="it-IT"/>
              </w:rPr>
            </w:pPr>
            <w:r>
              <w:t>0 – 10 mbar</w:t>
            </w:r>
          </w:p>
        </w:tc>
      </w:tr>
      <w:tr w:rsidR="0041627B" w14:paraId="6D68254A"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7658D777" w14:textId="77777777" w:rsidR="0041627B" w:rsidRDefault="0041627B" w:rsidP="009A767E">
            <w:pPr>
              <w:jc w:val="left"/>
              <w:rPr>
                <w:lang w:val="it-IT"/>
              </w:rPr>
            </w:pPr>
            <w:r>
              <w:rPr>
                <w:lang w:val="it-IT"/>
              </w:rPr>
              <w:lastRenderedPageBreak/>
              <w:t>DLYT_Discharge</w:t>
            </w:r>
          </w:p>
        </w:tc>
        <w:tc>
          <w:tcPr>
            <w:tcW w:w="4110" w:type="dxa"/>
            <w:tcBorders>
              <w:top w:val="single" w:sz="4" w:space="0" w:color="auto"/>
              <w:left w:val="single" w:sz="4" w:space="0" w:color="auto"/>
              <w:bottom w:val="single" w:sz="4" w:space="0" w:color="auto"/>
              <w:right w:val="single" w:sz="4" w:space="0" w:color="auto"/>
            </w:tcBorders>
            <w:hideMark/>
          </w:tcPr>
          <w:p w14:paraId="494EED83" w14:textId="77777777" w:rsidR="0041627B" w:rsidRPr="00D22119" w:rsidRDefault="0041627B" w:rsidP="009A767E">
            <w:pPr>
              <w:jc w:val="left"/>
              <w:rPr>
                <w:lang w:val="en-GB"/>
              </w:rPr>
            </w:pPr>
            <w:r w:rsidRPr="00D22119">
              <w:t>Time to unload the Riboccone.</w:t>
            </w:r>
          </w:p>
        </w:tc>
        <w:tc>
          <w:tcPr>
            <w:tcW w:w="1695" w:type="dxa"/>
            <w:tcBorders>
              <w:top w:val="single" w:sz="4" w:space="0" w:color="auto"/>
              <w:left w:val="single" w:sz="4" w:space="0" w:color="auto"/>
              <w:bottom w:val="single" w:sz="4" w:space="0" w:color="auto"/>
              <w:right w:val="single" w:sz="4" w:space="0" w:color="auto"/>
            </w:tcBorders>
            <w:hideMark/>
          </w:tcPr>
          <w:p w14:paraId="73FA8909" w14:textId="77777777" w:rsidR="0041627B" w:rsidRDefault="0041627B" w:rsidP="009A767E">
            <w:pPr>
              <w:jc w:val="left"/>
              <w:rPr>
                <w:lang w:val="it-IT"/>
              </w:rPr>
            </w:pPr>
            <w:r>
              <w:t>0 – 60 min</w:t>
            </w:r>
          </w:p>
        </w:tc>
      </w:tr>
      <w:tr w:rsidR="0041627B" w14:paraId="0A43775D"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4F6B6E02" w14:textId="77777777" w:rsidR="0041627B" w:rsidRDefault="0041627B" w:rsidP="009A767E">
            <w:pPr>
              <w:jc w:val="left"/>
              <w:rPr>
                <w:lang w:val="it-IT"/>
              </w:rPr>
            </w:pPr>
            <w:r>
              <w:rPr>
                <w:lang w:val="it-IT"/>
              </w:rPr>
              <w:t>DLYT_CleaningRibbonBlade</w:t>
            </w:r>
          </w:p>
        </w:tc>
        <w:tc>
          <w:tcPr>
            <w:tcW w:w="4110" w:type="dxa"/>
            <w:tcBorders>
              <w:top w:val="single" w:sz="4" w:space="0" w:color="auto"/>
              <w:left w:val="single" w:sz="4" w:space="0" w:color="auto"/>
              <w:bottom w:val="single" w:sz="4" w:space="0" w:color="auto"/>
              <w:right w:val="single" w:sz="4" w:space="0" w:color="auto"/>
            </w:tcBorders>
            <w:hideMark/>
          </w:tcPr>
          <w:p w14:paraId="676832BE" w14:textId="77777777" w:rsidR="0041627B" w:rsidRPr="00D22119" w:rsidRDefault="0041627B" w:rsidP="009A767E">
            <w:pPr>
              <w:jc w:val="left"/>
              <w:rPr>
                <w:lang w:val="en-GB"/>
              </w:rPr>
            </w:pPr>
            <w:r w:rsidRPr="00D22119">
              <w:t>Time for cleaning the blades of the Ribocone.</w:t>
            </w:r>
          </w:p>
        </w:tc>
        <w:tc>
          <w:tcPr>
            <w:tcW w:w="1695" w:type="dxa"/>
            <w:tcBorders>
              <w:top w:val="single" w:sz="4" w:space="0" w:color="auto"/>
              <w:left w:val="single" w:sz="4" w:space="0" w:color="auto"/>
              <w:bottom w:val="single" w:sz="4" w:space="0" w:color="auto"/>
              <w:right w:val="single" w:sz="4" w:space="0" w:color="auto"/>
            </w:tcBorders>
            <w:hideMark/>
          </w:tcPr>
          <w:p w14:paraId="236F9212" w14:textId="77777777" w:rsidR="0041627B" w:rsidRDefault="0041627B" w:rsidP="009A767E">
            <w:pPr>
              <w:jc w:val="left"/>
              <w:rPr>
                <w:lang w:val="it-IT"/>
              </w:rPr>
            </w:pPr>
            <w:r>
              <w:t>0 – 60 sec</w:t>
            </w:r>
          </w:p>
        </w:tc>
      </w:tr>
      <w:tr w:rsidR="0041627B" w14:paraId="0F86D021"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5946CE73" w14:textId="77777777" w:rsidR="0041627B" w:rsidRDefault="0041627B" w:rsidP="009A767E">
            <w:pPr>
              <w:jc w:val="left"/>
              <w:rPr>
                <w:lang w:val="it-IT"/>
              </w:rPr>
            </w:pPr>
            <w:r>
              <w:rPr>
                <w:lang w:val="it-IT"/>
              </w:rPr>
              <w:t>DLYT_AirKnocker_On</w:t>
            </w:r>
          </w:p>
        </w:tc>
        <w:tc>
          <w:tcPr>
            <w:tcW w:w="4110" w:type="dxa"/>
            <w:tcBorders>
              <w:top w:val="single" w:sz="4" w:space="0" w:color="auto"/>
              <w:left w:val="single" w:sz="4" w:space="0" w:color="auto"/>
              <w:bottom w:val="single" w:sz="4" w:space="0" w:color="auto"/>
              <w:right w:val="single" w:sz="4" w:space="0" w:color="auto"/>
            </w:tcBorders>
            <w:hideMark/>
          </w:tcPr>
          <w:p w14:paraId="0C6AFD4E" w14:textId="77777777" w:rsidR="0041627B" w:rsidRPr="00D22119" w:rsidRDefault="0041627B" w:rsidP="009A767E">
            <w:pPr>
              <w:jc w:val="left"/>
              <w:rPr>
                <w:lang w:val="en-GB"/>
              </w:rPr>
            </w:pPr>
            <w:r w:rsidRPr="00D22119">
              <w:rPr>
                <w:lang w:val="en"/>
              </w:rPr>
              <w:t>Opening time of the Air Knocker valve during its working phase.</w:t>
            </w:r>
          </w:p>
        </w:tc>
        <w:tc>
          <w:tcPr>
            <w:tcW w:w="1695" w:type="dxa"/>
            <w:tcBorders>
              <w:top w:val="single" w:sz="4" w:space="0" w:color="auto"/>
              <w:left w:val="single" w:sz="4" w:space="0" w:color="auto"/>
              <w:bottom w:val="single" w:sz="4" w:space="0" w:color="auto"/>
              <w:right w:val="single" w:sz="4" w:space="0" w:color="auto"/>
            </w:tcBorders>
            <w:hideMark/>
          </w:tcPr>
          <w:p w14:paraId="7F843F8C" w14:textId="77777777" w:rsidR="0041627B" w:rsidRDefault="0041627B" w:rsidP="009A767E">
            <w:pPr>
              <w:jc w:val="left"/>
              <w:rPr>
                <w:lang w:val="it-IT"/>
              </w:rPr>
            </w:pPr>
            <w:r>
              <w:t>0 – 400 msec</w:t>
            </w:r>
          </w:p>
        </w:tc>
      </w:tr>
      <w:tr w:rsidR="0041627B" w14:paraId="0D37DF69"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41EB359D" w14:textId="77777777" w:rsidR="0041627B" w:rsidRDefault="0041627B" w:rsidP="009A767E">
            <w:pPr>
              <w:jc w:val="left"/>
              <w:rPr>
                <w:lang w:val="it-IT"/>
              </w:rPr>
            </w:pPr>
            <w:r>
              <w:rPr>
                <w:lang w:val="it-IT"/>
              </w:rPr>
              <w:t>DLYT_AirKnocker_Off</w:t>
            </w:r>
          </w:p>
        </w:tc>
        <w:tc>
          <w:tcPr>
            <w:tcW w:w="4110" w:type="dxa"/>
            <w:tcBorders>
              <w:top w:val="single" w:sz="4" w:space="0" w:color="auto"/>
              <w:left w:val="single" w:sz="4" w:space="0" w:color="auto"/>
              <w:bottom w:val="single" w:sz="4" w:space="0" w:color="auto"/>
              <w:right w:val="single" w:sz="4" w:space="0" w:color="auto"/>
            </w:tcBorders>
            <w:hideMark/>
          </w:tcPr>
          <w:p w14:paraId="7774A7A4" w14:textId="77777777" w:rsidR="0041627B" w:rsidRPr="00D22119" w:rsidRDefault="0041627B" w:rsidP="009A767E">
            <w:pPr>
              <w:jc w:val="left"/>
              <w:rPr>
                <w:lang w:val="en-GB"/>
              </w:rPr>
            </w:pPr>
            <w:r w:rsidRPr="00D22119">
              <w:t>Closing time of the Air Knocker valve during its working phase.</w:t>
            </w:r>
          </w:p>
        </w:tc>
        <w:tc>
          <w:tcPr>
            <w:tcW w:w="1695" w:type="dxa"/>
            <w:tcBorders>
              <w:top w:val="single" w:sz="4" w:space="0" w:color="auto"/>
              <w:left w:val="single" w:sz="4" w:space="0" w:color="auto"/>
              <w:bottom w:val="single" w:sz="4" w:space="0" w:color="auto"/>
              <w:right w:val="single" w:sz="4" w:space="0" w:color="auto"/>
            </w:tcBorders>
            <w:hideMark/>
          </w:tcPr>
          <w:p w14:paraId="51503617" w14:textId="77777777" w:rsidR="0041627B" w:rsidRDefault="0041627B" w:rsidP="009A767E">
            <w:pPr>
              <w:jc w:val="left"/>
              <w:rPr>
                <w:lang w:val="it-IT"/>
              </w:rPr>
            </w:pPr>
            <w:r>
              <w:t>0 – 30 sec</w:t>
            </w:r>
          </w:p>
        </w:tc>
      </w:tr>
      <w:tr w:rsidR="0041627B" w14:paraId="3EFB7A62"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33826476" w14:textId="77777777" w:rsidR="0041627B" w:rsidRDefault="0041627B" w:rsidP="009A767E">
            <w:pPr>
              <w:jc w:val="left"/>
              <w:rPr>
                <w:lang w:val="it-IT"/>
              </w:rPr>
            </w:pPr>
            <w:r>
              <w:rPr>
                <w:lang w:val="it-IT"/>
              </w:rPr>
              <w:t>SET_ProportionalBand</w:t>
            </w:r>
          </w:p>
        </w:tc>
        <w:tc>
          <w:tcPr>
            <w:tcW w:w="4110" w:type="dxa"/>
            <w:tcBorders>
              <w:top w:val="single" w:sz="4" w:space="0" w:color="auto"/>
              <w:left w:val="single" w:sz="4" w:space="0" w:color="auto"/>
              <w:bottom w:val="single" w:sz="4" w:space="0" w:color="auto"/>
              <w:right w:val="single" w:sz="4" w:space="0" w:color="auto"/>
            </w:tcBorders>
            <w:hideMark/>
          </w:tcPr>
          <w:p w14:paraId="2C54C7E1" w14:textId="77777777" w:rsidR="0041627B" w:rsidRPr="00D22119" w:rsidRDefault="0041627B" w:rsidP="009A767E">
            <w:pPr>
              <w:jc w:val="left"/>
              <w:rPr>
                <w:lang w:val="en-GB"/>
              </w:rPr>
            </w:pPr>
            <w:r w:rsidRPr="00D22119">
              <w:rPr>
                <w:lang w:val="en"/>
              </w:rPr>
              <w:t>Parameter of the Proportional Band of the Vacuum PID Control</w:t>
            </w:r>
          </w:p>
        </w:tc>
        <w:tc>
          <w:tcPr>
            <w:tcW w:w="1695" w:type="dxa"/>
            <w:tcBorders>
              <w:top w:val="single" w:sz="4" w:space="0" w:color="auto"/>
              <w:left w:val="single" w:sz="4" w:space="0" w:color="auto"/>
              <w:bottom w:val="single" w:sz="4" w:space="0" w:color="auto"/>
              <w:right w:val="single" w:sz="4" w:space="0" w:color="auto"/>
            </w:tcBorders>
            <w:hideMark/>
          </w:tcPr>
          <w:p w14:paraId="4B84C161" w14:textId="77777777" w:rsidR="0041627B" w:rsidRDefault="0041627B" w:rsidP="009A767E">
            <w:pPr>
              <w:jc w:val="left"/>
              <w:rPr>
                <w:lang w:val="it-IT"/>
              </w:rPr>
            </w:pPr>
            <w:r>
              <w:t>0 – 300 °C</w:t>
            </w:r>
          </w:p>
        </w:tc>
      </w:tr>
      <w:tr w:rsidR="0041627B" w14:paraId="30EFFAFC"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5092DAC4" w14:textId="77777777" w:rsidR="0041627B" w:rsidRDefault="0041627B" w:rsidP="009A767E">
            <w:pPr>
              <w:jc w:val="left"/>
              <w:rPr>
                <w:lang w:val="it-IT"/>
              </w:rPr>
            </w:pPr>
            <w:r>
              <w:rPr>
                <w:lang w:val="it-IT"/>
              </w:rPr>
              <w:t>SET_IntegralTime</w:t>
            </w:r>
          </w:p>
        </w:tc>
        <w:tc>
          <w:tcPr>
            <w:tcW w:w="4110" w:type="dxa"/>
            <w:tcBorders>
              <w:top w:val="single" w:sz="4" w:space="0" w:color="auto"/>
              <w:left w:val="single" w:sz="4" w:space="0" w:color="auto"/>
              <w:bottom w:val="single" w:sz="4" w:space="0" w:color="auto"/>
              <w:right w:val="single" w:sz="4" w:space="0" w:color="auto"/>
            </w:tcBorders>
            <w:hideMark/>
          </w:tcPr>
          <w:p w14:paraId="2CDF70E3" w14:textId="77777777" w:rsidR="0041627B" w:rsidRPr="00D22119" w:rsidRDefault="0041627B" w:rsidP="009A767E">
            <w:pPr>
              <w:jc w:val="left"/>
              <w:rPr>
                <w:lang w:val="en-GB"/>
              </w:rPr>
            </w:pPr>
            <w:r w:rsidRPr="00D22119">
              <w:rPr>
                <w:lang w:val="en"/>
              </w:rPr>
              <w:t>Vacuum PID Control Integral Time Parameter</w:t>
            </w:r>
          </w:p>
        </w:tc>
        <w:tc>
          <w:tcPr>
            <w:tcW w:w="1695" w:type="dxa"/>
            <w:tcBorders>
              <w:top w:val="single" w:sz="4" w:space="0" w:color="auto"/>
              <w:left w:val="single" w:sz="4" w:space="0" w:color="auto"/>
              <w:bottom w:val="single" w:sz="4" w:space="0" w:color="auto"/>
              <w:right w:val="single" w:sz="4" w:space="0" w:color="auto"/>
            </w:tcBorders>
            <w:hideMark/>
          </w:tcPr>
          <w:p w14:paraId="12FA8C95" w14:textId="77777777" w:rsidR="0041627B" w:rsidRDefault="0041627B" w:rsidP="009A767E">
            <w:pPr>
              <w:jc w:val="left"/>
              <w:rPr>
                <w:lang w:val="it-IT"/>
              </w:rPr>
            </w:pPr>
            <w:r>
              <w:t>0 – 60 sec</w:t>
            </w:r>
          </w:p>
        </w:tc>
      </w:tr>
      <w:tr w:rsidR="0041627B" w14:paraId="75A703DE"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017C5AA3" w14:textId="77777777" w:rsidR="0041627B" w:rsidRDefault="0041627B" w:rsidP="009A767E">
            <w:pPr>
              <w:jc w:val="left"/>
              <w:rPr>
                <w:lang w:val="it-IT"/>
              </w:rPr>
            </w:pPr>
            <w:r>
              <w:rPr>
                <w:lang w:val="it-IT"/>
              </w:rPr>
              <w:t>SET_DerivativeTime</w:t>
            </w:r>
          </w:p>
        </w:tc>
        <w:tc>
          <w:tcPr>
            <w:tcW w:w="4110" w:type="dxa"/>
            <w:tcBorders>
              <w:top w:val="single" w:sz="4" w:space="0" w:color="auto"/>
              <w:left w:val="single" w:sz="4" w:space="0" w:color="auto"/>
              <w:bottom w:val="single" w:sz="4" w:space="0" w:color="auto"/>
              <w:right w:val="single" w:sz="4" w:space="0" w:color="auto"/>
            </w:tcBorders>
            <w:hideMark/>
          </w:tcPr>
          <w:p w14:paraId="1AADBE76" w14:textId="77777777" w:rsidR="0041627B" w:rsidRPr="00D22119" w:rsidRDefault="0041627B" w:rsidP="009A767E">
            <w:pPr>
              <w:jc w:val="left"/>
              <w:rPr>
                <w:lang w:val="en-GB"/>
              </w:rPr>
            </w:pPr>
            <w:r w:rsidRPr="00D22119">
              <w:rPr>
                <w:lang w:val="en"/>
              </w:rPr>
              <w:t>Derivative time parameter of vacuum PID control</w:t>
            </w:r>
          </w:p>
        </w:tc>
        <w:tc>
          <w:tcPr>
            <w:tcW w:w="1695" w:type="dxa"/>
            <w:tcBorders>
              <w:top w:val="single" w:sz="4" w:space="0" w:color="auto"/>
              <w:left w:val="single" w:sz="4" w:space="0" w:color="auto"/>
              <w:bottom w:val="single" w:sz="4" w:space="0" w:color="auto"/>
              <w:right w:val="single" w:sz="4" w:space="0" w:color="auto"/>
            </w:tcBorders>
            <w:hideMark/>
          </w:tcPr>
          <w:p w14:paraId="167084E5" w14:textId="77777777" w:rsidR="0041627B" w:rsidRDefault="0041627B" w:rsidP="009A767E">
            <w:pPr>
              <w:jc w:val="left"/>
              <w:rPr>
                <w:lang w:val="it-IT"/>
              </w:rPr>
            </w:pPr>
            <w:r>
              <w:t>0 – 60 sec</w:t>
            </w:r>
          </w:p>
        </w:tc>
      </w:tr>
    </w:tbl>
    <w:p w14:paraId="234C4676" w14:textId="77777777" w:rsidR="0041627B" w:rsidRDefault="0041627B" w:rsidP="0041627B">
      <w:pPr>
        <w:rPr>
          <w:lang w:val="it-IT"/>
        </w:rPr>
      </w:pPr>
    </w:p>
    <w:p w14:paraId="4037E0D4" w14:textId="77777777" w:rsidR="0041627B" w:rsidRDefault="0041627B" w:rsidP="0041627B">
      <w:pPr>
        <w:pStyle w:val="Heading2"/>
      </w:pPr>
      <w:bookmarkStart w:id="1987" w:name="_Toc132624330"/>
      <w:bookmarkStart w:id="1988" w:name="_Toc149556529"/>
      <w:r>
        <w:t>Dryer, Cooler and Dryer/Cooler Alarms Settings.</w:t>
      </w:r>
      <w:bookmarkEnd w:id="1987"/>
      <w:bookmarkEnd w:id="1988"/>
    </w:p>
    <w:p w14:paraId="3AB8F531" w14:textId="77777777" w:rsidR="0041627B" w:rsidRDefault="0041627B" w:rsidP="0041627B">
      <w:pPr>
        <w:rPr>
          <w:lang w:val="en-GB"/>
        </w:rPr>
      </w:pPr>
      <w:r>
        <w:rPr>
          <w:lang w:val="en-GB"/>
        </w:rPr>
        <w:t>In this chart are listed the Alarm settings valid for all machines.</w:t>
      </w:r>
    </w:p>
    <w:p w14:paraId="64A319E9" w14:textId="77777777" w:rsidR="0041627B" w:rsidRPr="00D22119" w:rsidRDefault="0041627B" w:rsidP="0041627B">
      <w:pP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15"/>
        <w:gridCol w:w="4536"/>
        <w:gridCol w:w="1269"/>
      </w:tblGrid>
      <w:tr w:rsidR="0041627B" w14:paraId="6E1B02D1" w14:textId="77777777" w:rsidTr="009A767E">
        <w:tc>
          <w:tcPr>
            <w:tcW w:w="3715" w:type="dxa"/>
            <w:tcBorders>
              <w:top w:val="single" w:sz="4" w:space="0" w:color="auto"/>
              <w:left w:val="single" w:sz="4" w:space="0" w:color="auto"/>
              <w:bottom w:val="single" w:sz="4" w:space="0" w:color="auto"/>
              <w:right w:val="single" w:sz="4" w:space="0" w:color="auto"/>
            </w:tcBorders>
            <w:shd w:val="clear" w:color="auto" w:fill="D9D9D9"/>
            <w:hideMark/>
          </w:tcPr>
          <w:p w14:paraId="6025F9ED" w14:textId="77777777" w:rsidR="0041627B" w:rsidRDefault="0041627B" w:rsidP="009A767E">
            <w:pPr>
              <w:jc w:val="left"/>
              <w:rPr>
                <w:lang w:val="it-IT"/>
              </w:rPr>
            </w:pPr>
            <w:r>
              <w:rPr>
                <w:lang w:val="it-IT"/>
              </w:rPr>
              <w:t>Setting</w:t>
            </w:r>
          </w:p>
        </w:tc>
        <w:tc>
          <w:tcPr>
            <w:tcW w:w="4536" w:type="dxa"/>
            <w:tcBorders>
              <w:top w:val="single" w:sz="4" w:space="0" w:color="auto"/>
              <w:left w:val="single" w:sz="4" w:space="0" w:color="auto"/>
              <w:bottom w:val="single" w:sz="4" w:space="0" w:color="auto"/>
              <w:right w:val="single" w:sz="4" w:space="0" w:color="auto"/>
            </w:tcBorders>
            <w:shd w:val="clear" w:color="auto" w:fill="D9D9D9"/>
            <w:hideMark/>
          </w:tcPr>
          <w:p w14:paraId="2BF1E3B9" w14:textId="77777777" w:rsidR="0041627B" w:rsidRDefault="0041627B" w:rsidP="009A767E">
            <w:pPr>
              <w:jc w:val="left"/>
              <w:rPr>
                <w:lang w:val="it-IT"/>
              </w:rPr>
            </w:pPr>
            <w:r>
              <w:rPr>
                <w:lang w:val="it-IT"/>
              </w:rPr>
              <w:t>Description</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14:paraId="79B9F5E3" w14:textId="77777777" w:rsidR="0041627B" w:rsidRDefault="0041627B" w:rsidP="009A767E">
            <w:pPr>
              <w:jc w:val="left"/>
              <w:rPr>
                <w:lang w:val="it-IT"/>
              </w:rPr>
            </w:pPr>
            <w:r>
              <w:rPr>
                <w:lang w:val="it-IT"/>
              </w:rPr>
              <w:t>Range</w:t>
            </w:r>
          </w:p>
        </w:tc>
      </w:tr>
      <w:tr w:rsidR="0041627B" w14:paraId="6C3E7E5F"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1D4807C9" w14:textId="77777777" w:rsidR="0041627B" w:rsidRDefault="0041627B" w:rsidP="009A767E">
            <w:pPr>
              <w:jc w:val="left"/>
              <w:rPr>
                <w:lang w:val="it-IT"/>
              </w:rPr>
            </w:pPr>
            <w:r>
              <w:rPr>
                <w:lang w:val="it-IT"/>
              </w:rPr>
              <w:t>Oxygen threshold TH_Oxygen</w:t>
            </w:r>
          </w:p>
        </w:tc>
        <w:tc>
          <w:tcPr>
            <w:tcW w:w="4536" w:type="dxa"/>
            <w:tcBorders>
              <w:top w:val="single" w:sz="4" w:space="0" w:color="auto"/>
              <w:left w:val="single" w:sz="4" w:space="0" w:color="auto"/>
              <w:bottom w:val="single" w:sz="4" w:space="0" w:color="auto"/>
              <w:right w:val="single" w:sz="4" w:space="0" w:color="auto"/>
            </w:tcBorders>
            <w:hideMark/>
          </w:tcPr>
          <w:p w14:paraId="6F5F673C" w14:textId="77777777" w:rsidR="0041627B" w:rsidRPr="00D22119" w:rsidRDefault="0041627B" w:rsidP="009A767E">
            <w:pPr>
              <w:jc w:val="left"/>
              <w:rPr>
                <w:lang w:val="en-GB"/>
              </w:rPr>
            </w:pPr>
            <w:r w:rsidRPr="00D22119">
              <w:rPr>
                <w:lang w:val="en"/>
              </w:rPr>
              <w:t>Maximum permissible threshold of the oxygen concentration</w:t>
            </w:r>
          </w:p>
        </w:tc>
        <w:tc>
          <w:tcPr>
            <w:tcW w:w="1269" w:type="dxa"/>
            <w:tcBorders>
              <w:top w:val="single" w:sz="4" w:space="0" w:color="auto"/>
              <w:left w:val="single" w:sz="4" w:space="0" w:color="auto"/>
              <w:bottom w:val="single" w:sz="4" w:space="0" w:color="auto"/>
              <w:right w:val="single" w:sz="4" w:space="0" w:color="auto"/>
            </w:tcBorders>
            <w:hideMark/>
          </w:tcPr>
          <w:p w14:paraId="3A0851FF" w14:textId="77777777" w:rsidR="0041627B" w:rsidRDefault="0041627B" w:rsidP="009A767E">
            <w:pPr>
              <w:jc w:val="left"/>
              <w:rPr>
                <w:lang w:val="it-IT"/>
              </w:rPr>
            </w:pPr>
            <w:r>
              <w:t>0 – 10 %</w:t>
            </w:r>
          </w:p>
        </w:tc>
      </w:tr>
      <w:tr w:rsidR="0041627B" w14:paraId="2C2BC183"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34830171" w14:textId="77777777" w:rsidR="0041627B" w:rsidRDefault="0041627B" w:rsidP="009A767E">
            <w:pPr>
              <w:jc w:val="left"/>
              <w:rPr>
                <w:lang w:val="it-IT"/>
              </w:rPr>
            </w:pPr>
            <w:r>
              <w:rPr>
                <w:lang w:val="it-IT"/>
              </w:rPr>
              <w:t>Oxygen Timer DLYTA_HighOxygenLevel</w:t>
            </w:r>
          </w:p>
        </w:tc>
        <w:tc>
          <w:tcPr>
            <w:tcW w:w="4536" w:type="dxa"/>
            <w:tcBorders>
              <w:top w:val="single" w:sz="4" w:space="0" w:color="auto"/>
              <w:left w:val="single" w:sz="4" w:space="0" w:color="auto"/>
              <w:bottom w:val="single" w:sz="4" w:space="0" w:color="auto"/>
              <w:right w:val="single" w:sz="4" w:space="0" w:color="auto"/>
            </w:tcBorders>
            <w:hideMark/>
          </w:tcPr>
          <w:p w14:paraId="20DB1A81" w14:textId="77777777" w:rsidR="0041627B" w:rsidRPr="00D22119" w:rsidRDefault="0041627B" w:rsidP="009A767E">
            <w:pPr>
              <w:jc w:val="left"/>
              <w:rPr>
                <w:lang w:val="en-GB"/>
              </w:rPr>
            </w:pPr>
            <w:r w:rsidRPr="00D22119">
              <w:rPr>
                <w:lang w:val="en"/>
              </w:rPr>
              <w:t>When the Oxygen Value Threshold is exceeded, the following timer will start. If at the end of the Timer the PLC detects a still high concentration of Oxygen, the alarm will be generated.</w:t>
            </w:r>
          </w:p>
        </w:tc>
        <w:tc>
          <w:tcPr>
            <w:tcW w:w="1269" w:type="dxa"/>
            <w:tcBorders>
              <w:top w:val="single" w:sz="4" w:space="0" w:color="auto"/>
              <w:left w:val="single" w:sz="4" w:space="0" w:color="auto"/>
              <w:bottom w:val="single" w:sz="4" w:space="0" w:color="auto"/>
              <w:right w:val="single" w:sz="4" w:space="0" w:color="auto"/>
            </w:tcBorders>
            <w:hideMark/>
          </w:tcPr>
          <w:p w14:paraId="10948129" w14:textId="77777777" w:rsidR="0041627B" w:rsidRDefault="0041627B" w:rsidP="009A767E">
            <w:pPr>
              <w:jc w:val="left"/>
              <w:rPr>
                <w:lang w:val="it-IT"/>
              </w:rPr>
            </w:pPr>
            <w:r>
              <w:t>0 – 5 sec</w:t>
            </w:r>
          </w:p>
        </w:tc>
      </w:tr>
      <w:tr w:rsidR="0041627B" w14:paraId="3B24E409"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25AB7A3C" w14:textId="77777777" w:rsidR="0041627B" w:rsidRPr="00D22119" w:rsidRDefault="0041627B" w:rsidP="009A767E">
            <w:pPr>
              <w:jc w:val="left"/>
              <w:rPr>
                <w:lang w:val="en-GB"/>
              </w:rPr>
            </w:pPr>
            <w:r w:rsidRPr="00D22119">
              <w:rPr>
                <w:lang w:val="en-GB"/>
              </w:rPr>
              <w:t>High Temperature Threshold TH_MaxProductionTemperature</w:t>
            </w:r>
          </w:p>
        </w:tc>
        <w:tc>
          <w:tcPr>
            <w:tcW w:w="4536" w:type="dxa"/>
            <w:tcBorders>
              <w:top w:val="single" w:sz="4" w:space="0" w:color="auto"/>
              <w:left w:val="single" w:sz="4" w:space="0" w:color="auto"/>
              <w:bottom w:val="single" w:sz="4" w:space="0" w:color="auto"/>
              <w:right w:val="single" w:sz="4" w:space="0" w:color="auto"/>
            </w:tcBorders>
            <w:hideMark/>
          </w:tcPr>
          <w:p w14:paraId="3E7D19C0" w14:textId="77777777" w:rsidR="0041627B" w:rsidRPr="00D22119" w:rsidRDefault="0041627B" w:rsidP="009A767E">
            <w:pPr>
              <w:jc w:val="left"/>
              <w:rPr>
                <w:lang w:val="en-GB"/>
              </w:rPr>
            </w:pPr>
            <w:r w:rsidRPr="00D22119">
              <w:rPr>
                <w:lang w:val="en"/>
              </w:rPr>
              <w:t>Maximum allowable threshold for the Ribocone's internal temperature</w:t>
            </w:r>
          </w:p>
        </w:tc>
        <w:tc>
          <w:tcPr>
            <w:tcW w:w="1269" w:type="dxa"/>
            <w:tcBorders>
              <w:top w:val="single" w:sz="4" w:space="0" w:color="auto"/>
              <w:left w:val="single" w:sz="4" w:space="0" w:color="auto"/>
              <w:bottom w:val="single" w:sz="4" w:space="0" w:color="auto"/>
              <w:right w:val="single" w:sz="4" w:space="0" w:color="auto"/>
            </w:tcBorders>
            <w:hideMark/>
          </w:tcPr>
          <w:p w14:paraId="6051BF4D" w14:textId="77777777" w:rsidR="0041627B" w:rsidRDefault="0041627B" w:rsidP="009A767E">
            <w:pPr>
              <w:jc w:val="left"/>
              <w:rPr>
                <w:lang w:val="it-IT"/>
              </w:rPr>
            </w:pPr>
            <w:r>
              <w:t>0 – 300 °C</w:t>
            </w:r>
          </w:p>
        </w:tc>
      </w:tr>
      <w:tr w:rsidR="0041627B" w14:paraId="1060686C"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114CF8CD" w14:textId="77777777" w:rsidR="0041627B" w:rsidRPr="00D22119" w:rsidRDefault="0041627B" w:rsidP="009A767E">
            <w:pPr>
              <w:jc w:val="left"/>
              <w:rPr>
                <w:lang w:val="en-GB"/>
              </w:rPr>
            </w:pPr>
            <w:r w:rsidRPr="00D22119">
              <w:rPr>
                <w:lang w:val="en-GB"/>
              </w:rPr>
              <w:t>Delay High Temperature DLYTA_HighTemperature</w:t>
            </w:r>
          </w:p>
        </w:tc>
        <w:tc>
          <w:tcPr>
            <w:tcW w:w="4536" w:type="dxa"/>
            <w:tcBorders>
              <w:top w:val="single" w:sz="4" w:space="0" w:color="auto"/>
              <w:left w:val="single" w:sz="4" w:space="0" w:color="auto"/>
              <w:bottom w:val="single" w:sz="4" w:space="0" w:color="auto"/>
              <w:right w:val="single" w:sz="4" w:space="0" w:color="auto"/>
            </w:tcBorders>
            <w:hideMark/>
          </w:tcPr>
          <w:p w14:paraId="50F1878B" w14:textId="77777777" w:rsidR="0041627B" w:rsidRPr="00D22119" w:rsidRDefault="0041627B" w:rsidP="009A767E">
            <w:pPr>
              <w:jc w:val="left"/>
              <w:rPr>
                <w:lang w:val="en-GB"/>
              </w:rPr>
            </w:pPr>
            <w:r w:rsidRPr="00D22119">
              <w:rPr>
                <w:lang w:val="en"/>
              </w:rPr>
              <w:t>When the Limit Threshold of the Temperature value is exceeded, the following timer will start. If at the end of the Timer the PLC detects a still high internal temperature, the alarm will be generated.</w:t>
            </w:r>
          </w:p>
        </w:tc>
        <w:tc>
          <w:tcPr>
            <w:tcW w:w="1269" w:type="dxa"/>
            <w:tcBorders>
              <w:top w:val="single" w:sz="4" w:space="0" w:color="auto"/>
              <w:left w:val="single" w:sz="4" w:space="0" w:color="auto"/>
              <w:bottom w:val="single" w:sz="4" w:space="0" w:color="auto"/>
              <w:right w:val="single" w:sz="4" w:space="0" w:color="auto"/>
            </w:tcBorders>
            <w:hideMark/>
          </w:tcPr>
          <w:p w14:paraId="5CE9CCBD" w14:textId="77777777" w:rsidR="0041627B" w:rsidRDefault="0041627B" w:rsidP="009A767E">
            <w:pPr>
              <w:jc w:val="left"/>
              <w:rPr>
                <w:lang w:val="it-IT"/>
              </w:rPr>
            </w:pPr>
            <w:r>
              <w:t>0 – 5 sec</w:t>
            </w:r>
          </w:p>
        </w:tc>
      </w:tr>
      <w:tr w:rsidR="0041627B" w14:paraId="13C16265"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5D92B114" w14:textId="77777777" w:rsidR="0041627B" w:rsidRDefault="0041627B" w:rsidP="009A767E">
            <w:pPr>
              <w:jc w:val="left"/>
              <w:rPr>
                <w:lang w:val="it-IT"/>
              </w:rPr>
            </w:pPr>
            <w:r>
              <w:rPr>
                <w:lang w:val="it-IT"/>
              </w:rPr>
              <w:t>Vacuum threshold TH_MaxLowVacuum</w:t>
            </w:r>
          </w:p>
        </w:tc>
        <w:tc>
          <w:tcPr>
            <w:tcW w:w="4536" w:type="dxa"/>
            <w:tcBorders>
              <w:top w:val="single" w:sz="4" w:space="0" w:color="auto"/>
              <w:left w:val="single" w:sz="4" w:space="0" w:color="auto"/>
              <w:bottom w:val="single" w:sz="4" w:space="0" w:color="auto"/>
              <w:right w:val="single" w:sz="4" w:space="0" w:color="auto"/>
            </w:tcBorders>
            <w:hideMark/>
          </w:tcPr>
          <w:p w14:paraId="5FA02ECB" w14:textId="77777777" w:rsidR="0041627B" w:rsidRPr="00D22119" w:rsidRDefault="0041627B" w:rsidP="009A767E">
            <w:pPr>
              <w:jc w:val="left"/>
              <w:rPr>
                <w:lang w:val="en-GB"/>
              </w:rPr>
            </w:pPr>
            <w:r w:rsidRPr="00D22119">
              <w:rPr>
                <w:lang w:val="en"/>
              </w:rPr>
              <w:t>Maximum admissible pressure level threshold (Maximum low vacuum level)</w:t>
            </w:r>
          </w:p>
        </w:tc>
        <w:tc>
          <w:tcPr>
            <w:tcW w:w="1269" w:type="dxa"/>
            <w:tcBorders>
              <w:top w:val="single" w:sz="4" w:space="0" w:color="auto"/>
              <w:left w:val="single" w:sz="4" w:space="0" w:color="auto"/>
              <w:bottom w:val="single" w:sz="4" w:space="0" w:color="auto"/>
              <w:right w:val="single" w:sz="4" w:space="0" w:color="auto"/>
            </w:tcBorders>
            <w:hideMark/>
          </w:tcPr>
          <w:p w14:paraId="1F301C7B" w14:textId="77777777" w:rsidR="0041627B" w:rsidRDefault="0041627B" w:rsidP="009A767E">
            <w:pPr>
              <w:jc w:val="left"/>
              <w:rPr>
                <w:lang w:val="it-IT"/>
              </w:rPr>
            </w:pPr>
            <w:r>
              <w:t>0 – 30 mbar</w:t>
            </w:r>
          </w:p>
        </w:tc>
      </w:tr>
      <w:tr w:rsidR="0041627B" w14:paraId="36DDA2BF"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7CE869A5" w14:textId="77777777" w:rsidR="0041627B" w:rsidRPr="00D22119" w:rsidRDefault="0041627B" w:rsidP="009A767E">
            <w:pPr>
              <w:jc w:val="left"/>
              <w:rPr>
                <w:lang w:val="en-GB"/>
              </w:rPr>
            </w:pPr>
            <w:r w:rsidRPr="00D22119">
              <w:rPr>
                <w:lang w:val="en-GB"/>
              </w:rPr>
              <w:lastRenderedPageBreak/>
              <w:t>Delay Vacuum Threshold DLYTA_VacuumLoss</w:t>
            </w:r>
          </w:p>
        </w:tc>
        <w:tc>
          <w:tcPr>
            <w:tcW w:w="4536" w:type="dxa"/>
            <w:tcBorders>
              <w:top w:val="single" w:sz="4" w:space="0" w:color="auto"/>
              <w:left w:val="single" w:sz="4" w:space="0" w:color="auto"/>
              <w:bottom w:val="single" w:sz="4" w:space="0" w:color="auto"/>
              <w:right w:val="single" w:sz="4" w:space="0" w:color="auto"/>
            </w:tcBorders>
            <w:hideMark/>
          </w:tcPr>
          <w:p w14:paraId="7B29DE8A" w14:textId="77777777" w:rsidR="0041627B" w:rsidRPr="00D22119" w:rsidRDefault="0041627B" w:rsidP="009A767E">
            <w:pPr>
              <w:jc w:val="left"/>
              <w:rPr>
                <w:lang w:val="en-GB"/>
              </w:rPr>
            </w:pPr>
            <w:r w:rsidRPr="00D22119">
              <w:rPr>
                <w:lang w:val="en"/>
              </w:rPr>
              <w:t>When the vacuum value limit threshold is exceeded, the following timer will be started. If at the end of the Timer the PLC detects a still high vacuum level, the alarm will be generated.</w:t>
            </w:r>
          </w:p>
        </w:tc>
        <w:tc>
          <w:tcPr>
            <w:tcW w:w="1269" w:type="dxa"/>
            <w:tcBorders>
              <w:top w:val="single" w:sz="4" w:space="0" w:color="auto"/>
              <w:left w:val="single" w:sz="4" w:space="0" w:color="auto"/>
              <w:bottom w:val="single" w:sz="4" w:space="0" w:color="auto"/>
              <w:right w:val="single" w:sz="4" w:space="0" w:color="auto"/>
            </w:tcBorders>
            <w:hideMark/>
          </w:tcPr>
          <w:p w14:paraId="104B613A" w14:textId="77777777" w:rsidR="0041627B" w:rsidRDefault="0041627B" w:rsidP="009A767E">
            <w:pPr>
              <w:jc w:val="left"/>
              <w:rPr>
                <w:lang w:val="it-IT"/>
              </w:rPr>
            </w:pPr>
            <w:r>
              <w:t>0 – 5 sec</w:t>
            </w:r>
          </w:p>
        </w:tc>
      </w:tr>
      <w:tr w:rsidR="0041627B" w14:paraId="18D4DBC6"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6FB94776" w14:textId="77777777" w:rsidR="0041627B" w:rsidRDefault="0041627B" w:rsidP="009A767E">
            <w:pPr>
              <w:jc w:val="left"/>
              <w:rPr>
                <w:lang w:val="it-IT"/>
              </w:rPr>
            </w:pPr>
            <w:r>
              <w:rPr>
                <w:lang w:val="it-IT"/>
              </w:rPr>
              <w:t>Production time too long</w:t>
            </w:r>
          </w:p>
        </w:tc>
        <w:tc>
          <w:tcPr>
            <w:tcW w:w="4536" w:type="dxa"/>
            <w:tcBorders>
              <w:top w:val="single" w:sz="4" w:space="0" w:color="auto"/>
              <w:left w:val="single" w:sz="4" w:space="0" w:color="auto"/>
              <w:bottom w:val="single" w:sz="4" w:space="0" w:color="auto"/>
              <w:right w:val="single" w:sz="4" w:space="0" w:color="auto"/>
            </w:tcBorders>
            <w:hideMark/>
          </w:tcPr>
          <w:p w14:paraId="31F75E0C" w14:textId="77777777" w:rsidR="0041627B" w:rsidRPr="00D22119" w:rsidRDefault="0041627B" w:rsidP="009A767E">
            <w:pPr>
              <w:jc w:val="left"/>
              <w:rPr>
                <w:lang w:val="en-GB"/>
              </w:rPr>
            </w:pPr>
            <w:r w:rsidRPr="00D22119">
              <w:rPr>
                <w:lang w:val="en"/>
              </w:rPr>
              <w:t>During the production phase of reaching the production temperature, the following timer is started. If at the end of the Timer the PLC does not find the production reached, the alarm will be generated.</w:t>
            </w:r>
          </w:p>
        </w:tc>
        <w:tc>
          <w:tcPr>
            <w:tcW w:w="1269" w:type="dxa"/>
            <w:tcBorders>
              <w:top w:val="single" w:sz="4" w:space="0" w:color="auto"/>
              <w:left w:val="single" w:sz="4" w:space="0" w:color="auto"/>
              <w:bottom w:val="single" w:sz="4" w:space="0" w:color="auto"/>
              <w:right w:val="single" w:sz="4" w:space="0" w:color="auto"/>
            </w:tcBorders>
            <w:hideMark/>
          </w:tcPr>
          <w:p w14:paraId="79DFC6A7" w14:textId="77777777" w:rsidR="0041627B" w:rsidRDefault="0041627B" w:rsidP="009A767E">
            <w:pPr>
              <w:jc w:val="left"/>
              <w:rPr>
                <w:lang w:val="it-IT"/>
              </w:rPr>
            </w:pPr>
            <w:r>
              <w:t>0 – 3 h</w:t>
            </w:r>
          </w:p>
        </w:tc>
      </w:tr>
      <w:tr w:rsidR="0041627B" w:rsidRPr="00D22119" w14:paraId="0F16DDCD"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38FFEC02" w14:textId="77777777" w:rsidR="0041627B" w:rsidRPr="00D22119" w:rsidRDefault="0041627B" w:rsidP="009A767E">
            <w:pPr>
              <w:jc w:val="left"/>
              <w:rPr>
                <w:lang w:val="en-GB"/>
              </w:rPr>
            </w:pPr>
            <w:r w:rsidRPr="00D22119">
              <w:rPr>
                <w:lang w:val="en"/>
              </w:rPr>
              <w:t>Vacuum Pump Water Circuit Flow Low Level Time</w:t>
            </w:r>
          </w:p>
          <w:p w14:paraId="4D0DE197" w14:textId="77777777" w:rsidR="0041627B" w:rsidRPr="00D22119" w:rsidRDefault="0041627B" w:rsidP="009A767E">
            <w:pPr>
              <w:jc w:val="left"/>
              <w:rPr>
                <w:lang w:val="en-GB"/>
              </w:rPr>
            </w:pPr>
          </w:p>
        </w:tc>
        <w:tc>
          <w:tcPr>
            <w:tcW w:w="4536" w:type="dxa"/>
            <w:tcBorders>
              <w:top w:val="single" w:sz="4" w:space="0" w:color="auto"/>
              <w:left w:val="single" w:sz="4" w:space="0" w:color="auto"/>
              <w:bottom w:val="single" w:sz="4" w:space="0" w:color="auto"/>
              <w:right w:val="single" w:sz="4" w:space="0" w:color="auto"/>
            </w:tcBorders>
            <w:hideMark/>
          </w:tcPr>
          <w:p w14:paraId="28944808" w14:textId="77777777" w:rsidR="0041627B" w:rsidRPr="00D22119" w:rsidRDefault="0041627B" w:rsidP="009A767E">
            <w:pPr>
              <w:jc w:val="left"/>
              <w:rPr>
                <w:lang w:val="en-GB"/>
              </w:rPr>
            </w:pPr>
            <w:r w:rsidRPr="00D22119">
              <w:rPr>
                <w:lang w:val="en"/>
              </w:rPr>
              <w:t>When checking the water pump, the following timer is started when there is no flow. If at the end of the Timer the PLC does not receive the flow level signal, the alarm is generated.</w:t>
            </w:r>
          </w:p>
        </w:tc>
        <w:tc>
          <w:tcPr>
            <w:tcW w:w="1269" w:type="dxa"/>
            <w:tcBorders>
              <w:top w:val="single" w:sz="4" w:space="0" w:color="auto"/>
              <w:left w:val="single" w:sz="4" w:space="0" w:color="auto"/>
              <w:bottom w:val="single" w:sz="4" w:space="0" w:color="auto"/>
              <w:right w:val="single" w:sz="4" w:space="0" w:color="auto"/>
            </w:tcBorders>
          </w:tcPr>
          <w:p w14:paraId="5B9C1D24" w14:textId="77777777" w:rsidR="0041627B" w:rsidRPr="00D22119" w:rsidRDefault="0041627B" w:rsidP="009A767E">
            <w:pPr>
              <w:jc w:val="left"/>
              <w:rPr>
                <w:lang w:val="en-GB"/>
              </w:rPr>
            </w:pPr>
          </w:p>
        </w:tc>
      </w:tr>
      <w:tr w:rsidR="0041627B" w:rsidRPr="00D22119" w14:paraId="26B59A2C"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7B47AE47" w14:textId="77777777" w:rsidR="0041627B" w:rsidRDefault="0041627B" w:rsidP="009A767E">
            <w:pPr>
              <w:jc w:val="left"/>
              <w:rPr>
                <w:lang w:val="it-IT"/>
              </w:rPr>
            </w:pPr>
            <w:r w:rsidRPr="00D22119">
              <w:rPr>
                <w:lang w:val="en"/>
              </w:rPr>
              <w:t>Long Fill Time</w:t>
            </w:r>
          </w:p>
        </w:tc>
        <w:tc>
          <w:tcPr>
            <w:tcW w:w="4536" w:type="dxa"/>
            <w:tcBorders>
              <w:top w:val="single" w:sz="4" w:space="0" w:color="auto"/>
              <w:left w:val="single" w:sz="4" w:space="0" w:color="auto"/>
              <w:bottom w:val="single" w:sz="4" w:space="0" w:color="auto"/>
              <w:right w:val="single" w:sz="4" w:space="0" w:color="auto"/>
            </w:tcBorders>
            <w:hideMark/>
          </w:tcPr>
          <w:p w14:paraId="07F5CB77" w14:textId="77777777" w:rsidR="0041627B" w:rsidRPr="00D22119" w:rsidRDefault="0041627B" w:rsidP="009A767E">
            <w:pPr>
              <w:jc w:val="left"/>
              <w:rPr>
                <w:lang w:val="en-GB"/>
              </w:rPr>
            </w:pPr>
            <w:r w:rsidRPr="00D22119">
              <w:rPr>
                <w:lang w:val="en"/>
              </w:rPr>
              <w:t>When checking the water pump, the following timer is started when there is no flow and no signal for the closed filling valve. If at the end of the Timer the PLC does not receive the flow level signal or the filling valve closed, the alarm is generated.</w:t>
            </w:r>
          </w:p>
        </w:tc>
        <w:tc>
          <w:tcPr>
            <w:tcW w:w="1269" w:type="dxa"/>
            <w:tcBorders>
              <w:top w:val="single" w:sz="4" w:space="0" w:color="auto"/>
              <w:left w:val="single" w:sz="4" w:space="0" w:color="auto"/>
              <w:bottom w:val="single" w:sz="4" w:space="0" w:color="auto"/>
              <w:right w:val="single" w:sz="4" w:space="0" w:color="auto"/>
            </w:tcBorders>
          </w:tcPr>
          <w:p w14:paraId="7B8B3678" w14:textId="77777777" w:rsidR="0041627B" w:rsidRPr="00D22119" w:rsidRDefault="0041627B" w:rsidP="009A767E">
            <w:pPr>
              <w:jc w:val="left"/>
              <w:rPr>
                <w:lang w:val="en-GB"/>
              </w:rPr>
            </w:pPr>
          </w:p>
        </w:tc>
      </w:tr>
      <w:tr w:rsidR="0041627B" w:rsidRPr="00D22119" w14:paraId="2C1C2717" w14:textId="77777777" w:rsidTr="009A767E">
        <w:tc>
          <w:tcPr>
            <w:tcW w:w="3715" w:type="dxa"/>
            <w:tcBorders>
              <w:top w:val="single" w:sz="4" w:space="0" w:color="auto"/>
              <w:left w:val="single" w:sz="4" w:space="0" w:color="auto"/>
              <w:bottom w:val="single" w:sz="4" w:space="0" w:color="auto"/>
              <w:right w:val="single" w:sz="4" w:space="0" w:color="auto"/>
            </w:tcBorders>
            <w:hideMark/>
          </w:tcPr>
          <w:p w14:paraId="1FE85823" w14:textId="77777777" w:rsidR="0041627B" w:rsidRDefault="0041627B" w:rsidP="009A767E">
            <w:pPr>
              <w:jc w:val="left"/>
              <w:rPr>
                <w:lang w:val="it-IT"/>
              </w:rPr>
            </w:pPr>
            <w:r w:rsidRPr="00D22119">
              <w:br/>
              <w:t>High Water Temperature Time</w:t>
            </w:r>
          </w:p>
        </w:tc>
        <w:tc>
          <w:tcPr>
            <w:tcW w:w="4536" w:type="dxa"/>
            <w:tcBorders>
              <w:top w:val="single" w:sz="4" w:space="0" w:color="auto"/>
              <w:left w:val="single" w:sz="4" w:space="0" w:color="auto"/>
              <w:bottom w:val="single" w:sz="4" w:space="0" w:color="auto"/>
              <w:right w:val="single" w:sz="4" w:space="0" w:color="auto"/>
            </w:tcBorders>
            <w:hideMark/>
          </w:tcPr>
          <w:p w14:paraId="2F89FB80" w14:textId="77777777" w:rsidR="0041627B" w:rsidRPr="00D22119" w:rsidRDefault="0041627B" w:rsidP="009A767E">
            <w:pPr>
              <w:jc w:val="left"/>
              <w:rPr>
                <w:lang w:val="en-GB"/>
              </w:rPr>
            </w:pPr>
            <w:r w:rsidRPr="00D22119">
              <w:t>During the control of the water pump, the following timer is started when there is no water temperature signal. If at the end of the Timer the PLC does not receive the low water temperature signal, the alarm is generated.</w:t>
            </w:r>
          </w:p>
        </w:tc>
        <w:tc>
          <w:tcPr>
            <w:tcW w:w="1269" w:type="dxa"/>
            <w:tcBorders>
              <w:top w:val="single" w:sz="4" w:space="0" w:color="auto"/>
              <w:left w:val="single" w:sz="4" w:space="0" w:color="auto"/>
              <w:bottom w:val="single" w:sz="4" w:space="0" w:color="auto"/>
              <w:right w:val="single" w:sz="4" w:space="0" w:color="auto"/>
            </w:tcBorders>
          </w:tcPr>
          <w:p w14:paraId="5B822D99" w14:textId="77777777" w:rsidR="0041627B" w:rsidRPr="00D22119" w:rsidRDefault="0041627B" w:rsidP="009A767E">
            <w:pPr>
              <w:jc w:val="left"/>
              <w:rPr>
                <w:lang w:val="en-GB"/>
              </w:rPr>
            </w:pPr>
          </w:p>
        </w:tc>
      </w:tr>
    </w:tbl>
    <w:p w14:paraId="4F147565" w14:textId="77777777" w:rsidR="0041627B" w:rsidRPr="00D22119" w:rsidRDefault="0041627B" w:rsidP="0041627B">
      <w:pPr>
        <w:rPr>
          <w:lang w:val="en-GB"/>
        </w:rPr>
      </w:pPr>
    </w:p>
    <w:p w14:paraId="5EE88DF0" w14:textId="77777777" w:rsidR="0041627B" w:rsidRDefault="0041627B" w:rsidP="0041627B">
      <w:pPr>
        <w:pStyle w:val="Heading2"/>
        <w:rPr>
          <w:lang w:val="en-GB"/>
        </w:rPr>
      </w:pPr>
      <w:bookmarkStart w:id="1989" w:name="_Toc132624331"/>
      <w:bookmarkStart w:id="1990" w:name="_Toc149556530"/>
      <w:r>
        <w:rPr>
          <w:lang w:val="en-GB"/>
        </w:rPr>
        <w:t>Dryer, Cooler and Dryer/Cooler Alarms</w:t>
      </w:r>
      <w:bookmarkEnd w:id="1989"/>
      <w:bookmarkEnd w:id="1990"/>
    </w:p>
    <w:p w14:paraId="1A9A1FC2" w14:textId="77777777" w:rsidR="0041627B" w:rsidRDefault="0041627B" w:rsidP="0041627B">
      <w:pPr>
        <w:rPr>
          <w:lang w:val="en-GB"/>
        </w:rPr>
      </w:pPr>
      <w:r>
        <w:rPr>
          <w:lang w:val="en-GB"/>
        </w:rPr>
        <w:t>In this section are listed the alarms that may possibly rise during the sequences.</w:t>
      </w:r>
    </w:p>
    <w:p w14:paraId="25C11AB6" w14:textId="77777777" w:rsidR="0041627B" w:rsidRDefault="0041627B" w:rsidP="0041627B">
      <w:pPr>
        <w:rPr>
          <w:lang w:val="en-GB"/>
        </w:rPr>
      </w:pPr>
    </w:p>
    <w:p w14:paraId="7C2A8BA9" w14:textId="77777777" w:rsidR="0041627B" w:rsidRDefault="0041627B" w:rsidP="0041627B">
      <w:pPr>
        <w:rPr>
          <w:lang w:val="en-GB"/>
        </w:rPr>
      </w:pPr>
    </w:p>
    <w:p w14:paraId="073CC08B" w14:textId="77777777" w:rsidR="0041627B" w:rsidRDefault="0041627B" w:rsidP="0041627B">
      <w:pPr>
        <w:rPr>
          <w:lang w:val="en-GB"/>
        </w:rPr>
      </w:pPr>
    </w:p>
    <w:p w14:paraId="40B34892" w14:textId="77777777" w:rsidR="0041627B" w:rsidRDefault="0041627B" w:rsidP="0041627B">
      <w:pPr>
        <w:rPr>
          <w:lang w:val="en-GB"/>
        </w:rPr>
      </w:pPr>
    </w:p>
    <w:p w14:paraId="38F3EC18" w14:textId="77777777" w:rsidR="0041627B" w:rsidRPr="00CF7539" w:rsidRDefault="0041627B" w:rsidP="0041627B">
      <w:pP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3261"/>
        <w:gridCol w:w="4104"/>
      </w:tblGrid>
      <w:tr w:rsidR="0041627B" w14:paraId="53A0953D" w14:textId="77777777" w:rsidTr="009A767E">
        <w:tc>
          <w:tcPr>
            <w:tcW w:w="2155" w:type="dxa"/>
            <w:tcBorders>
              <w:top w:val="single" w:sz="4" w:space="0" w:color="auto"/>
              <w:left w:val="single" w:sz="4" w:space="0" w:color="auto"/>
              <w:bottom w:val="single" w:sz="4" w:space="0" w:color="auto"/>
              <w:right w:val="single" w:sz="4" w:space="0" w:color="auto"/>
            </w:tcBorders>
            <w:shd w:val="clear" w:color="auto" w:fill="D9D9D9"/>
            <w:hideMark/>
          </w:tcPr>
          <w:p w14:paraId="00B53382" w14:textId="77777777" w:rsidR="0041627B" w:rsidRDefault="0041627B" w:rsidP="009A767E">
            <w:pPr>
              <w:jc w:val="left"/>
              <w:rPr>
                <w:lang w:val="it-IT"/>
              </w:rPr>
            </w:pPr>
            <w:r>
              <w:rPr>
                <w:lang w:val="it-IT"/>
              </w:rPr>
              <w:lastRenderedPageBreak/>
              <w:t>Alarm</w:t>
            </w:r>
          </w:p>
        </w:tc>
        <w:tc>
          <w:tcPr>
            <w:tcW w:w="3261" w:type="dxa"/>
            <w:tcBorders>
              <w:top w:val="single" w:sz="4" w:space="0" w:color="auto"/>
              <w:left w:val="single" w:sz="4" w:space="0" w:color="auto"/>
              <w:bottom w:val="single" w:sz="4" w:space="0" w:color="auto"/>
              <w:right w:val="single" w:sz="4" w:space="0" w:color="auto"/>
            </w:tcBorders>
            <w:shd w:val="clear" w:color="auto" w:fill="D9D9D9"/>
            <w:hideMark/>
          </w:tcPr>
          <w:p w14:paraId="4285AD16" w14:textId="77777777" w:rsidR="0041627B" w:rsidRDefault="0041627B" w:rsidP="009A767E">
            <w:pPr>
              <w:jc w:val="left"/>
              <w:rPr>
                <w:lang w:val="it-IT"/>
              </w:rPr>
            </w:pPr>
            <w:r>
              <w:rPr>
                <w:lang w:val="it-IT"/>
              </w:rPr>
              <w:t>Description</w:t>
            </w:r>
          </w:p>
        </w:tc>
        <w:tc>
          <w:tcPr>
            <w:tcW w:w="4104" w:type="dxa"/>
            <w:tcBorders>
              <w:top w:val="single" w:sz="4" w:space="0" w:color="auto"/>
              <w:left w:val="single" w:sz="4" w:space="0" w:color="auto"/>
              <w:bottom w:val="single" w:sz="4" w:space="0" w:color="auto"/>
              <w:right w:val="single" w:sz="4" w:space="0" w:color="auto"/>
            </w:tcBorders>
            <w:shd w:val="clear" w:color="auto" w:fill="D9D9D9"/>
            <w:hideMark/>
          </w:tcPr>
          <w:p w14:paraId="1D4DFAF0" w14:textId="77777777" w:rsidR="0041627B" w:rsidRDefault="0041627B" w:rsidP="009A767E">
            <w:pPr>
              <w:jc w:val="left"/>
              <w:rPr>
                <w:lang w:val="it-IT"/>
              </w:rPr>
            </w:pPr>
            <w:r>
              <w:rPr>
                <w:lang w:val="it-IT"/>
              </w:rPr>
              <w:t>Possible Root Cause</w:t>
            </w:r>
          </w:p>
        </w:tc>
      </w:tr>
      <w:tr w:rsidR="0041627B" w:rsidRPr="00C94670" w14:paraId="4B7F7006" w14:textId="77777777" w:rsidTr="009A767E">
        <w:tc>
          <w:tcPr>
            <w:tcW w:w="2155" w:type="dxa"/>
            <w:tcBorders>
              <w:top w:val="single" w:sz="4" w:space="0" w:color="auto"/>
              <w:left w:val="single" w:sz="4" w:space="0" w:color="auto"/>
              <w:bottom w:val="single" w:sz="4" w:space="0" w:color="auto"/>
              <w:right w:val="single" w:sz="4" w:space="0" w:color="auto"/>
            </w:tcBorders>
            <w:hideMark/>
          </w:tcPr>
          <w:p w14:paraId="528A2D03" w14:textId="77777777" w:rsidR="0041627B" w:rsidRDefault="0041627B" w:rsidP="009A767E">
            <w:pPr>
              <w:jc w:val="left"/>
              <w:rPr>
                <w:lang w:val="it-IT"/>
              </w:rPr>
            </w:pPr>
            <w:r>
              <w:rPr>
                <w:lang w:val="it-IT"/>
              </w:rPr>
              <w:t>High level Oxygen Alarm</w:t>
            </w:r>
          </w:p>
        </w:tc>
        <w:tc>
          <w:tcPr>
            <w:tcW w:w="3261" w:type="dxa"/>
            <w:tcBorders>
              <w:top w:val="single" w:sz="4" w:space="0" w:color="auto"/>
              <w:left w:val="single" w:sz="4" w:space="0" w:color="auto"/>
              <w:bottom w:val="single" w:sz="4" w:space="0" w:color="auto"/>
              <w:right w:val="single" w:sz="4" w:space="0" w:color="auto"/>
            </w:tcBorders>
            <w:hideMark/>
          </w:tcPr>
          <w:p w14:paraId="19ED9C7E" w14:textId="77777777" w:rsidR="0041627B" w:rsidRPr="00C94670" w:rsidRDefault="0041627B" w:rsidP="009A767E">
            <w:pPr>
              <w:jc w:val="left"/>
              <w:rPr>
                <w:lang w:val="en"/>
              </w:rPr>
            </w:pPr>
            <w:r w:rsidRPr="00C94670">
              <w:rPr>
                <w:lang w:val="en"/>
              </w:rPr>
              <w:t>The Oxygen level detected is too High for too long a time.</w:t>
            </w:r>
          </w:p>
          <w:p w14:paraId="4B993D6D" w14:textId="77777777" w:rsidR="0041627B" w:rsidRPr="00C94670" w:rsidRDefault="0041627B" w:rsidP="009A767E">
            <w:pPr>
              <w:jc w:val="left"/>
              <w:rPr>
                <w:lang w:val="en-GB"/>
              </w:rPr>
            </w:pPr>
            <w:r w:rsidRPr="00C94670">
              <w:rPr>
                <w:lang w:val="en"/>
              </w:rPr>
              <w:t>The execution of the automatic cycle will be interrupted and the Stand-By conditions of the valves and motors will be restored</w:t>
            </w:r>
          </w:p>
          <w:p w14:paraId="50D66C84" w14:textId="77777777" w:rsidR="0041627B" w:rsidRPr="00C94670" w:rsidRDefault="0041627B" w:rsidP="009A767E">
            <w:pPr>
              <w:jc w:val="left"/>
              <w:rPr>
                <w:lang w:val="en-GB"/>
              </w:rPr>
            </w:pPr>
          </w:p>
        </w:tc>
        <w:tc>
          <w:tcPr>
            <w:tcW w:w="4104" w:type="dxa"/>
            <w:tcBorders>
              <w:top w:val="single" w:sz="4" w:space="0" w:color="auto"/>
              <w:left w:val="single" w:sz="4" w:space="0" w:color="auto"/>
              <w:bottom w:val="single" w:sz="4" w:space="0" w:color="auto"/>
              <w:right w:val="single" w:sz="4" w:space="0" w:color="auto"/>
            </w:tcBorders>
            <w:hideMark/>
          </w:tcPr>
          <w:p w14:paraId="4D0DEFB3" w14:textId="77777777" w:rsidR="0041627B" w:rsidRPr="00C94670" w:rsidRDefault="0041627B" w:rsidP="009A767E">
            <w:pPr>
              <w:numPr>
                <w:ilvl w:val="0"/>
                <w:numId w:val="20"/>
              </w:numPr>
              <w:tabs>
                <w:tab w:val="num" w:pos="360"/>
              </w:tabs>
              <w:spacing w:after="0"/>
              <w:ind w:left="340" w:hanging="340"/>
              <w:jc w:val="left"/>
              <w:rPr>
                <w:lang w:val="en-GB"/>
              </w:rPr>
            </w:pPr>
            <w:r w:rsidRPr="00C94670">
              <w:t>Oxygen signal error</w:t>
            </w:r>
          </w:p>
          <w:p w14:paraId="2AB18783" w14:textId="77777777" w:rsidR="0041627B" w:rsidRPr="00C94670" w:rsidRDefault="0041627B" w:rsidP="009A767E">
            <w:pPr>
              <w:numPr>
                <w:ilvl w:val="0"/>
                <w:numId w:val="20"/>
              </w:numPr>
              <w:tabs>
                <w:tab w:val="num" w:pos="360"/>
              </w:tabs>
              <w:spacing w:after="0"/>
              <w:ind w:left="340" w:hanging="340"/>
              <w:jc w:val="left"/>
              <w:rPr>
                <w:lang w:val="en-GB"/>
              </w:rPr>
            </w:pPr>
            <w:r w:rsidRPr="00C94670">
              <w:t xml:space="preserve">Vacuum pump not running </w:t>
            </w:r>
          </w:p>
          <w:p w14:paraId="77A86C20" w14:textId="77777777" w:rsidR="0041627B" w:rsidRPr="00C94670" w:rsidRDefault="0041627B" w:rsidP="009A767E">
            <w:pPr>
              <w:numPr>
                <w:ilvl w:val="0"/>
                <w:numId w:val="20"/>
              </w:numPr>
              <w:tabs>
                <w:tab w:val="num" w:pos="360"/>
              </w:tabs>
              <w:spacing w:after="0"/>
              <w:ind w:left="340" w:hanging="340"/>
              <w:jc w:val="left"/>
              <w:rPr>
                <w:lang w:val="en-GB"/>
              </w:rPr>
            </w:pPr>
            <w:r w:rsidRPr="00C94670">
              <w:t>Vacuum control not active</w:t>
            </w:r>
          </w:p>
          <w:p w14:paraId="13490907" w14:textId="77777777" w:rsidR="0041627B" w:rsidRPr="00C94670" w:rsidRDefault="0041627B" w:rsidP="009A767E">
            <w:pPr>
              <w:numPr>
                <w:ilvl w:val="0"/>
                <w:numId w:val="20"/>
              </w:numPr>
              <w:tabs>
                <w:tab w:val="num" w:pos="360"/>
              </w:tabs>
              <w:spacing w:after="0"/>
              <w:ind w:left="340" w:hanging="340"/>
              <w:jc w:val="left"/>
              <w:rPr>
                <w:lang w:val="en-GB"/>
              </w:rPr>
            </w:pPr>
            <w:r w:rsidRPr="00C94670">
              <w:t xml:space="preserve">Vacuum control parameterized incorrectly </w:t>
            </w:r>
          </w:p>
          <w:p w14:paraId="73EC1FB1" w14:textId="77777777" w:rsidR="0041627B" w:rsidRPr="00C94670" w:rsidRDefault="0041627B" w:rsidP="009A767E">
            <w:pPr>
              <w:numPr>
                <w:ilvl w:val="0"/>
                <w:numId w:val="20"/>
              </w:numPr>
              <w:tabs>
                <w:tab w:val="num" w:pos="360"/>
              </w:tabs>
              <w:spacing w:after="0"/>
              <w:ind w:left="340" w:hanging="340"/>
              <w:jc w:val="left"/>
              <w:rPr>
                <w:lang w:val="en-GB"/>
              </w:rPr>
            </w:pPr>
            <w:r w:rsidRPr="00C94670">
              <w:t xml:space="preserve">Proportional valve blocked </w:t>
            </w:r>
          </w:p>
          <w:p w14:paraId="4488B473" w14:textId="77777777" w:rsidR="0041627B" w:rsidRPr="00C94670" w:rsidRDefault="0041627B" w:rsidP="009A767E">
            <w:pPr>
              <w:numPr>
                <w:ilvl w:val="0"/>
                <w:numId w:val="20"/>
              </w:numPr>
              <w:tabs>
                <w:tab w:val="num" w:pos="360"/>
              </w:tabs>
              <w:spacing w:after="0"/>
              <w:ind w:left="340" w:hanging="340"/>
              <w:jc w:val="left"/>
              <w:rPr>
                <w:lang w:val="en-GB"/>
              </w:rPr>
            </w:pPr>
            <w:r w:rsidRPr="00C94670">
              <w:t>Loss in the carpentry</w:t>
            </w:r>
          </w:p>
        </w:tc>
      </w:tr>
      <w:tr w:rsidR="0041627B" w14:paraId="7DB74A93" w14:textId="77777777" w:rsidTr="009A767E">
        <w:tc>
          <w:tcPr>
            <w:tcW w:w="2155" w:type="dxa"/>
            <w:tcBorders>
              <w:top w:val="single" w:sz="4" w:space="0" w:color="auto"/>
              <w:left w:val="single" w:sz="4" w:space="0" w:color="auto"/>
              <w:bottom w:val="single" w:sz="4" w:space="0" w:color="auto"/>
              <w:right w:val="single" w:sz="4" w:space="0" w:color="auto"/>
            </w:tcBorders>
            <w:hideMark/>
          </w:tcPr>
          <w:p w14:paraId="72F9849F" w14:textId="77777777" w:rsidR="0041627B" w:rsidRDefault="0041627B" w:rsidP="009A767E">
            <w:pPr>
              <w:jc w:val="left"/>
              <w:rPr>
                <w:lang w:val="it-IT"/>
              </w:rPr>
            </w:pPr>
            <w:r>
              <w:rPr>
                <w:lang w:val="it-IT"/>
              </w:rPr>
              <w:t>High Temperature Alarm</w:t>
            </w:r>
          </w:p>
        </w:tc>
        <w:tc>
          <w:tcPr>
            <w:tcW w:w="3261" w:type="dxa"/>
            <w:tcBorders>
              <w:top w:val="single" w:sz="4" w:space="0" w:color="auto"/>
              <w:left w:val="single" w:sz="4" w:space="0" w:color="auto"/>
              <w:bottom w:val="single" w:sz="4" w:space="0" w:color="auto"/>
              <w:right w:val="single" w:sz="4" w:space="0" w:color="auto"/>
            </w:tcBorders>
            <w:hideMark/>
          </w:tcPr>
          <w:p w14:paraId="6961BDEC" w14:textId="77777777" w:rsidR="0041627B" w:rsidRPr="00C94670" w:rsidRDefault="0041627B" w:rsidP="009A767E">
            <w:pPr>
              <w:jc w:val="left"/>
              <w:rPr>
                <w:lang w:val="en"/>
              </w:rPr>
            </w:pPr>
            <w:r w:rsidRPr="00C94670">
              <w:rPr>
                <w:lang w:val="en"/>
              </w:rPr>
              <w:t>The internal temperature of the Ribocone is too high for too long</w:t>
            </w:r>
            <w:r>
              <w:rPr>
                <w:lang w:val="en"/>
              </w:rPr>
              <w:t xml:space="preserve"> time</w:t>
            </w:r>
            <w:r w:rsidRPr="00C94670">
              <w:rPr>
                <w:lang w:val="en"/>
              </w:rPr>
              <w:t>.</w:t>
            </w:r>
          </w:p>
          <w:p w14:paraId="65BFF1CE" w14:textId="77777777" w:rsidR="0041627B" w:rsidRPr="00C94670" w:rsidRDefault="0041627B" w:rsidP="009A767E">
            <w:pPr>
              <w:jc w:val="left"/>
              <w:rPr>
                <w:lang w:val="en-GB"/>
              </w:rPr>
            </w:pPr>
            <w:r w:rsidRPr="00C94670">
              <w:rPr>
                <w:lang w:val="en"/>
              </w:rPr>
              <w:t>The execution of the automatic cycle will be interrupted and the Stand-By conditions of the valves and motors will be restored</w:t>
            </w:r>
          </w:p>
          <w:p w14:paraId="0FAC5B55" w14:textId="77777777" w:rsidR="0041627B" w:rsidRPr="00C94670" w:rsidRDefault="0041627B" w:rsidP="009A767E">
            <w:pPr>
              <w:jc w:val="left"/>
              <w:rPr>
                <w:lang w:val="en-GB"/>
              </w:rPr>
            </w:pPr>
          </w:p>
        </w:tc>
        <w:tc>
          <w:tcPr>
            <w:tcW w:w="4104" w:type="dxa"/>
            <w:tcBorders>
              <w:top w:val="single" w:sz="4" w:space="0" w:color="auto"/>
              <w:left w:val="single" w:sz="4" w:space="0" w:color="auto"/>
              <w:bottom w:val="single" w:sz="4" w:space="0" w:color="auto"/>
              <w:right w:val="single" w:sz="4" w:space="0" w:color="auto"/>
            </w:tcBorders>
          </w:tcPr>
          <w:p w14:paraId="62388A24" w14:textId="77777777" w:rsidR="0041627B" w:rsidRDefault="0041627B" w:rsidP="009A767E">
            <w:pPr>
              <w:jc w:val="left"/>
            </w:pPr>
            <w:r w:rsidRPr="00C94670">
              <w:t>• Temperature sensor signal error</w:t>
            </w:r>
          </w:p>
          <w:p w14:paraId="2E18851C" w14:textId="77777777" w:rsidR="0041627B" w:rsidRDefault="0041627B" w:rsidP="009A767E">
            <w:pPr>
              <w:jc w:val="left"/>
              <w:rPr>
                <w:lang w:val="it-IT"/>
              </w:rPr>
            </w:pPr>
            <w:r w:rsidRPr="00C94670">
              <w:t>• Inlet Oil temperature control problem</w:t>
            </w:r>
          </w:p>
        </w:tc>
      </w:tr>
      <w:tr w:rsidR="0041627B" w:rsidRPr="00C94670" w14:paraId="0A9B8F8A" w14:textId="77777777" w:rsidTr="009A767E">
        <w:tc>
          <w:tcPr>
            <w:tcW w:w="2155" w:type="dxa"/>
            <w:tcBorders>
              <w:top w:val="single" w:sz="4" w:space="0" w:color="auto"/>
              <w:left w:val="single" w:sz="4" w:space="0" w:color="auto"/>
              <w:bottom w:val="single" w:sz="4" w:space="0" w:color="auto"/>
              <w:right w:val="single" w:sz="4" w:space="0" w:color="auto"/>
            </w:tcBorders>
            <w:hideMark/>
          </w:tcPr>
          <w:p w14:paraId="7BB4ED93" w14:textId="77777777" w:rsidR="0041627B" w:rsidRPr="00C94670" w:rsidRDefault="0041627B" w:rsidP="009A767E">
            <w:pPr>
              <w:jc w:val="left"/>
              <w:rPr>
                <w:lang w:val="it-IT"/>
              </w:rPr>
            </w:pPr>
            <w:r w:rsidRPr="00C94670">
              <w:rPr>
                <w:lang w:val="en"/>
              </w:rPr>
              <w:t>Vacuum Loss Alarm</w:t>
            </w:r>
          </w:p>
          <w:p w14:paraId="670B0A20" w14:textId="77777777" w:rsidR="0041627B" w:rsidRDefault="0041627B" w:rsidP="009A767E">
            <w:pPr>
              <w:jc w:val="left"/>
              <w:rPr>
                <w:lang w:val="it-IT"/>
              </w:rPr>
            </w:pPr>
          </w:p>
        </w:tc>
        <w:tc>
          <w:tcPr>
            <w:tcW w:w="3261" w:type="dxa"/>
            <w:tcBorders>
              <w:top w:val="single" w:sz="4" w:space="0" w:color="auto"/>
              <w:left w:val="single" w:sz="4" w:space="0" w:color="auto"/>
              <w:bottom w:val="single" w:sz="4" w:space="0" w:color="auto"/>
              <w:right w:val="single" w:sz="4" w:space="0" w:color="auto"/>
            </w:tcBorders>
            <w:hideMark/>
          </w:tcPr>
          <w:p w14:paraId="2D9052DB" w14:textId="77777777" w:rsidR="0041627B" w:rsidRPr="00C94670" w:rsidRDefault="0041627B" w:rsidP="009A767E">
            <w:pPr>
              <w:jc w:val="left"/>
              <w:rPr>
                <w:lang w:val="en"/>
              </w:rPr>
            </w:pPr>
            <w:r w:rsidRPr="00C94670">
              <w:rPr>
                <w:lang w:val="en"/>
              </w:rPr>
              <w:t>The vacuum inside the Ribocone is too high for too long.</w:t>
            </w:r>
          </w:p>
          <w:p w14:paraId="14C75E3F" w14:textId="77777777" w:rsidR="0041627B" w:rsidRPr="00C94670" w:rsidRDefault="0041627B" w:rsidP="009A767E">
            <w:pPr>
              <w:jc w:val="left"/>
              <w:rPr>
                <w:lang w:val="en-GB"/>
              </w:rPr>
            </w:pPr>
            <w:r w:rsidRPr="00C94670">
              <w:rPr>
                <w:lang w:val="en"/>
              </w:rPr>
              <w:t>The execution of the automatic cycle will be interrupted and the Stand-By conditions of the valves and motors will be restored</w:t>
            </w:r>
          </w:p>
          <w:p w14:paraId="3F7763B0" w14:textId="77777777" w:rsidR="0041627B" w:rsidRPr="00C94670" w:rsidRDefault="0041627B" w:rsidP="009A767E">
            <w:pPr>
              <w:jc w:val="left"/>
              <w:rPr>
                <w:lang w:val="en-GB"/>
              </w:rPr>
            </w:pPr>
          </w:p>
        </w:tc>
        <w:tc>
          <w:tcPr>
            <w:tcW w:w="4104" w:type="dxa"/>
            <w:tcBorders>
              <w:top w:val="single" w:sz="4" w:space="0" w:color="auto"/>
              <w:left w:val="single" w:sz="4" w:space="0" w:color="auto"/>
              <w:bottom w:val="single" w:sz="4" w:space="0" w:color="auto"/>
              <w:right w:val="single" w:sz="4" w:space="0" w:color="auto"/>
            </w:tcBorders>
            <w:hideMark/>
          </w:tcPr>
          <w:p w14:paraId="623837BE" w14:textId="77777777" w:rsidR="0041627B" w:rsidRDefault="0041627B" w:rsidP="009A767E">
            <w:pPr>
              <w:jc w:val="left"/>
            </w:pPr>
            <w:r w:rsidRPr="00C94670">
              <w:t xml:space="preserve">• Oxygen signal error </w:t>
            </w:r>
          </w:p>
          <w:p w14:paraId="21BF67F1" w14:textId="77777777" w:rsidR="0041627B" w:rsidRDefault="0041627B" w:rsidP="009A767E">
            <w:pPr>
              <w:jc w:val="left"/>
            </w:pPr>
            <w:r w:rsidRPr="00C94670">
              <w:t xml:space="preserve">• Vacuum pump not running </w:t>
            </w:r>
          </w:p>
          <w:p w14:paraId="47033BF4" w14:textId="77777777" w:rsidR="0041627B" w:rsidRDefault="0041627B" w:rsidP="009A767E">
            <w:pPr>
              <w:jc w:val="left"/>
            </w:pPr>
            <w:r w:rsidRPr="00C94670">
              <w:t xml:space="preserve">• Vacuum control not active </w:t>
            </w:r>
          </w:p>
          <w:p w14:paraId="621FCA58" w14:textId="77777777" w:rsidR="0041627B" w:rsidRDefault="0041627B" w:rsidP="009A767E">
            <w:pPr>
              <w:jc w:val="left"/>
            </w:pPr>
            <w:r w:rsidRPr="00C94670">
              <w:t xml:space="preserve">• Vacuum control parameterized incorrectly </w:t>
            </w:r>
          </w:p>
          <w:p w14:paraId="78A26F7A" w14:textId="77777777" w:rsidR="0041627B" w:rsidRPr="00C94670" w:rsidRDefault="0041627B" w:rsidP="009A767E">
            <w:pPr>
              <w:jc w:val="left"/>
              <w:rPr>
                <w:lang w:val="en-GB"/>
              </w:rPr>
            </w:pPr>
            <w:r w:rsidRPr="00C94670">
              <w:t>• Proportional valve blocked Leak in carpentry</w:t>
            </w:r>
          </w:p>
        </w:tc>
      </w:tr>
      <w:tr w:rsidR="0041627B" w:rsidRPr="00C94670" w14:paraId="07FAF602" w14:textId="77777777" w:rsidTr="009A767E">
        <w:tc>
          <w:tcPr>
            <w:tcW w:w="2155" w:type="dxa"/>
            <w:tcBorders>
              <w:top w:val="single" w:sz="4" w:space="0" w:color="auto"/>
              <w:left w:val="single" w:sz="4" w:space="0" w:color="auto"/>
              <w:bottom w:val="single" w:sz="4" w:space="0" w:color="auto"/>
              <w:right w:val="single" w:sz="4" w:space="0" w:color="auto"/>
            </w:tcBorders>
            <w:hideMark/>
          </w:tcPr>
          <w:p w14:paraId="0CDE4A1F" w14:textId="77777777" w:rsidR="0041627B" w:rsidRDefault="0041627B" w:rsidP="009A767E">
            <w:pPr>
              <w:jc w:val="left"/>
              <w:rPr>
                <w:lang w:val="it-IT"/>
              </w:rPr>
            </w:pPr>
            <w:r>
              <w:rPr>
                <w:lang w:val="it-IT"/>
              </w:rPr>
              <w:t>Production time too long</w:t>
            </w:r>
          </w:p>
        </w:tc>
        <w:tc>
          <w:tcPr>
            <w:tcW w:w="3261" w:type="dxa"/>
            <w:tcBorders>
              <w:top w:val="single" w:sz="4" w:space="0" w:color="auto"/>
              <w:left w:val="single" w:sz="4" w:space="0" w:color="auto"/>
              <w:bottom w:val="single" w:sz="4" w:space="0" w:color="auto"/>
              <w:right w:val="single" w:sz="4" w:space="0" w:color="auto"/>
            </w:tcBorders>
            <w:hideMark/>
          </w:tcPr>
          <w:p w14:paraId="46CE4873" w14:textId="77777777" w:rsidR="0041627B" w:rsidRPr="00C94670" w:rsidRDefault="0041627B" w:rsidP="009A767E">
            <w:pPr>
              <w:jc w:val="left"/>
              <w:rPr>
                <w:lang w:val="en-GB"/>
              </w:rPr>
            </w:pPr>
            <w:r w:rsidRPr="00C94670">
              <w:br/>
              <w:t>The production time is too long.</w:t>
            </w:r>
          </w:p>
        </w:tc>
        <w:tc>
          <w:tcPr>
            <w:tcW w:w="4104" w:type="dxa"/>
            <w:tcBorders>
              <w:top w:val="single" w:sz="4" w:space="0" w:color="auto"/>
              <w:left w:val="single" w:sz="4" w:space="0" w:color="auto"/>
              <w:bottom w:val="single" w:sz="4" w:space="0" w:color="auto"/>
              <w:right w:val="single" w:sz="4" w:space="0" w:color="auto"/>
            </w:tcBorders>
          </w:tcPr>
          <w:p w14:paraId="72BE3EAA" w14:textId="77777777" w:rsidR="0041627B" w:rsidRPr="00CF7539" w:rsidRDefault="0041627B" w:rsidP="009A767E">
            <w:pPr>
              <w:spacing w:after="0"/>
              <w:jc w:val="left"/>
              <w:rPr>
                <w:lang w:val="en-GB"/>
              </w:rPr>
            </w:pPr>
            <w:r w:rsidRPr="00C94670">
              <w:rPr>
                <w:lang w:val="en"/>
              </w:rPr>
              <w:t>• Temperature sensor signal error</w:t>
            </w:r>
          </w:p>
          <w:p w14:paraId="0776E643" w14:textId="77777777" w:rsidR="0041627B" w:rsidRPr="00C94670" w:rsidRDefault="0041627B" w:rsidP="009A767E">
            <w:pPr>
              <w:spacing w:after="0"/>
              <w:jc w:val="left"/>
              <w:rPr>
                <w:lang w:val="en"/>
              </w:rPr>
            </w:pPr>
            <w:r w:rsidRPr="00C94670">
              <w:rPr>
                <w:lang w:val="en"/>
              </w:rPr>
              <w:t>• Inlet Oil temperature control problem</w:t>
            </w:r>
          </w:p>
          <w:p w14:paraId="776C5E65" w14:textId="77777777" w:rsidR="0041627B" w:rsidRPr="00C94670" w:rsidRDefault="0041627B" w:rsidP="009A767E">
            <w:pPr>
              <w:spacing w:after="0"/>
              <w:jc w:val="left"/>
              <w:rPr>
                <w:lang w:val="en-GB"/>
              </w:rPr>
            </w:pPr>
            <w:r w:rsidRPr="00C94670">
              <w:rPr>
                <w:lang w:val="en"/>
              </w:rPr>
              <w:t>• Incorrect configuration of the alarm timer</w:t>
            </w:r>
          </w:p>
          <w:p w14:paraId="136E4287" w14:textId="77777777" w:rsidR="0041627B" w:rsidRPr="00C94670" w:rsidRDefault="0041627B" w:rsidP="009A767E">
            <w:pPr>
              <w:jc w:val="left"/>
              <w:rPr>
                <w:lang w:val="en-GB"/>
              </w:rPr>
            </w:pPr>
          </w:p>
        </w:tc>
      </w:tr>
      <w:tr w:rsidR="0041627B" w:rsidRPr="00C94670" w14:paraId="0BF114B4" w14:textId="77777777" w:rsidTr="009A767E">
        <w:tc>
          <w:tcPr>
            <w:tcW w:w="2155" w:type="dxa"/>
            <w:tcBorders>
              <w:top w:val="single" w:sz="4" w:space="0" w:color="auto"/>
              <w:left w:val="single" w:sz="4" w:space="0" w:color="auto"/>
              <w:bottom w:val="single" w:sz="4" w:space="0" w:color="auto"/>
              <w:right w:val="single" w:sz="4" w:space="0" w:color="auto"/>
            </w:tcBorders>
            <w:hideMark/>
          </w:tcPr>
          <w:p w14:paraId="41BC70B6" w14:textId="77777777" w:rsidR="0041627B" w:rsidRPr="00C94670" w:rsidRDefault="0041627B" w:rsidP="009A767E">
            <w:pPr>
              <w:jc w:val="left"/>
              <w:rPr>
                <w:lang w:val="en-GB"/>
              </w:rPr>
            </w:pPr>
            <w:r w:rsidRPr="00C94670">
              <w:t>Vacuum Pump Water Circuit Flow Low Level Alarm</w:t>
            </w:r>
          </w:p>
        </w:tc>
        <w:tc>
          <w:tcPr>
            <w:tcW w:w="3261" w:type="dxa"/>
            <w:tcBorders>
              <w:top w:val="single" w:sz="4" w:space="0" w:color="auto"/>
              <w:left w:val="single" w:sz="4" w:space="0" w:color="auto"/>
              <w:bottom w:val="single" w:sz="4" w:space="0" w:color="auto"/>
              <w:right w:val="single" w:sz="4" w:space="0" w:color="auto"/>
            </w:tcBorders>
            <w:hideMark/>
          </w:tcPr>
          <w:p w14:paraId="753CC29E" w14:textId="77777777" w:rsidR="0041627B" w:rsidRPr="00C94670" w:rsidRDefault="0041627B" w:rsidP="009A767E">
            <w:pPr>
              <w:jc w:val="left"/>
              <w:rPr>
                <w:lang w:val="en-GB"/>
              </w:rPr>
            </w:pPr>
            <w:r w:rsidRPr="00C94670">
              <w:t>The Flow level of the Vacuum Pump water loop is low for too long</w:t>
            </w:r>
          </w:p>
        </w:tc>
        <w:tc>
          <w:tcPr>
            <w:tcW w:w="4104" w:type="dxa"/>
            <w:tcBorders>
              <w:top w:val="single" w:sz="4" w:space="0" w:color="auto"/>
              <w:left w:val="single" w:sz="4" w:space="0" w:color="auto"/>
              <w:bottom w:val="single" w:sz="4" w:space="0" w:color="auto"/>
              <w:right w:val="single" w:sz="4" w:space="0" w:color="auto"/>
            </w:tcBorders>
          </w:tcPr>
          <w:p w14:paraId="370312B2" w14:textId="77777777" w:rsidR="0041627B" w:rsidRPr="00C94670" w:rsidRDefault="0041627B" w:rsidP="009A767E">
            <w:pPr>
              <w:jc w:val="left"/>
              <w:rPr>
                <w:lang w:val="en-GB"/>
              </w:rPr>
            </w:pPr>
          </w:p>
        </w:tc>
      </w:tr>
      <w:tr w:rsidR="0041627B" w:rsidRPr="00C94670" w14:paraId="3995CBAE" w14:textId="77777777" w:rsidTr="009A767E">
        <w:tc>
          <w:tcPr>
            <w:tcW w:w="2155" w:type="dxa"/>
            <w:tcBorders>
              <w:top w:val="single" w:sz="4" w:space="0" w:color="auto"/>
              <w:left w:val="single" w:sz="4" w:space="0" w:color="auto"/>
              <w:bottom w:val="single" w:sz="4" w:space="0" w:color="auto"/>
              <w:right w:val="single" w:sz="4" w:space="0" w:color="auto"/>
            </w:tcBorders>
            <w:hideMark/>
          </w:tcPr>
          <w:p w14:paraId="3AB3EF4B" w14:textId="77777777" w:rsidR="0041627B" w:rsidRDefault="0041627B" w:rsidP="009A767E">
            <w:pPr>
              <w:jc w:val="left"/>
              <w:rPr>
                <w:lang w:val="it-IT"/>
              </w:rPr>
            </w:pPr>
            <w:r w:rsidRPr="00C94670">
              <w:t>Long Fill Time Alarm</w:t>
            </w:r>
          </w:p>
        </w:tc>
        <w:tc>
          <w:tcPr>
            <w:tcW w:w="3261" w:type="dxa"/>
            <w:tcBorders>
              <w:top w:val="single" w:sz="4" w:space="0" w:color="auto"/>
              <w:left w:val="single" w:sz="4" w:space="0" w:color="auto"/>
              <w:bottom w:val="single" w:sz="4" w:space="0" w:color="auto"/>
              <w:right w:val="single" w:sz="4" w:space="0" w:color="auto"/>
            </w:tcBorders>
            <w:hideMark/>
          </w:tcPr>
          <w:p w14:paraId="23EFE90A" w14:textId="77777777" w:rsidR="0041627B" w:rsidRPr="00C94670" w:rsidRDefault="0041627B" w:rsidP="009A767E">
            <w:pPr>
              <w:jc w:val="left"/>
              <w:rPr>
                <w:lang w:val="en-GB"/>
              </w:rPr>
            </w:pPr>
            <w:r w:rsidRPr="00C94670">
              <w:rPr>
                <w:lang w:val="en"/>
              </w:rPr>
              <w:t>The filling time with the water circuit filling valve is too long</w:t>
            </w:r>
          </w:p>
        </w:tc>
        <w:tc>
          <w:tcPr>
            <w:tcW w:w="4104" w:type="dxa"/>
            <w:tcBorders>
              <w:top w:val="single" w:sz="4" w:space="0" w:color="auto"/>
              <w:left w:val="single" w:sz="4" w:space="0" w:color="auto"/>
              <w:bottom w:val="single" w:sz="4" w:space="0" w:color="auto"/>
              <w:right w:val="single" w:sz="4" w:space="0" w:color="auto"/>
            </w:tcBorders>
          </w:tcPr>
          <w:p w14:paraId="45CBE179" w14:textId="77777777" w:rsidR="0041627B" w:rsidRPr="00C94670" w:rsidRDefault="0041627B" w:rsidP="009A767E">
            <w:pPr>
              <w:jc w:val="left"/>
              <w:rPr>
                <w:lang w:val="en-GB"/>
              </w:rPr>
            </w:pPr>
          </w:p>
        </w:tc>
      </w:tr>
      <w:tr w:rsidR="0041627B" w:rsidRPr="00C94670" w14:paraId="06BE423C" w14:textId="77777777" w:rsidTr="009A767E">
        <w:tc>
          <w:tcPr>
            <w:tcW w:w="2155" w:type="dxa"/>
            <w:tcBorders>
              <w:top w:val="single" w:sz="4" w:space="0" w:color="auto"/>
              <w:left w:val="single" w:sz="4" w:space="0" w:color="auto"/>
              <w:bottom w:val="single" w:sz="4" w:space="0" w:color="auto"/>
              <w:right w:val="single" w:sz="4" w:space="0" w:color="auto"/>
            </w:tcBorders>
            <w:hideMark/>
          </w:tcPr>
          <w:p w14:paraId="42B39B31" w14:textId="77777777" w:rsidR="0041627B" w:rsidRDefault="0041627B" w:rsidP="009A767E">
            <w:pPr>
              <w:jc w:val="left"/>
              <w:rPr>
                <w:lang w:val="it-IT"/>
              </w:rPr>
            </w:pPr>
            <w:r w:rsidRPr="00C94670">
              <w:lastRenderedPageBreak/>
              <w:t>High Water Temperature Alarm</w:t>
            </w:r>
          </w:p>
        </w:tc>
        <w:tc>
          <w:tcPr>
            <w:tcW w:w="3261" w:type="dxa"/>
            <w:tcBorders>
              <w:top w:val="single" w:sz="4" w:space="0" w:color="auto"/>
              <w:left w:val="single" w:sz="4" w:space="0" w:color="auto"/>
              <w:bottom w:val="single" w:sz="4" w:space="0" w:color="auto"/>
              <w:right w:val="single" w:sz="4" w:space="0" w:color="auto"/>
            </w:tcBorders>
            <w:hideMark/>
          </w:tcPr>
          <w:p w14:paraId="7F557D7D" w14:textId="77777777" w:rsidR="0041627B" w:rsidRPr="00C94670" w:rsidRDefault="0041627B" w:rsidP="009A767E">
            <w:pPr>
              <w:jc w:val="left"/>
              <w:rPr>
                <w:lang w:val="en-GB"/>
              </w:rPr>
            </w:pPr>
            <w:r w:rsidRPr="00C94670">
              <w:rPr>
                <w:lang w:val="en"/>
              </w:rPr>
              <w:t>The temperature of the vacuum pump water circuit is high</w:t>
            </w:r>
            <w:r>
              <w:rPr>
                <w:lang w:val="en-GB"/>
              </w:rPr>
              <w:t>.</w:t>
            </w:r>
          </w:p>
        </w:tc>
        <w:tc>
          <w:tcPr>
            <w:tcW w:w="4104" w:type="dxa"/>
            <w:tcBorders>
              <w:top w:val="single" w:sz="4" w:space="0" w:color="auto"/>
              <w:left w:val="single" w:sz="4" w:space="0" w:color="auto"/>
              <w:bottom w:val="single" w:sz="4" w:space="0" w:color="auto"/>
              <w:right w:val="single" w:sz="4" w:space="0" w:color="auto"/>
            </w:tcBorders>
          </w:tcPr>
          <w:p w14:paraId="0DBC2AAF" w14:textId="77777777" w:rsidR="0041627B" w:rsidRPr="00C94670" w:rsidRDefault="0041627B" w:rsidP="009A767E">
            <w:pPr>
              <w:jc w:val="left"/>
              <w:rPr>
                <w:lang w:val="en-GB"/>
              </w:rPr>
            </w:pPr>
          </w:p>
        </w:tc>
      </w:tr>
    </w:tbl>
    <w:p w14:paraId="4BFFB649" w14:textId="77777777" w:rsidR="00D373BE" w:rsidRDefault="00D373BE" w:rsidP="006265DE">
      <w:pPr>
        <w:rPr>
          <w:rFonts w:cs="Arial"/>
          <w:sz w:val="28"/>
          <w:szCs w:val="28"/>
        </w:rPr>
      </w:pPr>
    </w:p>
    <w:p w14:paraId="2C00FB18" w14:textId="77777777" w:rsidR="00D373BE" w:rsidRDefault="00D373BE" w:rsidP="006265DE">
      <w:pPr>
        <w:rPr>
          <w:rFonts w:cs="Arial"/>
          <w:sz w:val="28"/>
          <w:szCs w:val="28"/>
        </w:rPr>
      </w:pPr>
    </w:p>
    <w:sectPr w:rsidR="00D373BE" w:rsidSect="00D24706">
      <w:headerReference w:type="default" r:id="rId10"/>
      <w:footerReference w:type="default" r:id="rId11"/>
      <w:pgSz w:w="11906" w:h="16838"/>
      <w:pgMar w:top="1531" w:right="1134" w:bottom="153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E7666" w14:textId="77777777" w:rsidR="00FD0567" w:rsidRDefault="00FD0567">
      <w:r>
        <w:separator/>
      </w:r>
    </w:p>
    <w:p w14:paraId="56E0F0DC" w14:textId="77777777" w:rsidR="00FD0567" w:rsidRDefault="00FD0567"/>
  </w:endnote>
  <w:endnote w:type="continuationSeparator" w:id="0">
    <w:p w14:paraId="1F25CD13" w14:textId="77777777" w:rsidR="00FD0567" w:rsidRDefault="00FD0567">
      <w:r>
        <w:continuationSeparator/>
      </w:r>
    </w:p>
    <w:p w14:paraId="08391CAF" w14:textId="77777777" w:rsidR="00FD0567" w:rsidRDefault="00FD05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1A074" w14:textId="77777777" w:rsidR="001D4B54" w:rsidRDefault="001D4B54" w:rsidP="00444F2F">
    <w:pPr>
      <w:pStyle w:val="Footer"/>
      <w:ind w:right="360"/>
      <w:rPr>
        <w:noProof/>
      </w:rPr>
    </w:pPr>
    <w:r>
      <w:rPr>
        <w:noProof/>
        <w:lang w:val="it-IT"/>
      </w:rPr>
      <w:drawing>
        <wp:anchor distT="0" distB="0" distL="114300" distR="114300" simplePos="0" relativeHeight="251665408" behindDoc="0" locked="0" layoutInCell="1" allowOverlap="1" wp14:anchorId="349DC7B9" wp14:editId="2403E3AB">
          <wp:simplePos x="0" y="0"/>
          <wp:positionH relativeFrom="column">
            <wp:posOffset>41910</wp:posOffset>
          </wp:positionH>
          <wp:positionV relativeFrom="paragraph">
            <wp:posOffset>9316720</wp:posOffset>
          </wp:positionV>
          <wp:extent cx="6120130" cy="1160780"/>
          <wp:effectExtent l="0" t="0" r="0" b="0"/>
          <wp:wrapNone/>
          <wp:docPr id="3" name="Immagine 3" descr="Footer_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oter_20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130" cy="11607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it-IT"/>
      </w:rPr>
      <w:drawing>
        <wp:anchor distT="0" distB="0" distL="114300" distR="114300" simplePos="0" relativeHeight="251664384" behindDoc="1" locked="0" layoutInCell="1" allowOverlap="1" wp14:anchorId="4441DA55" wp14:editId="2D61C619">
          <wp:simplePos x="0" y="0"/>
          <wp:positionH relativeFrom="column">
            <wp:posOffset>38100</wp:posOffset>
          </wp:positionH>
          <wp:positionV relativeFrom="paragraph">
            <wp:posOffset>9316085</wp:posOffset>
          </wp:positionV>
          <wp:extent cx="6120130" cy="1160780"/>
          <wp:effectExtent l="0" t="0" r="0" b="0"/>
          <wp:wrapNone/>
          <wp:docPr id="4" name="Immagine 4" descr="Footer_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oter_20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130" cy="1160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0529A0" w14:textId="77777777" w:rsidR="00724870" w:rsidRPr="00B71504" w:rsidRDefault="00724870" w:rsidP="00724870">
    <w:pPr>
      <w:pStyle w:val="Footer"/>
      <w:framePr w:w="686" w:h="783" w:hRule="exact" w:wrap="around" w:vAnchor="text" w:hAnchor="page" w:x="10416" w:y="443"/>
      <w:spacing w:after="0"/>
      <w:jc w:val="center"/>
      <w:rPr>
        <w:rStyle w:val="PageNumber"/>
        <w:rFonts w:ascii="Century Gothic" w:hAnsi="Century Gothic"/>
        <w:b/>
        <w:sz w:val="20"/>
        <w:szCs w:val="20"/>
      </w:rPr>
    </w:pPr>
    <w:r w:rsidRPr="00B71504">
      <w:rPr>
        <w:rStyle w:val="PageNumber"/>
        <w:rFonts w:ascii="Century Gothic" w:hAnsi="Century Gothic"/>
        <w:b/>
        <w:sz w:val="20"/>
        <w:szCs w:val="20"/>
      </w:rPr>
      <w:fldChar w:fldCharType="begin"/>
    </w:r>
    <w:r w:rsidRPr="00B71504">
      <w:rPr>
        <w:rStyle w:val="PageNumber"/>
        <w:rFonts w:ascii="Century Gothic" w:hAnsi="Century Gothic"/>
        <w:b/>
        <w:sz w:val="20"/>
        <w:szCs w:val="20"/>
      </w:rPr>
      <w:instrText>PAGE  \* Arabic  \* MERGEFORMAT</w:instrText>
    </w:r>
    <w:r w:rsidRPr="00B71504">
      <w:rPr>
        <w:rStyle w:val="PageNumber"/>
        <w:rFonts w:ascii="Century Gothic" w:hAnsi="Century Gothic"/>
        <w:b/>
        <w:sz w:val="20"/>
        <w:szCs w:val="20"/>
      </w:rPr>
      <w:fldChar w:fldCharType="separate"/>
    </w:r>
    <w:r>
      <w:rPr>
        <w:rStyle w:val="PageNumber"/>
        <w:rFonts w:ascii="Century Gothic" w:hAnsi="Century Gothic"/>
        <w:b/>
        <w:noProof/>
        <w:sz w:val="20"/>
        <w:szCs w:val="20"/>
      </w:rPr>
      <w:t>7</w:t>
    </w:r>
    <w:r w:rsidRPr="00B71504">
      <w:rPr>
        <w:rStyle w:val="PageNumber"/>
        <w:rFonts w:ascii="Century Gothic" w:hAnsi="Century Gothic"/>
        <w:b/>
        <w:sz w:val="20"/>
        <w:szCs w:val="20"/>
      </w:rPr>
      <w:fldChar w:fldCharType="end"/>
    </w:r>
    <w:r w:rsidRPr="00B71504">
      <w:rPr>
        <w:rStyle w:val="PageNumber"/>
        <w:rFonts w:ascii="Century Gothic" w:hAnsi="Century Gothic"/>
        <w:b/>
        <w:sz w:val="20"/>
        <w:szCs w:val="20"/>
      </w:rPr>
      <w:t xml:space="preserve"> </w:t>
    </w:r>
  </w:p>
  <w:p w14:paraId="7A1AD4C2" w14:textId="77777777" w:rsidR="00724870" w:rsidRPr="00B71504" w:rsidRDefault="00724870" w:rsidP="00724870">
    <w:pPr>
      <w:pStyle w:val="Footer"/>
      <w:framePr w:w="686" w:h="783" w:hRule="exact" w:wrap="around" w:vAnchor="text" w:hAnchor="page" w:x="10416" w:y="443"/>
      <w:spacing w:after="0"/>
      <w:jc w:val="center"/>
      <w:rPr>
        <w:rStyle w:val="PageNumber"/>
        <w:rFonts w:ascii="Century Gothic" w:hAnsi="Century Gothic"/>
        <w:b/>
        <w:sz w:val="20"/>
        <w:szCs w:val="20"/>
      </w:rPr>
    </w:pPr>
    <w:r w:rsidRPr="00B71504">
      <w:rPr>
        <w:rStyle w:val="PageNumber"/>
        <w:rFonts w:ascii="Century Gothic" w:hAnsi="Century Gothic"/>
        <w:b/>
        <w:sz w:val="20"/>
        <w:szCs w:val="20"/>
      </w:rPr>
      <w:t xml:space="preserve">of </w:t>
    </w:r>
  </w:p>
  <w:p w14:paraId="72611D92" w14:textId="77777777" w:rsidR="00724870" w:rsidRPr="00B71504" w:rsidRDefault="00724870" w:rsidP="00724870">
    <w:pPr>
      <w:pStyle w:val="Footer"/>
      <w:framePr w:w="686" w:h="783" w:hRule="exact" w:wrap="around" w:vAnchor="text" w:hAnchor="page" w:x="10416" w:y="443"/>
      <w:spacing w:after="0"/>
      <w:jc w:val="center"/>
      <w:rPr>
        <w:rStyle w:val="PageNumber"/>
        <w:rFonts w:ascii="Century Gothic" w:hAnsi="Century Gothic"/>
        <w:b/>
        <w:sz w:val="20"/>
        <w:szCs w:val="20"/>
      </w:rPr>
    </w:pPr>
    <w:r w:rsidRPr="00B71504">
      <w:rPr>
        <w:rStyle w:val="PageNumber"/>
        <w:rFonts w:ascii="Century Gothic" w:hAnsi="Century Gothic"/>
        <w:b/>
        <w:sz w:val="20"/>
        <w:szCs w:val="20"/>
      </w:rPr>
      <w:fldChar w:fldCharType="begin"/>
    </w:r>
    <w:r w:rsidRPr="00B71504">
      <w:rPr>
        <w:rStyle w:val="PageNumber"/>
        <w:rFonts w:ascii="Century Gothic" w:hAnsi="Century Gothic"/>
        <w:b/>
        <w:sz w:val="20"/>
        <w:szCs w:val="20"/>
      </w:rPr>
      <w:instrText>NUMPAGES  \* Arabic  \* MERGEFORMAT</w:instrText>
    </w:r>
    <w:r w:rsidRPr="00B71504">
      <w:rPr>
        <w:rStyle w:val="PageNumber"/>
        <w:rFonts w:ascii="Century Gothic" w:hAnsi="Century Gothic"/>
        <w:b/>
        <w:sz w:val="20"/>
        <w:szCs w:val="20"/>
      </w:rPr>
      <w:fldChar w:fldCharType="separate"/>
    </w:r>
    <w:r>
      <w:rPr>
        <w:rStyle w:val="PageNumber"/>
        <w:rFonts w:ascii="Century Gothic" w:hAnsi="Century Gothic"/>
        <w:b/>
        <w:noProof/>
        <w:sz w:val="20"/>
        <w:szCs w:val="20"/>
      </w:rPr>
      <w:t>9</w:t>
    </w:r>
    <w:r w:rsidRPr="00B71504">
      <w:rPr>
        <w:rStyle w:val="PageNumber"/>
        <w:rFonts w:ascii="Century Gothic" w:hAnsi="Century Gothic"/>
        <w:b/>
        <w:sz w:val="20"/>
        <w:szCs w:val="20"/>
      </w:rPr>
      <w:fldChar w:fldCharType="end"/>
    </w:r>
  </w:p>
  <w:p w14:paraId="12B85710" w14:textId="77777777" w:rsidR="001D4B54" w:rsidRDefault="00724870" w:rsidP="00444F2F">
    <w:pPr>
      <w:pStyle w:val="Footer"/>
      <w:ind w:right="360"/>
    </w:pPr>
    <w:r>
      <w:rPr>
        <w:noProof/>
      </w:rPr>
      <w:drawing>
        <wp:inline distT="0" distB="0" distL="0" distR="0" wp14:anchorId="1AF9710B" wp14:editId="6E72832B">
          <wp:extent cx="5885815" cy="856049"/>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64388" cy="867477"/>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BF8DD" w14:textId="77777777" w:rsidR="00FD0567" w:rsidRDefault="00FD0567">
      <w:r>
        <w:separator/>
      </w:r>
    </w:p>
    <w:p w14:paraId="6EC6FFB6" w14:textId="77777777" w:rsidR="00FD0567" w:rsidRDefault="00FD0567"/>
  </w:footnote>
  <w:footnote w:type="continuationSeparator" w:id="0">
    <w:p w14:paraId="18AB4005" w14:textId="77777777" w:rsidR="00FD0567" w:rsidRDefault="00FD0567">
      <w:r>
        <w:continuationSeparator/>
      </w:r>
    </w:p>
    <w:p w14:paraId="7CC3CFB0" w14:textId="77777777" w:rsidR="00FD0567" w:rsidRDefault="00FD05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C0708" w14:textId="77777777" w:rsidR="001D4B54" w:rsidRPr="00D24706" w:rsidRDefault="001D4B54" w:rsidP="00D24706">
    <w:pPr>
      <w:spacing w:after="0"/>
      <w:jc w:val="center"/>
      <w:rPr>
        <w:rFonts w:ascii="Century Gothic" w:hAnsi="Century Gothic"/>
        <w:b/>
        <w:sz w:val="20"/>
        <w:szCs w:val="18"/>
      </w:rPr>
    </w:pPr>
    <w:r w:rsidRPr="00D24706">
      <w:rPr>
        <w:rFonts w:ascii="Century Gothic" w:hAnsi="Century Gothic"/>
        <w:b/>
        <w:noProof/>
        <w:sz w:val="28"/>
        <w:lang w:val="it-IT"/>
      </w:rPr>
      <w:drawing>
        <wp:anchor distT="0" distB="0" distL="114300" distR="114300" simplePos="0" relativeHeight="251662336" behindDoc="0" locked="0" layoutInCell="1" allowOverlap="1" wp14:anchorId="61D7F4CB" wp14:editId="34D6EF0E">
          <wp:simplePos x="0" y="0"/>
          <wp:positionH relativeFrom="column">
            <wp:posOffset>-295275</wp:posOffset>
          </wp:positionH>
          <wp:positionV relativeFrom="paragraph">
            <wp:posOffset>13970</wp:posOffset>
          </wp:positionV>
          <wp:extent cx="1347470" cy="344170"/>
          <wp:effectExtent l="0" t="0" r="5080" b="0"/>
          <wp:wrapNone/>
          <wp:docPr id="1" name="Immagine 1" descr="NTE PROCESS_ba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TE PROCESS_bass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7470" cy="344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4706">
      <w:rPr>
        <w:rFonts w:ascii="Century Gothic" w:hAnsi="Century Gothic"/>
        <w:b/>
        <w:sz w:val="20"/>
        <w:szCs w:val="18"/>
      </w:rPr>
      <w:t>FUNCTIONING SPECIFICATION</w:t>
    </w:r>
  </w:p>
  <w:p w14:paraId="08268D8F" w14:textId="77777777" w:rsidR="00D52755" w:rsidRPr="00D24706" w:rsidRDefault="00724870" w:rsidP="00D52755">
    <w:pPr>
      <w:spacing w:after="0"/>
      <w:jc w:val="center"/>
      <w:rPr>
        <w:rFonts w:ascii="Century Gothic" w:hAnsi="Century Gothic"/>
        <w:b/>
        <w:sz w:val="20"/>
        <w:szCs w:val="18"/>
      </w:rPr>
    </w:pPr>
    <w:r>
      <w:rPr>
        <w:rFonts w:ascii="Century Gothic" w:hAnsi="Century Gothic"/>
        <w:b/>
        <w:sz w:val="20"/>
        <w:szCs w:val="18"/>
      </w:rPr>
      <w:t>CATHODE HANDLING SYSTEM</w:t>
    </w:r>
  </w:p>
  <w:p w14:paraId="4A115DA6" w14:textId="77777777" w:rsidR="00D52755" w:rsidRPr="00D24706" w:rsidRDefault="00D52755" w:rsidP="00D52755">
    <w:pPr>
      <w:pStyle w:val="Heading9"/>
    </w:pPr>
    <w:r>
      <w:t>FREYR</w:t>
    </w:r>
  </w:p>
  <w:p w14:paraId="174273B6" w14:textId="77777777" w:rsidR="001D4B54" w:rsidRPr="00D24706" w:rsidRDefault="001D4B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1EBC1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348FB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EE8E72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01A9E1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668139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84AC5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58956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1B2E27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6A17C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732BC1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AD1B24"/>
    <w:multiLevelType w:val="multilevel"/>
    <w:tmpl w:val="04100023"/>
    <w:styleLink w:val="ArticleSection"/>
    <w:lvl w:ilvl="0">
      <w:start w:val="1"/>
      <w:numFmt w:val="upperRoman"/>
      <w:lvlText w:val="Articolo %1."/>
      <w:lvlJc w:val="left"/>
      <w:pPr>
        <w:tabs>
          <w:tab w:val="num" w:pos="1440"/>
        </w:tabs>
        <w:ind w:left="0" w:firstLine="0"/>
      </w:pPr>
    </w:lvl>
    <w:lvl w:ilvl="1">
      <w:start w:val="1"/>
      <w:numFmt w:val="decimalZero"/>
      <w:isLgl/>
      <w:lvlText w:val="Sezione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1C65725F"/>
    <w:multiLevelType w:val="hybridMultilevel"/>
    <w:tmpl w:val="FB50E3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114656"/>
    <w:multiLevelType w:val="hybridMultilevel"/>
    <w:tmpl w:val="0E0EAC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DFA143B"/>
    <w:multiLevelType w:val="hybridMultilevel"/>
    <w:tmpl w:val="57A02930"/>
    <w:lvl w:ilvl="0" w:tplc="E23CAC88">
      <w:start w:val="1"/>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1C926AD"/>
    <w:multiLevelType w:val="hybridMultilevel"/>
    <w:tmpl w:val="CBF03D80"/>
    <w:lvl w:ilvl="0" w:tplc="AE10515C">
      <w:start w:val="1"/>
      <w:numFmt w:val="decimal"/>
      <w:pStyle w:val="Paragrafo"/>
      <w:lvlText w:val="%1."/>
      <w:lvlJc w:val="left"/>
      <w:pPr>
        <w:tabs>
          <w:tab w:val="num" w:pos="900"/>
        </w:tabs>
        <w:ind w:left="900" w:hanging="360"/>
      </w:pPr>
    </w:lvl>
    <w:lvl w:ilvl="1" w:tplc="04100019" w:tentative="1">
      <w:start w:val="1"/>
      <w:numFmt w:val="lowerLetter"/>
      <w:lvlText w:val="%2."/>
      <w:lvlJc w:val="left"/>
      <w:pPr>
        <w:tabs>
          <w:tab w:val="num" w:pos="1620"/>
        </w:tabs>
        <w:ind w:left="1620" w:hanging="360"/>
      </w:pPr>
    </w:lvl>
    <w:lvl w:ilvl="2" w:tplc="0410001B" w:tentative="1">
      <w:start w:val="1"/>
      <w:numFmt w:val="lowerRoman"/>
      <w:lvlText w:val="%3."/>
      <w:lvlJc w:val="right"/>
      <w:pPr>
        <w:tabs>
          <w:tab w:val="num" w:pos="2340"/>
        </w:tabs>
        <w:ind w:left="2340" w:hanging="180"/>
      </w:pPr>
    </w:lvl>
    <w:lvl w:ilvl="3" w:tplc="0410000F" w:tentative="1">
      <w:start w:val="1"/>
      <w:numFmt w:val="decimal"/>
      <w:lvlText w:val="%4."/>
      <w:lvlJc w:val="left"/>
      <w:pPr>
        <w:tabs>
          <w:tab w:val="num" w:pos="3060"/>
        </w:tabs>
        <w:ind w:left="3060" w:hanging="360"/>
      </w:pPr>
    </w:lvl>
    <w:lvl w:ilvl="4" w:tplc="04100019" w:tentative="1">
      <w:start w:val="1"/>
      <w:numFmt w:val="lowerLetter"/>
      <w:lvlText w:val="%5."/>
      <w:lvlJc w:val="left"/>
      <w:pPr>
        <w:tabs>
          <w:tab w:val="num" w:pos="3780"/>
        </w:tabs>
        <w:ind w:left="3780" w:hanging="360"/>
      </w:pPr>
    </w:lvl>
    <w:lvl w:ilvl="5" w:tplc="0410001B" w:tentative="1">
      <w:start w:val="1"/>
      <w:numFmt w:val="lowerRoman"/>
      <w:lvlText w:val="%6."/>
      <w:lvlJc w:val="right"/>
      <w:pPr>
        <w:tabs>
          <w:tab w:val="num" w:pos="4500"/>
        </w:tabs>
        <w:ind w:left="4500" w:hanging="180"/>
      </w:pPr>
    </w:lvl>
    <w:lvl w:ilvl="6" w:tplc="0410000F" w:tentative="1">
      <w:start w:val="1"/>
      <w:numFmt w:val="decimal"/>
      <w:lvlText w:val="%7."/>
      <w:lvlJc w:val="left"/>
      <w:pPr>
        <w:tabs>
          <w:tab w:val="num" w:pos="5220"/>
        </w:tabs>
        <w:ind w:left="5220" w:hanging="360"/>
      </w:pPr>
    </w:lvl>
    <w:lvl w:ilvl="7" w:tplc="04100019" w:tentative="1">
      <w:start w:val="1"/>
      <w:numFmt w:val="lowerLetter"/>
      <w:lvlText w:val="%8."/>
      <w:lvlJc w:val="left"/>
      <w:pPr>
        <w:tabs>
          <w:tab w:val="num" w:pos="5940"/>
        </w:tabs>
        <w:ind w:left="5940" w:hanging="360"/>
      </w:pPr>
    </w:lvl>
    <w:lvl w:ilvl="8" w:tplc="0410001B" w:tentative="1">
      <w:start w:val="1"/>
      <w:numFmt w:val="lowerRoman"/>
      <w:lvlText w:val="%9."/>
      <w:lvlJc w:val="right"/>
      <w:pPr>
        <w:tabs>
          <w:tab w:val="num" w:pos="6660"/>
        </w:tabs>
        <w:ind w:left="6660" w:hanging="180"/>
      </w:pPr>
    </w:lvl>
  </w:abstractNum>
  <w:abstractNum w:abstractNumId="15" w15:restartNumberingAfterBreak="0">
    <w:nsid w:val="36E242EC"/>
    <w:multiLevelType w:val="hybridMultilevel"/>
    <w:tmpl w:val="609496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929298B"/>
    <w:multiLevelType w:val="hybridMultilevel"/>
    <w:tmpl w:val="D85AB2CA"/>
    <w:lvl w:ilvl="0" w:tplc="D9D67570">
      <w:start w:val="1"/>
      <w:numFmt w:val="bullet"/>
      <w:lvlText w:val=""/>
      <w:lvlJc w:val="left"/>
      <w:pPr>
        <w:tabs>
          <w:tab w:val="num" w:pos="360"/>
        </w:tabs>
        <w:ind w:left="340" w:hanging="34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D56CCC"/>
    <w:multiLevelType w:val="hybridMultilevel"/>
    <w:tmpl w:val="1B201DF4"/>
    <w:lvl w:ilvl="0" w:tplc="D9D67570">
      <w:start w:val="1"/>
      <w:numFmt w:val="bullet"/>
      <w:lvlText w:val=""/>
      <w:lvlJc w:val="left"/>
      <w:pPr>
        <w:tabs>
          <w:tab w:val="num" w:pos="360"/>
        </w:tabs>
        <w:ind w:left="340" w:hanging="34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C977D0"/>
    <w:multiLevelType w:val="hybridMultilevel"/>
    <w:tmpl w:val="841806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09C719B"/>
    <w:multiLevelType w:val="multilevel"/>
    <w:tmpl w:val="0410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57A04FD7"/>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DA5435D"/>
    <w:multiLevelType w:val="hybridMultilevel"/>
    <w:tmpl w:val="09AEBBA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11B1DA5"/>
    <w:multiLevelType w:val="hybridMultilevel"/>
    <w:tmpl w:val="0060DFFA"/>
    <w:lvl w:ilvl="0" w:tplc="D9D67570">
      <w:start w:val="1"/>
      <w:numFmt w:val="bullet"/>
      <w:lvlText w:val=""/>
      <w:lvlJc w:val="left"/>
      <w:pPr>
        <w:tabs>
          <w:tab w:val="num" w:pos="360"/>
        </w:tabs>
        <w:ind w:left="340" w:hanging="34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A0F05A8"/>
    <w:multiLevelType w:val="multilevel"/>
    <w:tmpl w:val="0410001D"/>
    <w:styleLink w:val="Sottoparagrafo"/>
    <w:lvl w:ilvl="0">
      <w:start w:val="1"/>
      <w:numFmt w:val="lowerLetter"/>
      <w:lvlText w:val="%1"/>
      <w:lvlJc w:val="left"/>
      <w:pPr>
        <w:tabs>
          <w:tab w:val="num" w:pos="360"/>
        </w:tabs>
        <w:ind w:left="360" w:hanging="360"/>
      </w:pPr>
      <w:rPr>
        <w:rFonts w:ascii="Times New Roman" w:hAnsi="Times New Roman" w:hint="default"/>
        <w:color w:val="auto"/>
      </w:rPr>
    </w:lvl>
    <w:lvl w:ilvl="1">
      <w:start w:val="1"/>
      <w:numFmt w:val="lowerLetter"/>
      <w:lvlText w:val="%2"/>
      <w:lvlJc w:val="left"/>
      <w:pPr>
        <w:tabs>
          <w:tab w:val="num" w:pos="720"/>
        </w:tabs>
        <w:ind w:left="720" w:hanging="360"/>
      </w:pPr>
      <w:rPr>
        <w:rFonts w:ascii="Times New Roman" w:hAnsi="Times New Roman" w:hint="default"/>
        <w:color w:val="auto"/>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263187C"/>
    <w:multiLevelType w:val="multilevel"/>
    <w:tmpl w:val="0EB81B9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1146"/>
        </w:tabs>
        <w:ind w:left="426" w:firstLine="0"/>
      </w:pPr>
      <w:rPr>
        <w:rFonts w:hint="default"/>
      </w:rPr>
    </w:lvl>
    <w:lvl w:ilvl="2">
      <w:start w:val="1"/>
      <w:numFmt w:val="decimal"/>
      <w:pStyle w:val="Heading3"/>
      <w:lvlText w:val="%1.%2.%3"/>
      <w:lvlJc w:val="left"/>
      <w:pPr>
        <w:tabs>
          <w:tab w:val="num" w:pos="1304"/>
        </w:tabs>
        <w:ind w:left="1304" w:hanging="737"/>
      </w:pPr>
    </w:lvl>
    <w:lvl w:ilvl="3">
      <w:start w:val="1"/>
      <w:numFmt w:val="decimal"/>
      <w:pStyle w:val="Heading4"/>
      <w:lvlText w:val="%1.%2.%3.%4"/>
      <w:lvlJc w:val="left"/>
      <w:pPr>
        <w:tabs>
          <w:tab w:val="num" w:pos="1950"/>
        </w:tabs>
        <w:ind w:left="1950" w:hanging="864"/>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094"/>
        </w:tabs>
        <w:ind w:left="2094" w:hanging="1008"/>
      </w:pPr>
      <w:rPr>
        <w:rFonts w:hint="default"/>
      </w:rPr>
    </w:lvl>
    <w:lvl w:ilvl="5">
      <w:start w:val="1"/>
      <w:numFmt w:val="decimal"/>
      <w:lvlText w:val="%1.%2.%3.%4.%5.%6"/>
      <w:lvlJc w:val="left"/>
      <w:pPr>
        <w:tabs>
          <w:tab w:val="num" w:pos="2238"/>
        </w:tabs>
        <w:ind w:left="2238" w:hanging="1152"/>
      </w:pPr>
      <w:rPr>
        <w:rFonts w:hint="default"/>
      </w:rPr>
    </w:lvl>
    <w:lvl w:ilvl="6">
      <w:start w:val="1"/>
      <w:numFmt w:val="decimal"/>
      <w:lvlText w:val="%1.%2.%3.%4.%5.%6.%7"/>
      <w:lvlJc w:val="left"/>
      <w:pPr>
        <w:tabs>
          <w:tab w:val="num" w:pos="2382"/>
        </w:tabs>
        <w:ind w:left="2382" w:hanging="1296"/>
      </w:pPr>
      <w:rPr>
        <w:rFonts w:hint="default"/>
      </w:rPr>
    </w:lvl>
    <w:lvl w:ilvl="7">
      <w:start w:val="1"/>
      <w:numFmt w:val="decimal"/>
      <w:lvlText w:val="%1.%2.%3.%4.%5.%6.%7.%8"/>
      <w:lvlJc w:val="left"/>
      <w:pPr>
        <w:tabs>
          <w:tab w:val="num" w:pos="2526"/>
        </w:tabs>
        <w:ind w:left="2526" w:hanging="1440"/>
      </w:pPr>
      <w:rPr>
        <w:rFonts w:hint="default"/>
      </w:rPr>
    </w:lvl>
    <w:lvl w:ilvl="8">
      <w:start w:val="1"/>
      <w:numFmt w:val="decimal"/>
      <w:lvlText w:val="%1.%2.%3.%4.%5.%6.%7.%8.%9"/>
      <w:lvlJc w:val="left"/>
      <w:pPr>
        <w:tabs>
          <w:tab w:val="num" w:pos="2670"/>
        </w:tabs>
        <w:ind w:left="2670" w:hanging="1584"/>
      </w:pPr>
      <w:rPr>
        <w:rFonts w:hint="default"/>
      </w:rPr>
    </w:lvl>
  </w:abstractNum>
  <w:abstractNum w:abstractNumId="25" w15:restartNumberingAfterBreak="0">
    <w:nsid w:val="756F61A5"/>
    <w:multiLevelType w:val="hybridMultilevel"/>
    <w:tmpl w:val="9AB6AB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68623093">
    <w:abstractNumId w:val="8"/>
  </w:num>
  <w:num w:numId="2" w16cid:durableId="1890914861">
    <w:abstractNumId w:val="3"/>
  </w:num>
  <w:num w:numId="3" w16cid:durableId="1910074093">
    <w:abstractNumId w:val="2"/>
  </w:num>
  <w:num w:numId="4" w16cid:durableId="187254029">
    <w:abstractNumId w:val="1"/>
  </w:num>
  <w:num w:numId="5" w16cid:durableId="153496054">
    <w:abstractNumId w:val="0"/>
  </w:num>
  <w:num w:numId="6" w16cid:durableId="1911041427">
    <w:abstractNumId w:val="9"/>
  </w:num>
  <w:num w:numId="7" w16cid:durableId="1602567609">
    <w:abstractNumId w:val="7"/>
  </w:num>
  <w:num w:numId="8" w16cid:durableId="745886501">
    <w:abstractNumId w:val="6"/>
  </w:num>
  <w:num w:numId="9" w16cid:durableId="608855818">
    <w:abstractNumId w:val="5"/>
  </w:num>
  <w:num w:numId="10" w16cid:durableId="282613051">
    <w:abstractNumId w:val="4"/>
  </w:num>
  <w:num w:numId="11" w16cid:durableId="947738733">
    <w:abstractNumId w:val="20"/>
  </w:num>
  <w:num w:numId="12" w16cid:durableId="1707871723">
    <w:abstractNumId w:val="19"/>
  </w:num>
  <w:num w:numId="13" w16cid:durableId="2108228925">
    <w:abstractNumId w:val="10"/>
  </w:num>
  <w:num w:numId="14" w16cid:durableId="956987597">
    <w:abstractNumId w:val="14"/>
  </w:num>
  <w:num w:numId="15" w16cid:durableId="671027790">
    <w:abstractNumId w:val="23"/>
  </w:num>
  <w:num w:numId="16" w16cid:durableId="261496140">
    <w:abstractNumId w:val="24"/>
  </w:num>
  <w:num w:numId="17" w16cid:durableId="774133978">
    <w:abstractNumId w:val="13"/>
  </w:num>
  <w:num w:numId="18" w16cid:durableId="1221209411">
    <w:abstractNumId w:val="22"/>
  </w:num>
  <w:num w:numId="19" w16cid:durableId="1035235061">
    <w:abstractNumId w:val="17"/>
  </w:num>
  <w:num w:numId="20" w16cid:durableId="784424782">
    <w:abstractNumId w:val="18"/>
  </w:num>
  <w:num w:numId="21" w16cid:durableId="150486577">
    <w:abstractNumId w:val="16"/>
  </w:num>
  <w:num w:numId="22" w16cid:durableId="1254779817">
    <w:abstractNumId w:val="21"/>
  </w:num>
  <w:num w:numId="23" w16cid:durableId="265693047">
    <w:abstractNumId w:val="15"/>
  </w:num>
  <w:num w:numId="24" w16cid:durableId="1435589091">
    <w:abstractNumId w:val="12"/>
  </w:num>
  <w:num w:numId="25" w16cid:durableId="1086070004">
    <w:abstractNumId w:val="25"/>
  </w:num>
  <w:num w:numId="26" w16cid:durableId="1654748965">
    <w:abstractNumId w:val="11"/>
  </w:num>
  <w:num w:numId="27" w16cid:durableId="16204510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203167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559359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333530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554790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424627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705583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822801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481382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953743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349068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467607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7837149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396501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2683098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933672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637993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789180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259762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032716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613190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201697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4010779">
    <w:abstractNumId w:val="24"/>
  </w:num>
  <w:num w:numId="50" w16cid:durableId="8385467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sper Simonsen">
    <w15:presenceInfo w15:providerId="Windows Live" w15:userId="2288b282e7ac48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markup="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F1"/>
    <w:rsid w:val="000037F4"/>
    <w:rsid w:val="00004121"/>
    <w:rsid w:val="0000589A"/>
    <w:rsid w:val="000063B4"/>
    <w:rsid w:val="00006906"/>
    <w:rsid w:val="0001014F"/>
    <w:rsid w:val="000105FB"/>
    <w:rsid w:val="000112C4"/>
    <w:rsid w:val="00013FFB"/>
    <w:rsid w:val="000169FA"/>
    <w:rsid w:val="00016D9D"/>
    <w:rsid w:val="00020D55"/>
    <w:rsid w:val="00024CBD"/>
    <w:rsid w:val="000304B2"/>
    <w:rsid w:val="00034B66"/>
    <w:rsid w:val="00046EB8"/>
    <w:rsid w:val="0005077D"/>
    <w:rsid w:val="0005079F"/>
    <w:rsid w:val="00050C4B"/>
    <w:rsid w:val="00055005"/>
    <w:rsid w:val="0005715F"/>
    <w:rsid w:val="00065FCE"/>
    <w:rsid w:val="00066685"/>
    <w:rsid w:val="00067A69"/>
    <w:rsid w:val="00067CEA"/>
    <w:rsid w:val="00073A94"/>
    <w:rsid w:val="00074C37"/>
    <w:rsid w:val="000841DB"/>
    <w:rsid w:val="00087A3F"/>
    <w:rsid w:val="00091D46"/>
    <w:rsid w:val="000A2430"/>
    <w:rsid w:val="000A40F1"/>
    <w:rsid w:val="000A66CF"/>
    <w:rsid w:val="000B0546"/>
    <w:rsid w:val="000B251E"/>
    <w:rsid w:val="000B54D2"/>
    <w:rsid w:val="000C29CC"/>
    <w:rsid w:val="000C5CBB"/>
    <w:rsid w:val="000C68A5"/>
    <w:rsid w:val="000C7625"/>
    <w:rsid w:val="000D07AD"/>
    <w:rsid w:val="000D13E3"/>
    <w:rsid w:val="000D2A86"/>
    <w:rsid w:val="000D3827"/>
    <w:rsid w:val="000D411F"/>
    <w:rsid w:val="000D5495"/>
    <w:rsid w:val="000D63F8"/>
    <w:rsid w:val="000E18AF"/>
    <w:rsid w:val="000E5282"/>
    <w:rsid w:val="000E5314"/>
    <w:rsid w:val="000E5D65"/>
    <w:rsid w:val="000E7C5D"/>
    <w:rsid w:val="000F1ACE"/>
    <w:rsid w:val="000F3D12"/>
    <w:rsid w:val="000F7648"/>
    <w:rsid w:val="0010496A"/>
    <w:rsid w:val="001074ED"/>
    <w:rsid w:val="001118BF"/>
    <w:rsid w:val="00113D4B"/>
    <w:rsid w:val="00115556"/>
    <w:rsid w:val="0011695A"/>
    <w:rsid w:val="00116FBF"/>
    <w:rsid w:val="0012252B"/>
    <w:rsid w:val="00126738"/>
    <w:rsid w:val="00134CE4"/>
    <w:rsid w:val="001354DD"/>
    <w:rsid w:val="001358FE"/>
    <w:rsid w:val="0013626B"/>
    <w:rsid w:val="0014049E"/>
    <w:rsid w:val="00140C6E"/>
    <w:rsid w:val="00142153"/>
    <w:rsid w:val="00142A79"/>
    <w:rsid w:val="001449CB"/>
    <w:rsid w:val="001477B4"/>
    <w:rsid w:val="00155970"/>
    <w:rsid w:val="00155A79"/>
    <w:rsid w:val="00161856"/>
    <w:rsid w:val="00163309"/>
    <w:rsid w:val="00164A7E"/>
    <w:rsid w:val="00164AD8"/>
    <w:rsid w:val="00171577"/>
    <w:rsid w:val="00181D05"/>
    <w:rsid w:val="00183C02"/>
    <w:rsid w:val="00184F5A"/>
    <w:rsid w:val="001855AC"/>
    <w:rsid w:val="0019512A"/>
    <w:rsid w:val="0019652B"/>
    <w:rsid w:val="0019658C"/>
    <w:rsid w:val="001A0A44"/>
    <w:rsid w:val="001A0F95"/>
    <w:rsid w:val="001A578A"/>
    <w:rsid w:val="001B01F8"/>
    <w:rsid w:val="001B2A13"/>
    <w:rsid w:val="001B3106"/>
    <w:rsid w:val="001B35ED"/>
    <w:rsid w:val="001B3645"/>
    <w:rsid w:val="001B3BAC"/>
    <w:rsid w:val="001C25B8"/>
    <w:rsid w:val="001C4E39"/>
    <w:rsid w:val="001C5056"/>
    <w:rsid w:val="001C5411"/>
    <w:rsid w:val="001C5C24"/>
    <w:rsid w:val="001D47FE"/>
    <w:rsid w:val="001D4B54"/>
    <w:rsid w:val="001D6426"/>
    <w:rsid w:val="001E3FB0"/>
    <w:rsid w:val="001F0673"/>
    <w:rsid w:val="001F143D"/>
    <w:rsid w:val="001F19CC"/>
    <w:rsid w:val="001F2494"/>
    <w:rsid w:val="001F2E8E"/>
    <w:rsid w:val="001F5711"/>
    <w:rsid w:val="00201EEA"/>
    <w:rsid w:val="002035C8"/>
    <w:rsid w:val="00211389"/>
    <w:rsid w:val="0021221F"/>
    <w:rsid w:val="002159D1"/>
    <w:rsid w:val="0022330A"/>
    <w:rsid w:val="00223738"/>
    <w:rsid w:val="002241EF"/>
    <w:rsid w:val="00224245"/>
    <w:rsid w:val="00226015"/>
    <w:rsid w:val="002260EA"/>
    <w:rsid w:val="00227539"/>
    <w:rsid w:val="002303A0"/>
    <w:rsid w:val="00231C7A"/>
    <w:rsid w:val="002321A9"/>
    <w:rsid w:val="00232A8A"/>
    <w:rsid w:val="002364E0"/>
    <w:rsid w:val="00237061"/>
    <w:rsid w:val="00243610"/>
    <w:rsid w:val="0024511E"/>
    <w:rsid w:val="002459B2"/>
    <w:rsid w:val="00246175"/>
    <w:rsid w:val="00246F42"/>
    <w:rsid w:val="00250CEC"/>
    <w:rsid w:val="00253871"/>
    <w:rsid w:val="002614AE"/>
    <w:rsid w:val="00261976"/>
    <w:rsid w:val="00263882"/>
    <w:rsid w:val="0026407E"/>
    <w:rsid w:val="00266A9E"/>
    <w:rsid w:val="00271C1B"/>
    <w:rsid w:val="002725E9"/>
    <w:rsid w:val="00275EAB"/>
    <w:rsid w:val="00276901"/>
    <w:rsid w:val="00277978"/>
    <w:rsid w:val="00286230"/>
    <w:rsid w:val="00287ED4"/>
    <w:rsid w:val="002905E0"/>
    <w:rsid w:val="002938F4"/>
    <w:rsid w:val="002968E3"/>
    <w:rsid w:val="002A03F1"/>
    <w:rsid w:val="002A234C"/>
    <w:rsid w:val="002A5950"/>
    <w:rsid w:val="002A70B8"/>
    <w:rsid w:val="002B1B9F"/>
    <w:rsid w:val="002B1BB5"/>
    <w:rsid w:val="002B2717"/>
    <w:rsid w:val="002B2D2A"/>
    <w:rsid w:val="002B4FEF"/>
    <w:rsid w:val="002C025A"/>
    <w:rsid w:val="002C087A"/>
    <w:rsid w:val="002C1D6A"/>
    <w:rsid w:val="002C6D1D"/>
    <w:rsid w:val="002E3BFD"/>
    <w:rsid w:val="002F0387"/>
    <w:rsid w:val="002F05CD"/>
    <w:rsid w:val="002F118B"/>
    <w:rsid w:val="002F3981"/>
    <w:rsid w:val="002F39CE"/>
    <w:rsid w:val="002F5303"/>
    <w:rsid w:val="002F6F8F"/>
    <w:rsid w:val="00300BD7"/>
    <w:rsid w:val="003036D0"/>
    <w:rsid w:val="00304120"/>
    <w:rsid w:val="003047D8"/>
    <w:rsid w:val="0030527A"/>
    <w:rsid w:val="00305F02"/>
    <w:rsid w:val="00306A4B"/>
    <w:rsid w:val="00307645"/>
    <w:rsid w:val="0031261F"/>
    <w:rsid w:val="00312CBC"/>
    <w:rsid w:val="00316826"/>
    <w:rsid w:val="003213EA"/>
    <w:rsid w:val="00322348"/>
    <w:rsid w:val="00323F84"/>
    <w:rsid w:val="00324ADB"/>
    <w:rsid w:val="00325843"/>
    <w:rsid w:val="0032738E"/>
    <w:rsid w:val="00330DA2"/>
    <w:rsid w:val="0033246C"/>
    <w:rsid w:val="003337E8"/>
    <w:rsid w:val="00333B78"/>
    <w:rsid w:val="003342A5"/>
    <w:rsid w:val="00336AB0"/>
    <w:rsid w:val="00344EEE"/>
    <w:rsid w:val="00345EC8"/>
    <w:rsid w:val="003479A1"/>
    <w:rsid w:val="00361526"/>
    <w:rsid w:val="00361963"/>
    <w:rsid w:val="00362336"/>
    <w:rsid w:val="00362CE8"/>
    <w:rsid w:val="003634BF"/>
    <w:rsid w:val="00364C68"/>
    <w:rsid w:val="00370209"/>
    <w:rsid w:val="00373BC7"/>
    <w:rsid w:val="003747BF"/>
    <w:rsid w:val="00382574"/>
    <w:rsid w:val="003827AD"/>
    <w:rsid w:val="00384A76"/>
    <w:rsid w:val="00385618"/>
    <w:rsid w:val="0038711D"/>
    <w:rsid w:val="003918F3"/>
    <w:rsid w:val="0039610D"/>
    <w:rsid w:val="0039777E"/>
    <w:rsid w:val="003A07E5"/>
    <w:rsid w:val="003A2A37"/>
    <w:rsid w:val="003A2D6A"/>
    <w:rsid w:val="003A3724"/>
    <w:rsid w:val="003A4F00"/>
    <w:rsid w:val="003A760B"/>
    <w:rsid w:val="003B4C00"/>
    <w:rsid w:val="003B708C"/>
    <w:rsid w:val="003C08A4"/>
    <w:rsid w:val="003C1B90"/>
    <w:rsid w:val="003C22B8"/>
    <w:rsid w:val="003C2C4F"/>
    <w:rsid w:val="003C416F"/>
    <w:rsid w:val="003C6818"/>
    <w:rsid w:val="003D7F13"/>
    <w:rsid w:val="003E0B0E"/>
    <w:rsid w:val="003E10A8"/>
    <w:rsid w:val="003E3C47"/>
    <w:rsid w:val="003E4679"/>
    <w:rsid w:val="003E5DD4"/>
    <w:rsid w:val="003E62F4"/>
    <w:rsid w:val="003E6E76"/>
    <w:rsid w:val="003F16C6"/>
    <w:rsid w:val="003F69AA"/>
    <w:rsid w:val="00400371"/>
    <w:rsid w:val="00402042"/>
    <w:rsid w:val="00403076"/>
    <w:rsid w:val="0040499B"/>
    <w:rsid w:val="00406AB2"/>
    <w:rsid w:val="00410CCF"/>
    <w:rsid w:val="00415B82"/>
    <w:rsid w:val="0041627B"/>
    <w:rsid w:val="00420036"/>
    <w:rsid w:val="004215E7"/>
    <w:rsid w:val="00422F33"/>
    <w:rsid w:val="004233DB"/>
    <w:rsid w:val="004258A4"/>
    <w:rsid w:val="00426576"/>
    <w:rsid w:val="00426F4E"/>
    <w:rsid w:val="0043067D"/>
    <w:rsid w:val="00430C9C"/>
    <w:rsid w:val="004314D9"/>
    <w:rsid w:val="0043519D"/>
    <w:rsid w:val="004449B0"/>
    <w:rsid w:val="00444AD9"/>
    <w:rsid w:val="00444F2F"/>
    <w:rsid w:val="004506F4"/>
    <w:rsid w:val="004506FF"/>
    <w:rsid w:val="00451677"/>
    <w:rsid w:val="0045314B"/>
    <w:rsid w:val="00457F02"/>
    <w:rsid w:val="00460316"/>
    <w:rsid w:val="00465E19"/>
    <w:rsid w:val="00467CDC"/>
    <w:rsid w:val="00470C32"/>
    <w:rsid w:val="00480A20"/>
    <w:rsid w:val="0048170C"/>
    <w:rsid w:val="00483B65"/>
    <w:rsid w:val="00485020"/>
    <w:rsid w:val="0048517A"/>
    <w:rsid w:val="00487513"/>
    <w:rsid w:val="00487A54"/>
    <w:rsid w:val="00490306"/>
    <w:rsid w:val="00490C0A"/>
    <w:rsid w:val="00490D43"/>
    <w:rsid w:val="00490DAB"/>
    <w:rsid w:val="004935EE"/>
    <w:rsid w:val="004A0A7A"/>
    <w:rsid w:val="004A2759"/>
    <w:rsid w:val="004A70E8"/>
    <w:rsid w:val="004B003D"/>
    <w:rsid w:val="004B295D"/>
    <w:rsid w:val="004B41F6"/>
    <w:rsid w:val="004B52A4"/>
    <w:rsid w:val="004B61B7"/>
    <w:rsid w:val="004C0278"/>
    <w:rsid w:val="004C0CC6"/>
    <w:rsid w:val="004C0ED9"/>
    <w:rsid w:val="004C5672"/>
    <w:rsid w:val="004C752B"/>
    <w:rsid w:val="004D07E9"/>
    <w:rsid w:val="004D156E"/>
    <w:rsid w:val="004D1D9B"/>
    <w:rsid w:val="004D28E7"/>
    <w:rsid w:val="004D5FA5"/>
    <w:rsid w:val="004E185F"/>
    <w:rsid w:val="004E7419"/>
    <w:rsid w:val="004F26BA"/>
    <w:rsid w:val="004F3DCC"/>
    <w:rsid w:val="004F45C9"/>
    <w:rsid w:val="004F5EF9"/>
    <w:rsid w:val="00501C83"/>
    <w:rsid w:val="005024A0"/>
    <w:rsid w:val="00503E28"/>
    <w:rsid w:val="00510AEC"/>
    <w:rsid w:val="005116E3"/>
    <w:rsid w:val="005138C5"/>
    <w:rsid w:val="005141C3"/>
    <w:rsid w:val="00514386"/>
    <w:rsid w:val="00515890"/>
    <w:rsid w:val="0052055D"/>
    <w:rsid w:val="00521C0A"/>
    <w:rsid w:val="005252D1"/>
    <w:rsid w:val="00532868"/>
    <w:rsid w:val="00534817"/>
    <w:rsid w:val="0054143B"/>
    <w:rsid w:val="00547E94"/>
    <w:rsid w:val="00550E62"/>
    <w:rsid w:val="00557333"/>
    <w:rsid w:val="00557B7C"/>
    <w:rsid w:val="005601E8"/>
    <w:rsid w:val="00564144"/>
    <w:rsid w:val="0056442A"/>
    <w:rsid w:val="00564F45"/>
    <w:rsid w:val="0057320B"/>
    <w:rsid w:val="005755CC"/>
    <w:rsid w:val="00575603"/>
    <w:rsid w:val="00575DD4"/>
    <w:rsid w:val="00576AE4"/>
    <w:rsid w:val="00586A4D"/>
    <w:rsid w:val="005871B1"/>
    <w:rsid w:val="00587D38"/>
    <w:rsid w:val="00591671"/>
    <w:rsid w:val="005928C6"/>
    <w:rsid w:val="00593527"/>
    <w:rsid w:val="005942A2"/>
    <w:rsid w:val="00595AD3"/>
    <w:rsid w:val="00595B61"/>
    <w:rsid w:val="005A1532"/>
    <w:rsid w:val="005A1EAE"/>
    <w:rsid w:val="005A41A6"/>
    <w:rsid w:val="005A4F75"/>
    <w:rsid w:val="005B01BF"/>
    <w:rsid w:val="005B19F7"/>
    <w:rsid w:val="005B1E1D"/>
    <w:rsid w:val="005B4F8B"/>
    <w:rsid w:val="005B60DB"/>
    <w:rsid w:val="005B6328"/>
    <w:rsid w:val="005C0903"/>
    <w:rsid w:val="005C238E"/>
    <w:rsid w:val="005C4FF3"/>
    <w:rsid w:val="005C55B2"/>
    <w:rsid w:val="005C6581"/>
    <w:rsid w:val="005C7067"/>
    <w:rsid w:val="005C7DC8"/>
    <w:rsid w:val="005D1A58"/>
    <w:rsid w:val="005D295B"/>
    <w:rsid w:val="005D2C7F"/>
    <w:rsid w:val="005D35E7"/>
    <w:rsid w:val="005D51E3"/>
    <w:rsid w:val="005D6574"/>
    <w:rsid w:val="005D774B"/>
    <w:rsid w:val="005E2D28"/>
    <w:rsid w:val="005E374D"/>
    <w:rsid w:val="005E3E71"/>
    <w:rsid w:val="005E646B"/>
    <w:rsid w:val="005F522F"/>
    <w:rsid w:val="005F6309"/>
    <w:rsid w:val="00602F63"/>
    <w:rsid w:val="00603D58"/>
    <w:rsid w:val="006137E4"/>
    <w:rsid w:val="0061418E"/>
    <w:rsid w:val="0061557A"/>
    <w:rsid w:val="006222D2"/>
    <w:rsid w:val="006232E6"/>
    <w:rsid w:val="00625199"/>
    <w:rsid w:val="006265DE"/>
    <w:rsid w:val="00627D1B"/>
    <w:rsid w:val="00630444"/>
    <w:rsid w:val="00630EC7"/>
    <w:rsid w:val="00632E24"/>
    <w:rsid w:val="0063640E"/>
    <w:rsid w:val="006369C3"/>
    <w:rsid w:val="006374C1"/>
    <w:rsid w:val="00641FB4"/>
    <w:rsid w:val="00642505"/>
    <w:rsid w:val="00644CDC"/>
    <w:rsid w:val="00647782"/>
    <w:rsid w:val="00647AC6"/>
    <w:rsid w:val="00652386"/>
    <w:rsid w:val="0065299F"/>
    <w:rsid w:val="00655A0E"/>
    <w:rsid w:val="0066075B"/>
    <w:rsid w:val="0066274E"/>
    <w:rsid w:val="00664AD9"/>
    <w:rsid w:val="00665E7B"/>
    <w:rsid w:val="006664AC"/>
    <w:rsid w:val="00674CB6"/>
    <w:rsid w:val="00675566"/>
    <w:rsid w:val="00675DBA"/>
    <w:rsid w:val="00680268"/>
    <w:rsid w:val="0068057C"/>
    <w:rsid w:val="00691C1B"/>
    <w:rsid w:val="00691C9E"/>
    <w:rsid w:val="00692E1D"/>
    <w:rsid w:val="006931E9"/>
    <w:rsid w:val="00695639"/>
    <w:rsid w:val="00695723"/>
    <w:rsid w:val="006B1D58"/>
    <w:rsid w:val="006B38EE"/>
    <w:rsid w:val="006B4B5F"/>
    <w:rsid w:val="006B5F21"/>
    <w:rsid w:val="006B768B"/>
    <w:rsid w:val="006B7EF2"/>
    <w:rsid w:val="006D00D1"/>
    <w:rsid w:val="006D4834"/>
    <w:rsid w:val="006E511B"/>
    <w:rsid w:val="006F0466"/>
    <w:rsid w:val="006F0C9D"/>
    <w:rsid w:val="006F252B"/>
    <w:rsid w:val="00701AFF"/>
    <w:rsid w:val="00703929"/>
    <w:rsid w:val="007066C2"/>
    <w:rsid w:val="0071203F"/>
    <w:rsid w:val="007125D8"/>
    <w:rsid w:val="00714354"/>
    <w:rsid w:val="00714B08"/>
    <w:rsid w:val="00720CFF"/>
    <w:rsid w:val="00722680"/>
    <w:rsid w:val="00722AC7"/>
    <w:rsid w:val="0072468E"/>
    <w:rsid w:val="00724870"/>
    <w:rsid w:val="00726718"/>
    <w:rsid w:val="0073037B"/>
    <w:rsid w:val="00732734"/>
    <w:rsid w:val="00737A04"/>
    <w:rsid w:val="00741E9D"/>
    <w:rsid w:val="00742EEE"/>
    <w:rsid w:val="00743675"/>
    <w:rsid w:val="007437C0"/>
    <w:rsid w:val="00743D17"/>
    <w:rsid w:val="0074475C"/>
    <w:rsid w:val="00751EF8"/>
    <w:rsid w:val="00756EDA"/>
    <w:rsid w:val="00756F7A"/>
    <w:rsid w:val="00765268"/>
    <w:rsid w:val="00765312"/>
    <w:rsid w:val="00765DE4"/>
    <w:rsid w:val="00766B28"/>
    <w:rsid w:val="007723FF"/>
    <w:rsid w:val="0077331F"/>
    <w:rsid w:val="00774E33"/>
    <w:rsid w:val="00777115"/>
    <w:rsid w:val="0078103F"/>
    <w:rsid w:val="007817E8"/>
    <w:rsid w:val="00782C4E"/>
    <w:rsid w:val="00783998"/>
    <w:rsid w:val="00794075"/>
    <w:rsid w:val="00796C9F"/>
    <w:rsid w:val="007A05CB"/>
    <w:rsid w:val="007A2976"/>
    <w:rsid w:val="007A4A5B"/>
    <w:rsid w:val="007A4CE6"/>
    <w:rsid w:val="007A6491"/>
    <w:rsid w:val="007B3D6A"/>
    <w:rsid w:val="007B4FA9"/>
    <w:rsid w:val="007C0726"/>
    <w:rsid w:val="007C0888"/>
    <w:rsid w:val="007C27B2"/>
    <w:rsid w:val="007C6B6C"/>
    <w:rsid w:val="007D43D6"/>
    <w:rsid w:val="007D50C7"/>
    <w:rsid w:val="007D5380"/>
    <w:rsid w:val="007E1E2A"/>
    <w:rsid w:val="007F073A"/>
    <w:rsid w:val="007F0E04"/>
    <w:rsid w:val="007F3C68"/>
    <w:rsid w:val="007F3D63"/>
    <w:rsid w:val="008018FC"/>
    <w:rsid w:val="0080233C"/>
    <w:rsid w:val="00803D53"/>
    <w:rsid w:val="00806D10"/>
    <w:rsid w:val="0081130B"/>
    <w:rsid w:val="008118CC"/>
    <w:rsid w:val="008134EA"/>
    <w:rsid w:val="00821243"/>
    <w:rsid w:val="008228AD"/>
    <w:rsid w:val="008312EA"/>
    <w:rsid w:val="00842BA5"/>
    <w:rsid w:val="0084434D"/>
    <w:rsid w:val="00847B78"/>
    <w:rsid w:val="00847D46"/>
    <w:rsid w:val="00851035"/>
    <w:rsid w:val="00851A96"/>
    <w:rsid w:val="00856D72"/>
    <w:rsid w:val="00871924"/>
    <w:rsid w:val="008726F2"/>
    <w:rsid w:val="00874C62"/>
    <w:rsid w:val="00875515"/>
    <w:rsid w:val="0088055D"/>
    <w:rsid w:val="00883131"/>
    <w:rsid w:val="008875DB"/>
    <w:rsid w:val="00887785"/>
    <w:rsid w:val="00893438"/>
    <w:rsid w:val="0089344E"/>
    <w:rsid w:val="00894602"/>
    <w:rsid w:val="00894914"/>
    <w:rsid w:val="00896A78"/>
    <w:rsid w:val="00897B23"/>
    <w:rsid w:val="008A0B4C"/>
    <w:rsid w:val="008A0CB0"/>
    <w:rsid w:val="008B0236"/>
    <w:rsid w:val="008B19D3"/>
    <w:rsid w:val="008B3679"/>
    <w:rsid w:val="008B3945"/>
    <w:rsid w:val="008B3DA1"/>
    <w:rsid w:val="008C0417"/>
    <w:rsid w:val="008C4553"/>
    <w:rsid w:val="008D5118"/>
    <w:rsid w:val="008D73B9"/>
    <w:rsid w:val="008E5DE3"/>
    <w:rsid w:val="008F0004"/>
    <w:rsid w:val="008F1670"/>
    <w:rsid w:val="008F3E28"/>
    <w:rsid w:val="008F5B57"/>
    <w:rsid w:val="008F5D21"/>
    <w:rsid w:val="008F676B"/>
    <w:rsid w:val="0090592D"/>
    <w:rsid w:val="00913771"/>
    <w:rsid w:val="00915CA9"/>
    <w:rsid w:val="009160EF"/>
    <w:rsid w:val="00917D27"/>
    <w:rsid w:val="0092259A"/>
    <w:rsid w:val="00926568"/>
    <w:rsid w:val="00927E1A"/>
    <w:rsid w:val="009317FD"/>
    <w:rsid w:val="009329EF"/>
    <w:rsid w:val="009335DD"/>
    <w:rsid w:val="00937BF7"/>
    <w:rsid w:val="009424BF"/>
    <w:rsid w:val="00945DB0"/>
    <w:rsid w:val="0094676A"/>
    <w:rsid w:val="00952C72"/>
    <w:rsid w:val="009557D7"/>
    <w:rsid w:val="00962497"/>
    <w:rsid w:val="0096379F"/>
    <w:rsid w:val="00970B80"/>
    <w:rsid w:val="009719A8"/>
    <w:rsid w:val="00973487"/>
    <w:rsid w:val="00975DA9"/>
    <w:rsid w:val="00981C2C"/>
    <w:rsid w:val="009837F4"/>
    <w:rsid w:val="00985836"/>
    <w:rsid w:val="00990067"/>
    <w:rsid w:val="009976EB"/>
    <w:rsid w:val="009979BA"/>
    <w:rsid w:val="00997C45"/>
    <w:rsid w:val="009A102F"/>
    <w:rsid w:val="009B10D5"/>
    <w:rsid w:val="009B10E6"/>
    <w:rsid w:val="009B39A0"/>
    <w:rsid w:val="009B5695"/>
    <w:rsid w:val="009C18BE"/>
    <w:rsid w:val="009C29B9"/>
    <w:rsid w:val="009C3905"/>
    <w:rsid w:val="009C6D80"/>
    <w:rsid w:val="009D1DB7"/>
    <w:rsid w:val="009D27DD"/>
    <w:rsid w:val="009D67AC"/>
    <w:rsid w:val="009E1CB7"/>
    <w:rsid w:val="009E239D"/>
    <w:rsid w:val="009E5648"/>
    <w:rsid w:val="009F188F"/>
    <w:rsid w:val="009F2842"/>
    <w:rsid w:val="009F46F3"/>
    <w:rsid w:val="009F5CA8"/>
    <w:rsid w:val="009F7217"/>
    <w:rsid w:val="00A0044F"/>
    <w:rsid w:val="00A05360"/>
    <w:rsid w:val="00A104C7"/>
    <w:rsid w:val="00A20495"/>
    <w:rsid w:val="00A22E25"/>
    <w:rsid w:val="00A23B4E"/>
    <w:rsid w:val="00A2782C"/>
    <w:rsid w:val="00A339E6"/>
    <w:rsid w:val="00A352D7"/>
    <w:rsid w:val="00A403C1"/>
    <w:rsid w:val="00A42476"/>
    <w:rsid w:val="00A42566"/>
    <w:rsid w:val="00A42C8F"/>
    <w:rsid w:val="00A45A64"/>
    <w:rsid w:val="00A52F95"/>
    <w:rsid w:val="00A53660"/>
    <w:rsid w:val="00A5714E"/>
    <w:rsid w:val="00A61812"/>
    <w:rsid w:val="00A641C1"/>
    <w:rsid w:val="00A710FF"/>
    <w:rsid w:val="00A73F23"/>
    <w:rsid w:val="00A7468D"/>
    <w:rsid w:val="00A74A4D"/>
    <w:rsid w:val="00A76E53"/>
    <w:rsid w:val="00A84FF1"/>
    <w:rsid w:val="00A925F2"/>
    <w:rsid w:val="00A931AA"/>
    <w:rsid w:val="00A94BFF"/>
    <w:rsid w:val="00A9641F"/>
    <w:rsid w:val="00AA2B3F"/>
    <w:rsid w:val="00AA5586"/>
    <w:rsid w:val="00AA72D0"/>
    <w:rsid w:val="00AA79F1"/>
    <w:rsid w:val="00AC36BD"/>
    <w:rsid w:val="00AC6065"/>
    <w:rsid w:val="00AC61F0"/>
    <w:rsid w:val="00AD19D9"/>
    <w:rsid w:val="00AD340B"/>
    <w:rsid w:val="00AD3553"/>
    <w:rsid w:val="00AD51CC"/>
    <w:rsid w:val="00AD6185"/>
    <w:rsid w:val="00AE13CA"/>
    <w:rsid w:val="00AE444C"/>
    <w:rsid w:val="00AE5916"/>
    <w:rsid w:val="00AE63CB"/>
    <w:rsid w:val="00AE6665"/>
    <w:rsid w:val="00AF43B6"/>
    <w:rsid w:val="00AF5B09"/>
    <w:rsid w:val="00AF7200"/>
    <w:rsid w:val="00B07D13"/>
    <w:rsid w:val="00B12A33"/>
    <w:rsid w:val="00B13898"/>
    <w:rsid w:val="00B13CD7"/>
    <w:rsid w:val="00B143AB"/>
    <w:rsid w:val="00B16F96"/>
    <w:rsid w:val="00B26624"/>
    <w:rsid w:val="00B336A4"/>
    <w:rsid w:val="00B33AC8"/>
    <w:rsid w:val="00B366CA"/>
    <w:rsid w:val="00B40EED"/>
    <w:rsid w:val="00B41FC2"/>
    <w:rsid w:val="00B42168"/>
    <w:rsid w:val="00B4357F"/>
    <w:rsid w:val="00B45B31"/>
    <w:rsid w:val="00B46276"/>
    <w:rsid w:val="00B466EC"/>
    <w:rsid w:val="00B46C00"/>
    <w:rsid w:val="00B477B7"/>
    <w:rsid w:val="00B47DD0"/>
    <w:rsid w:val="00B541CB"/>
    <w:rsid w:val="00B71504"/>
    <w:rsid w:val="00B7567C"/>
    <w:rsid w:val="00B767A2"/>
    <w:rsid w:val="00B8133D"/>
    <w:rsid w:val="00B91F07"/>
    <w:rsid w:val="00B92E9F"/>
    <w:rsid w:val="00B94F88"/>
    <w:rsid w:val="00B95C58"/>
    <w:rsid w:val="00B97AEF"/>
    <w:rsid w:val="00BA25E5"/>
    <w:rsid w:val="00BA2C79"/>
    <w:rsid w:val="00BA44A1"/>
    <w:rsid w:val="00BA6A14"/>
    <w:rsid w:val="00BB0DD4"/>
    <w:rsid w:val="00BB1BE7"/>
    <w:rsid w:val="00BB23D6"/>
    <w:rsid w:val="00BB605F"/>
    <w:rsid w:val="00BC0829"/>
    <w:rsid w:val="00BC588A"/>
    <w:rsid w:val="00BC6BC2"/>
    <w:rsid w:val="00BC6DC7"/>
    <w:rsid w:val="00BC71F3"/>
    <w:rsid w:val="00BC737C"/>
    <w:rsid w:val="00BD0102"/>
    <w:rsid w:val="00BD5BB9"/>
    <w:rsid w:val="00BD60AE"/>
    <w:rsid w:val="00BD7AC4"/>
    <w:rsid w:val="00BE03E0"/>
    <w:rsid w:val="00BE12D3"/>
    <w:rsid w:val="00BE12D8"/>
    <w:rsid w:val="00BE57D8"/>
    <w:rsid w:val="00BF0EB3"/>
    <w:rsid w:val="00BF0FA2"/>
    <w:rsid w:val="00BF4F88"/>
    <w:rsid w:val="00BF5E3A"/>
    <w:rsid w:val="00BF7DE8"/>
    <w:rsid w:val="00C04A2B"/>
    <w:rsid w:val="00C05EDB"/>
    <w:rsid w:val="00C15D8A"/>
    <w:rsid w:val="00C21A31"/>
    <w:rsid w:val="00C222CB"/>
    <w:rsid w:val="00C30933"/>
    <w:rsid w:val="00C34DD1"/>
    <w:rsid w:val="00C378D6"/>
    <w:rsid w:val="00C421E9"/>
    <w:rsid w:val="00C42466"/>
    <w:rsid w:val="00C460C3"/>
    <w:rsid w:val="00C474E6"/>
    <w:rsid w:val="00C508AD"/>
    <w:rsid w:val="00C6036B"/>
    <w:rsid w:val="00C609D1"/>
    <w:rsid w:val="00C60D0B"/>
    <w:rsid w:val="00C6732E"/>
    <w:rsid w:val="00C67909"/>
    <w:rsid w:val="00C7068F"/>
    <w:rsid w:val="00C712D0"/>
    <w:rsid w:val="00C7422E"/>
    <w:rsid w:val="00C75972"/>
    <w:rsid w:val="00C77D6B"/>
    <w:rsid w:val="00C8255F"/>
    <w:rsid w:val="00C831EB"/>
    <w:rsid w:val="00C8414E"/>
    <w:rsid w:val="00C87A69"/>
    <w:rsid w:val="00C921B4"/>
    <w:rsid w:val="00CA14C8"/>
    <w:rsid w:val="00CA19F2"/>
    <w:rsid w:val="00CA1E5D"/>
    <w:rsid w:val="00CA3B0F"/>
    <w:rsid w:val="00CA654E"/>
    <w:rsid w:val="00CB0560"/>
    <w:rsid w:val="00CB0AF3"/>
    <w:rsid w:val="00CB29BC"/>
    <w:rsid w:val="00CB31F5"/>
    <w:rsid w:val="00CB596E"/>
    <w:rsid w:val="00CB7C4C"/>
    <w:rsid w:val="00CC3CFF"/>
    <w:rsid w:val="00CC3ED4"/>
    <w:rsid w:val="00CC7496"/>
    <w:rsid w:val="00CD69DB"/>
    <w:rsid w:val="00CD795F"/>
    <w:rsid w:val="00CE320D"/>
    <w:rsid w:val="00CE470D"/>
    <w:rsid w:val="00CE546E"/>
    <w:rsid w:val="00CE5ECC"/>
    <w:rsid w:val="00CF1144"/>
    <w:rsid w:val="00CF12AB"/>
    <w:rsid w:val="00CF4DA8"/>
    <w:rsid w:val="00CF51E5"/>
    <w:rsid w:val="00CF7B66"/>
    <w:rsid w:val="00D1129A"/>
    <w:rsid w:val="00D1482F"/>
    <w:rsid w:val="00D15D54"/>
    <w:rsid w:val="00D170CA"/>
    <w:rsid w:val="00D215E4"/>
    <w:rsid w:val="00D21E48"/>
    <w:rsid w:val="00D2242B"/>
    <w:rsid w:val="00D24706"/>
    <w:rsid w:val="00D27D65"/>
    <w:rsid w:val="00D31300"/>
    <w:rsid w:val="00D31CE5"/>
    <w:rsid w:val="00D344EE"/>
    <w:rsid w:val="00D35E37"/>
    <w:rsid w:val="00D36571"/>
    <w:rsid w:val="00D373BE"/>
    <w:rsid w:val="00D400D5"/>
    <w:rsid w:val="00D44B1A"/>
    <w:rsid w:val="00D47B29"/>
    <w:rsid w:val="00D51DD6"/>
    <w:rsid w:val="00D52755"/>
    <w:rsid w:val="00D53DDC"/>
    <w:rsid w:val="00D618C4"/>
    <w:rsid w:val="00D62273"/>
    <w:rsid w:val="00D73336"/>
    <w:rsid w:val="00D75BA5"/>
    <w:rsid w:val="00D75BF1"/>
    <w:rsid w:val="00D81505"/>
    <w:rsid w:val="00D817BE"/>
    <w:rsid w:val="00D82CD3"/>
    <w:rsid w:val="00D8350B"/>
    <w:rsid w:val="00D85106"/>
    <w:rsid w:val="00D87CB8"/>
    <w:rsid w:val="00D90A8C"/>
    <w:rsid w:val="00D91380"/>
    <w:rsid w:val="00D91FBE"/>
    <w:rsid w:val="00D92517"/>
    <w:rsid w:val="00D93F62"/>
    <w:rsid w:val="00D94098"/>
    <w:rsid w:val="00D97441"/>
    <w:rsid w:val="00DA1094"/>
    <w:rsid w:val="00DA20FB"/>
    <w:rsid w:val="00DA2D07"/>
    <w:rsid w:val="00DA4755"/>
    <w:rsid w:val="00DB0850"/>
    <w:rsid w:val="00DB3127"/>
    <w:rsid w:val="00DB4868"/>
    <w:rsid w:val="00DB4997"/>
    <w:rsid w:val="00DB58C3"/>
    <w:rsid w:val="00DB6B3A"/>
    <w:rsid w:val="00DC1616"/>
    <w:rsid w:val="00DC24EF"/>
    <w:rsid w:val="00DC47E4"/>
    <w:rsid w:val="00DC6DE9"/>
    <w:rsid w:val="00DD0A10"/>
    <w:rsid w:val="00DD1320"/>
    <w:rsid w:val="00DD2862"/>
    <w:rsid w:val="00DE0347"/>
    <w:rsid w:val="00DE192B"/>
    <w:rsid w:val="00DE22DB"/>
    <w:rsid w:val="00DE286C"/>
    <w:rsid w:val="00DE4699"/>
    <w:rsid w:val="00DF0F57"/>
    <w:rsid w:val="00DF2DFF"/>
    <w:rsid w:val="00DF59E2"/>
    <w:rsid w:val="00DF5D52"/>
    <w:rsid w:val="00E01003"/>
    <w:rsid w:val="00E016C0"/>
    <w:rsid w:val="00E109D0"/>
    <w:rsid w:val="00E12724"/>
    <w:rsid w:val="00E12F4C"/>
    <w:rsid w:val="00E1586E"/>
    <w:rsid w:val="00E170DA"/>
    <w:rsid w:val="00E33161"/>
    <w:rsid w:val="00E371A5"/>
    <w:rsid w:val="00E4263B"/>
    <w:rsid w:val="00E42BC2"/>
    <w:rsid w:val="00E4687E"/>
    <w:rsid w:val="00E50A02"/>
    <w:rsid w:val="00E514D4"/>
    <w:rsid w:val="00E5166B"/>
    <w:rsid w:val="00E52784"/>
    <w:rsid w:val="00E53A52"/>
    <w:rsid w:val="00E564F6"/>
    <w:rsid w:val="00E60D92"/>
    <w:rsid w:val="00E61DBC"/>
    <w:rsid w:val="00E6452B"/>
    <w:rsid w:val="00E65F3C"/>
    <w:rsid w:val="00E71D83"/>
    <w:rsid w:val="00E72410"/>
    <w:rsid w:val="00E73C19"/>
    <w:rsid w:val="00E74D01"/>
    <w:rsid w:val="00E776C7"/>
    <w:rsid w:val="00E84470"/>
    <w:rsid w:val="00E85667"/>
    <w:rsid w:val="00E939C4"/>
    <w:rsid w:val="00E95A89"/>
    <w:rsid w:val="00EA1F58"/>
    <w:rsid w:val="00EA56D4"/>
    <w:rsid w:val="00EA665F"/>
    <w:rsid w:val="00EA6AA9"/>
    <w:rsid w:val="00EA7D0E"/>
    <w:rsid w:val="00EB27C9"/>
    <w:rsid w:val="00EB3A11"/>
    <w:rsid w:val="00EB4181"/>
    <w:rsid w:val="00EB4E50"/>
    <w:rsid w:val="00EB5BB1"/>
    <w:rsid w:val="00EB6817"/>
    <w:rsid w:val="00EC129D"/>
    <w:rsid w:val="00EC1784"/>
    <w:rsid w:val="00EC7425"/>
    <w:rsid w:val="00ED3CF1"/>
    <w:rsid w:val="00ED72FA"/>
    <w:rsid w:val="00ED7A7F"/>
    <w:rsid w:val="00EE02EC"/>
    <w:rsid w:val="00EE2329"/>
    <w:rsid w:val="00EE2CC9"/>
    <w:rsid w:val="00EE38D4"/>
    <w:rsid w:val="00EE4007"/>
    <w:rsid w:val="00EF00A1"/>
    <w:rsid w:val="00EF0808"/>
    <w:rsid w:val="00EF1473"/>
    <w:rsid w:val="00EF2798"/>
    <w:rsid w:val="00EF28E2"/>
    <w:rsid w:val="00EF38AD"/>
    <w:rsid w:val="00EF5DCF"/>
    <w:rsid w:val="00EF76E1"/>
    <w:rsid w:val="00EF7869"/>
    <w:rsid w:val="00F0018B"/>
    <w:rsid w:val="00F025A4"/>
    <w:rsid w:val="00F02923"/>
    <w:rsid w:val="00F04BBD"/>
    <w:rsid w:val="00F04DA5"/>
    <w:rsid w:val="00F05D42"/>
    <w:rsid w:val="00F070A4"/>
    <w:rsid w:val="00F141C3"/>
    <w:rsid w:val="00F162CF"/>
    <w:rsid w:val="00F233D2"/>
    <w:rsid w:val="00F236FB"/>
    <w:rsid w:val="00F2435B"/>
    <w:rsid w:val="00F2647F"/>
    <w:rsid w:val="00F2681A"/>
    <w:rsid w:val="00F27A14"/>
    <w:rsid w:val="00F30D18"/>
    <w:rsid w:val="00F31974"/>
    <w:rsid w:val="00F32400"/>
    <w:rsid w:val="00F325D5"/>
    <w:rsid w:val="00F34D9B"/>
    <w:rsid w:val="00F4188E"/>
    <w:rsid w:val="00F42658"/>
    <w:rsid w:val="00F45085"/>
    <w:rsid w:val="00F46635"/>
    <w:rsid w:val="00F50199"/>
    <w:rsid w:val="00F5217D"/>
    <w:rsid w:val="00F566CD"/>
    <w:rsid w:val="00F6436A"/>
    <w:rsid w:val="00F70280"/>
    <w:rsid w:val="00F74912"/>
    <w:rsid w:val="00F82937"/>
    <w:rsid w:val="00F85FE1"/>
    <w:rsid w:val="00F90F9D"/>
    <w:rsid w:val="00F93D8A"/>
    <w:rsid w:val="00F96D84"/>
    <w:rsid w:val="00F9712E"/>
    <w:rsid w:val="00FA0DCD"/>
    <w:rsid w:val="00FA32B8"/>
    <w:rsid w:val="00FA4D39"/>
    <w:rsid w:val="00FA52C3"/>
    <w:rsid w:val="00FA5ED5"/>
    <w:rsid w:val="00FB239E"/>
    <w:rsid w:val="00FB385C"/>
    <w:rsid w:val="00FB4D52"/>
    <w:rsid w:val="00FB5929"/>
    <w:rsid w:val="00FB5A93"/>
    <w:rsid w:val="00FC2BF8"/>
    <w:rsid w:val="00FD0567"/>
    <w:rsid w:val="00FE00CB"/>
    <w:rsid w:val="00FE455A"/>
    <w:rsid w:val="00FE4CE2"/>
    <w:rsid w:val="00FE7F22"/>
    <w:rsid w:val="00FF01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DC313"/>
  <w15:docId w15:val="{1B6C5A3B-7042-4E5C-8EB0-8404365B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5667"/>
    <w:pPr>
      <w:spacing w:after="120"/>
      <w:jc w:val="both"/>
    </w:pPr>
    <w:rPr>
      <w:rFonts w:ascii="Arial" w:hAnsi="Arial"/>
      <w:sz w:val="24"/>
      <w:szCs w:val="24"/>
      <w:lang w:val="en-US"/>
    </w:rPr>
  </w:style>
  <w:style w:type="paragraph" w:styleId="Heading1">
    <w:name w:val="heading 1"/>
    <w:basedOn w:val="Normal"/>
    <w:next w:val="Normal"/>
    <w:link w:val="Heading1Char"/>
    <w:qFormat/>
    <w:rsid w:val="009976EB"/>
    <w:pPr>
      <w:keepNext/>
      <w:pageBreakBefore/>
      <w:numPr>
        <w:numId w:val="16"/>
      </w:numPr>
      <w:spacing w:before="360" w:after="240"/>
      <w:outlineLvl w:val="0"/>
    </w:pPr>
    <w:rPr>
      <w:rFonts w:ascii="Calibri Light" w:hAnsi="Calibri Light" w:cs="Arial"/>
      <w:b/>
      <w:bCs/>
      <w:color w:val="002060"/>
      <w:kern w:val="32"/>
      <w:sz w:val="32"/>
      <w:szCs w:val="32"/>
    </w:rPr>
  </w:style>
  <w:style w:type="paragraph" w:styleId="Heading2">
    <w:name w:val="heading 2"/>
    <w:basedOn w:val="Normal"/>
    <w:next w:val="Normal"/>
    <w:link w:val="Heading2Char"/>
    <w:qFormat/>
    <w:rsid w:val="001D4B54"/>
    <w:pPr>
      <w:keepNext/>
      <w:numPr>
        <w:ilvl w:val="1"/>
        <w:numId w:val="16"/>
      </w:numPr>
      <w:spacing w:before="360" w:after="240"/>
      <w:outlineLvl w:val="1"/>
    </w:pPr>
    <w:rPr>
      <w:rFonts w:ascii="Calibri Light" w:hAnsi="Calibri Light" w:cs="Arial"/>
      <w:b/>
      <w:bCs/>
      <w:iCs/>
      <w:color w:val="002060"/>
      <w:sz w:val="30"/>
      <w:szCs w:val="28"/>
    </w:rPr>
  </w:style>
  <w:style w:type="paragraph" w:styleId="Heading3">
    <w:name w:val="heading 3"/>
    <w:basedOn w:val="Normal"/>
    <w:next w:val="Normal"/>
    <w:link w:val="Heading3Char"/>
    <w:qFormat/>
    <w:rsid w:val="009B10D5"/>
    <w:pPr>
      <w:keepNext/>
      <w:numPr>
        <w:ilvl w:val="2"/>
        <w:numId w:val="16"/>
      </w:numPr>
      <w:spacing w:before="240" w:after="60"/>
      <w:outlineLvl w:val="2"/>
    </w:pPr>
    <w:rPr>
      <w:rFonts w:ascii="Calibri Light" w:hAnsi="Calibri Light" w:cs="Arial"/>
      <w:b/>
      <w:bCs/>
      <w:color w:val="002060"/>
      <w:sz w:val="30"/>
      <w:szCs w:val="26"/>
    </w:rPr>
  </w:style>
  <w:style w:type="paragraph" w:styleId="Heading4">
    <w:name w:val="heading 4"/>
    <w:basedOn w:val="Normal"/>
    <w:next w:val="Normal"/>
    <w:link w:val="Heading4Char"/>
    <w:qFormat/>
    <w:rsid w:val="002A03F1"/>
    <w:pPr>
      <w:keepNext/>
      <w:numPr>
        <w:ilvl w:val="3"/>
        <w:numId w:val="16"/>
      </w:numPr>
      <w:spacing w:before="240" w:after="60"/>
      <w:outlineLvl w:val="3"/>
    </w:pPr>
    <w:rPr>
      <w:bCs/>
      <w:szCs w:val="28"/>
    </w:rPr>
  </w:style>
  <w:style w:type="paragraph" w:styleId="Heading5">
    <w:name w:val="heading 5"/>
    <w:basedOn w:val="Normal"/>
    <w:next w:val="Normal"/>
    <w:link w:val="Heading5Char"/>
    <w:qFormat/>
    <w:rsid w:val="00D1482F"/>
    <w:pPr>
      <w:spacing w:before="240" w:after="60"/>
      <w:outlineLvl w:val="4"/>
    </w:pPr>
    <w:rPr>
      <w:b/>
      <w:bCs/>
      <w:i/>
      <w:iCs/>
      <w:sz w:val="26"/>
      <w:szCs w:val="26"/>
    </w:rPr>
  </w:style>
  <w:style w:type="paragraph" w:styleId="Heading6">
    <w:name w:val="heading 6"/>
    <w:basedOn w:val="Normal"/>
    <w:next w:val="Normal"/>
    <w:link w:val="Heading6Char"/>
    <w:qFormat/>
    <w:rsid w:val="00D1482F"/>
    <w:pPr>
      <w:spacing w:before="240" w:after="60"/>
      <w:outlineLvl w:val="5"/>
    </w:pPr>
    <w:rPr>
      <w:rFonts w:ascii="Times New Roman" w:hAnsi="Times New Roman"/>
      <w:b/>
      <w:bCs/>
      <w:szCs w:val="22"/>
    </w:rPr>
  </w:style>
  <w:style w:type="paragraph" w:styleId="Heading7">
    <w:name w:val="heading 7"/>
    <w:basedOn w:val="Normal"/>
    <w:next w:val="Normal"/>
    <w:link w:val="Heading7Char"/>
    <w:qFormat/>
    <w:rsid w:val="00D1482F"/>
    <w:pPr>
      <w:spacing w:before="240" w:after="60"/>
      <w:outlineLvl w:val="6"/>
    </w:pPr>
    <w:rPr>
      <w:rFonts w:ascii="Times New Roman" w:hAnsi="Times New Roman"/>
    </w:rPr>
  </w:style>
  <w:style w:type="paragraph" w:styleId="Heading8">
    <w:name w:val="heading 8"/>
    <w:basedOn w:val="Normal"/>
    <w:next w:val="Normal"/>
    <w:link w:val="Heading8Char"/>
    <w:qFormat/>
    <w:rsid w:val="00D1482F"/>
    <w:pPr>
      <w:spacing w:before="240" w:after="60"/>
      <w:outlineLvl w:val="7"/>
    </w:pPr>
    <w:rPr>
      <w:rFonts w:ascii="Times New Roman" w:hAnsi="Times New Roman"/>
      <w:i/>
      <w:iCs/>
    </w:rPr>
  </w:style>
  <w:style w:type="paragraph" w:styleId="Heading9">
    <w:name w:val="heading 9"/>
    <w:basedOn w:val="Normal"/>
    <w:next w:val="Normal"/>
    <w:link w:val="Heading9Char"/>
    <w:qFormat/>
    <w:rsid w:val="00D24706"/>
    <w:pPr>
      <w:spacing w:after="0"/>
      <w:jc w:val="center"/>
      <w:outlineLvl w:val="8"/>
    </w:pPr>
    <w:rPr>
      <w:rFonts w:ascii="Century Gothic" w:hAnsi="Century Gothic"/>
      <w:b/>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E1586E"/>
    <w:rPr>
      <w:rFonts w:ascii="Arial" w:hAnsi="Arial"/>
      <w:b/>
      <w:spacing w:val="-10"/>
      <w:sz w:val="18"/>
    </w:rPr>
  </w:style>
  <w:style w:type="paragraph" w:customStyle="1" w:styleId="Lit150000">
    <w:name w:val="Lit. 150.000.="/>
    <w:basedOn w:val="Normal"/>
    <w:rsid w:val="00E1586E"/>
    <w:rPr>
      <w:rFonts w:ascii="Times New Roman" w:hAnsi="Times New Roman"/>
    </w:rPr>
  </w:style>
  <w:style w:type="paragraph" w:styleId="Footer">
    <w:name w:val="footer"/>
    <w:basedOn w:val="Normal"/>
    <w:link w:val="FooterChar"/>
    <w:rsid w:val="008F3E28"/>
    <w:pPr>
      <w:tabs>
        <w:tab w:val="center" w:pos="4819"/>
        <w:tab w:val="right" w:pos="9638"/>
      </w:tabs>
    </w:pPr>
  </w:style>
  <w:style w:type="table" w:styleId="TableGrid">
    <w:name w:val="Table Grid"/>
    <w:basedOn w:val="TableNormal"/>
    <w:rsid w:val="008F3E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rsid w:val="0065299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Index1">
    <w:name w:val="index 1"/>
    <w:basedOn w:val="Normal"/>
    <w:next w:val="Normal"/>
    <w:autoRedefine/>
    <w:rsid w:val="00E50A02"/>
    <w:pPr>
      <w:ind w:left="220" w:hanging="220"/>
    </w:pPr>
  </w:style>
  <w:style w:type="paragraph" w:styleId="Header">
    <w:name w:val="header"/>
    <w:basedOn w:val="Normal"/>
    <w:link w:val="HeaderChar"/>
    <w:rsid w:val="00691C9E"/>
    <w:pPr>
      <w:tabs>
        <w:tab w:val="center" w:pos="4819"/>
        <w:tab w:val="right" w:pos="9638"/>
      </w:tabs>
    </w:pPr>
  </w:style>
  <w:style w:type="character" w:styleId="PageNumber">
    <w:name w:val="page number"/>
    <w:basedOn w:val="DefaultParagraphFont"/>
    <w:rsid w:val="0001014F"/>
  </w:style>
  <w:style w:type="numbering" w:styleId="111111">
    <w:name w:val="Outline List 2"/>
    <w:basedOn w:val="NoList"/>
    <w:semiHidden/>
    <w:rsid w:val="00D1482F"/>
    <w:pPr>
      <w:numPr>
        <w:numId w:val="11"/>
      </w:numPr>
    </w:pPr>
  </w:style>
  <w:style w:type="numbering" w:styleId="1ai">
    <w:name w:val="Outline List 1"/>
    <w:basedOn w:val="NoList"/>
    <w:semiHidden/>
    <w:rsid w:val="00D1482F"/>
    <w:pPr>
      <w:numPr>
        <w:numId w:val="12"/>
      </w:numPr>
    </w:pPr>
  </w:style>
  <w:style w:type="character" w:styleId="HTMLAcronym">
    <w:name w:val="HTML Acronym"/>
    <w:basedOn w:val="DefaultParagraphFont"/>
    <w:semiHidden/>
    <w:rsid w:val="00D1482F"/>
  </w:style>
  <w:style w:type="numbering" w:styleId="ArticleSection">
    <w:name w:val="Outline List 3"/>
    <w:basedOn w:val="NoList"/>
    <w:semiHidden/>
    <w:rsid w:val="00D1482F"/>
    <w:pPr>
      <w:numPr>
        <w:numId w:val="13"/>
      </w:numPr>
    </w:pPr>
  </w:style>
  <w:style w:type="character" w:styleId="HTMLCite">
    <w:name w:val="HTML Cite"/>
    <w:semiHidden/>
    <w:rsid w:val="00D1482F"/>
    <w:rPr>
      <w:i/>
      <w:iCs/>
    </w:rPr>
  </w:style>
  <w:style w:type="character" w:styleId="HTMLCode">
    <w:name w:val="HTML Code"/>
    <w:semiHidden/>
    <w:rsid w:val="00D1482F"/>
    <w:rPr>
      <w:rFonts w:ascii="Courier New" w:hAnsi="Courier New" w:cs="Courier New"/>
      <w:sz w:val="20"/>
      <w:szCs w:val="20"/>
    </w:rPr>
  </w:style>
  <w:style w:type="character" w:styleId="Hyperlink">
    <w:name w:val="Hyperlink"/>
    <w:uiPriority w:val="99"/>
    <w:rsid w:val="00D1482F"/>
    <w:rPr>
      <w:color w:val="0000FF"/>
      <w:u w:val="single"/>
    </w:rPr>
  </w:style>
  <w:style w:type="character" w:styleId="FollowedHyperlink">
    <w:name w:val="FollowedHyperlink"/>
    <w:semiHidden/>
    <w:rsid w:val="00D1482F"/>
    <w:rPr>
      <w:color w:val="800080"/>
      <w:u w:val="single"/>
    </w:rPr>
  </w:style>
  <w:style w:type="paragraph" w:styleId="BodyText">
    <w:name w:val="Body Text"/>
    <w:basedOn w:val="Normal"/>
    <w:link w:val="BodyTextChar"/>
    <w:rsid w:val="00D1482F"/>
  </w:style>
  <w:style w:type="paragraph" w:styleId="BodyText2">
    <w:name w:val="Body Text 2"/>
    <w:basedOn w:val="Normal"/>
    <w:semiHidden/>
    <w:rsid w:val="00D1482F"/>
    <w:pPr>
      <w:spacing w:line="480" w:lineRule="auto"/>
    </w:pPr>
  </w:style>
  <w:style w:type="paragraph" w:styleId="BodyText3">
    <w:name w:val="Body Text 3"/>
    <w:basedOn w:val="Normal"/>
    <w:semiHidden/>
    <w:rsid w:val="00D1482F"/>
    <w:rPr>
      <w:sz w:val="16"/>
      <w:szCs w:val="16"/>
    </w:rPr>
  </w:style>
  <w:style w:type="paragraph" w:styleId="Date">
    <w:name w:val="Date"/>
    <w:basedOn w:val="Normal"/>
    <w:next w:val="Normal"/>
    <w:semiHidden/>
    <w:rsid w:val="00D1482F"/>
  </w:style>
  <w:style w:type="character" w:styleId="HTMLDefinition">
    <w:name w:val="HTML Definition"/>
    <w:semiHidden/>
    <w:rsid w:val="00D1482F"/>
    <w:rPr>
      <w:i/>
      <w:iCs/>
    </w:rPr>
  </w:style>
  <w:style w:type="paragraph" w:styleId="List">
    <w:name w:val="List"/>
    <w:basedOn w:val="Normal"/>
    <w:semiHidden/>
    <w:rsid w:val="00D1482F"/>
    <w:pPr>
      <w:ind w:left="283" w:hanging="283"/>
    </w:pPr>
  </w:style>
  <w:style w:type="paragraph" w:styleId="List2">
    <w:name w:val="List 2"/>
    <w:basedOn w:val="Normal"/>
    <w:semiHidden/>
    <w:rsid w:val="00D1482F"/>
    <w:pPr>
      <w:ind w:left="566" w:hanging="283"/>
    </w:pPr>
  </w:style>
  <w:style w:type="paragraph" w:styleId="List3">
    <w:name w:val="List 3"/>
    <w:basedOn w:val="Normal"/>
    <w:semiHidden/>
    <w:rsid w:val="00D1482F"/>
    <w:pPr>
      <w:ind w:left="849" w:hanging="283"/>
    </w:pPr>
  </w:style>
  <w:style w:type="paragraph" w:styleId="List4">
    <w:name w:val="List 4"/>
    <w:basedOn w:val="Normal"/>
    <w:semiHidden/>
    <w:rsid w:val="00D1482F"/>
    <w:pPr>
      <w:ind w:left="1132" w:hanging="283"/>
    </w:pPr>
  </w:style>
  <w:style w:type="paragraph" w:styleId="List5">
    <w:name w:val="List 5"/>
    <w:basedOn w:val="Normal"/>
    <w:semiHidden/>
    <w:rsid w:val="00D1482F"/>
    <w:pPr>
      <w:ind w:left="1415" w:hanging="283"/>
    </w:pPr>
  </w:style>
  <w:style w:type="paragraph" w:styleId="ListContinue">
    <w:name w:val="List Continue"/>
    <w:basedOn w:val="Normal"/>
    <w:semiHidden/>
    <w:rsid w:val="00D1482F"/>
    <w:pPr>
      <w:ind w:left="283"/>
    </w:pPr>
  </w:style>
  <w:style w:type="paragraph" w:styleId="ListContinue2">
    <w:name w:val="List Continue 2"/>
    <w:basedOn w:val="Normal"/>
    <w:semiHidden/>
    <w:rsid w:val="00D1482F"/>
    <w:pPr>
      <w:ind w:left="566"/>
    </w:pPr>
  </w:style>
  <w:style w:type="paragraph" w:styleId="ListContinue3">
    <w:name w:val="List Continue 3"/>
    <w:basedOn w:val="Normal"/>
    <w:semiHidden/>
    <w:rsid w:val="00D1482F"/>
    <w:pPr>
      <w:ind w:left="849"/>
    </w:pPr>
  </w:style>
  <w:style w:type="paragraph" w:styleId="ListContinue4">
    <w:name w:val="List Continue 4"/>
    <w:basedOn w:val="Normal"/>
    <w:semiHidden/>
    <w:rsid w:val="00D1482F"/>
    <w:pPr>
      <w:ind w:left="1132"/>
    </w:pPr>
  </w:style>
  <w:style w:type="paragraph" w:styleId="ListContinue5">
    <w:name w:val="List Continue 5"/>
    <w:basedOn w:val="Normal"/>
    <w:semiHidden/>
    <w:rsid w:val="00D1482F"/>
    <w:pPr>
      <w:ind w:left="1415"/>
    </w:pPr>
  </w:style>
  <w:style w:type="character" w:styleId="Strong">
    <w:name w:val="Strong"/>
    <w:uiPriority w:val="22"/>
    <w:qFormat/>
    <w:rsid w:val="00D1482F"/>
    <w:rPr>
      <w:b/>
      <w:bCs/>
    </w:rPr>
  </w:style>
  <w:style w:type="character" w:styleId="HTMLSample">
    <w:name w:val="HTML Sample"/>
    <w:semiHidden/>
    <w:rsid w:val="00D1482F"/>
    <w:rPr>
      <w:rFonts w:ascii="Courier New" w:hAnsi="Courier New" w:cs="Courier New"/>
    </w:rPr>
  </w:style>
  <w:style w:type="paragraph" w:styleId="Signature">
    <w:name w:val="Signature"/>
    <w:basedOn w:val="Normal"/>
    <w:semiHidden/>
    <w:rsid w:val="00D1482F"/>
    <w:pPr>
      <w:ind w:left="4252"/>
    </w:pPr>
  </w:style>
  <w:style w:type="paragraph" w:styleId="E-mailSignature">
    <w:name w:val="E-mail Signature"/>
    <w:basedOn w:val="Normal"/>
    <w:semiHidden/>
    <w:rsid w:val="00D1482F"/>
  </w:style>
  <w:style w:type="paragraph" w:styleId="Salutation">
    <w:name w:val="Salutation"/>
    <w:basedOn w:val="Normal"/>
    <w:next w:val="Normal"/>
    <w:semiHidden/>
    <w:rsid w:val="00D1482F"/>
  </w:style>
  <w:style w:type="paragraph" w:styleId="Closing">
    <w:name w:val="Closing"/>
    <w:basedOn w:val="Normal"/>
    <w:semiHidden/>
    <w:rsid w:val="00D1482F"/>
    <w:pPr>
      <w:ind w:left="4252"/>
    </w:pPr>
  </w:style>
  <w:style w:type="paragraph" w:styleId="EnvelopeAddress">
    <w:name w:val="envelope address"/>
    <w:basedOn w:val="Normal"/>
    <w:semiHidden/>
    <w:rsid w:val="00D1482F"/>
    <w:pPr>
      <w:framePr w:w="7920" w:h="1980" w:hRule="exact" w:hSpace="141" w:wrap="auto" w:hAnchor="page" w:xAlign="center" w:yAlign="bottom"/>
      <w:ind w:left="2880"/>
    </w:pPr>
    <w:rPr>
      <w:rFonts w:cs="Arial"/>
    </w:rPr>
  </w:style>
  <w:style w:type="paragraph" w:styleId="HTMLAddress">
    <w:name w:val="HTML Address"/>
    <w:basedOn w:val="Normal"/>
    <w:semiHidden/>
    <w:rsid w:val="00D1482F"/>
    <w:rPr>
      <w:i/>
      <w:iCs/>
    </w:rPr>
  </w:style>
  <w:style w:type="paragraph" w:styleId="EnvelopeReturn">
    <w:name w:val="envelope return"/>
    <w:basedOn w:val="Normal"/>
    <w:semiHidden/>
    <w:rsid w:val="00D1482F"/>
    <w:rPr>
      <w:rFonts w:cs="Arial"/>
      <w:sz w:val="20"/>
    </w:rPr>
  </w:style>
  <w:style w:type="paragraph" w:styleId="MessageHeader">
    <w:name w:val="Message Header"/>
    <w:basedOn w:val="Normal"/>
    <w:semiHidden/>
    <w:rsid w:val="00D1482F"/>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NoteHeading">
    <w:name w:val="Note Heading"/>
    <w:basedOn w:val="Normal"/>
    <w:next w:val="Normal"/>
    <w:semiHidden/>
    <w:rsid w:val="00D1482F"/>
  </w:style>
  <w:style w:type="character" w:styleId="HTMLTypewriter">
    <w:name w:val="HTML Typewriter"/>
    <w:semiHidden/>
    <w:rsid w:val="00D1482F"/>
    <w:rPr>
      <w:rFonts w:ascii="Courier New" w:hAnsi="Courier New" w:cs="Courier New"/>
      <w:sz w:val="20"/>
      <w:szCs w:val="20"/>
    </w:rPr>
  </w:style>
  <w:style w:type="paragraph" w:styleId="NormalWeb">
    <w:name w:val="Normal (Web)"/>
    <w:basedOn w:val="Normal"/>
    <w:uiPriority w:val="99"/>
    <w:rsid w:val="00D1482F"/>
    <w:rPr>
      <w:rFonts w:ascii="Times New Roman" w:hAnsi="Times New Roman"/>
    </w:rPr>
  </w:style>
  <w:style w:type="paragraph" w:styleId="ListNumber">
    <w:name w:val="List Number"/>
    <w:basedOn w:val="Normal"/>
    <w:semiHidden/>
    <w:rsid w:val="00D1482F"/>
    <w:pPr>
      <w:numPr>
        <w:numId w:val="1"/>
      </w:numPr>
    </w:pPr>
  </w:style>
  <w:style w:type="paragraph" w:styleId="ListNumber2">
    <w:name w:val="List Number 2"/>
    <w:basedOn w:val="Normal"/>
    <w:rsid w:val="00D1482F"/>
    <w:pPr>
      <w:numPr>
        <w:numId w:val="2"/>
      </w:numPr>
    </w:pPr>
  </w:style>
  <w:style w:type="paragraph" w:styleId="ListNumber3">
    <w:name w:val="List Number 3"/>
    <w:basedOn w:val="Normal"/>
    <w:semiHidden/>
    <w:rsid w:val="00D1482F"/>
    <w:pPr>
      <w:numPr>
        <w:numId w:val="3"/>
      </w:numPr>
    </w:pPr>
  </w:style>
  <w:style w:type="paragraph" w:styleId="ListNumber4">
    <w:name w:val="List Number 4"/>
    <w:basedOn w:val="Normal"/>
    <w:semiHidden/>
    <w:rsid w:val="00D1482F"/>
    <w:pPr>
      <w:numPr>
        <w:numId w:val="4"/>
      </w:numPr>
    </w:pPr>
  </w:style>
  <w:style w:type="paragraph" w:styleId="ListNumber5">
    <w:name w:val="List Number 5"/>
    <w:basedOn w:val="Normal"/>
    <w:semiHidden/>
    <w:rsid w:val="00D1482F"/>
    <w:pPr>
      <w:numPr>
        <w:numId w:val="5"/>
      </w:numPr>
    </w:pPr>
  </w:style>
  <w:style w:type="character" w:styleId="LineNumber">
    <w:name w:val="line number"/>
    <w:basedOn w:val="DefaultParagraphFont"/>
    <w:semiHidden/>
    <w:rsid w:val="00D1482F"/>
  </w:style>
  <w:style w:type="paragraph" w:styleId="HTMLPreformatted">
    <w:name w:val="HTML Preformatted"/>
    <w:basedOn w:val="Normal"/>
    <w:link w:val="HTMLPreformattedChar"/>
    <w:uiPriority w:val="99"/>
    <w:semiHidden/>
    <w:rsid w:val="00D1482F"/>
    <w:rPr>
      <w:rFonts w:ascii="Courier New" w:hAnsi="Courier New" w:cs="Courier New"/>
      <w:sz w:val="20"/>
    </w:rPr>
  </w:style>
  <w:style w:type="paragraph" w:styleId="BodyTextFirstIndent">
    <w:name w:val="Body Text First Indent"/>
    <w:basedOn w:val="BodyText"/>
    <w:semiHidden/>
    <w:rsid w:val="00D1482F"/>
    <w:pPr>
      <w:ind w:firstLine="210"/>
    </w:pPr>
  </w:style>
  <w:style w:type="paragraph" w:styleId="BodyTextIndent">
    <w:name w:val="Body Text Indent"/>
    <w:basedOn w:val="Normal"/>
    <w:semiHidden/>
    <w:rsid w:val="00D1482F"/>
    <w:pPr>
      <w:ind w:left="283"/>
    </w:pPr>
  </w:style>
  <w:style w:type="paragraph" w:styleId="BodyTextFirstIndent2">
    <w:name w:val="Body Text First Indent 2"/>
    <w:basedOn w:val="BodyTextIndent"/>
    <w:semiHidden/>
    <w:rsid w:val="00D1482F"/>
    <w:pPr>
      <w:ind w:firstLine="210"/>
    </w:pPr>
  </w:style>
  <w:style w:type="paragraph" w:styleId="ListBullet">
    <w:name w:val="List Bullet"/>
    <w:basedOn w:val="Normal"/>
    <w:semiHidden/>
    <w:rsid w:val="00D1482F"/>
    <w:pPr>
      <w:numPr>
        <w:numId w:val="6"/>
      </w:numPr>
    </w:pPr>
  </w:style>
  <w:style w:type="paragraph" w:styleId="ListBullet2">
    <w:name w:val="List Bullet 2"/>
    <w:basedOn w:val="Normal"/>
    <w:semiHidden/>
    <w:rsid w:val="00D1482F"/>
    <w:pPr>
      <w:numPr>
        <w:numId w:val="7"/>
      </w:numPr>
    </w:pPr>
  </w:style>
  <w:style w:type="paragraph" w:styleId="ListBullet3">
    <w:name w:val="List Bullet 3"/>
    <w:basedOn w:val="Normal"/>
    <w:semiHidden/>
    <w:rsid w:val="00D1482F"/>
    <w:pPr>
      <w:numPr>
        <w:numId w:val="8"/>
      </w:numPr>
    </w:pPr>
  </w:style>
  <w:style w:type="paragraph" w:styleId="ListBullet4">
    <w:name w:val="List Bullet 4"/>
    <w:basedOn w:val="Normal"/>
    <w:semiHidden/>
    <w:rsid w:val="00D1482F"/>
    <w:pPr>
      <w:numPr>
        <w:numId w:val="9"/>
      </w:numPr>
    </w:pPr>
  </w:style>
  <w:style w:type="paragraph" w:styleId="ListBullet5">
    <w:name w:val="List Bullet 5"/>
    <w:basedOn w:val="Normal"/>
    <w:semiHidden/>
    <w:rsid w:val="00D1482F"/>
    <w:pPr>
      <w:numPr>
        <w:numId w:val="10"/>
      </w:numPr>
    </w:pPr>
  </w:style>
  <w:style w:type="paragraph" w:styleId="BodyTextIndent2">
    <w:name w:val="Body Text Indent 2"/>
    <w:basedOn w:val="Normal"/>
    <w:semiHidden/>
    <w:rsid w:val="00D1482F"/>
    <w:pPr>
      <w:spacing w:line="480" w:lineRule="auto"/>
      <w:ind w:left="283"/>
    </w:pPr>
  </w:style>
  <w:style w:type="paragraph" w:styleId="BodyTextIndent3">
    <w:name w:val="Body Text Indent 3"/>
    <w:basedOn w:val="Normal"/>
    <w:semiHidden/>
    <w:rsid w:val="00D1482F"/>
    <w:pPr>
      <w:ind w:left="283"/>
    </w:pPr>
    <w:rPr>
      <w:sz w:val="16"/>
      <w:szCs w:val="16"/>
    </w:rPr>
  </w:style>
  <w:style w:type="paragraph" w:styleId="NormalIndent">
    <w:name w:val="Normal Indent"/>
    <w:basedOn w:val="Normal"/>
    <w:semiHidden/>
    <w:rsid w:val="00D1482F"/>
    <w:pPr>
      <w:ind w:left="708"/>
    </w:pPr>
  </w:style>
  <w:style w:type="paragraph" w:styleId="Subtitle">
    <w:name w:val="Subtitle"/>
    <w:basedOn w:val="Normal"/>
    <w:rsid w:val="00D1482F"/>
    <w:pPr>
      <w:spacing w:after="60"/>
      <w:jc w:val="center"/>
      <w:outlineLvl w:val="1"/>
    </w:pPr>
    <w:rPr>
      <w:rFonts w:cs="Arial"/>
    </w:rPr>
  </w:style>
  <w:style w:type="table" w:styleId="TableColorful1">
    <w:name w:val="Table Colorful 1"/>
    <w:basedOn w:val="TableNormal"/>
    <w:semiHidden/>
    <w:rsid w:val="00D1482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D1482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D1482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D1482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D1482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D1482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D1482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1">
    <w:name w:val="Table Columns 1"/>
    <w:basedOn w:val="TableNormal"/>
    <w:rsid w:val="00D1482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D1482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D1482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D1482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D1482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semiHidden/>
    <w:rsid w:val="00D1482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D1482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D1482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D1482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D1482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Elegant">
    <w:name w:val="Table Elegant"/>
    <w:basedOn w:val="TableNormal"/>
    <w:semiHidden/>
    <w:rsid w:val="00D1482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List1">
    <w:name w:val="Table List 1"/>
    <w:basedOn w:val="TableNormal"/>
    <w:semiHidden/>
    <w:rsid w:val="00D1482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D1482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D1482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1482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D1482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D1482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D1482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D1482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1">
    <w:name w:val="Table Grid 1"/>
    <w:basedOn w:val="TableNormal"/>
    <w:semiHidden/>
    <w:rsid w:val="00D1482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D1482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D1482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D1482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D1482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D1482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1482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D1482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semiHidden/>
    <w:rsid w:val="00D1482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D1482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D1482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D1482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Theme">
    <w:name w:val="Table Theme"/>
    <w:aliases w:val="Tabella specifica"/>
    <w:basedOn w:val="TableNormal"/>
    <w:rsid w:val="00D14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D1482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D1482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D1482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TMLKeyboard">
    <w:name w:val="HTML Keyboard"/>
    <w:semiHidden/>
    <w:rsid w:val="00D1482F"/>
    <w:rPr>
      <w:rFonts w:ascii="Courier New" w:hAnsi="Courier New" w:cs="Courier New"/>
      <w:sz w:val="20"/>
      <w:szCs w:val="20"/>
    </w:rPr>
  </w:style>
  <w:style w:type="paragraph" w:styleId="BlockText">
    <w:name w:val="Block Text"/>
    <w:basedOn w:val="Normal"/>
    <w:semiHidden/>
    <w:rsid w:val="00D1482F"/>
    <w:pPr>
      <w:ind w:left="1440" w:right="1440"/>
    </w:pPr>
  </w:style>
  <w:style w:type="paragraph" w:styleId="PlainText">
    <w:name w:val="Plain Text"/>
    <w:basedOn w:val="Normal"/>
    <w:semiHidden/>
    <w:rsid w:val="00D1482F"/>
    <w:rPr>
      <w:rFonts w:ascii="Courier New" w:hAnsi="Courier New" w:cs="Courier New"/>
      <w:sz w:val="20"/>
    </w:rPr>
  </w:style>
  <w:style w:type="paragraph" w:styleId="Title">
    <w:name w:val="Title"/>
    <w:basedOn w:val="Normal"/>
    <w:link w:val="TitleChar"/>
    <w:qFormat/>
    <w:rsid w:val="00D1482F"/>
    <w:pPr>
      <w:spacing w:before="240" w:after="60"/>
      <w:jc w:val="center"/>
      <w:outlineLvl w:val="0"/>
    </w:pPr>
    <w:rPr>
      <w:rFonts w:cs="Arial"/>
      <w:b/>
      <w:bCs/>
      <w:kern w:val="28"/>
      <w:sz w:val="32"/>
      <w:szCs w:val="32"/>
    </w:rPr>
  </w:style>
  <w:style w:type="character" w:styleId="HTMLVariable">
    <w:name w:val="HTML Variable"/>
    <w:semiHidden/>
    <w:rsid w:val="00D1482F"/>
    <w:rPr>
      <w:i/>
      <w:iCs/>
    </w:rPr>
  </w:style>
  <w:style w:type="paragraph" w:customStyle="1" w:styleId="TITOLOPRINCIPALE">
    <w:name w:val="TITOLO PRINCIPALE"/>
    <w:basedOn w:val="Normal"/>
    <w:rsid w:val="00D1482F"/>
    <w:pPr>
      <w:jc w:val="center"/>
    </w:pPr>
    <w:rPr>
      <w:rFonts w:cs="Arial"/>
      <w:b/>
      <w:sz w:val="40"/>
    </w:rPr>
  </w:style>
  <w:style w:type="paragraph" w:customStyle="1" w:styleId="SottotitoloPrincipale">
    <w:name w:val="Sottotitolo Principale"/>
    <w:basedOn w:val="Normal"/>
    <w:rsid w:val="00D1482F"/>
    <w:pPr>
      <w:jc w:val="center"/>
    </w:pPr>
    <w:rPr>
      <w:rFonts w:cs="Arial"/>
      <w:b/>
      <w:sz w:val="36"/>
      <w:szCs w:val="36"/>
    </w:rPr>
  </w:style>
  <w:style w:type="paragraph" w:customStyle="1" w:styleId="NOMECLIENTE">
    <w:name w:val="NOME CLIENTE"/>
    <w:basedOn w:val="Normal"/>
    <w:rsid w:val="00D1482F"/>
    <w:pPr>
      <w:jc w:val="center"/>
    </w:pPr>
    <w:rPr>
      <w:rFonts w:cs="Arial"/>
      <w:b/>
      <w:sz w:val="40"/>
    </w:rPr>
  </w:style>
  <w:style w:type="paragraph" w:customStyle="1" w:styleId="Tabella">
    <w:name w:val="Tabella"/>
    <w:basedOn w:val="Normal"/>
    <w:rsid w:val="00D1482F"/>
    <w:rPr>
      <w:rFonts w:cs="Arial"/>
      <w:b/>
      <w:bCs/>
      <w:color w:val="999999"/>
      <w:sz w:val="20"/>
      <w:lang w:val="en-GB"/>
    </w:rPr>
  </w:style>
  <w:style w:type="paragraph" w:customStyle="1" w:styleId="Paragrafo">
    <w:name w:val="Paragrafo"/>
    <w:basedOn w:val="Normal"/>
    <w:rsid w:val="0019658C"/>
    <w:pPr>
      <w:numPr>
        <w:numId w:val="14"/>
      </w:numPr>
    </w:pPr>
    <w:rPr>
      <w:rFonts w:cs="Arial"/>
      <w:b/>
      <w:color w:val="FF0000"/>
      <w:sz w:val="28"/>
      <w:szCs w:val="28"/>
    </w:rPr>
  </w:style>
  <w:style w:type="paragraph" w:customStyle="1" w:styleId="CorpoParagrafo">
    <w:name w:val="Corpo Paragrafo"/>
    <w:basedOn w:val="Normal"/>
    <w:rsid w:val="00D1482F"/>
    <w:rPr>
      <w:rFonts w:cs="Arial"/>
    </w:rPr>
  </w:style>
  <w:style w:type="numbering" w:customStyle="1" w:styleId="Sottoparagrafo">
    <w:name w:val="Sottoparagrafo"/>
    <w:basedOn w:val="NoList"/>
    <w:rsid w:val="0019658C"/>
    <w:pPr>
      <w:numPr>
        <w:numId w:val="15"/>
      </w:numPr>
    </w:pPr>
  </w:style>
  <w:style w:type="paragraph" w:customStyle="1" w:styleId="Intestazione">
    <w:name w:val="Intestazione_"/>
    <w:basedOn w:val="Normal"/>
    <w:rsid w:val="001B35ED"/>
    <w:pPr>
      <w:jc w:val="center"/>
    </w:pPr>
    <w:rPr>
      <w:sz w:val="18"/>
      <w:szCs w:val="18"/>
    </w:rPr>
  </w:style>
  <w:style w:type="paragraph" w:styleId="TOC1">
    <w:name w:val="toc 1"/>
    <w:basedOn w:val="Normal"/>
    <w:next w:val="Normal"/>
    <w:autoRedefine/>
    <w:uiPriority w:val="39"/>
    <w:qFormat/>
    <w:rsid w:val="00361526"/>
    <w:pPr>
      <w:spacing w:after="0" w:line="360" w:lineRule="auto"/>
    </w:pPr>
    <w:rPr>
      <w:b/>
    </w:rPr>
  </w:style>
  <w:style w:type="character" w:customStyle="1" w:styleId="Heading1Char">
    <w:name w:val="Heading 1 Char"/>
    <w:link w:val="Heading1"/>
    <w:rsid w:val="009976EB"/>
    <w:rPr>
      <w:rFonts w:ascii="Calibri Light" w:hAnsi="Calibri Light" w:cs="Arial"/>
      <w:b/>
      <w:bCs/>
      <w:color w:val="002060"/>
      <w:kern w:val="32"/>
      <w:sz w:val="32"/>
      <w:szCs w:val="32"/>
      <w:lang w:val="en-US"/>
    </w:rPr>
  </w:style>
  <w:style w:type="character" w:customStyle="1" w:styleId="Heading2Char">
    <w:name w:val="Heading 2 Char"/>
    <w:link w:val="Heading2"/>
    <w:rsid w:val="001D4B54"/>
    <w:rPr>
      <w:rFonts w:ascii="Calibri Light" w:hAnsi="Calibri Light" w:cs="Arial"/>
      <w:b/>
      <w:bCs/>
      <w:iCs/>
      <w:color w:val="002060"/>
      <w:sz w:val="30"/>
      <w:szCs w:val="28"/>
      <w:lang w:val="en-US"/>
    </w:rPr>
  </w:style>
  <w:style w:type="character" w:customStyle="1" w:styleId="Heading3Char">
    <w:name w:val="Heading 3 Char"/>
    <w:link w:val="Heading3"/>
    <w:rsid w:val="009B10D5"/>
    <w:rPr>
      <w:rFonts w:ascii="Calibri Light" w:hAnsi="Calibri Light" w:cs="Arial"/>
      <w:b/>
      <w:bCs/>
      <w:color w:val="002060"/>
      <w:sz w:val="30"/>
      <w:szCs w:val="26"/>
      <w:lang w:val="en-US"/>
    </w:rPr>
  </w:style>
  <w:style w:type="character" w:customStyle="1" w:styleId="Heading4Char">
    <w:name w:val="Heading 4 Char"/>
    <w:link w:val="Heading4"/>
    <w:rsid w:val="002A03F1"/>
    <w:rPr>
      <w:rFonts w:ascii="Arial" w:hAnsi="Arial"/>
      <w:bCs/>
      <w:sz w:val="24"/>
      <w:szCs w:val="28"/>
      <w:lang w:val="en-US"/>
    </w:rPr>
  </w:style>
  <w:style w:type="character" w:customStyle="1" w:styleId="Heading5Char">
    <w:name w:val="Heading 5 Char"/>
    <w:link w:val="Heading5"/>
    <w:rsid w:val="002A03F1"/>
    <w:rPr>
      <w:rFonts w:ascii="Helvetica" w:hAnsi="Helvetica"/>
      <w:b/>
      <w:bCs/>
      <w:i/>
      <w:iCs/>
      <w:sz w:val="26"/>
      <w:szCs w:val="26"/>
    </w:rPr>
  </w:style>
  <w:style w:type="character" w:customStyle="1" w:styleId="Heading6Char">
    <w:name w:val="Heading 6 Char"/>
    <w:link w:val="Heading6"/>
    <w:rsid w:val="002A03F1"/>
    <w:rPr>
      <w:b/>
      <w:bCs/>
      <w:sz w:val="22"/>
      <w:szCs w:val="22"/>
    </w:rPr>
  </w:style>
  <w:style w:type="character" w:customStyle="1" w:styleId="Heading7Char">
    <w:name w:val="Heading 7 Char"/>
    <w:link w:val="Heading7"/>
    <w:rsid w:val="002A03F1"/>
    <w:rPr>
      <w:sz w:val="24"/>
      <w:szCs w:val="24"/>
    </w:rPr>
  </w:style>
  <w:style w:type="character" w:customStyle="1" w:styleId="Heading8Char">
    <w:name w:val="Heading 8 Char"/>
    <w:link w:val="Heading8"/>
    <w:rsid w:val="002A03F1"/>
    <w:rPr>
      <w:i/>
      <w:iCs/>
      <w:sz w:val="24"/>
      <w:szCs w:val="24"/>
    </w:rPr>
  </w:style>
  <w:style w:type="character" w:customStyle="1" w:styleId="Heading9Char">
    <w:name w:val="Heading 9 Char"/>
    <w:link w:val="Heading9"/>
    <w:rsid w:val="00D24706"/>
    <w:rPr>
      <w:rFonts w:ascii="Century Gothic" w:hAnsi="Century Gothic"/>
      <w:b/>
      <w:szCs w:val="18"/>
      <w:lang w:val="en-US"/>
    </w:rPr>
  </w:style>
  <w:style w:type="character" w:customStyle="1" w:styleId="TitleChar">
    <w:name w:val="Title Char"/>
    <w:link w:val="Title"/>
    <w:rsid w:val="002A03F1"/>
    <w:rPr>
      <w:rFonts w:ascii="Arial" w:hAnsi="Arial" w:cs="Arial"/>
      <w:b/>
      <w:bCs/>
      <w:kern w:val="28"/>
      <w:sz w:val="32"/>
      <w:szCs w:val="32"/>
    </w:rPr>
  </w:style>
  <w:style w:type="character" w:styleId="CommentReference">
    <w:name w:val="annotation reference"/>
    <w:rsid w:val="002A03F1"/>
    <w:rPr>
      <w:sz w:val="16"/>
      <w:szCs w:val="16"/>
    </w:rPr>
  </w:style>
  <w:style w:type="paragraph" w:styleId="CommentText">
    <w:name w:val="annotation text"/>
    <w:basedOn w:val="Normal"/>
    <w:link w:val="CommentTextChar"/>
    <w:rsid w:val="002A03F1"/>
    <w:rPr>
      <w:sz w:val="20"/>
      <w:szCs w:val="20"/>
    </w:rPr>
  </w:style>
  <w:style w:type="character" w:customStyle="1" w:styleId="CommentTextChar">
    <w:name w:val="Comment Text Char"/>
    <w:basedOn w:val="DefaultParagraphFont"/>
    <w:link w:val="CommentText"/>
    <w:rsid w:val="002A03F1"/>
    <w:rPr>
      <w:rFonts w:ascii="Arial" w:hAnsi="Arial"/>
      <w:lang w:val="en-US"/>
    </w:rPr>
  </w:style>
  <w:style w:type="paragraph" w:styleId="CommentSubject">
    <w:name w:val="annotation subject"/>
    <w:basedOn w:val="CommentText"/>
    <w:next w:val="CommentText"/>
    <w:link w:val="CommentSubjectChar"/>
    <w:rsid w:val="002A03F1"/>
    <w:rPr>
      <w:b/>
      <w:bCs/>
    </w:rPr>
  </w:style>
  <w:style w:type="character" w:customStyle="1" w:styleId="CommentSubjectChar">
    <w:name w:val="Comment Subject Char"/>
    <w:basedOn w:val="CommentTextChar"/>
    <w:link w:val="CommentSubject"/>
    <w:rsid w:val="002A03F1"/>
    <w:rPr>
      <w:rFonts w:ascii="Arial" w:hAnsi="Arial"/>
      <w:b/>
      <w:bCs/>
      <w:lang w:val="en-US"/>
    </w:rPr>
  </w:style>
  <w:style w:type="paragraph" w:styleId="BalloonText">
    <w:name w:val="Balloon Text"/>
    <w:basedOn w:val="Normal"/>
    <w:link w:val="BalloonTextChar"/>
    <w:rsid w:val="002A03F1"/>
    <w:pPr>
      <w:spacing w:after="0"/>
    </w:pPr>
    <w:rPr>
      <w:rFonts w:ascii="Tahoma" w:hAnsi="Tahoma" w:cs="Tahoma"/>
      <w:sz w:val="16"/>
      <w:szCs w:val="16"/>
    </w:rPr>
  </w:style>
  <w:style w:type="character" w:customStyle="1" w:styleId="BalloonTextChar">
    <w:name w:val="Balloon Text Char"/>
    <w:basedOn w:val="DefaultParagraphFont"/>
    <w:link w:val="BalloonText"/>
    <w:rsid w:val="002A03F1"/>
    <w:rPr>
      <w:rFonts w:ascii="Tahoma" w:hAnsi="Tahoma" w:cs="Tahoma"/>
      <w:sz w:val="16"/>
      <w:szCs w:val="16"/>
      <w:lang w:val="en-US"/>
    </w:rPr>
  </w:style>
  <w:style w:type="paragraph" w:styleId="TOC2">
    <w:name w:val="toc 2"/>
    <w:basedOn w:val="Normal"/>
    <w:next w:val="Normal"/>
    <w:autoRedefine/>
    <w:uiPriority w:val="39"/>
    <w:qFormat/>
    <w:rsid w:val="00361526"/>
    <w:pPr>
      <w:spacing w:after="0" w:line="360" w:lineRule="auto"/>
      <w:ind w:left="240"/>
      <w:jc w:val="left"/>
    </w:pPr>
    <w:rPr>
      <w:rFonts w:cs="Calibri"/>
      <w:sz w:val="20"/>
      <w:szCs w:val="20"/>
    </w:rPr>
  </w:style>
  <w:style w:type="paragraph" w:styleId="TOC3">
    <w:name w:val="toc 3"/>
    <w:basedOn w:val="Normal"/>
    <w:next w:val="Normal"/>
    <w:autoRedefine/>
    <w:uiPriority w:val="39"/>
    <w:qFormat/>
    <w:rsid w:val="00361526"/>
    <w:pPr>
      <w:spacing w:after="0" w:line="360" w:lineRule="auto"/>
      <w:ind w:left="480"/>
      <w:jc w:val="left"/>
    </w:pPr>
    <w:rPr>
      <w:rFonts w:cs="Calibri"/>
      <w:i/>
      <w:iCs/>
      <w:sz w:val="18"/>
      <w:szCs w:val="20"/>
    </w:rPr>
  </w:style>
  <w:style w:type="paragraph" w:styleId="TOC4">
    <w:name w:val="toc 4"/>
    <w:basedOn w:val="Normal"/>
    <w:next w:val="Normal"/>
    <w:autoRedefine/>
    <w:uiPriority w:val="39"/>
    <w:rsid w:val="00B336A4"/>
    <w:pPr>
      <w:spacing w:after="0"/>
      <w:ind w:left="720"/>
      <w:jc w:val="left"/>
    </w:pPr>
    <w:rPr>
      <w:rFonts w:cs="Calibri"/>
      <w:sz w:val="20"/>
      <w:szCs w:val="18"/>
    </w:rPr>
  </w:style>
  <w:style w:type="paragraph" w:styleId="TOC5">
    <w:name w:val="toc 5"/>
    <w:basedOn w:val="Normal"/>
    <w:next w:val="Normal"/>
    <w:autoRedefine/>
    <w:uiPriority w:val="39"/>
    <w:rsid w:val="002A03F1"/>
    <w:pPr>
      <w:spacing w:after="0"/>
      <w:ind w:left="960"/>
      <w:jc w:val="left"/>
    </w:pPr>
    <w:rPr>
      <w:rFonts w:ascii="Calibri" w:hAnsi="Calibri" w:cs="Calibri"/>
      <w:sz w:val="18"/>
      <w:szCs w:val="18"/>
    </w:rPr>
  </w:style>
  <w:style w:type="paragraph" w:styleId="TOC6">
    <w:name w:val="toc 6"/>
    <w:basedOn w:val="Normal"/>
    <w:next w:val="Normal"/>
    <w:autoRedefine/>
    <w:uiPriority w:val="39"/>
    <w:rsid w:val="002A03F1"/>
    <w:pPr>
      <w:spacing w:after="0"/>
      <w:ind w:left="1200"/>
      <w:jc w:val="left"/>
    </w:pPr>
    <w:rPr>
      <w:rFonts w:ascii="Calibri" w:hAnsi="Calibri" w:cs="Calibri"/>
      <w:sz w:val="18"/>
      <w:szCs w:val="18"/>
    </w:rPr>
  </w:style>
  <w:style w:type="paragraph" w:styleId="TOC7">
    <w:name w:val="toc 7"/>
    <w:basedOn w:val="Normal"/>
    <w:next w:val="Normal"/>
    <w:autoRedefine/>
    <w:uiPriority w:val="39"/>
    <w:rsid w:val="002A03F1"/>
    <w:pPr>
      <w:spacing w:after="0"/>
      <w:ind w:left="1440"/>
      <w:jc w:val="left"/>
    </w:pPr>
    <w:rPr>
      <w:rFonts w:ascii="Calibri" w:hAnsi="Calibri" w:cs="Calibri"/>
      <w:sz w:val="18"/>
      <w:szCs w:val="18"/>
    </w:rPr>
  </w:style>
  <w:style w:type="paragraph" w:styleId="TOC8">
    <w:name w:val="toc 8"/>
    <w:basedOn w:val="Normal"/>
    <w:next w:val="Normal"/>
    <w:autoRedefine/>
    <w:uiPriority w:val="39"/>
    <w:rsid w:val="002A03F1"/>
    <w:pPr>
      <w:spacing w:after="0"/>
      <w:ind w:left="1680"/>
      <w:jc w:val="left"/>
    </w:pPr>
    <w:rPr>
      <w:rFonts w:ascii="Calibri" w:hAnsi="Calibri" w:cs="Calibri"/>
      <w:sz w:val="18"/>
      <w:szCs w:val="18"/>
    </w:rPr>
  </w:style>
  <w:style w:type="paragraph" w:styleId="TOC9">
    <w:name w:val="toc 9"/>
    <w:basedOn w:val="Normal"/>
    <w:next w:val="Normal"/>
    <w:autoRedefine/>
    <w:uiPriority w:val="39"/>
    <w:rsid w:val="002A03F1"/>
    <w:pPr>
      <w:spacing w:after="0"/>
      <w:ind w:left="1920"/>
      <w:jc w:val="left"/>
    </w:pPr>
    <w:rPr>
      <w:rFonts w:ascii="Calibri" w:hAnsi="Calibri" w:cs="Calibri"/>
      <w:sz w:val="18"/>
      <w:szCs w:val="18"/>
    </w:rPr>
  </w:style>
  <w:style w:type="paragraph" w:styleId="ListParagraph">
    <w:name w:val="List Paragraph"/>
    <w:basedOn w:val="Normal"/>
    <w:uiPriority w:val="34"/>
    <w:qFormat/>
    <w:rsid w:val="002A03F1"/>
    <w:pPr>
      <w:ind w:left="720"/>
      <w:contextualSpacing/>
    </w:pPr>
  </w:style>
  <w:style w:type="paragraph" w:styleId="TOCHeading">
    <w:name w:val="TOC Heading"/>
    <w:basedOn w:val="Heading1"/>
    <w:next w:val="Normal"/>
    <w:uiPriority w:val="39"/>
    <w:semiHidden/>
    <w:unhideWhenUsed/>
    <w:qFormat/>
    <w:rsid w:val="002A03F1"/>
    <w:pPr>
      <w:keepLines/>
      <w:spacing w:before="480" w:after="0" w:line="276" w:lineRule="auto"/>
      <w:outlineLvl w:val="9"/>
    </w:pPr>
    <w:rPr>
      <w:rFonts w:ascii="Cambria" w:hAnsi="Cambria" w:cs="Times New Roman"/>
      <w:color w:val="365F91"/>
      <w:kern w:val="0"/>
      <w:sz w:val="28"/>
      <w:szCs w:val="28"/>
      <w:lang w:eastAsia="en-US"/>
    </w:rPr>
  </w:style>
  <w:style w:type="table" w:styleId="MediumGrid1-Accent1">
    <w:name w:val="Medium Grid 1 Accent 1"/>
    <w:basedOn w:val="TableNormal"/>
    <w:uiPriority w:val="67"/>
    <w:rsid w:val="00B366CA"/>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FootnoteText">
    <w:name w:val="footnote text"/>
    <w:basedOn w:val="Normal"/>
    <w:link w:val="FootnoteTextChar"/>
    <w:rsid w:val="0066274E"/>
    <w:rPr>
      <w:szCs w:val="20"/>
    </w:rPr>
  </w:style>
  <w:style w:type="character" w:customStyle="1" w:styleId="FootnoteTextChar">
    <w:name w:val="Footnote Text Char"/>
    <w:basedOn w:val="DefaultParagraphFont"/>
    <w:link w:val="FootnoteText"/>
    <w:rsid w:val="0066274E"/>
    <w:rPr>
      <w:rFonts w:ascii="Arial" w:hAnsi="Arial"/>
      <w:sz w:val="24"/>
      <w:lang w:val="en-US"/>
    </w:rPr>
  </w:style>
  <w:style w:type="character" w:styleId="FootnoteReference">
    <w:name w:val="footnote reference"/>
    <w:rsid w:val="0066274E"/>
    <w:rPr>
      <w:vertAlign w:val="superscript"/>
    </w:rPr>
  </w:style>
  <w:style w:type="paragraph" w:customStyle="1" w:styleId="Intestazionegrassetto">
    <w:name w:val="Intestazione grassetto"/>
    <w:basedOn w:val="Intestazionenormale"/>
    <w:rsid w:val="0066274E"/>
    <w:rPr>
      <w:rFonts w:ascii="Verdana" w:hAnsi="Verdana"/>
      <w:b/>
    </w:rPr>
  </w:style>
  <w:style w:type="paragraph" w:customStyle="1" w:styleId="Intestazionenormale">
    <w:name w:val="Intestazione normale"/>
    <w:basedOn w:val="Normal"/>
    <w:rsid w:val="0066274E"/>
    <w:pPr>
      <w:ind w:left="7200" w:hanging="1530"/>
    </w:pPr>
    <w:rPr>
      <w:rFonts w:cs="Arial"/>
    </w:rPr>
  </w:style>
  <w:style w:type="paragraph" w:customStyle="1" w:styleId="Testolettera">
    <w:name w:val="Testo lettera"/>
    <w:basedOn w:val="Normal"/>
    <w:rsid w:val="0066274E"/>
    <w:rPr>
      <w:szCs w:val="20"/>
    </w:rPr>
  </w:style>
  <w:style w:type="paragraph" w:customStyle="1" w:styleId="StileIntestazionenormaleVerdana">
    <w:name w:val="Stile Intestazione normale + Verdana"/>
    <w:basedOn w:val="Intestazionenormale"/>
    <w:rsid w:val="0066274E"/>
    <w:rPr>
      <w:rFonts w:ascii="Verdana" w:hAnsi="Verdana"/>
    </w:rPr>
  </w:style>
  <w:style w:type="character" w:customStyle="1" w:styleId="FooterChar">
    <w:name w:val="Footer Char"/>
    <w:basedOn w:val="DefaultParagraphFont"/>
    <w:link w:val="Footer"/>
    <w:rsid w:val="0066274E"/>
    <w:rPr>
      <w:rFonts w:ascii="Arial" w:hAnsi="Arial"/>
      <w:sz w:val="24"/>
      <w:szCs w:val="24"/>
      <w:lang w:val="en-US"/>
    </w:rPr>
  </w:style>
  <w:style w:type="paragraph" w:customStyle="1" w:styleId="Stile1">
    <w:name w:val="Stile1"/>
    <w:basedOn w:val="Normal"/>
    <w:rsid w:val="0066274E"/>
    <w:rPr>
      <w:b/>
      <w:szCs w:val="20"/>
    </w:rPr>
  </w:style>
  <w:style w:type="paragraph" w:customStyle="1" w:styleId="StileIntestazionegrassettoVerdana">
    <w:name w:val="Stile Intestazione grassetto + Verdana"/>
    <w:basedOn w:val="Normal"/>
    <w:rsid w:val="0066274E"/>
    <w:pPr>
      <w:tabs>
        <w:tab w:val="left" w:pos="5670"/>
      </w:tabs>
      <w:ind w:left="5670"/>
    </w:pPr>
    <w:rPr>
      <w:rFonts w:cs="Arial"/>
      <w:b/>
      <w:bCs/>
      <w:szCs w:val="22"/>
    </w:rPr>
  </w:style>
  <w:style w:type="character" w:customStyle="1" w:styleId="Oggettoefirmalettera">
    <w:name w:val="Oggetto e firma lettera"/>
    <w:rsid w:val="0066274E"/>
    <w:rPr>
      <w:rFonts w:ascii="Verdana" w:hAnsi="Verdana"/>
      <w:b/>
      <w:bCs/>
      <w:sz w:val="20"/>
    </w:rPr>
  </w:style>
  <w:style w:type="character" w:customStyle="1" w:styleId="HeaderChar">
    <w:name w:val="Header Char"/>
    <w:link w:val="Header"/>
    <w:rsid w:val="0066274E"/>
    <w:rPr>
      <w:rFonts w:ascii="Arial" w:hAnsi="Arial"/>
      <w:sz w:val="24"/>
      <w:szCs w:val="24"/>
      <w:lang w:val="en-US"/>
    </w:rPr>
  </w:style>
  <w:style w:type="paragraph" w:styleId="Caption">
    <w:name w:val="caption"/>
    <w:basedOn w:val="Normal"/>
    <w:next w:val="Normal"/>
    <w:rsid w:val="0066274E"/>
    <w:pPr>
      <w:keepNext/>
      <w:pageBreakBefore/>
      <w:overflowPunct w:val="0"/>
      <w:autoSpaceDE w:val="0"/>
      <w:autoSpaceDN w:val="0"/>
      <w:adjustRightInd w:val="0"/>
      <w:jc w:val="center"/>
      <w:textAlignment w:val="baseline"/>
    </w:pPr>
    <w:rPr>
      <w:rFonts w:ascii="Times New Roman" w:hAnsi="Times New Roman"/>
      <w:b/>
      <w:szCs w:val="20"/>
      <w:lang w:val="en-GB"/>
    </w:rPr>
  </w:style>
  <w:style w:type="character" w:customStyle="1" w:styleId="BodyTextChar">
    <w:name w:val="Body Text Char"/>
    <w:basedOn w:val="DefaultParagraphFont"/>
    <w:link w:val="BodyText"/>
    <w:rsid w:val="0066274E"/>
    <w:rPr>
      <w:rFonts w:ascii="Arial" w:hAnsi="Arial"/>
      <w:sz w:val="24"/>
      <w:szCs w:val="24"/>
      <w:lang w:val="en-US"/>
    </w:rPr>
  </w:style>
  <w:style w:type="paragraph" w:styleId="Revision">
    <w:name w:val="Revision"/>
    <w:hidden/>
    <w:uiPriority w:val="99"/>
    <w:semiHidden/>
    <w:rsid w:val="0066274E"/>
    <w:rPr>
      <w:rFonts w:ascii="Arial" w:hAnsi="Arial"/>
      <w:sz w:val="24"/>
      <w:szCs w:val="24"/>
      <w:lang w:val="en-US"/>
    </w:rPr>
  </w:style>
  <w:style w:type="character" w:customStyle="1" w:styleId="tlid-translation">
    <w:name w:val="tlid-translation"/>
    <w:basedOn w:val="DefaultParagraphFont"/>
    <w:rsid w:val="00457F02"/>
  </w:style>
  <w:style w:type="character" w:customStyle="1" w:styleId="shorttext">
    <w:name w:val="short_text"/>
    <w:basedOn w:val="DefaultParagraphFont"/>
    <w:rsid w:val="0033246C"/>
  </w:style>
  <w:style w:type="character" w:customStyle="1" w:styleId="HTMLPreformattedChar">
    <w:name w:val="HTML Preformatted Char"/>
    <w:basedOn w:val="DefaultParagraphFont"/>
    <w:link w:val="HTMLPreformatted"/>
    <w:uiPriority w:val="99"/>
    <w:semiHidden/>
    <w:rsid w:val="002B1B9F"/>
    <w:rPr>
      <w:rFonts w:ascii="Courier New" w:hAnsi="Courier New" w:cs="Courier New"/>
      <w:szCs w:val="24"/>
      <w:lang w:val="en-US"/>
    </w:rPr>
  </w:style>
  <w:style w:type="character" w:customStyle="1" w:styleId="y2iqfc">
    <w:name w:val="y2iqfc"/>
    <w:basedOn w:val="DefaultParagraphFont"/>
    <w:rsid w:val="002B1B9F"/>
  </w:style>
  <w:style w:type="character" w:customStyle="1" w:styleId="rynqvb">
    <w:name w:val="rynqvb"/>
    <w:basedOn w:val="DefaultParagraphFont"/>
    <w:rsid w:val="001B3BAC"/>
  </w:style>
  <w:style w:type="character" w:styleId="UnresolvedMention">
    <w:name w:val="Unresolved Mention"/>
    <w:basedOn w:val="DefaultParagraphFont"/>
    <w:uiPriority w:val="99"/>
    <w:semiHidden/>
    <w:unhideWhenUsed/>
    <w:rsid w:val="00CB2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08716">
      <w:bodyDiv w:val="1"/>
      <w:marLeft w:val="0"/>
      <w:marRight w:val="0"/>
      <w:marTop w:val="0"/>
      <w:marBottom w:val="0"/>
      <w:divBdr>
        <w:top w:val="none" w:sz="0" w:space="0" w:color="auto"/>
        <w:left w:val="none" w:sz="0" w:space="0" w:color="auto"/>
        <w:bottom w:val="none" w:sz="0" w:space="0" w:color="auto"/>
        <w:right w:val="none" w:sz="0" w:space="0" w:color="auto"/>
      </w:divBdr>
    </w:div>
    <w:div w:id="29764394">
      <w:bodyDiv w:val="1"/>
      <w:marLeft w:val="0"/>
      <w:marRight w:val="0"/>
      <w:marTop w:val="0"/>
      <w:marBottom w:val="0"/>
      <w:divBdr>
        <w:top w:val="none" w:sz="0" w:space="0" w:color="auto"/>
        <w:left w:val="none" w:sz="0" w:space="0" w:color="auto"/>
        <w:bottom w:val="none" w:sz="0" w:space="0" w:color="auto"/>
        <w:right w:val="none" w:sz="0" w:space="0" w:color="auto"/>
      </w:divBdr>
    </w:div>
    <w:div w:id="44376590">
      <w:bodyDiv w:val="1"/>
      <w:marLeft w:val="0"/>
      <w:marRight w:val="0"/>
      <w:marTop w:val="0"/>
      <w:marBottom w:val="0"/>
      <w:divBdr>
        <w:top w:val="none" w:sz="0" w:space="0" w:color="auto"/>
        <w:left w:val="none" w:sz="0" w:space="0" w:color="auto"/>
        <w:bottom w:val="none" w:sz="0" w:space="0" w:color="auto"/>
        <w:right w:val="none" w:sz="0" w:space="0" w:color="auto"/>
      </w:divBdr>
    </w:div>
    <w:div w:id="66073742">
      <w:bodyDiv w:val="1"/>
      <w:marLeft w:val="0"/>
      <w:marRight w:val="0"/>
      <w:marTop w:val="0"/>
      <w:marBottom w:val="0"/>
      <w:divBdr>
        <w:top w:val="none" w:sz="0" w:space="0" w:color="auto"/>
        <w:left w:val="none" w:sz="0" w:space="0" w:color="auto"/>
        <w:bottom w:val="none" w:sz="0" w:space="0" w:color="auto"/>
        <w:right w:val="none" w:sz="0" w:space="0" w:color="auto"/>
      </w:divBdr>
    </w:div>
    <w:div w:id="107168054">
      <w:bodyDiv w:val="1"/>
      <w:marLeft w:val="0"/>
      <w:marRight w:val="0"/>
      <w:marTop w:val="0"/>
      <w:marBottom w:val="0"/>
      <w:divBdr>
        <w:top w:val="none" w:sz="0" w:space="0" w:color="auto"/>
        <w:left w:val="none" w:sz="0" w:space="0" w:color="auto"/>
        <w:bottom w:val="none" w:sz="0" w:space="0" w:color="auto"/>
        <w:right w:val="none" w:sz="0" w:space="0" w:color="auto"/>
      </w:divBdr>
    </w:div>
    <w:div w:id="142620311">
      <w:bodyDiv w:val="1"/>
      <w:marLeft w:val="0"/>
      <w:marRight w:val="0"/>
      <w:marTop w:val="0"/>
      <w:marBottom w:val="0"/>
      <w:divBdr>
        <w:top w:val="none" w:sz="0" w:space="0" w:color="auto"/>
        <w:left w:val="none" w:sz="0" w:space="0" w:color="auto"/>
        <w:bottom w:val="none" w:sz="0" w:space="0" w:color="auto"/>
        <w:right w:val="none" w:sz="0" w:space="0" w:color="auto"/>
      </w:divBdr>
    </w:div>
    <w:div w:id="149056297">
      <w:bodyDiv w:val="1"/>
      <w:marLeft w:val="0"/>
      <w:marRight w:val="0"/>
      <w:marTop w:val="0"/>
      <w:marBottom w:val="0"/>
      <w:divBdr>
        <w:top w:val="none" w:sz="0" w:space="0" w:color="auto"/>
        <w:left w:val="none" w:sz="0" w:space="0" w:color="auto"/>
        <w:bottom w:val="none" w:sz="0" w:space="0" w:color="auto"/>
        <w:right w:val="none" w:sz="0" w:space="0" w:color="auto"/>
      </w:divBdr>
    </w:div>
    <w:div w:id="152765974">
      <w:bodyDiv w:val="1"/>
      <w:marLeft w:val="0"/>
      <w:marRight w:val="0"/>
      <w:marTop w:val="0"/>
      <w:marBottom w:val="0"/>
      <w:divBdr>
        <w:top w:val="none" w:sz="0" w:space="0" w:color="auto"/>
        <w:left w:val="none" w:sz="0" w:space="0" w:color="auto"/>
        <w:bottom w:val="none" w:sz="0" w:space="0" w:color="auto"/>
        <w:right w:val="none" w:sz="0" w:space="0" w:color="auto"/>
      </w:divBdr>
    </w:div>
    <w:div w:id="198518642">
      <w:bodyDiv w:val="1"/>
      <w:marLeft w:val="0"/>
      <w:marRight w:val="0"/>
      <w:marTop w:val="0"/>
      <w:marBottom w:val="0"/>
      <w:divBdr>
        <w:top w:val="none" w:sz="0" w:space="0" w:color="auto"/>
        <w:left w:val="none" w:sz="0" w:space="0" w:color="auto"/>
        <w:bottom w:val="none" w:sz="0" w:space="0" w:color="auto"/>
        <w:right w:val="none" w:sz="0" w:space="0" w:color="auto"/>
      </w:divBdr>
    </w:div>
    <w:div w:id="204294158">
      <w:bodyDiv w:val="1"/>
      <w:marLeft w:val="0"/>
      <w:marRight w:val="0"/>
      <w:marTop w:val="0"/>
      <w:marBottom w:val="0"/>
      <w:divBdr>
        <w:top w:val="none" w:sz="0" w:space="0" w:color="auto"/>
        <w:left w:val="none" w:sz="0" w:space="0" w:color="auto"/>
        <w:bottom w:val="none" w:sz="0" w:space="0" w:color="auto"/>
        <w:right w:val="none" w:sz="0" w:space="0" w:color="auto"/>
      </w:divBdr>
    </w:div>
    <w:div w:id="219093699">
      <w:bodyDiv w:val="1"/>
      <w:marLeft w:val="0"/>
      <w:marRight w:val="0"/>
      <w:marTop w:val="0"/>
      <w:marBottom w:val="0"/>
      <w:divBdr>
        <w:top w:val="none" w:sz="0" w:space="0" w:color="auto"/>
        <w:left w:val="none" w:sz="0" w:space="0" w:color="auto"/>
        <w:bottom w:val="none" w:sz="0" w:space="0" w:color="auto"/>
        <w:right w:val="none" w:sz="0" w:space="0" w:color="auto"/>
      </w:divBdr>
    </w:div>
    <w:div w:id="226232267">
      <w:bodyDiv w:val="1"/>
      <w:marLeft w:val="0"/>
      <w:marRight w:val="0"/>
      <w:marTop w:val="0"/>
      <w:marBottom w:val="0"/>
      <w:divBdr>
        <w:top w:val="none" w:sz="0" w:space="0" w:color="auto"/>
        <w:left w:val="none" w:sz="0" w:space="0" w:color="auto"/>
        <w:bottom w:val="none" w:sz="0" w:space="0" w:color="auto"/>
        <w:right w:val="none" w:sz="0" w:space="0" w:color="auto"/>
      </w:divBdr>
    </w:div>
    <w:div w:id="237058319">
      <w:bodyDiv w:val="1"/>
      <w:marLeft w:val="0"/>
      <w:marRight w:val="0"/>
      <w:marTop w:val="0"/>
      <w:marBottom w:val="0"/>
      <w:divBdr>
        <w:top w:val="none" w:sz="0" w:space="0" w:color="auto"/>
        <w:left w:val="none" w:sz="0" w:space="0" w:color="auto"/>
        <w:bottom w:val="none" w:sz="0" w:space="0" w:color="auto"/>
        <w:right w:val="none" w:sz="0" w:space="0" w:color="auto"/>
      </w:divBdr>
    </w:div>
    <w:div w:id="288167768">
      <w:bodyDiv w:val="1"/>
      <w:marLeft w:val="0"/>
      <w:marRight w:val="0"/>
      <w:marTop w:val="0"/>
      <w:marBottom w:val="0"/>
      <w:divBdr>
        <w:top w:val="none" w:sz="0" w:space="0" w:color="auto"/>
        <w:left w:val="none" w:sz="0" w:space="0" w:color="auto"/>
        <w:bottom w:val="none" w:sz="0" w:space="0" w:color="auto"/>
        <w:right w:val="none" w:sz="0" w:space="0" w:color="auto"/>
      </w:divBdr>
    </w:div>
    <w:div w:id="290523441">
      <w:bodyDiv w:val="1"/>
      <w:marLeft w:val="0"/>
      <w:marRight w:val="0"/>
      <w:marTop w:val="0"/>
      <w:marBottom w:val="0"/>
      <w:divBdr>
        <w:top w:val="none" w:sz="0" w:space="0" w:color="auto"/>
        <w:left w:val="none" w:sz="0" w:space="0" w:color="auto"/>
        <w:bottom w:val="none" w:sz="0" w:space="0" w:color="auto"/>
        <w:right w:val="none" w:sz="0" w:space="0" w:color="auto"/>
      </w:divBdr>
    </w:div>
    <w:div w:id="348877637">
      <w:bodyDiv w:val="1"/>
      <w:marLeft w:val="0"/>
      <w:marRight w:val="0"/>
      <w:marTop w:val="0"/>
      <w:marBottom w:val="0"/>
      <w:divBdr>
        <w:top w:val="none" w:sz="0" w:space="0" w:color="auto"/>
        <w:left w:val="none" w:sz="0" w:space="0" w:color="auto"/>
        <w:bottom w:val="none" w:sz="0" w:space="0" w:color="auto"/>
        <w:right w:val="none" w:sz="0" w:space="0" w:color="auto"/>
      </w:divBdr>
    </w:div>
    <w:div w:id="362560952">
      <w:bodyDiv w:val="1"/>
      <w:marLeft w:val="0"/>
      <w:marRight w:val="0"/>
      <w:marTop w:val="0"/>
      <w:marBottom w:val="0"/>
      <w:divBdr>
        <w:top w:val="none" w:sz="0" w:space="0" w:color="auto"/>
        <w:left w:val="none" w:sz="0" w:space="0" w:color="auto"/>
        <w:bottom w:val="none" w:sz="0" w:space="0" w:color="auto"/>
        <w:right w:val="none" w:sz="0" w:space="0" w:color="auto"/>
      </w:divBdr>
    </w:div>
    <w:div w:id="370344388">
      <w:bodyDiv w:val="1"/>
      <w:marLeft w:val="0"/>
      <w:marRight w:val="0"/>
      <w:marTop w:val="0"/>
      <w:marBottom w:val="0"/>
      <w:divBdr>
        <w:top w:val="none" w:sz="0" w:space="0" w:color="auto"/>
        <w:left w:val="none" w:sz="0" w:space="0" w:color="auto"/>
        <w:bottom w:val="none" w:sz="0" w:space="0" w:color="auto"/>
        <w:right w:val="none" w:sz="0" w:space="0" w:color="auto"/>
      </w:divBdr>
    </w:div>
    <w:div w:id="394427860">
      <w:bodyDiv w:val="1"/>
      <w:marLeft w:val="0"/>
      <w:marRight w:val="0"/>
      <w:marTop w:val="0"/>
      <w:marBottom w:val="0"/>
      <w:divBdr>
        <w:top w:val="none" w:sz="0" w:space="0" w:color="auto"/>
        <w:left w:val="none" w:sz="0" w:space="0" w:color="auto"/>
        <w:bottom w:val="none" w:sz="0" w:space="0" w:color="auto"/>
        <w:right w:val="none" w:sz="0" w:space="0" w:color="auto"/>
      </w:divBdr>
    </w:div>
    <w:div w:id="416292030">
      <w:bodyDiv w:val="1"/>
      <w:marLeft w:val="0"/>
      <w:marRight w:val="0"/>
      <w:marTop w:val="0"/>
      <w:marBottom w:val="0"/>
      <w:divBdr>
        <w:top w:val="none" w:sz="0" w:space="0" w:color="auto"/>
        <w:left w:val="none" w:sz="0" w:space="0" w:color="auto"/>
        <w:bottom w:val="none" w:sz="0" w:space="0" w:color="auto"/>
        <w:right w:val="none" w:sz="0" w:space="0" w:color="auto"/>
      </w:divBdr>
    </w:div>
    <w:div w:id="422532935">
      <w:bodyDiv w:val="1"/>
      <w:marLeft w:val="0"/>
      <w:marRight w:val="0"/>
      <w:marTop w:val="0"/>
      <w:marBottom w:val="0"/>
      <w:divBdr>
        <w:top w:val="none" w:sz="0" w:space="0" w:color="auto"/>
        <w:left w:val="none" w:sz="0" w:space="0" w:color="auto"/>
        <w:bottom w:val="none" w:sz="0" w:space="0" w:color="auto"/>
        <w:right w:val="none" w:sz="0" w:space="0" w:color="auto"/>
      </w:divBdr>
    </w:div>
    <w:div w:id="425923297">
      <w:bodyDiv w:val="1"/>
      <w:marLeft w:val="0"/>
      <w:marRight w:val="0"/>
      <w:marTop w:val="0"/>
      <w:marBottom w:val="0"/>
      <w:divBdr>
        <w:top w:val="none" w:sz="0" w:space="0" w:color="auto"/>
        <w:left w:val="none" w:sz="0" w:space="0" w:color="auto"/>
        <w:bottom w:val="none" w:sz="0" w:space="0" w:color="auto"/>
        <w:right w:val="none" w:sz="0" w:space="0" w:color="auto"/>
      </w:divBdr>
    </w:div>
    <w:div w:id="427770852">
      <w:bodyDiv w:val="1"/>
      <w:marLeft w:val="0"/>
      <w:marRight w:val="0"/>
      <w:marTop w:val="0"/>
      <w:marBottom w:val="0"/>
      <w:divBdr>
        <w:top w:val="none" w:sz="0" w:space="0" w:color="auto"/>
        <w:left w:val="none" w:sz="0" w:space="0" w:color="auto"/>
        <w:bottom w:val="none" w:sz="0" w:space="0" w:color="auto"/>
        <w:right w:val="none" w:sz="0" w:space="0" w:color="auto"/>
      </w:divBdr>
    </w:div>
    <w:div w:id="503207081">
      <w:bodyDiv w:val="1"/>
      <w:marLeft w:val="0"/>
      <w:marRight w:val="0"/>
      <w:marTop w:val="0"/>
      <w:marBottom w:val="0"/>
      <w:divBdr>
        <w:top w:val="none" w:sz="0" w:space="0" w:color="auto"/>
        <w:left w:val="none" w:sz="0" w:space="0" w:color="auto"/>
        <w:bottom w:val="none" w:sz="0" w:space="0" w:color="auto"/>
        <w:right w:val="none" w:sz="0" w:space="0" w:color="auto"/>
      </w:divBdr>
    </w:div>
    <w:div w:id="628434799">
      <w:bodyDiv w:val="1"/>
      <w:marLeft w:val="0"/>
      <w:marRight w:val="0"/>
      <w:marTop w:val="0"/>
      <w:marBottom w:val="0"/>
      <w:divBdr>
        <w:top w:val="none" w:sz="0" w:space="0" w:color="auto"/>
        <w:left w:val="none" w:sz="0" w:space="0" w:color="auto"/>
        <w:bottom w:val="none" w:sz="0" w:space="0" w:color="auto"/>
        <w:right w:val="none" w:sz="0" w:space="0" w:color="auto"/>
      </w:divBdr>
    </w:div>
    <w:div w:id="640967831">
      <w:bodyDiv w:val="1"/>
      <w:marLeft w:val="0"/>
      <w:marRight w:val="0"/>
      <w:marTop w:val="0"/>
      <w:marBottom w:val="0"/>
      <w:divBdr>
        <w:top w:val="none" w:sz="0" w:space="0" w:color="auto"/>
        <w:left w:val="none" w:sz="0" w:space="0" w:color="auto"/>
        <w:bottom w:val="none" w:sz="0" w:space="0" w:color="auto"/>
        <w:right w:val="none" w:sz="0" w:space="0" w:color="auto"/>
      </w:divBdr>
    </w:div>
    <w:div w:id="645816505">
      <w:bodyDiv w:val="1"/>
      <w:marLeft w:val="0"/>
      <w:marRight w:val="0"/>
      <w:marTop w:val="0"/>
      <w:marBottom w:val="0"/>
      <w:divBdr>
        <w:top w:val="none" w:sz="0" w:space="0" w:color="auto"/>
        <w:left w:val="none" w:sz="0" w:space="0" w:color="auto"/>
        <w:bottom w:val="none" w:sz="0" w:space="0" w:color="auto"/>
        <w:right w:val="none" w:sz="0" w:space="0" w:color="auto"/>
      </w:divBdr>
    </w:div>
    <w:div w:id="652105154">
      <w:bodyDiv w:val="1"/>
      <w:marLeft w:val="0"/>
      <w:marRight w:val="0"/>
      <w:marTop w:val="0"/>
      <w:marBottom w:val="0"/>
      <w:divBdr>
        <w:top w:val="none" w:sz="0" w:space="0" w:color="auto"/>
        <w:left w:val="none" w:sz="0" w:space="0" w:color="auto"/>
        <w:bottom w:val="none" w:sz="0" w:space="0" w:color="auto"/>
        <w:right w:val="none" w:sz="0" w:space="0" w:color="auto"/>
      </w:divBdr>
    </w:div>
    <w:div w:id="687752494">
      <w:bodyDiv w:val="1"/>
      <w:marLeft w:val="0"/>
      <w:marRight w:val="0"/>
      <w:marTop w:val="0"/>
      <w:marBottom w:val="0"/>
      <w:divBdr>
        <w:top w:val="none" w:sz="0" w:space="0" w:color="auto"/>
        <w:left w:val="none" w:sz="0" w:space="0" w:color="auto"/>
        <w:bottom w:val="none" w:sz="0" w:space="0" w:color="auto"/>
        <w:right w:val="none" w:sz="0" w:space="0" w:color="auto"/>
      </w:divBdr>
    </w:div>
    <w:div w:id="695930895">
      <w:bodyDiv w:val="1"/>
      <w:marLeft w:val="0"/>
      <w:marRight w:val="0"/>
      <w:marTop w:val="0"/>
      <w:marBottom w:val="0"/>
      <w:divBdr>
        <w:top w:val="none" w:sz="0" w:space="0" w:color="auto"/>
        <w:left w:val="none" w:sz="0" w:space="0" w:color="auto"/>
        <w:bottom w:val="none" w:sz="0" w:space="0" w:color="auto"/>
        <w:right w:val="none" w:sz="0" w:space="0" w:color="auto"/>
      </w:divBdr>
    </w:div>
    <w:div w:id="709036666">
      <w:bodyDiv w:val="1"/>
      <w:marLeft w:val="0"/>
      <w:marRight w:val="0"/>
      <w:marTop w:val="0"/>
      <w:marBottom w:val="0"/>
      <w:divBdr>
        <w:top w:val="none" w:sz="0" w:space="0" w:color="auto"/>
        <w:left w:val="none" w:sz="0" w:space="0" w:color="auto"/>
        <w:bottom w:val="none" w:sz="0" w:space="0" w:color="auto"/>
        <w:right w:val="none" w:sz="0" w:space="0" w:color="auto"/>
      </w:divBdr>
    </w:div>
    <w:div w:id="730426782">
      <w:bodyDiv w:val="1"/>
      <w:marLeft w:val="0"/>
      <w:marRight w:val="0"/>
      <w:marTop w:val="0"/>
      <w:marBottom w:val="0"/>
      <w:divBdr>
        <w:top w:val="none" w:sz="0" w:space="0" w:color="auto"/>
        <w:left w:val="none" w:sz="0" w:space="0" w:color="auto"/>
        <w:bottom w:val="none" w:sz="0" w:space="0" w:color="auto"/>
        <w:right w:val="none" w:sz="0" w:space="0" w:color="auto"/>
      </w:divBdr>
    </w:div>
    <w:div w:id="747732259">
      <w:bodyDiv w:val="1"/>
      <w:marLeft w:val="0"/>
      <w:marRight w:val="0"/>
      <w:marTop w:val="0"/>
      <w:marBottom w:val="0"/>
      <w:divBdr>
        <w:top w:val="none" w:sz="0" w:space="0" w:color="auto"/>
        <w:left w:val="none" w:sz="0" w:space="0" w:color="auto"/>
        <w:bottom w:val="none" w:sz="0" w:space="0" w:color="auto"/>
        <w:right w:val="none" w:sz="0" w:space="0" w:color="auto"/>
      </w:divBdr>
    </w:div>
    <w:div w:id="758988381">
      <w:bodyDiv w:val="1"/>
      <w:marLeft w:val="0"/>
      <w:marRight w:val="0"/>
      <w:marTop w:val="0"/>
      <w:marBottom w:val="0"/>
      <w:divBdr>
        <w:top w:val="none" w:sz="0" w:space="0" w:color="auto"/>
        <w:left w:val="none" w:sz="0" w:space="0" w:color="auto"/>
        <w:bottom w:val="none" w:sz="0" w:space="0" w:color="auto"/>
        <w:right w:val="none" w:sz="0" w:space="0" w:color="auto"/>
      </w:divBdr>
    </w:div>
    <w:div w:id="763262745">
      <w:bodyDiv w:val="1"/>
      <w:marLeft w:val="0"/>
      <w:marRight w:val="0"/>
      <w:marTop w:val="0"/>
      <w:marBottom w:val="0"/>
      <w:divBdr>
        <w:top w:val="none" w:sz="0" w:space="0" w:color="auto"/>
        <w:left w:val="none" w:sz="0" w:space="0" w:color="auto"/>
        <w:bottom w:val="none" w:sz="0" w:space="0" w:color="auto"/>
        <w:right w:val="none" w:sz="0" w:space="0" w:color="auto"/>
      </w:divBdr>
    </w:div>
    <w:div w:id="766073808">
      <w:bodyDiv w:val="1"/>
      <w:marLeft w:val="0"/>
      <w:marRight w:val="0"/>
      <w:marTop w:val="0"/>
      <w:marBottom w:val="0"/>
      <w:divBdr>
        <w:top w:val="none" w:sz="0" w:space="0" w:color="auto"/>
        <w:left w:val="none" w:sz="0" w:space="0" w:color="auto"/>
        <w:bottom w:val="none" w:sz="0" w:space="0" w:color="auto"/>
        <w:right w:val="none" w:sz="0" w:space="0" w:color="auto"/>
      </w:divBdr>
    </w:div>
    <w:div w:id="774709036">
      <w:bodyDiv w:val="1"/>
      <w:marLeft w:val="0"/>
      <w:marRight w:val="0"/>
      <w:marTop w:val="0"/>
      <w:marBottom w:val="0"/>
      <w:divBdr>
        <w:top w:val="none" w:sz="0" w:space="0" w:color="auto"/>
        <w:left w:val="none" w:sz="0" w:space="0" w:color="auto"/>
        <w:bottom w:val="none" w:sz="0" w:space="0" w:color="auto"/>
        <w:right w:val="none" w:sz="0" w:space="0" w:color="auto"/>
      </w:divBdr>
    </w:div>
    <w:div w:id="789470132">
      <w:bodyDiv w:val="1"/>
      <w:marLeft w:val="0"/>
      <w:marRight w:val="0"/>
      <w:marTop w:val="0"/>
      <w:marBottom w:val="0"/>
      <w:divBdr>
        <w:top w:val="none" w:sz="0" w:space="0" w:color="auto"/>
        <w:left w:val="none" w:sz="0" w:space="0" w:color="auto"/>
        <w:bottom w:val="none" w:sz="0" w:space="0" w:color="auto"/>
        <w:right w:val="none" w:sz="0" w:space="0" w:color="auto"/>
      </w:divBdr>
    </w:div>
    <w:div w:id="800076937">
      <w:bodyDiv w:val="1"/>
      <w:marLeft w:val="0"/>
      <w:marRight w:val="0"/>
      <w:marTop w:val="0"/>
      <w:marBottom w:val="0"/>
      <w:divBdr>
        <w:top w:val="none" w:sz="0" w:space="0" w:color="auto"/>
        <w:left w:val="none" w:sz="0" w:space="0" w:color="auto"/>
        <w:bottom w:val="none" w:sz="0" w:space="0" w:color="auto"/>
        <w:right w:val="none" w:sz="0" w:space="0" w:color="auto"/>
      </w:divBdr>
    </w:div>
    <w:div w:id="805396890">
      <w:bodyDiv w:val="1"/>
      <w:marLeft w:val="0"/>
      <w:marRight w:val="0"/>
      <w:marTop w:val="0"/>
      <w:marBottom w:val="0"/>
      <w:divBdr>
        <w:top w:val="none" w:sz="0" w:space="0" w:color="auto"/>
        <w:left w:val="none" w:sz="0" w:space="0" w:color="auto"/>
        <w:bottom w:val="none" w:sz="0" w:space="0" w:color="auto"/>
        <w:right w:val="none" w:sz="0" w:space="0" w:color="auto"/>
      </w:divBdr>
    </w:div>
    <w:div w:id="813331663">
      <w:bodyDiv w:val="1"/>
      <w:marLeft w:val="0"/>
      <w:marRight w:val="0"/>
      <w:marTop w:val="0"/>
      <w:marBottom w:val="0"/>
      <w:divBdr>
        <w:top w:val="none" w:sz="0" w:space="0" w:color="auto"/>
        <w:left w:val="none" w:sz="0" w:space="0" w:color="auto"/>
        <w:bottom w:val="none" w:sz="0" w:space="0" w:color="auto"/>
        <w:right w:val="none" w:sz="0" w:space="0" w:color="auto"/>
      </w:divBdr>
    </w:div>
    <w:div w:id="823083667">
      <w:bodyDiv w:val="1"/>
      <w:marLeft w:val="0"/>
      <w:marRight w:val="0"/>
      <w:marTop w:val="0"/>
      <w:marBottom w:val="0"/>
      <w:divBdr>
        <w:top w:val="none" w:sz="0" w:space="0" w:color="auto"/>
        <w:left w:val="none" w:sz="0" w:space="0" w:color="auto"/>
        <w:bottom w:val="none" w:sz="0" w:space="0" w:color="auto"/>
        <w:right w:val="none" w:sz="0" w:space="0" w:color="auto"/>
      </w:divBdr>
    </w:div>
    <w:div w:id="853807820">
      <w:bodyDiv w:val="1"/>
      <w:marLeft w:val="0"/>
      <w:marRight w:val="0"/>
      <w:marTop w:val="0"/>
      <w:marBottom w:val="0"/>
      <w:divBdr>
        <w:top w:val="none" w:sz="0" w:space="0" w:color="auto"/>
        <w:left w:val="none" w:sz="0" w:space="0" w:color="auto"/>
        <w:bottom w:val="none" w:sz="0" w:space="0" w:color="auto"/>
        <w:right w:val="none" w:sz="0" w:space="0" w:color="auto"/>
      </w:divBdr>
    </w:div>
    <w:div w:id="894584431">
      <w:bodyDiv w:val="1"/>
      <w:marLeft w:val="0"/>
      <w:marRight w:val="0"/>
      <w:marTop w:val="0"/>
      <w:marBottom w:val="0"/>
      <w:divBdr>
        <w:top w:val="none" w:sz="0" w:space="0" w:color="auto"/>
        <w:left w:val="none" w:sz="0" w:space="0" w:color="auto"/>
        <w:bottom w:val="none" w:sz="0" w:space="0" w:color="auto"/>
        <w:right w:val="none" w:sz="0" w:space="0" w:color="auto"/>
      </w:divBdr>
    </w:div>
    <w:div w:id="896089523">
      <w:bodyDiv w:val="1"/>
      <w:marLeft w:val="0"/>
      <w:marRight w:val="0"/>
      <w:marTop w:val="0"/>
      <w:marBottom w:val="0"/>
      <w:divBdr>
        <w:top w:val="none" w:sz="0" w:space="0" w:color="auto"/>
        <w:left w:val="none" w:sz="0" w:space="0" w:color="auto"/>
        <w:bottom w:val="none" w:sz="0" w:space="0" w:color="auto"/>
        <w:right w:val="none" w:sz="0" w:space="0" w:color="auto"/>
      </w:divBdr>
    </w:div>
    <w:div w:id="921522790">
      <w:bodyDiv w:val="1"/>
      <w:marLeft w:val="0"/>
      <w:marRight w:val="0"/>
      <w:marTop w:val="0"/>
      <w:marBottom w:val="0"/>
      <w:divBdr>
        <w:top w:val="none" w:sz="0" w:space="0" w:color="auto"/>
        <w:left w:val="none" w:sz="0" w:space="0" w:color="auto"/>
        <w:bottom w:val="none" w:sz="0" w:space="0" w:color="auto"/>
        <w:right w:val="none" w:sz="0" w:space="0" w:color="auto"/>
      </w:divBdr>
    </w:div>
    <w:div w:id="967668207">
      <w:bodyDiv w:val="1"/>
      <w:marLeft w:val="0"/>
      <w:marRight w:val="0"/>
      <w:marTop w:val="0"/>
      <w:marBottom w:val="0"/>
      <w:divBdr>
        <w:top w:val="none" w:sz="0" w:space="0" w:color="auto"/>
        <w:left w:val="none" w:sz="0" w:space="0" w:color="auto"/>
        <w:bottom w:val="none" w:sz="0" w:space="0" w:color="auto"/>
        <w:right w:val="none" w:sz="0" w:space="0" w:color="auto"/>
      </w:divBdr>
    </w:div>
    <w:div w:id="968366195">
      <w:bodyDiv w:val="1"/>
      <w:marLeft w:val="0"/>
      <w:marRight w:val="0"/>
      <w:marTop w:val="0"/>
      <w:marBottom w:val="0"/>
      <w:divBdr>
        <w:top w:val="none" w:sz="0" w:space="0" w:color="auto"/>
        <w:left w:val="none" w:sz="0" w:space="0" w:color="auto"/>
        <w:bottom w:val="none" w:sz="0" w:space="0" w:color="auto"/>
        <w:right w:val="none" w:sz="0" w:space="0" w:color="auto"/>
      </w:divBdr>
    </w:div>
    <w:div w:id="974026860">
      <w:bodyDiv w:val="1"/>
      <w:marLeft w:val="0"/>
      <w:marRight w:val="0"/>
      <w:marTop w:val="0"/>
      <w:marBottom w:val="0"/>
      <w:divBdr>
        <w:top w:val="none" w:sz="0" w:space="0" w:color="auto"/>
        <w:left w:val="none" w:sz="0" w:space="0" w:color="auto"/>
        <w:bottom w:val="none" w:sz="0" w:space="0" w:color="auto"/>
        <w:right w:val="none" w:sz="0" w:space="0" w:color="auto"/>
      </w:divBdr>
    </w:div>
    <w:div w:id="984703718">
      <w:bodyDiv w:val="1"/>
      <w:marLeft w:val="0"/>
      <w:marRight w:val="0"/>
      <w:marTop w:val="0"/>
      <w:marBottom w:val="0"/>
      <w:divBdr>
        <w:top w:val="none" w:sz="0" w:space="0" w:color="auto"/>
        <w:left w:val="none" w:sz="0" w:space="0" w:color="auto"/>
        <w:bottom w:val="none" w:sz="0" w:space="0" w:color="auto"/>
        <w:right w:val="none" w:sz="0" w:space="0" w:color="auto"/>
      </w:divBdr>
    </w:div>
    <w:div w:id="1013580132">
      <w:bodyDiv w:val="1"/>
      <w:marLeft w:val="0"/>
      <w:marRight w:val="0"/>
      <w:marTop w:val="0"/>
      <w:marBottom w:val="0"/>
      <w:divBdr>
        <w:top w:val="none" w:sz="0" w:space="0" w:color="auto"/>
        <w:left w:val="none" w:sz="0" w:space="0" w:color="auto"/>
        <w:bottom w:val="none" w:sz="0" w:space="0" w:color="auto"/>
        <w:right w:val="none" w:sz="0" w:space="0" w:color="auto"/>
      </w:divBdr>
    </w:div>
    <w:div w:id="1020930703">
      <w:bodyDiv w:val="1"/>
      <w:marLeft w:val="0"/>
      <w:marRight w:val="0"/>
      <w:marTop w:val="0"/>
      <w:marBottom w:val="0"/>
      <w:divBdr>
        <w:top w:val="none" w:sz="0" w:space="0" w:color="auto"/>
        <w:left w:val="none" w:sz="0" w:space="0" w:color="auto"/>
        <w:bottom w:val="none" w:sz="0" w:space="0" w:color="auto"/>
        <w:right w:val="none" w:sz="0" w:space="0" w:color="auto"/>
      </w:divBdr>
    </w:div>
    <w:div w:id="1042629511">
      <w:bodyDiv w:val="1"/>
      <w:marLeft w:val="0"/>
      <w:marRight w:val="0"/>
      <w:marTop w:val="0"/>
      <w:marBottom w:val="0"/>
      <w:divBdr>
        <w:top w:val="none" w:sz="0" w:space="0" w:color="auto"/>
        <w:left w:val="none" w:sz="0" w:space="0" w:color="auto"/>
        <w:bottom w:val="none" w:sz="0" w:space="0" w:color="auto"/>
        <w:right w:val="none" w:sz="0" w:space="0" w:color="auto"/>
      </w:divBdr>
    </w:div>
    <w:div w:id="1056662430">
      <w:bodyDiv w:val="1"/>
      <w:marLeft w:val="0"/>
      <w:marRight w:val="0"/>
      <w:marTop w:val="0"/>
      <w:marBottom w:val="0"/>
      <w:divBdr>
        <w:top w:val="none" w:sz="0" w:space="0" w:color="auto"/>
        <w:left w:val="none" w:sz="0" w:space="0" w:color="auto"/>
        <w:bottom w:val="none" w:sz="0" w:space="0" w:color="auto"/>
        <w:right w:val="none" w:sz="0" w:space="0" w:color="auto"/>
      </w:divBdr>
    </w:div>
    <w:div w:id="1063483927">
      <w:bodyDiv w:val="1"/>
      <w:marLeft w:val="0"/>
      <w:marRight w:val="0"/>
      <w:marTop w:val="0"/>
      <w:marBottom w:val="0"/>
      <w:divBdr>
        <w:top w:val="none" w:sz="0" w:space="0" w:color="auto"/>
        <w:left w:val="none" w:sz="0" w:space="0" w:color="auto"/>
        <w:bottom w:val="none" w:sz="0" w:space="0" w:color="auto"/>
        <w:right w:val="none" w:sz="0" w:space="0" w:color="auto"/>
      </w:divBdr>
    </w:div>
    <w:div w:id="1070419642">
      <w:bodyDiv w:val="1"/>
      <w:marLeft w:val="0"/>
      <w:marRight w:val="0"/>
      <w:marTop w:val="0"/>
      <w:marBottom w:val="0"/>
      <w:divBdr>
        <w:top w:val="none" w:sz="0" w:space="0" w:color="auto"/>
        <w:left w:val="none" w:sz="0" w:space="0" w:color="auto"/>
        <w:bottom w:val="none" w:sz="0" w:space="0" w:color="auto"/>
        <w:right w:val="none" w:sz="0" w:space="0" w:color="auto"/>
      </w:divBdr>
    </w:div>
    <w:div w:id="1071005059">
      <w:bodyDiv w:val="1"/>
      <w:marLeft w:val="0"/>
      <w:marRight w:val="0"/>
      <w:marTop w:val="0"/>
      <w:marBottom w:val="0"/>
      <w:divBdr>
        <w:top w:val="none" w:sz="0" w:space="0" w:color="auto"/>
        <w:left w:val="none" w:sz="0" w:space="0" w:color="auto"/>
        <w:bottom w:val="none" w:sz="0" w:space="0" w:color="auto"/>
        <w:right w:val="none" w:sz="0" w:space="0" w:color="auto"/>
      </w:divBdr>
    </w:div>
    <w:div w:id="1079593496">
      <w:bodyDiv w:val="1"/>
      <w:marLeft w:val="0"/>
      <w:marRight w:val="0"/>
      <w:marTop w:val="0"/>
      <w:marBottom w:val="0"/>
      <w:divBdr>
        <w:top w:val="none" w:sz="0" w:space="0" w:color="auto"/>
        <w:left w:val="none" w:sz="0" w:space="0" w:color="auto"/>
        <w:bottom w:val="none" w:sz="0" w:space="0" w:color="auto"/>
        <w:right w:val="none" w:sz="0" w:space="0" w:color="auto"/>
      </w:divBdr>
    </w:div>
    <w:div w:id="1096442062">
      <w:bodyDiv w:val="1"/>
      <w:marLeft w:val="0"/>
      <w:marRight w:val="0"/>
      <w:marTop w:val="0"/>
      <w:marBottom w:val="0"/>
      <w:divBdr>
        <w:top w:val="none" w:sz="0" w:space="0" w:color="auto"/>
        <w:left w:val="none" w:sz="0" w:space="0" w:color="auto"/>
        <w:bottom w:val="none" w:sz="0" w:space="0" w:color="auto"/>
        <w:right w:val="none" w:sz="0" w:space="0" w:color="auto"/>
      </w:divBdr>
    </w:div>
    <w:div w:id="1098330779">
      <w:bodyDiv w:val="1"/>
      <w:marLeft w:val="0"/>
      <w:marRight w:val="0"/>
      <w:marTop w:val="0"/>
      <w:marBottom w:val="0"/>
      <w:divBdr>
        <w:top w:val="none" w:sz="0" w:space="0" w:color="auto"/>
        <w:left w:val="none" w:sz="0" w:space="0" w:color="auto"/>
        <w:bottom w:val="none" w:sz="0" w:space="0" w:color="auto"/>
        <w:right w:val="none" w:sz="0" w:space="0" w:color="auto"/>
      </w:divBdr>
    </w:div>
    <w:div w:id="1130243086">
      <w:bodyDiv w:val="1"/>
      <w:marLeft w:val="0"/>
      <w:marRight w:val="0"/>
      <w:marTop w:val="0"/>
      <w:marBottom w:val="0"/>
      <w:divBdr>
        <w:top w:val="none" w:sz="0" w:space="0" w:color="auto"/>
        <w:left w:val="none" w:sz="0" w:space="0" w:color="auto"/>
        <w:bottom w:val="none" w:sz="0" w:space="0" w:color="auto"/>
        <w:right w:val="none" w:sz="0" w:space="0" w:color="auto"/>
      </w:divBdr>
    </w:div>
    <w:div w:id="1175069510">
      <w:bodyDiv w:val="1"/>
      <w:marLeft w:val="0"/>
      <w:marRight w:val="0"/>
      <w:marTop w:val="0"/>
      <w:marBottom w:val="0"/>
      <w:divBdr>
        <w:top w:val="none" w:sz="0" w:space="0" w:color="auto"/>
        <w:left w:val="none" w:sz="0" w:space="0" w:color="auto"/>
        <w:bottom w:val="none" w:sz="0" w:space="0" w:color="auto"/>
        <w:right w:val="none" w:sz="0" w:space="0" w:color="auto"/>
      </w:divBdr>
    </w:div>
    <w:div w:id="1184443623">
      <w:bodyDiv w:val="1"/>
      <w:marLeft w:val="0"/>
      <w:marRight w:val="0"/>
      <w:marTop w:val="0"/>
      <w:marBottom w:val="0"/>
      <w:divBdr>
        <w:top w:val="none" w:sz="0" w:space="0" w:color="auto"/>
        <w:left w:val="none" w:sz="0" w:space="0" w:color="auto"/>
        <w:bottom w:val="none" w:sz="0" w:space="0" w:color="auto"/>
        <w:right w:val="none" w:sz="0" w:space="0" w:color="auto"/>
      </w:divBdr>
    </w:div>
    <w:div w:id="1203401488">
      <w:bodyDiv w:val="1"/>
      <w:marLeft w:val="0"/>
      <w:marRight w:val="0"/>
      <w:marTop w:val="0"/>
      <w:marBottom w:val="0"/>
      <w:divBdr>
        <w:top w:val="none" w:sz="0" w:space="0" w:color="auto"/>
        <w:left w:val="none" w:sz="0" w:space="0" w:color="auto"/>
        <w:bottom w:val="none" w:sz="0" w:space="0" w:color="auto"/>
        <w:right w:val="none" w:sz="0" w:space="0" w:color="auto"/>
      </w:divBdr>
    </w:div>
    <w:div w:id="1207335257">
      <w:bodyDiv w:val="1"/>
      <w:marLeft w:val="0"/>
      <w:marRight w:val="0"/>
      <w:marTop w:val="0"/>
      <w:marBottom w:val="0"/>
      <w:divBdr>
        <w:top w:val="none" w:sz="0" w:space="0" w:color="auto"/>
        <w:left w:val="none" w:sz="0" w:space="0" w:color="auto"/>
        <w:bottom w:val="none" w:sz="0" w:space="0" w:color="auto"/>
        <w:right w:val="none" w:sz="0" w:space="0" w:color="auto"/>
      </w:divBdr>
    </w:div>
    <w:div w:id="1219320757">
      <w:bodyDiv w:val="1"/>
      <w:marLeft w:val="0"/>
      <w:marRight w:val="0"/>
      <w:marTop w:val="0"/>
      <w:marBottom w:val="0"/>
      <w:divBdr>
        <w:top w:val="none" w:sz="0" w:space="0" w:color="auto"/>
        <w:left w:val="none" w:sz="0" w:space="0" w:color="auto"/>
        <w:bottom w:val="none" w:sz="0" w:space="0" w:color="auto"/>
        <w:right w:val="none" w:sz="0" w:space="0" w:color="auto"/>
      </w:divBdr>
    </w:div>
    <w:div w:id="1238904542">
      <w:bodyDiv w:val="1"/>
      <w:marLeft w:val="0"/>
      <w:marRight w:val="0"/>
      <w:marTop w:val="0"/>
      <w:marBottom w:val="0"/>
      <w:divBdr>
        <w:top w:val="none" w:sz="0" w:space="0" w:color="auto"/>
        <w:left w:val="none" w:sz="0" w:space="0" w:color="auto"/>
        <w:bottom w:val="none" w:sz="0" w:space="0" w:color="auto"/>
        <w:right w:val="none" w:sz="0" w:space="0" w:color="auto"/>
      </w:divBdr>
    </w:div>
    <w:div w:id="1246918335">
      <w:bodyDiv w:val="1"/>
      <w:marLeft w:val="0"/>
      <w:marRight w:val="0"/>
      <w:marTop w:val="0"/>
      <w:marBottom w:val="0"/>
      <w:divBdr>
        <w:top w:val="none" w:sz="0" w:space="0" w:color="auto"/>
        <w:left w:val="none" w:sz="0" w:space="0" w:color="auto"/>
        <w:bottom w:val="none" w:sz="0" w:space="0" w:color="auto"/>
        <w:right w:val="none" w:sz="0" w:space="0" w:color="auto"/>
      </w:divBdr>
    </w:div>
    <w:div w:id="1391223075">
      <w:bodyDiv w:val="1"/>
      <w:marLeft w:val="0"/>
      <w:marRight w:val="0"/>
      <w:marTop w:val="0"/>
      <w:marBottom w:val="0"/>
      <w:divBdr>
        <w:top w:val="none" w:sz="0" w:space="0" w:color="auto"/>
        <w:left w:val="none" w:sz="0" w:space="0" w:color="auto"/>
        <w:bottom w:val="none" w:sz="0" w:space="0" w:color="auto"/>
        <w:right w:val="none" w:sz="0" w:space="0" w:color="auto"/>
      </w:divBdr>
    </w:div>
    <w:div w:id="1455446836">
      <w:bodyDiv w:val="1"/>
      <w:marLeft w:val="0"/>
      <w:marRight w:val="0"/>
      <w:marTop w:val="0"/>
      <w:marBottom w:val="0"/>
      <w:divBdr>
        <w:top w:val="none" w:sz="0" w:space="0" w:color="auto"/>
        <w:left w:val="none" w:sz="0" w:space="0" w:color="auto"/>
        <w:bottom w:val="none" w:sz="0" w:space="0" w:color="auto"/>
        <w:right w:val="none" w:sz="0" w:space="0" w:color="auto"/>
      </w:divBdr>
    </w:div>
    <w:div w:id="1457404339">
      <w:bodyDiv w:val="1"/>
      <w:marLeft w:val="0"/>
      <w:marRight w:val="0"/>
      <w:marTop w:val="0"/>
      <w:marBottom w:val="0"/>
      <w:divBdr>
        <w:top w:val="none" w:sz="0" w:space="0" w:color="auto"/>
        <w:left w:val="none" w:sz="0" w:space="0" w:color="auto"/>
        <w:bottom w:val="none" w:sz="0" w:space="0" w:color="auto"/>
        <w:right w:val="none" w:sz="0" w:space="0" w:color="auto"/>
      </w:divBdr>
    </w:div>
    <w:div w:id="1478035904">
      <w:bodyDiv w:val="1"/>
      <w:marLeft w:val="0"/>
      <w:marRight w:val="0"/>
      <w:marTop w:val="0"/>
      <w:marBottom w:val="0"/>
      <w:divBdr>
        <w:top w:val="none" w:sz="0" w:space="0" w:color="auto"/>
        <w:left w:val="none" w:sz="0" w:space="0" w:color="auto"/>
        <w:bottom w:val="none" w:sz="0" w:space="0" w:color="auto"/>
        <w:right w:val="none" w:sz="0" w:space="0" w:color="auto"/>
      </w:divBdr>
    </w:div>
    <w:div w:id="1480458523">
      <w:bodyDiv w:val="1"/>
      <w:marLeft w:val="0"/>
      <w:marRight w:val="0"/>
      <w:marTop w:val="0"/>
      <w:marBottom w:val="0"/>
      <w:divBdr>
        <w:top w:val="none" w:sz="0" w:space="0" w:color="auto"/>
        <w:left w:val="none" w:sz="0" w:space="0" w:color="auto"/>
        <w:bottom w:val="none" w:sz="0" w:space="0" w:color="auto"/>
        <w:right w:val="none" w:sz="0" w:space="0" w:color="auto"/>
      </w:divBdr>
    </w:div>
    <w:div w:id="1493987680">
      <w:bodyDiv w:val="1"/>
      <w:marLeft w:val="0"/>
      <w:marRight w:val="0"/>
      <w:marTop w:val="0"/>
      <w:marBottom w:val="0"/>
      <w:divBdr>
        <w:top w:val="none" w:sz="0" w:space="0" w:color="auto"/>
        <w:left w:val="none" w:sz="0" w:space="0" w:color="auto"/>
        <w:bottom w:val="none" w:sz="0" w:space="0" w:color="auto"/>
        <w:right w:val="none" w:sz="0" w:space="0" w:color="auto"/>
      </w:divBdr>
    </w:div>
    <w:div w:id="1548031167">
      <w:bodyDiv w:val="1"/>
      <w:marLeft w:val="0"/>
      <w:marRight w:val="0"/>
      <w:marTop w:val="0"/>
      <w:marBottom w:val="0"/>
      <w:divBdr>
        <w:top w:val="none" w:sz="0" w:space="0" w:color="auto"/>
        <w:left w:val="none" w:sz="0" w:space="0" w:color="auto"/>
        <w:bottom w:val="none" w:sz="0" w:space="0" w:color="auto"/>
        <w:right w:val="none" w:sz="0" w:space="0" w:color="auto"/>
      </w:divBdr>
    </w:div>
    <w:div w:id="1573276778">
      <w:bodyDiv w:val="1"/>
      <w:marLeft w:val="0"/>
      <w:marRight w:val="0"/>
      <w:marTop w:val="0"/>
      <w:marBottom w:val="0"/>
      <w:divBdr>
        <w:top w:val="none" w:sz="0" w:space="0" w:color="auto"/>
        <w:left w:val="none" w:sz="0" w:space="0" w:color="auto"/>
        <w:bottom w:val="none" w:sz="0" w:space="0" w:color="auto"/>
        <w:right w:val="none" w:sz="0" w:space="0" w:color="auto"/>
      </w:divBdr>
    </w:div>
    <w:div w:id="1577323044">
      <w:bodyDiv w:val="1"/>
      <w:marLeft w:val="0"/>
      <w:marRight w:val="0"/>
      <w:marTop w:val="0"/>
      <w:marBottom w:val="0"/>
      <w:divBdr>
        <w:top w:val="none" w:sz="0" w:space="0" w:color="auto"/>
        <w:left w:val="none" w:sz="0" w:space="0" w:color="auto"/>
        <w:bottom w:val="none" w:sz="0" w:space="0" w:color="auto"/>
        <w:right w:val="none" w:sz="0" w:space="0" w:color="auto"/>
      </w:divBdr>
    </w:div>
    <w:div w:id="1600482713">
      <w:bodyDiv w:val="1"/>
      <w:marLeft w:val="0"/>
      <w:marRight w:val="0"/>
      <w:marTop w:val="0"/>
      <w:marBottom w:val="0"/>
      <w:divBdr>
        <w:top w:val="none" w:sz="0" w:space="0" w:color="auto"/>
        <w:left w:val="none" w:sz="0" w:space="0" w:color="auto"/>
        <w:bottom w:val="none" w:sz="0" w:space="0" w:color="auto"/>
        <w:right w:val="none" w:sz="0" w:space="0" w:color="auto"/>
      </w:divBdr>
    </w:div>
    <w:div w:id="1604025057">
      <w:bodyDiv w:val="1"/>
      <w:marLeft w:val="0"/>
      <w:marRight w:val="0"/>
      <w:marTop w:val="0"/>
      <w:marBottom w:val="0"/>
      <w:divBdr>
        <w:top w:val="none" w:sz="0" w:space="0" w:color="auto"/>
        <w:left w:val="none" w:sz="0" w:space="0" w:color="auto"/>
        <w:bottom w:val="none" w:sz="0" w:space="0" w:color="auto"/>
        <w:right w:val="none" w:sz="0" w:space="0" w:color="auto"/>
      </w:divBdr>
    </w:div>
    <w:div w:id="1636721172">
      <w:bodyDiv w:val="1"/>
      <w:marLeft w:val="0"/>
      <w:marRight w:val="0"/>
      <w:marTop w:val="0"/>
      <w:marBottom w:val="0"/>
      <w:divBdr>
        <w:top w:val="none" w:sz="0" w:space="0" w:color="auto"/>
        <w:left w:val="none" w:sz="0" w:space="0" w:color="auto"/>
        <w:bottom w:val="none" w:sz="0" w:space="0" w:color="auto"/>
        <w:right w:val="none" w:sz="0" w:space="0" w:color="auto"/>
      </w:divBdr>
    </w:div>
    <w:div w:id="1640528391">
      <w:bodyDiv w:val="1"/>
      <w:marLeft w:val="0"/>
      <w:marRight w:val="0"/>
      <w:marTop w:val="0"/>
      <w:marBottom w:val="0"/>
      <w:divBdr>
        <w:top w:val="none" w:sz="0" w:space="0" w:color="auto"/>
        <w:left w:val="none" w:sz="0" w:space="0" w:color="auto"/>
        <w:bottom w:val="none" w:sz="0" w:space="0" w:color="auto"/>
        <w:right w:val="none" w:sz="0" w:space="0" w:color="auto"/>
      </w:divBdr>
    </w:div>
    <w:div w:id="1667049021">
      <w:bodyDiv w:val="1"/>
      <w:marLeft w:val="0"/>
      <w:marRight w:val="0"/>
      <w:marTop w:val="0"/>
      <w:marBottom w:val="0"/>
      <w:divBdr>
        <w:top w:val="none" w:sz="0" w:space="0" w:color="auto"/>
        <w:left w:val="none" w:sz="0" w:space="0" w:color="auto"/>
        <w:bottom w:val="none" w:sz="0" w:space="0" w:color="auto"/>
        <w:right w:val="none" w:sz="0" w:space="0" w:color="auto"/>
      </w:divBdr>
    </w:div>
    <w:div w:id="1668552254">
      <w:bodyDiv w:val="1"/>
      <w:marLeft w:val="0"/>
      <w:marRight w:val="0"/>
      <w:marTop w:val="0"/>
      <w:marBottom w:val="0"/>
      <w:divBdr>
        <w:top w:val="none" w:sz="0" w:space="0" w:color="auto"/>
        <w:left w:val="none" w:sz="0" w:space="0" w:color="auto"/>
        <w:bottom w:val="none" w:sz="0" w:space="0" w:color="auto"/>
        <w:right w:val="none" w:sz="0" w:space="0" w:color="auto"/>
      </w:divBdr>
    </w:div>
    <w:div w:id="1720133092">
      <w:bodyDiv w:val="1"/>
      <w:marLeft w:val="0"/>
      <w:marRight w:val="0"/>
      <w:marTop w:val="0"/>
      <w:marBottom w:val="0"/>
      <w:divBdr>
        <w:top w:val="none" w:sz="0" w:space="0" w:color="auto"/>
        <w:left w:val="none" w:sz="0" w:space="0" w:color="auto"/>
        <w:bottom w:val="none" w:sz="0" w:space="0" w:color="auto"/>
        <w:right w:val="none" w:sz="0" w:space="0" w:color="auto"/>
      </w:divBdr>
    </w:div>
    <w:div w:id="1745301027">
      <w:bodyDiv w:val="1"/>
      <w:marLeft w:val="0"/>
      <w:marRight w:val="0"/>
      <w:marTop w:val="0"/>
      <w:marBottom w:val="0"/>
      <w:divBdr>
        <w:top w:val="none" w:sz="0" w:space="0" w:color="auto"/>
        <w:left w:val="none" w:sz="0" w:space="0" w:color="auto"/>
        <w:bottom w:val="none" w:sz="0" w:space="0" w:color="auto"/>
        <w:right w:val="none" w:sz="0" w:space="0" w:color="auto"/>
      </w:divBdr>
    </w:div>
    <w:div w:id="1765567887">
      <w:bodyDiv w:val="1"/>
      <w:marLeft w:val="0"/>
      <w:marRight w:val="0"/>
      <w:marTop w:val="0"/>
      <w:marBottom w:val="0"/>
      <w:divBdr>
        <w:top w:val="none" w:sz="0" w:space="0" w:color="auto"/>
        <w:left w:val="none" w:sz="0" w:space="0" w:color="auto"/>
        <w:bottom w:val="none" w:sz="0" w:space="0" w:color="auto"/>
        <w:right w:val="none" w:sz="0" w:space="0" w:color="auto"/>
      </w:divBdr>
    </w:div>
    <w:div w:id="1769351650">
      <w:bodyDiv w:val="1"/>
      <w:marLeft w:val="0"/>
      <w:marRight w:val="0"/>
      <w:marTop w:val="0"/>
      <w:marBottom w:val="0"/>
      <w:divBdr>
        <w:top w:val="none" w:sz="0" w:space="0" w:color="auto"/>
        <w:left w:val="none" w:sz="0" w:space="0" w:color="auto"/>
        <w:bottom w:val="none" w:sz="0" w:space="0" w:color="auto"/>
        <w:right w:val="none" w:sz="0" w:space="0" w:color="auto"/>
      </w:divBdr>
    </w:div>
    <w:div w:id="1783724470">
      <w:bodyDiv w:val="1"/>
      <w:marLeft w:val="0"/>
      <w:marRight w:val="0"/>
      <w:marTop w:val="0"/>
      <w:marBottom w:val="0"/>
      <w:divBdr>
        <w:top w:val="none" w:sz="0" w:space="0" w:color="auto"/>
        <w:left w:val="none" w:sz="0" w:space="0" w:color="auto"/>
        <w:bottom w:val="none" w:sz="0" w:space="0" w:color="auto"/>
        <w:right w:val="none" w:sz="0" w:space="0" w:color="auto"/>
      </w:divBdr>
    </w:div>
    <w:div w:id="1826163685">
      <w:bodyDiv w:val="1"/>
      <w:marLeft w:val="0"/>
      <w:marRight w:val="0"/>
      <w:marTop w:val="0"/>
      <w:marBottom w:val="0"/>
      <w:divBdr>
        <w:top w:val="none" w:sz="0" w:space="0" w:color="auto"/>
        <w:left w:val="none" w:sz="0" w:space="0" w:color="auto"/>
        <w:bottom w:val="none" w:sz="0" w:space="0" w:color="auto"/>
        <w:right w:val="none" w:sz="0" w:space="0" w:color="auto"/>
      </w:divBdr>
    </w:div>
    <w:div w:id="1848210922">
      <w:bodyDiv w:val="1"/>
      <w:marLeft w:val="0"/>
      <w:marRight w:val="0"/>
      <w:marTop w:val="0"/>
      <w:marBottom w:val="0"/>
      <w:divBdr>
        <w:top w:val="none" w:sz="0" w:space="0" w:color="auto"/>
        <w:left w:val="none" w:sz="0" w:space="0" w:color="auto"/>
        <w:bottom w:val="none" w:sz="0" w:space="0" w:color="auto"/>
        <w:right w:val="none" w:sz="0" w:space="0" w:color="auto"/>
      </w:divBdr>
    </w:div>
    <w:div w:id="1857040103">
      <w:bodyDiv w:val="1"/>
      <w:marLeft w:val="0"/>
      <w:marRight w:val="0"/>
      <w:marTop w:val="0"/>
      <w:marBottom w:val="0"/>
      <w:divBdr>
        <w:top w:val="none" w:sz="0" w:space="0" w:color="auto"/>
        <w:left w:val="none" w:sz="0" w:space="0" w:color="auto"/>
        <w:bottom w:val="none" w:sz="0" w:space="0" w:color="auto"/>
        <w:right w:val="none" w:sz="0" w:space="0" w:color="auto"/>
      </w:divBdr>
    </w:div>
    <w:div w:id="1879585379">
      <w:bodyDiv w:val="1"/>
      <w:marLeft w:val="0"/>
      <w:marRight w:val="0"/>
      <w:marTop w:val="0"/>
      <w:marBottom w:val="0"/>
      <w:divBdr>
        <w:top w:val="none" w:sz="0" w:space="0" w:color="auto"/>
        <w:left w:val="none" w:sz="0" w:space="0" w:color="auto"/>
        <w:bottom w:val="none" w:sz="0" w:space="0" w:color="auto"/>
        <w:right w:val="none" w:sz="0" w:space="0" w:color="auto"/>
      </w:divBdr>
    </w:div>
    <w:div w:id="1888955307">
      <w:bodyDiv w:val="1"/>
      <w:marLeft w:val="0"/>
      <w:marRight w:val="0"/>
      <w:marTop w:val="0"/>
      <w:marBottom w:val="0"/>
      <w:divBdr>
        <w:top w:val="none" w:sz="0" w:space="0" w:color="auto"/>
        <w:left w:val="none" w:sz="0" w:space="0" w:color="auto"/>
        <w:bottom w:val="none" w:sz="0" w:space="0" w:color="auto"/>
        <w:right w:val="none" w:sz="0" w:space="0" w:color="auto"/>
      </w:divBdr>
    </w:div>
    <w:div w:id="1904215970">
      <w:bodyDiv w:val="1"/>
      <w:marLeft w:val="0"/>
      <w:marRight w:val="0"/>
      <w:marTop w:val="0"/>
      <w:marBottom w:val="0"/>
      <w:divBdr>
        <w:top w:val="none" w:sz="0" w:space="0" w:color="auto"/>
        <w:left w:val="none" w:sz="0" w:space="0" w:color="auto"/>
        <w:bottom w:val="none" w:sz="0" w:space="0" w:color="auto"/>
        <w:right w:val="none" w:sz="0" w:space="0" w:color="auto"/>
      </w:divBdr>
    </w:div>
    <w:div w:id="1943488503">
      <w:bodyDiv w:val="1"/>
      <w:marLeft w:val="0"/>
      <w:marRight w:val="0"/>
      <w:marTop w:val="0"/>
      <w:marBottom w:val="0"/>
      <w:divBdr>
        <w:top w:val="none" w:sz="0" w:space="0" w:color="auto"/>
        <w:left w:val="none" w:sz="0" w:space="0" w:color="auto"/>
        <w:bottom w:val="none" w:sz="0" w:space="0" w:color="auto"/>
        <w:right w:val="none" w:sz="0" w:space="0" w:color="auto"/>
      </w:divBdr>
    </w:div>
    <w:div w:id="1967661769">
      <w:bodyDiv w:val="1"/>
      <w:marLeft w:val="0"/>
      <w:marRight w:val="0"/>
      <w:marTop w:val="0"/>
      <w:marBottom w:val="0"/>
      <w:divBdr>
        <w:top w:val="none" w:sz="0" w:space="0" w:color="auto"/>
        <w:left w:val="none" w:sz="0" w:space="0" w:color="auto"/>
        <w:bottom w:val="none" w:sz="0" w:space="0" w:color="auto"/>
        <w:right w:val="none" w:sz="0" w:space="0" w:color="auto"/>
      </w:divBdr>
    </w:div>
    <w:div w:id="1971200434">
      <w:bodyDiv w:val="1"/>
      <w:marLeft w:val="0"/>
      <w:marRight w:val="0"/>
      <w:marTop w:val="0"/>
      <w:marBottom w:val="0"/>
      <w:divBdr>
        <w:top w:val="none" w:sz="0" w:space="0" w:color="auto"/>
        <w:left w:val="none" w:sz="0" w:space="0" w:color="auto"/>
        <w:bottom w:val="none" w:sz="0" w:space="0" w:color="auto"/>
        <w:right w:val="none" w:sz="0" w:space="0" w:color="auto"/>
      </w:divBdr>
    </w:div>
    <w:div w:id="2041205920">
      <w:bodyDiv w:val="1"/>
      <w:marLeft w:val="0"/>
      <w:marRight w:val="0"/>
      <w:marTop w:val="0"/>
      <w:marBottom w:val="0"/>
      <w:divBdr>
        <w:top w:val="none" w:sz="0" w:space="0" w:color="auto"/>
        <w:left w:val="none" w:sz="0" w:space="0" w:color="auto"/>
        <w:bottom w:val="none" w:sz="0" w:space="0" w:color="auto"/>
        <w:right w:val="none" w:sz="0" w:space="0" w:color="auto"/>
      </w:divBdr>
    </w:div>
    <w:div w:id="2082170253">
      <w:bodyDiv w:val="1"/>
      <w:marLeft w:val="0"/>
      <w:marRight w:val="0"/>
      <w:marTop w:val="0"/>
      <w:marBottom w:val="0"/>
      <w:divBdr>
        <w:top w:val="none" w:sz="0" w:space="0" w:color="auto"/>
        <w:left w:val="none" w:sz="0" w:space="0" w:color="auto"/>
        <w:bottom w:val="none" w:sz="0" w:space="0" w:color="auto"/>
        <w:right w:val="none" w:sz="0" w:space="0" w:color="auto"/>
      </w:divBdr>
    </w:div>
    <w:div w:id="2104371133">
      <w:bodyDiv w:val="1"/>
      <w:marLeft w:val="0"/>
      <w:marRight w:val="0"/>
      <w:marTop w:val="0"/>
      <w:marBottom w:val="0"/>
      <w:divBdr>
        <w:top w:val="none" w:sz="0" w:space="0" w:color="auto"/>
        <w:left w:val="none" w:sz="0" w:space="0" w:color="auto"/>
        <w:bottom w:val="none" w:sz="0" w:space="0" w:color="auto"/>
        <w:right w:val="none" w:sz="0" w:space="0" w:color="auto"/>
      </w:divBdr>
    </w:div>
    <w:div w:id="2108577737">
      <w:bodyDiv w:val="1"/>
      <w:marLeft w:val="0"/>
      <w:marRight w:val="0"/>
      <w:marTop w:val="0"/>
      <w:marBottom w:val="0"/>
      <w:divBdr>
        <w:top w:val="none" w:sz="0" w:space="0" w:color="auto"/>
        <w:left w:val="none" w:sz="0" w:space="0" w:color="auto"/>
        <w:bottom w:val="none" w:sz="0" w:space="0" w:color="auto"/>
        <w:right w:val="none" w:sz="0" w:space="0" w:color="auto"/>
      </w:divBdr>
    </w:div>
    <w:div w:id="2131314693">
      <w:bodyDiv w:val="1"/>
      <w:marLeft w:val="0"/>
      <w:marRight w:val="0"/>
      <w:marTop w:val="0"/>
      <w:marBottom w:val="0"/>
      <w:divBdr>
        <w:top w:val="none" w:sz="0" w:space="0" w:color="auto"/>
        <w:left w:val="none" w:sz="0" w:space="0" w:color="auto"/>
        <w:bottom w:val="none" w:sz="0" w:space="0" w:color="auto"/>
        <w:right w:val="none" w:sz="0" w:space="0" w:color="auto"/>
      </w:divBdr>
    </w:div>
    <w:div w:id="2133089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CEEF3C-CC9F-4C76-88BC-BD113E16C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112</Pages>
  <Words>23244</Words>
  <Characters>132492</Characters>
  <Application>Microsoft Office Word</Application>
  <DocSecurity>0</DocSecurity>
  <Lines>1104</Lines>
  <Paragraphs>310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1</vt:lpstr>
      <vt:lpstr>1</vt:lpstr>
    </vt:vector>
  </TitlesOfParts>
  <Company>andy</Company>
  <LinksUpToDate>false</LinksUpToDate>
  <CharactersWithSpaces>155426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Per Magnus Westby</dc:creator>
  <cp:keywords/>
  <dc:description/>
  <cp:lastModifiedBy>Kasper Simonsen</cp:lastModifiedBy>
  <cp:revision>5</cp:revision>
  <cp:lastPrinted>2022-05-26T08:46:00Z</cp:lastPrinted>
  <dcterms:created xsi:type="dcterms:W3CDTF">2023-10-30T00:17:00Z</dcterms:created>
  <dcterms:modified xsi:type="dcterms:W3CDTF">2023-10-30T01:08:00Z</dcterms:modified>
</cp:coreProperties>
</file>